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tif" ContentType="image/tiff"/>
  <Override PartName="/word/media/image4.wmf" ContentType="image/x-wmf"/>
  <Override PartName="/word/media/image2.wmf" ContentType="image/x-wmf"/>
  <Override PartName="/word/media/image3.wmf" ContentType="image/x-wmf"/>
  <Override PartName="/word/media/image5.wmf" ContentType="image/x-wmf"/>
  <Override PartName="/word/media/image6.wmf" ContentType="image/x-wmf"/>
  <Override PartName="/word/media/image7.wmf" ContentType="image/x-wmf"/>
  <Override PartName="/word/media/image8.wmf" ContentType="image/x-wmf"/>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comments.xml" ContentType="application/vnd.openxmlformats-officedocument.wordprocessingml.comments+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sz w:val="36"/>
          <w:szCs w:val="36"/>
        </w:rPr>
      </w:pPr>
      <w:r>
        <w:rPr/>
        <w:drawing>
          <wp:inline distT="0" distB="0" distL="0" distR="0">
            <wp:extent cx="1200150" cy="422910"/>
            <wp:effectExtent l="0" t="0" r="0" b="0"/>
            <wp:docPr id="1"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
                    <pic:cNvPicPr>
                      <a:picLocks noChangeAspect="1" noChangeArrowheads="1"/>
                    </pic:cNvPicPr>
                  </pic:nvPicPr>
                  <pic:blipFill>
                    <a:blip r:embed="rId2"/>
                    <a:stretch>
                      <a:fillRect/>
                    </a:stretch>
                  </pic:blipFill>
                  <pic:spPr bwMode="auto">
                    <a:xfrm>
                      <a:off x="0" y="0"/>
                      <a:ext cx="1200150" cy="422910"/>
                    </a:xfrm>
                    <a:prstGeom prst="rect">
                      <a:avLst/>
                    </a:prstGeom>
                  </pic:spPr>
                </pic:pic>
              </a:graphicData>
            </a:graphic>
          </wp:inline>
        </w:drawing>
      </w:r>
    </w:p>
    <w:p>
      <w:pPr>
        <w:pStyle w:val="Normal"/>
        <w:jc w:val="center"/>
        <w:rPr>
          <w:sz w:val="36"/>
          <w:szCs w:val="36"/>
        </w:rPr>
      </w:pPr>
      <w:r>
        <w:rPr>
          <w:sz w:val="36"/>
          <w:szCs w:val="36"/>
        </w:rPr>
      </w:r>
    </w:p>
    <w:p>
      <w:pPr>
        <w:pStyle w:val="Normal"/>
        <w:rPr>
          <w:rFonts w:ascii="Arial" w:hAnsi="Arial" w:cs="Arial"/>
          <w:b/>
          <w:b/>
          <w:sz w:val="28"/>
          <w:szCs w:val="28"/>
        </w:rPr>
      </w:pPr>
      <w:r>
        <w:rPr>
          <w:rFonts w:cs="Arial" w:ascii="Arial" w:hAnsi="Arial"/>
          <w:b/>
          <w:sz w:val="28"/>
          <w:szCs w:val="28"/>
        </w:rPr>
        <w:t>Supporting Information for</w:t>
      </w:r>
    </w:p>
    <w:p>
      <w:pPr>
        <w:pStyle w:val="Normal"/>
        <w:rPr>
          <w:rFonts w:ascii="Arial" w:hAnsi="Arial" w:cs="Arial"/>
          <w:sz w:val="24"/>
          <w:szCs w:val="24"/>
        </w:rPr>
      </w:pPr>
      <w:r>
        <w:rPr>
          <w:rFonts w:cs="Arial" w:ascii="Arial" w:hAnsi="Arial"/>
          <w:sz w:val="28"/>
          <w:szCs w:val="28"/>
        </w:rPr>
        <w:t>The common symbiosis pathway controls plant root microbiomes in a host-specific manner</w:t>
      </w:r>
    </w:p>
    <w:p>
      <w:pPr>
        <w:pStyle w:val="Normal"/>
        <w:rPr>
          <w:rFonts w:ascii="Arial" w:hAnsi="Arial" w:cs="Arial"/>
          <w:sz w:val="20"/>
          <w:szCs w:val="20"/>
        </w:rPr>
      </w:pPr>
      <w:r>
        <w:rPr>
          <w:rFonts w:cs="Arial" w:ascii="Arial" w:hAnsi="Arial"/>
          <w:sz w:val="20"/>
          <w:szCs w:val="20"/>
        </w:rPr>
      </w:r>
    </w:p>
    <w:p>
      <w:pPr>
        <w:pStyle w:val="Normal"/>
        <w:jc w:val="both"/>
        <w:rPr>
          <w:rFonts w:ascii="Arial" w:hAnsi="Arial" w:cs="Arial"/>
          <w:sz w:val="20"/>
          <w:szCs w:val="20"/>
        </w:rPr>
      </w:pPr>
      <w:r>
        <w:rPr>
          <w:rFonts w:cs="Arial" w:ascii="Arial" w:hAnsi="Arial"/>
          <w:sz w:val="20"/>
          <w:szCs w:val="20"/>
        </w:rPr>
        <w:t>Anna Martyn</w:t>
      </w:r>
      <w:r>
        <w:rPr>
          <w:rFonts w:cs="Arial" w:ascii="Arial" w:hAnsi="Arial"/>
          <w:sz w:val="20"/>
          <w:szCs w:val="20"/>
          <w:vertAlign w:val="superscript"/>
        </w:rPr>
        <w:t>1,2#</w:t>
      </w:r>
      <w:r>
        <w:rPr>
          <w:rFonts w:cs="Arial" w:ascii="Arial" w:hAnsi="Arial"/>
          <w:sz w:val="20"/>
          <w:szCs w:val="20"/>
        </w:rPr>
        <w:t>, Ib Thorsgaard Jensen</w:t>
      </w:r>
      <w:r>
        <w:rPr>
          <w:rFonts w:cs="Arial" w:ascii="Arial" w:hAnsi="Arial"/>
          <w:sz w:val="20"/>
          <w:szCs w:val="20"/>
          <w:vertAlign w:val="superscript"/>
        </w:rPr>
        <w:t>1,3#</w:t>
      </w:r>
      <w:r>
        <w:rPr>
          <w:rFonts w:cs="Arial" w:ascii="Arial" w:hAnsi="Arial"/>
          <w:sz w:val="20"/>
          <w:szCs w:val="20"/>
        </w:rPr>
        <w:t>, Camilla Lind Salomonsen</w:t>
      </w:r>
      <w:r>
        <w:rPr>
          <w:rFonts w:cs="Arial" w:ascii="Arial" w:hAnsi="Arial"/>
          <w:sz w:val="20"/>
          <w:szCs w:val="20"/>
          <w:vertAlign w:val="superscript"/>
        </w:rPr>
        <w:t>4</w:t>
      </w:r>
      <w:r>
        <w:rPr>
          <w:rFonts w:cs="Arial" w:ascii="Arial" w:hAnsi="Arial"/>
          <w:color w:val="000000"/>
          <w:sz w:val="20"/>
          <w:szCs w:val="20"/>
          <w:shd w:fill="FDFCFB" w:val="clear"/>
        </w:rPr>
        <w:t xml:space="preserve">, </w:t>
      </w:r>
      <w:r>
        <w:rPr>
          <w:rFonts w:cs="Arial" w:ascii="Arial" w:hAnsi="Arial"/>
          <w:sz w:val="20"/>
          <w:szCs w:val="20"/>
        </w:rPr>
        <w:t>Zuzana Blahovska</w:t>
      </w:r>
      <w:r>
        <w:rPr>
          <w:rFonts w:cs="Arial" w:ascii="Arial" w:hAnsi="Arial"/>
          <w:sz w:val="20"/>
          <w:szCs w:val="20"/>
          <w:vertAlign w:val="superscript"/>
        </w:rPr>
        <w:t>1</w:t>
      </w:r>
      <w:r>
        <w:rPr>
          <w:rFonts w:cs="Arial" w:ascii="Arial" w:hAnsi="Arial"/>
          <w:sz w:val="20"/>
          <w:szCs w:val="20"/>
        </w:rPr>
        <w:t>, Ke Tao</w:t>
      </w:r>
      <w:r>
        <w:rPr>
          <w:rFonts w:cs="Arial" w:ascii="Arial" w:hAnsi="Arial"/>
          <w:sz w:val="20"/>
          <w:szCs w:val="20"/>
          <w:vertAlign w:val="superscript"/>
        </w:rPr>
        <w:t>1</w:t>
      </w:r>
      <w:r>
        <w:rPr>
          <w:rFonts w:cs="Arial" w:ascii="Arial" w:hAnsi="Arial"/>
          <w:sz w:val="20"/>
          <w:szCs w:val="20"/>
        </w:rPr>
        <w:t>, Harm Dings</w:t>
      </w:r>
      <w:r>
        <w:rPr>
          <w:rFonts w:cs="Arial" w:ascii="Arial" w:hAnsi="Arial"/>
          <w:sz w:val="20"/>
          <w:szCs w:val="20"/>
          <w:vertAlign w:val="superscript"/>
        </w:rPr>
        <w:t>5</w:t>
      </w:r>
      <w:r>
        <w:rPr>
          <w:rFonts w:cs="Arial" w:ascii="Arial" w:hAnsi="Arial"/>
          <w:sz w:val="20"/>
          <w:szCs w:val="20"/>
        </w:rPr>
        <w:t>,</w:t>
      </w:r>
      <w:r>
        <w:rPr>
          <w:rFonts w:cs="Arial" w:ascii="Arial" w:hAnsi="Arial"/>
          <w:color w:val="000000"/>
          <w:sz w:val="20"/>
          <w:szCs w:val="20"/>
          <w:shd w:fill="FDFCFB" w:val="clear"/>
        </w:rPr>
        <w:t xml:space="preserve"> Þuríður Nótt Björgvinsdóttir</w:t>
      </w:r>
      <w:r>
        <w:rPr>
          <w:rFonts w:cs="Arial" w:ascii="Arial" w:hAnsi="Arial"/>
          <w:color w:val="000000"/>
          <w:sz w:val="20"/>
          <w:szCs w:val="20"/>
          <w:shd w:fill="FDFCFB" w:val="clear"/>
          <w:vertAlign w:val="superscript"/>
        </w:rPr>
        <w:t>4</w:t>
      </w:r>
      <w:r>
        <w:rPr>
          <w:rFonts w:cs="Arial" w:ascii="Arial" w:hAnsi="Arial"/>
          <w:color w:val="000000"/>
          <w:sz w:val="20"/>
          <w:szCs w:val="20"/>
          <w:shd w:fill="FDFCFB" w:val="clear"/>
        </w:rPr>
        <w:t>, Bent Tolstrup Christensen</w:t>
      </w:r>
      <w:r>
        <w:rPr>
          <w:rFonts w:cs="Arial" w:ascii="Arial" w:hAnsi="Arial"/>
          <w:color w:val="000000"/>
          <w:sz w:val="20"/>
          <w:szCs w:val="20"/>
          <w:shd w:fill="FDFCFB" w:val="clear"/>
          <w:vertAlign w:val="superscript"/>
        </w:rPr>
        <w:t>6</w:t>
      </w:r>
      <w:r>
        <w:rPr>
          <w:rFonts w:cs="Arial" w:ascii="Arial" w:hAnsi="Arial"/>
          <w:color w:val="000000"/>
          <w:sz w:val="20"/>
          <w:szCs w:val="20"/>
          <w:shd w:fill="FDFCFB" w:val="clear"/>
        </w:rPr>
        <w:t>, Giles Oldroyd</w:t>
      </w:r>
      <w:r>
        <w:rPr>
          <w:rFonts w:cs="Arial" w:ascii="Arial" w:hAnsi="Arial"/>
          <w:color w:val="000000"/>
          <w:sz w:val="20"/>
          <w:szCs w:val="20"/>
          <w:shd w:fill="FDFCFB" w:val="clear"/>
          <w:vertAlign w:val="superscript"/>
        </w:rPr>
        <w:t>7</w:t>
      </w:r>
      <w:r>
        <w:rPr>
          <w:rFonts w:cs="Arial" w:ascii="Arial" w:hAnsi="Arial"/>
          <w:color w:val="000000"/>
          <w:sz w:val="20"/>
          <w:szCs w:val="20"/>
          <w:shd w:fill="FDFCFB" w:val="clear"/>
        </w:rPr>
        <w:t>, Rasmus Waagepetersen</w:t>
      </w:r>
      <w:r>
        <w:rPr>
          <w:rFonts w:cs="Arial" w:ascii="Arial" w:hAnsi="Arial"/>
          <w:color w:val="000000"/>
          <w:sz w:val="20"/>
          <w:szCs w:val="20"/>
          <w:shd w:fill="FDFCFB" w:val="clear"/>
          <w:vertAlign w:val="superscript"/>
        </w:rPr>
        <w:t>3</w:t>
      </w:r>
      <w:r>
        <w:rPr>
          <w:rFonts w:cs="Arial" w:ascii="Arial" w:hAnsi="Arial"/>
          <w:color w:val="000000"/>
          <w:sz w:val="20"/>
          <w:szCs w:val="20"/>
          <w:shd w:fill="FDFCFB" w:val="clear"/>
        </w:rPr>
        <w:t xml:space="preserve">, </w:t>
      </w:r>
      <w:r>
        <w:rPr>
          <w:rFonts w:cs="Arial" w:ascii="Arial" w:hAnsi="Arial"/>
          <w:sz w:val="20"/>
          <w:szCs w:val="20"/>
        </w:rPr>
        <w:t>Marianne Glasius</w:t>
      </w:r>
      <w:r>
        <w:rPr>
          <w:rFonts w:cs="Arial" w:ascii="Arial" w:hAnsi="Arial"/>
          <w:sz w:val="20"/>
          <w:szCs w:val="20"/>
          <w:vertAlign w:val="superscript"/>
        </w:rPr>
        <w:t>4</w:t>
      </w:r>
      <w:r>
        <w:rPr>
          <w:rFonts w:cs="Arial" w:ascii="Arial" w:hAnsi="Arial"/>
          <w:sz w:val="20"/>
          <w:szCs w:val="20"/>
        </w:rPr>
        <w:t>, Simona Radutoiu</w:t>
      </w:r>
      <w:r>
        <w:rPr>
          <w:rFonts w:cs="Arial" w:ascii="Arial" w:hAnsi="Arial"/>
          <w:sz w:val="20"/>
          <w:szCs w:val="20"/>
          <w:vertAlign w:val="superscript"/>
        </w:rPr>
        <w:t>1*</w:t>
      </w:r>
    </w:p>
    <w:p>
      <w:pPr>
        <w:pStyle w:val="Normal"/>
        <w:rPr>
          <w:rFonts w:ascii="Arial" w:hAnsi="Arial" w:cs="Arial"/>
          <w:sz w:val="20"/>
          <w:szCs w:val="20"/>
        </w:rPr>
      </w:pPr>
      <w:r>
        <w:rPr>
          <w:rFonts w:cs="Arial" w:ascii="Arial" w:hAnsi="Arial"/>
          <w:sz w:val="20"/>
          <w:szCs w:val="20"/>
        </w:rPr>
        <w:t>* Simona Radutoiu</w:t>
      </w:r>
    </w:p>
    <w:p>
      <w:pPr>
        <w:pStyle w:val="Normal"/>
        <w:rPr>
          <w:rFonts w:ascii="Arial" w:hAnsi="Arial" w:cs="Arial"/>
          <w:sz w:val="20"/>
          <w:szCs w:val="20"/>
        </w:rPr>
      </w:pPr>
      <w:r>
        <w:rPr>
          <w:rFonts w:cs="Arial" w:ascii="Arial" w:hAnsi="Arial"/>
          <w:b/>
          <w:sz w:val="20"/>
          <w:szCs w:val="20"/>
        </w:rPr>
        <w:t xml:space="preserve">Email: </w:t>
      </w:r>
      <w:r>
        <w:rPr>
          <w:rFonts w:cs="Arial" w:ascii="Arial" w:hAnsi="Arial"/>
          <w:sz w:val="20"/>
          <w:szCs w:val="20"/>
        </w:rPr>
        <w:t xml:space="preserve"> </w:t>
      </w:r>
      <w:hyperlink r:id="rId3">
        <w:r>
          <w:rPr>
            <w:rStyle w:val="InternetLink"/>
            <w:rFonts w:cs="Arial" w:ascii="Arial" w:hAnsi="Arial"/>
            <w:sz w:val="20"/>
            <w:szCs w:val="20"/>
          </w:rPr>
          <w:t>radutoiu@mbg.au.dk</w:t>
        </w:r>
      </w:hyperlink>
    </w:p>
    <w:p>
      <w:pPr>
        <w:pStyle w:val="Normal"/>
        <w:rPr>
          <w:rFonts w:ascii="Arial" w:hAnsi="Arial" w:cs="Arial"/>
          <w:b/>
          <w:b/>
          <w:sz w:val="20"/>
          <w:szCs w:val="20"/>
        </w:rPr>
      </w:pPr>
      <w:r>
        <w:rPr>
          <w:rFonts w:cs="Arial" w:ascii="Arial" w:hAnsi="Arial"/>
          <w:b/>
          <w:sz w:val="20"/>
          <w:szCs w:val="20"/>
        </w:rPr>
      </w:r>
    </w:p>
    <w:p>
      <w:pPr>
        <w:pStyle w:val="Normal"/>
        <w:rPr>
          <w:rFonts w:ascii="Arial" w:hAnsi="Arial" w:cs="Arial"/>
          <w:b/>
          <w:b/>
          <w:sz w:val="20"/>
          <w:szCs w:val="20"/>
        </w:rPr>
      </w:pPr>
      <w:r>
        <w:rPr>
          <w:rFonts w:cs="Arial" w:ascii="Arial" w:hAnsi="Arial"/>
          <w:b/>
          <w:sz w:val="20"/>
          <w:szCs w:val="20"/>
        </w:rPr>
        <w:t>This PDF file includes:</w:t>
      </w:r>
    </w:p>
    <w:p>
      <w:pPr>
        <w:pStyle w:val="Normal"/>
        <w:spacing w:before="0" w:after="200"/>
        <w:ind w:left="720" w:hanging="0"/>
        <w:contextualSpacing/>
        <w:rPr>
          <w:rFonts w:ascii="Arial" w:hAnsi="Arial" w:cs="Arial"/>
          <w:sz w:val="20"/>
          <w:szCs w:val="20"/>
        </w:rPr>
      </w:pPr>
      <w:r>
        <w:rPr>
          <w:rFonts w:cs="Arial" w:ascii="Arial" w:hAnsi="Arial"/>
          <w:sz w:val="20"/>
          <w:szCs w:val="20"/>
        </w:rPr>
        <w:t>SI Materials and Methods</w:t>
      </w:r>
    </w:p>
    <w:p>
      <w:pPr>
        <w:pStyle w:val="Normal"/>
        <w:spacing w:before="0" w:after="200"/>
        <w:ind w:left="720" w:hanging="0"/>
        <w:contextualSpacing/>
        <w:rPr>
          <w:rFonts w:ascii="Arial" w:hAnsi="Arial" w:cs="Arial"/>
          <w:sz w:val="20"/>
          <w:szCs w:val="20"/>
        </w:rPr>
      </w:pPr>
      <w:r>
        <w:rPr>
          <w:rFonts w:cs="Arial" w:ascii="Arial" w:hAnsi="Arial"/>
          <w:sz w:val="20"/>
          <w:szCs w:val="20"/>
        </w:rPr>
        <w:t>SI References</w:t>
      </w:r>
    </w:p>
    <w:p>
      <w:pPr>
        <w:pStyle w:val="Normal"/>
        <w:spacing w:before="0" w:after="200"/>
        <w:ind w:left="720" w:hanging="0"/>
        <w:contextualSpacing/>
        <w:rPr>
          <w:rFonts w:ascii="Arial" w:hAnsi="Arial" w:cs="Arial"/>
          <w:sz w:val="20"/>
          <w:szCs w:val="20"/>
        </w:rPr>
      </w:pPr>
      <w:r>
        <w:rPr>
          <w:rFonts w:cs="Arial" w:ascii="Arial" w:hAnsi="Arial"/>
          <w:sz w:val="20"/>
          <w:szCs w:val="20"/>
        </w:rPr>
        <w:t>Figures S1 to S</w:t>
      </w:r>
    </w:p>
    <w:p>
      <w:pPr>
        <w:pStyle w:val="Normal"/>
        <w:spacing w:before="0" w:after="200"/>
        <w:ind w:left="720" w:hanging="0"/>
        <w:contextualSpacing/>
        <w:rPr>
          <w:rFonts w:ascii="Arial" w:hAnsi="Arial" w:cs="Arial"/>
          <w:sz w:val="20"/>
          <w:szCs w:val="20"/>
        </w:rPr>
      </w:pPr>
      <w:r>
        <w:rPr>
          <w:rFonts w:cs="Arial" w:ascii="Arial" w:hAnsi="Arial"/>
          <w:sz w:val="20"/>
          <w:szCs w:val="20"/>
        </w:rPr>
        <w:t xml:space="preserve">Tables S1 to </w:t>
      </w:r>
    </w:p>
    <w:p>
      <w:pPr>
        <w:pStyle w:val="Normal"/>
        <w:spacing w:before="0" w:after="200"/>
        <w:ind w:left="720" w:hanging="0"/>
        <w:contextualSpacing/>
        <w:rPr>
          <w:rFonts w:ascii="Arial" w:hAnsi="Arial" w:cs="Arial"/>
          <w:sz w:val="20"/>
          <w:szCs w:val="20"/>
        </w:rPr>
      </w:pPr>
      <w:r>
        <w:rPr>
          <w:rFonts w:cs="Arial" w:ascii="Arial" w:hAnsi="Arial"/>
          <w:sz w:val="20"/>
          <w:szCs w:val="20"/>
        </w:rPr>
      </w:r>
    </w:p>
    <w:p>
      <w:pPr>
        <w:sectPr>
          <w:headerReference w:type="default" r:id="rId4"/>
          <w:footerReference w:type="default" r:id="rId5"/>
          <w:type w:val="nextPage"/>
          <w:pgSz w:w="12240" w:h="15840"/>
          <w:pgMar w:left="1800" w:right="1800" w:gutter="0" w:header="720" w:top="1440" w:footer="720" w:bottom="1440"/>
          <w:lnNumType w:countBy="1" w:restart="continuous" w:distance="283"/>
          <w:pgNumType w:fmt="decimal"/>
          <w:formProt w:val="false"/>
          <w:textDirection w:val="lrTb"/>
        </w:sectPr>
      </w:pPr>
    </w:p>
    <w:p>
      <w:pPr>
        <w:pStyle w:val="Normal"/>
        <w:spacing w:before="0" w:after="0"/>
        <w:contextualSpacing/>
        <w:rPr>
          <w:rFonts w:ascii="Arial" w:hAnsi="Arial" w:cs="Arial"/>
          <w:b/>
          <w:b/>
          <w:sz w:val="20"/>
          <w:szCs w:val="20"/>
        </w:rPr>
      </w:pPr>
      <w:bookmarkStart w:id="0" w:name="1fob9te"/>
      <w:bookmarkStart w:id="1" w:name="30j0zll"/>
      <w:bookmarkEnd w:id="0"/>
      <w:bookmarkEnd w:id="1"/>
      <w:r>
        <w:rPr>
          <w:rFonts w:cs="Arial" w:ascii="Arial" w:hAnsi="Arial"/>
          <w:b/>
          <w:sz w:val="20"/>
          <w:szCs w:val="20"/>
        </w:rPr>
        <w:t>SI Material and Methods</w:t>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rPr>
          <w:rFonts w:ascii="Arial" w:hAnsi="Arial" w:cs="Arial"/>
          <w:b/>
          <w:b/>
          <w:sz w:val="20"/>
          <w:szCs w:val="20"/>
        </w:rPr>
      </w:pPr>
      <w:r>
        <w:rPr>
          <w:rFonts w:cs="Arial" w:ascii="Arial" w:hAnsi="Arial"/>
          <w:b/>
          <w:sz w:val="20"/>
          <w:szCs w:val="20"/>
        </w:rPr>
        <w:t>SI References</w:t>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b/>
          <w:b/>
          <w:color w:val="000000"/>
          <w:sz w:val="20"/>
          <w:szCs w:val="20"/>
        </w:rPr>
      </w:pPr>
      <w:r>
        <w:rPr>
          <w:rFonts w:cs="Arial" w:ascii="Arial" w:hAnsi="Arial"/>
          <w:b/>
          <w:color w:val="000000"/>
          <w:sz w:val="20"/>
          <w:szCs w:val="20"/>
        </w:rPr>
        <w:t>SI Figures</w:t>
      </w:r>
    </w:p>
    <w:p>
      <w:pPr>
        <w:pStyle w:val="Normal"/>
        <w:spacing w:before="0" w:after="0"/>
        <w:jc w:val="both"/>
        <w:rPr>
          <w:rFonts w:ascii="Arial" w:hAnsi="Arial" w:cs="Arial"/>
          <w:b/>
          <w:b/>
          <w:color w:val="000000"/>
          <w:sz w:val="20"/>
          <w:szCs w:val="20"/>
        </w:rPr>
      </w:pPr>
      <w:r>
        <w:rPr>
          <w:rFonts w:cs="Arial" w:ascii="Arial" w:hAnsi="Arial"/>
          <w:b/>
          <w:color w:val="000000"/>
          <w:sz w:val="20"/>
          <w:szCs w:val="20"/>
        </w:rPr>
      </w:r>
    </w:p>
    <w:p>
      <w:pPr>
        <w:pStyle w:val="Normal"/>
        <w:spacing w:before="0" w:after="0"/>
        <w:jc w:val="both"/>
        <w:rPr>
          <w:rFonts w:ascii="Arial" w:hAnsi="Arial" w:cs="Arial"/>
          <w:b/>
          <w:b/>
          <w:color w:val="000000"/>
          <w:sz w:val="20"/>
          <w:szCs w:val="20"/>
        </w:rPr>
      </w:pPr>
      <w:r>
        <w:rPr/>
        <w:drawing>
          <wp:inline distT="0" distB="0" distL="0" distR="0">
            <wp:extent cx="5486400" cy="3651250"/>
            <wp:effectExtent l="0" t="0" r="0" b="0"/>
            <wp:docPr id="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
                    <pic:cNvPicPr>
                      <a:picLocks noChangeAspect="1" noChangeArrowheads="1"/>
                    </pic:cNvPicPr>
                  </pic:nvPicPr>
                  <pic:blipFill>
                    <a:blip r:embed="rId6"/>
                    <a:stretch>
                      <a:fillRect/>
                    </a:stretch>
                  </pic:blipFill>
                  <pic:spPr bwMode="auto">
                    <a:xfrm>
                      <a:off x="0" y="0"/>
                      <a:ext cx="5486400" cy="365125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color w:val="000000"/>
          <w:sz w:val="20"/>
          <w:szCs w:val="20"/>
        </w:rPr>
        <w:t xml:space="preserve">Figure S1. </w:t>
      </w:r>
      <w:r>
        <w:rPr>
          <w:rFonts w:cs="Arial" w:ascii="Arial" w:hAnsi="Arial"/>
          <w:b/>
          <w:bCs/>
          <w:sz w:val="20"/>
          <w:szCs w:val="20"/>
        </w:rPr>
        <w:t xml:space="preserve">Microbial diversity and composition in rhizosphere, root, and nodule compartments of </w:t>
      </w:r>
      <w:r>
        <w:rPr>
          <w:rFonts w:cs="Arial" w:ascii="Arial" w:hAnsi="Arial"/>
          <w:b/>
          <w:bCs/>
          <w:i/>
          <w:iCs/>
          <w:sz w:val="20"/>
          <w:szCs w:val="20"/>
        </w:rPr>
        <w:t>Lotus</w:t>
      </w:r>
      <w:r>
        <w:rPr>
          <w:rFonts w:cs="Arial" w:ascii="Arial" w:hAnsi="Arial"/>
          <w:b/>
          <w:bCs/>
          <w:sz w:val="20"/>
          <w:szCs w:val="20"/>
        </w:rPr>
        <w:t xml:space="preserve"> </w:t>
      </w:r>
      <w:r>
        <w:rPr>
          <w:rFonts w:cs="Arial" w:ascii="Arial" w:hAnsi="Arial"/>
          <w:b/>
          <w:bCs/>
          <w:i/>
          <w:iCs/>
          <w:sz w:val="20"/>
          <w:szCs w:val="20"/>
        </w:rPr>
        <w:t>japonicus</w:t>
      </w:r>
      <w:r>
        <w:rPr>
          <w:rFonts w:cs="Arial" w:ascii="Arial" w:hAnsi="Arial"/>
          <w:b/>
          <w:bCs/>
          <w:sz w:val="20"/>
          <w:szCs w:val="20"/>
        </w:rPr>
        <w:t xml:space="preserve"> and </w:t>
      </w:r>
      <w:r>
        <w:rPr>
          <w:rFonts w:cs="Arial" w:ascii="Arial" w:hAnsi="Arial"/>
          <w:b/>
          <w:bCs/>
          <w:i/>
          <w:iCs/>
          <w:sz w:val="20"/>
          <w:szCs w:val="20"/>
        </w:rPr>
        <w:t>Hordeum vulgare</w:t>
      </w:r>
      <w:r>
        <w:rPr>
          <w:rFonts w:cs="Arial" w:ascii="Arial" w:hAnsi="Arial"/>
          <w:b/>
          <w:bCs/>
          <w:sz w:val="20"/>
          <w:szCs w:val="20"/>
        </w:rPr>
        <w:t>.</w:t>
      </w:r>
      <w:r>
        <w:rPr>
          <w:rFonts w:cs="Arial" w:ascii="Arial" w:hAnsi="Arial"/>
          <w:sz w:val="20"/>
          <w:szCs w:val="20"/>
        </w:rPr>
        <w:t xml:space="preserve"> Samples were collected as described in Figure 2. (A,B) Chao1 alpha diversity of bacterial communities in </w:t>
      </w:r>
      <w:r>
        <w:rPr>
          <w:rFonts w:cs="Arial" w:ascii="Arial" w:hAnsi="Arial"/>
          <w:i/>
          <w:iCs/>
          <w:sz w:val="20"/>
          <w:szCs w:val="20"/>
        </w:rPr>
        <w:t>Lotus</w:t>
      </w:r>
      <w:r>
        <w:rPr>
          <w:rFonts w:cs="Arial" w:ascii="Arial" w:hAnsi="Arial"/>
          <w:sz w:val="20"/>
          <w:szCs w:val="20"/>
        </w:rPr>
        <w:t xml:space="preserve"> (rhizosphere, root, and nodule) and </w:t>
      </w:r>
      <w:r>
        <w:rPr>
          <w:rFonts w:cs="Arial" w:ascii="Arial" w:hAnsi="Arial"/>
          <w:i/>
          <w:iCs/>
          <w:sz w:val="20"/>
          <w:szCs w:val="20"/>
        </w:rPr>
        <w:t>Hordeum</w:t>
      </w:r>
      <w:r>
        <w:rPr>
          <w:rFonts w:cs="Arial" w:ascii="Arial" w:hAnsi="Arial"/>
          <w:sz w:val="20"/>
          <w:szCs w:val="20"/>
        </w:rPr>
        <w:t xml:space="preserve"> (rhizosphere and root) compartments across three soil types (NPK, PK, UF). Letters indicate significant differences between soils within each compartment (one-way ANOVA followed by Tukey’s HSD, p&lt;0.05). (C) Stacked barplots showing </w:t>
      </w:r>
      <w:del w:id="0" w:author="Unknown Author" w:date="2026-04-25T09:47:30Z">
        <w:r>
          <w:rPr>
            <w:rFonts w:cs="Arial" w:ascii="Arial" w:hAnsi="Arial"/>
            <w:sz w:val="20"/>
            <w:szCs w:val="20"/>
          </w:rPr>
          <w:delText xml:space="preserve">mean relative abundances of the combined top 20 </w:delText>
        </w:r>
      </w:del>
      <w:r>
        <w:rPr>
          <w:rFonts w:cs="Arial" w:ascii="Arial" w:hAnsi="Arial"/>
          <w:sz w:val="20"/>
          <w:szCs w:val="20"/>
        </w:rPr>
        <w:t xml:space="preserve">bacterial orders </w:t>
      </w:r>
      <w:del w:id="1" w:author="Unknown Author" w:date="2026-04-25T09:47:35Z">
        <w:r>
          <w:rPr>
            <w:rFonts w:cs="Arial" w:ascii="Arial" w:hAnsi="Arial"/>
            <w:sz w:val="20"/>
            <w:szCs w:val="20"/>
          </w:rPr>
          <w:delText>(</w:delText>
        </w:r>
      </w:del>
      <w:ins w:id="2" w:author="Unknown Author" w:date="2026-04-25T09:47:35Z">
        <w:r>
          <w:rPr>
            <w:rFonts w:cs="Arial" w:ascii="Arial" w:hAnsi="Arial"/>
            <w:sz w:val="20"/>
            <w:szCs w:val="20"/>
          </w:rPr>
          <w:t xml:space="preserve">with </w:t>
        </w:r>
      </w:ins>
      <w:r>
        <w:rPr>
          <w:rFonts w:cs="Arial" w:ascii="Arial" w:hAnsi="Arial"/>
          <w:sz w:val="20"/>
          <w:szCs w:val="20"/>
        </w:rPr>
        <w:t xml:space="preserve">mean RA ≥1% across all rhizosphere and root samples, </w:t>
      </w:r>
      <w:del w:id="3" w:author="Unknown Author" w:date="2026-04-25T09:48:06Z">
        <w:r>
          <w:rPr>
            <w:rFonts w:cs="Arial" w:ascii="Arial" w:hAnsi="Arial"/>
            <w:sz w:val="20"/>
            <w:szCs w:val="20"/>
          </w:rPr>
          <w:delText>combining</w:delText>
        </w:r>
      </w:del>
      <w:ins w:id="4" w:author="Unknown Author" w:date="2026-04-25T09:48:06Z">
        <w:r>
          <w:rPr>
            <w:rFonts w:cs="Arial" w:ascii="Arial" w:hAnsi="Arial"/>
            <w:sz w:val="20"/>
            <w:szCs w:val="20"/>
          </w:rPr>
          <w:t>in</w:t>
        </w:r>
      </w:ins>
      <w:r>
        <w:rPr>
          <w:rFonts w:cs="Arial" w:ascii="Arial" w:hAnsi="Arial"/>
          <w:sz w:val="20"/>
          <w:szCs w:val="20"/>
        </w:rPr>
        <w:t xml:space="preserve"> </w:t>
      </w:r>
      <w:r>
        <w:rPr>
          <w:rFonts w:cs="Arial" w:ascii="Arial" w:hAnsi="Arial"/>
          <w:i/>
          <w:iCs/>
          <w:sz w:val="20"/>
          <w:szCs w:val="20"/>
        </w:rPr>
        <w:t>Lotus</w:t>
      </w:r>
      <w:r>
        <w:rPr>
          <w:rFonts w:cs="Arial" w:ascii="Arial" w:hAnsi="Arial"/>
          <w:sz w:val="20"/>
          <w:szCs w:val="20"/>
        </w:rPr>
        <w:t xml:space="preserve"> </w:t>
      </w:r>
      <w:del w:id="5" w:author="Unknown Author" w:date="2026-04-25T09:48:08Z">
        <w:r>
          <w:rPr>
            <w:rFonts w:cs="Arial" w:ascii="Arial" w:hAnsi="Arial"/>
            <w:sz w:val="20"/>
            <w:szCs w:val="20"/>
          </w:rPr>
          <w:delText>and</w:delText>
        </w:r>
      </w:del>
      <w:ins w:id="6" w:author="Unknown Author" w:date="2026-04-25T09:48:08Z">
        <w:r>
          <w:rPr>
            <w:rFonts w:cs="Arial" w:ascii="Arial" w:hAnsi="Arial"/>
            <w:sz w:val="20"/>
            <w:szCs w:val="20"/>
          </w:rPr>
          <w:t>or</w:t>
        </w:r>
      </w:ins>
      <w:r>
        <w:rPr>
          <w:rFonts w:cs="Arial" w:ascii="Arial" w:hAnsi="Arial"/>
          <w:sz w:val="20"/>
          <w:szCs w:val="20"/>
        </w:rPr>
        <w:t xml:space="preserve"> </w:t>
      </w:r>
      <w:r>
        <w:rPr>
          <w:rFonts w:cs="Arial" w:ascii="Arial" w:hAnsi="Arial"/>
          <w:i/>
          <w:iCs/>
          <w:sz w:val="20"/>
          <w:szCs w:val="20"/>
        </w:rPr>
        <w:t>Hordeum</w:t>
      </w:r>
      <w:del w:id="7" w:author="Unknown Author" w:date="2026-04-25T09:47:48Z">
        <w:r>
          <w:rPr>
            <w:rFonts w:cs="Arial" w:ascii="Arial" w:hAnsi="Arial"/>
            <w:sz w:val="20"/>
            <w:szCs w:val="20"/>
          </w:rPr>
          <w:delText>)</w:delText>
        </w:r>
      </w:del>
      <w:r>
        <w:rPr>
          <w:rFonts w:cs="Arial" w:ascii="Arial" w:hAnsi="Arial"/>
          <w:sz w:val="20"/>
          <w:szCs w:val="20"/>
        </w:rPr>
        <w:t xml:space="preserve">. Lower-abundance orders are grouped as “Other”. (D) Stacked barplots of </w:t>
      </w:r>
      <w:r>
        <w:rPr>
          <w:rFonts w:cs="Arial" w:ascii="Arial" w:hAnsi="Arial"/>
          <w:i/>
          <w:iCs/>
          <w:sz w:val="20"/>
          <w:szCs w:val="20"/>
        </w:rPr>
        <w:t>Lotus</w:t>
      </w:r>
      <w:r>
        <w:rPr>
          <w:rFonts w:cs="Arial" w:ascii="Arial" w:hAnsi="Arial"/>
          <w:sz w:val="20"/>
          <w:szCs w:val="20"/>
        </w:rPr>
        <w:t xml:space="preserve"> nodule ASVs. Top ASVs per soil with ≥1% mean relative abundance were plotted; less abundant ASVs were excluded. Unknown genera were annotated based on family information. Colors correspond to genera/ASVs.</w:t>
      </w:r>
      <w:r>
        <w:br w:type="page"/>
      </w:r>
    </w:p>
    <w:p>
      <w:pPr>
        <w:pStyle w:val="Normal"/>
        <w:pBdr/>
        <w:spacing w:before="0" w:after="200"/>
        <w:contextualSpacing/>
        <w:rPr>
          <w:rFonts w:ascii="Arial" w:hAnsi="Arial" w:cs="Arial"/>
          <w:color w:val="000000"/>
          <w:sz w:val="20"/>
          <w:szCs w:val="20"/>
        </w:rPr>
      </w:pPr>
      <w:r>
        <w:rPr/>
        <w:drawing>
          <wp:inline distT="0" distB="0" distL="0" distR="0">
            <wp:extent cx="5486400" cy="2084070"/>
            <wp:effectExtent l="0" t="0" r="0" b="0"/>
            <wp:docPr id="3"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
                    <pic:cNvPicPr>
                      <a:picLocks noChangeAspect="1" noChangeArrowheads="1"/>
                    </pic:cNvPicPr>
                  </pic:nvPicPr>
                  <pic:blipFill>
                    <a:blip r:embed="rId7"/>
                    <a:stretch>
                      <a:fillRect/>
                    </a:stretch>
                  </pic:blipFill>
                  <pic:spPr bwMode="auto">
                    <a:xfrm>
                      <a:off x="0" y="0"/>
                      <a:ext cx="5486400" cy="208407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 xml:space="preserve">Figure S2. Nodule counts in </w:t>
      </w:r>
      <w:r>
        <w:rPr>
          <w:rFonts w:cs="Arial" w:ascii="Arial" w:hAnsi="Arial"/>
          <w:b/>
          <w:bCs/>
          <w:i/>
          <w:iCs/>
          <w:sz w:val="20"/>
          <w:szCs w:val="20"/>
        </w:rPr>
        <w:t>Lotus</w:t>
      </w:r>
      <w:r>
        <w:rPr>
          <w:rFonts w:cs="Arial" w:ascii="Arial" w:hAnsi="Arial"/>
          <w:b/>
          <w:bCs/>
          <w:sz w:val="20"/>
          <w:szCs w:val="20"/>
        </w:rPr>
        <w:t xml:space="preserve"> genotypes and microbe-free growth test of </w:t>
      </w:r>
      <w:r>
        <w:rPr>
          <w:rFonts w:cs="Arial" w:ascii="Arial" w:hAnsi="Arial"/>
          <w:b/>
          <w:bCs/>
          <w:i/>
          <w:iCs/>
          <w:sz w:val="20"/>
          <w:szCs w:val="20"/>
        </w:rPr>
        <w:t>Hordeum</w:t>
      </w:r>
      <w:r>
        <w:rPr>
          <w:rFonts w:cs="Arial" w:ascii="Arial" w:hAnsi="Arial"/>
          <w:b/>
          <w:bCs/>
          <w:sz w:val="20"/>
          <w:szCs w:val="20"/>
        </w:rPr>
        <w:t xml:space="preserve"> CSSP mutants.</w:t>
      </w:r>
      <w:r>
        <w:rPr>
          <w:rFonts w:cs="Arial" w:ascii="Arial" w:hAnsi="Arial"/>
          <w:sz w:val="20"/>
          <w:szCs w:val="20"/>
        </w:rPr>
        <w:t xml:space="preserve"> (A) Pink nodule counts per </w:t>
      </w:r>
      <w:r>
        <w:rPr>
          <w:rFonts w:cs="Arial" w:ascii="Arial" w:hAnsi="Arial"/>
          <w:i/>
          <w:iCs/>
          <w:sz w:val="20"/>
          <w:szCs w:val="20"/>
        </w:rPr>
        <w:t>Lotus</w:t>
      </w:r>
      <w:r>
        <w:rPr>
          <w:rFonts w:cs="Arial" w:ascii="Arial" w:hAnsi="Arial"/>
          <w:sz w:val="20"/>
          <w:szCs w:val="20"/>
        </w:rPr>
        <w:t xml:space="preserve"> plant grown for three weeks in NPK, PK, or UF soils. Data are shown for wild-type and symbiosis mutants, though mutants did not form nodules. Sample collection and experimental setup followed the procedure described in Figure 4. (B) Shoot fresh weight (g) for </w:t>
      </w:r>
      <w:r>
        <w:rPr>
          <w:rFonts w:cs="Arial" w:ascii="Arial" w:hAnsi="Arial"/>
          <w:i/>
          <w:iCs/>
          <w:sz w:val="20"/>
          <w:szCs w:val="20"/>
        </w:rPr>
        <w:t>Hordeum</w:t>
      </w:r>
      <w:r>
        <w:rPr>
          <w:rFonts w:cs="Arial" w:ascii="Arial" w:hAnsi="Arial"/>
          <w:sz w:val="20"/>
          <w:szCs w:val="20"/>
        </w:rPr>
        <w:t xml:space="preserve"> wild-type and symbiosis mutants (n=10, one plant per pot per genotype) grown under sterile, microbe-free conditions with elevated nitrogen and phosphorus (2.5mM NaNO</w:t>
      </w:r>
      <w:r>
        <w:rPr>
          <w:rFonts w:cs="Arial" w:ascii="Arial" w:hAnsi="Arial"/>
          <w:sz w:val="20"/>
          <w:szCs w:val="20"/>
          <w:vertAlign w:val="subscript"/>
        </w:rPr>
        <w:t>3</w:t>
      </w:r>
      <w:r>
        <w:rPr>
          <w:rFonts w:cs="Arial" w:ascii="Arial" w:hAnsi="Arial"/>
          <w:sz w:val="20"/>
          <w:szCs w:val="20"/>
        </w:rPr>
        <w:t>, 1mM Na</w:t>
      </w:r>
      <w:r>
        <w:rPr>
          <w:rFonts w:cs="Arial" w:ascii="Arial" w:hAnsi="Arial"/>
          <w:sz w:val="20"/>
          <w:szCs w:val="20"/>
          <w:vertAlign w:val="subscript"/>
        </w:rPr>
        <w:t>2</w:t>
      </w:r>
      <w:r>
        <w:rPr>
          <w:rFonts w:cs="Arial" w:ascii="Arial" w:hAnsi="Arial"/>
          <w:sz w:val="20"/>
          <w:szCs w:val="20"/>
        </w:rPr>
        <w:t>HPO</w:t>
      </w:r>
      <w:r>
        <w:rPr>
          <w:rFonts w:cs="Arial" w:ascii="Arial" w:hAnsi="Arial"/>
          <w:sz w:val="20"/>
          <w:szCs w:val="20"/>
          <w:vertAlign w:val="subscript"/>
        </w:rPr>
        <w:t>4</w:t>
      </w:r>
      <w:r>
        <w:rPr>
          <w:rFonts w:cs="Arial" w:ascii="Arial" w:hAnsi="Arial"/>
          <w:sz w:val="20"/>
          <w:szCs w:val="20"/>
        </w:rPr>
        <w:t>). Statistical significance was assessed using one-way ANOVA followed by Tukey’s HSD (p&lt;0.05).</w:t>
      </w:r>
      <w:r>
        <w:br w:type="page"/>
      </w:r>
    </w:p>
    <w:p>
      <w:pPr>
        <w:pStyle w:val="Normal"/>
        <w:spacing w:before="0" w:after="0"/>
        <w:jc w:val="both"/>
        <w:rPr>
          <w:rFonts w:ascii="Arial" w:hAnsi="Arial" w:cs="Arial"/>
          <w:sz w:val="20"/>
          <w:szCs w:val="20"/>
        </w:rPr>
      </w:pPr>
      <w:r>
        <w:rPr/>
        <w:drawing>
          <wp:inline distT="0" distB="0" distL="0" distR="0">
            <wp:extent cx="5447665" cy="7699375"/>
            <wp:effectExtent l="0" t="0" r="0" b="0"/>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8"/>
                    <a:stretch>
                      <a:fillRect/>
                    </a:stretch>
                  </pic:blipFill>
                  <pic:spPr bwMode="auto">
                    <a:xfrm>
                      <a:off x="0" y="0"/>
                      <a:ext cx="5447665" cy="7699375"/>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 xml:space="preserve">Figure S3. Microbial diversity and composition in </w:t>
      </w:r>
      <w:r>
        <w:rPr>
          <w:rFonts w:cs="Arial" w:ascii="Arial" w:hAnsi="Arial"/>
          <w:b/>
          <w:bCs/>
          <w:i/>
          <w:iCs/>
          <w:sz w:val="20"/>
          <w:szCs w:val="20"/>
        </w:rPr>
        <w:t>Lotus</w:t>
      </w:r>
      <w:r>
        <w:rPr>
          <w:rFonts w:cs="Arial" w:ascii="Arial" w:hAnsi="Arial"/>
          <w:b/>
          <w:bCs/>
          <w:sz w:val="20"/>
          <w:szCs w:val="20"/>
        </w:rPr>
        <w:t xml:space="preserve"> and </w:t>
      </w:r>
      <w:r>
        <w:rPr>
          <w:rFonts w:cs="Arial" w:ascii="Arial" w:hAnsi="Arial"/>
          <w:b/>
          <w:bCs/>
          <w:i/>
          <w:iCs/>
          <w:sz w:val="20"/>
          <w:szCs w:val="20"/>
        </w:rPr>
        <w:t>Hordeum</w:t>
      </w:r>
      <w:r>
        <w:rPr>
          <w:rFonts w:cs="Arial" w:ascii="Arial" w:hAnsi="Arial"/>
          <w:b/>
          <w:bCs/>
          <w:sz w:val="20"/>
          <w:szCs w:val="20"/>
        </w:rPr>
        <w:t xml:space="preserve"> wild-type and CSSP mutants across soils.</w:t>
      </w:r>
      <w:r>
        <w:rPr>
          <w:rFonts w:cs="Arial" w:ascii="Arial" w:hAnsi="Arial"/>
          <w:sz w:val="20"/>
          <w:szCs w:val="20"/>
        </w:rPr>
        <w:t xml:space="preserve"> Experimental setup is described in Fig. 4. (A) Chao1 alpha diversity of bacterial communities in </w:t>
      </w:r>
      <w:r>
        <w:rPr>
          <w:rFonts w:cs="Arial" w:ascii="Arial" w:hAnsi="Arial"/>
          <w:i/>
          <w:iCs/>
          <w:sz w:val="20"/>
          <w:szCs w:val="20"/>
        </w:rPr>
        <w:t>Lotus</w:t>
      </w:r>
      <w:r>
        <w:rPr>
          <w:rFonts w:cs="Arial" w:ascii="Arial" w:hAnsi="Arial"/>
          <w:sz w:val="20"/>
          <w:szCs w:val="20"/>
        </w:rPr>
        <w:t xml:space="preserve"> rhizosphere, root, and nodule compartments across NPK, PK, and UF soils for all genotypes. (B) Chao1 alpha diversity in </w:t>
      </w:r>
      <w:r>
        <w:rPr>
          <w:rFonts w:cs="Arial" w:ascii="Arial" w:hAnsi="Arial"/>
          <w:i/>
          <w:iCs/>
          <w:sz w:val="20"/>
          <w:szCs w:val="20"/>
        </w:rPr>
        <w:t>Hordeum</w:t>
      </w:r>
      <w:r>
        <w:rPr>
          <w:rFonts w:cs="Arial" w:ascii="Arial" w:hAnsi="Arial"/>
          <w:sz w:val="20"/>
          <w:szCs w:val="20"/>
        </w:rPr>
        <w:t xml:space="preserve"> rhizosphere and root compartments across soils for all genotypes. Statistical significance across genotypes within each compartment-soil combination (A,B) was assessed using one-way ANOVA followed by Tukey’s HSD (p&lt;0.05). (C,D) Constrained PCoA of Bray-Curtis distances showing bacterial community composition in rhizosphere and root compartments across all soils, with genotypes indicated by colours and soil types by shapes (C: </w:t>
      </w:r>
      <w:r>
        <w:rPr>
          <w:rFonts w:cs="Arial" w:ascii="Arial" w:hAnsi="Arial"/>
          <w:i/>
          <w:iCs/>
          <w:sz w:val="20"/>
          <w:szCs w:val="20"/>
        </w:rPr>
        <w:t>Lotus</w:t>
      </w:r>
      <w:r>
        <w:rPr>
          <w:rFonts w:cs="Arial" w:ascii="Arial" w:hAnsi="Arial"/>
          <w:sz w:val="20"/>
          <w:szCs w:val="20"/>
        </w:rPr>
        <w:t xml:space="preserve">; D: </w:t>
      </w:r>
      <w:r>
        <w:rPr>
          <w:rFonts w:cs="Arial" w:ascii="Arial" w:hAnsi="Arial"/>
          <w:i/>
          <w:iCs/>
          <w:sz w:val="20"/>
          <w:szCs w:val="20"/>
        </w:rPr>
        <w:t>Hordeum</w:t>
      </w:r>
      <w:r>
        <w:rPr>
          <w:rFonts w:cs="Arial" w:ascii="Arial" w:hAnsi="Arial"/>
          <w:sz w:val="20"/>
          <w:szCs w:val="20"/>
        </w:rPr>
        <w:t xml:space="preserve">). (E,F) Unconstrained PCoA of Bray-Curtis distances for each compartment-soil combination, with colours indicating genotypes (E: </w:t>
      </w:r>
      <w:r>
        <w:rPr>
          <w:rFonts w:cs="Arial" w:ascii="Arial" w:hAnsi="Arial"/>
          <w:i/>
          <w:iCs/>
          <w:sz w:val="20"/>
          <w:szCs w:val="20"/>
        </w:rPr>
        <w:t>Lotus</w:t>
      </w:r>
      <w:r>
        <w:rPr>
          <w:rFonts w:cs="Arial" w:ascii="Arial" w:hAnsi="Arial"/>
          <w:sz w:val="20"/>
          <w:szCs w:val="20"/>
        </w:rPr>
        <w:t xml:space="preserve">; F: </w:t>
      </w:r>
      <w:r>
        <w:rPr>
          <w:rFonts w:cs="Arial" w:ascii="Arial" w:hAnsi="Arial"/>
          <w:i/>
          <w:iCs/>
          <w:sz w:val="20"/>
          <w:szCs w:val="20"/>
        </w:rPr>
        <w:t>Hordeum</w:t>
      </w:r>
      <w:r>
        <w:rPr>
          <w:rFonts w:cs="Arial" w:ascii="Arial" w:hAnsi="Arial"/>
          <w:sz w:val="20"/>
          <w:szCs w:val="20"/>
        </w:rPr>
        <w:t>).</w:t>
      </w:r>
      <w:r>
        <w:br w:type="page"/>
      </w:r>
    </w:p>
    <w:p>
      <w:pPr>
        <w:pStyle w:val="Normal"/>
        <w:spacing w:before="0" w:after="0"/>
        <w:jc w:val="both"/>
        <w:rPr>
          <w:rFonts w:ascii="Arial" w:hAnsi="Arial" w:cs="Arial"/>
          <w:sz w:val="20"/>
          <w:szCs w:val="20"/>
        </w:rPr>
      </w:pPr>
      <w:r>
        <w:rPr/>
        <w:drawing>
          <wp:inline distT="0" distB="0" distL="0" distR="0">
            <wp:extent cx="5486400" cy="6269990"/>
            <wp:effectExtent l="0" t="0" r="0" b="0"/>
            <wp:docPr id="5"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
                    <pic:cNvPicPr>
                      <a:picLocks noChangeAspect="1" noChangeArrowheads="1"/>
                    </pic:cNvPicPr>
                  </pic:nvPicPr>
                  <pic:blipFill>
                    <a:blip r:embed="rId9"/>
                    <a:stretch>
                      <a:fillRect/>
                    </a:stretch>
                  </pic:blipFill>
                  <pic:spPr bwMode="auto">
                    <a:xfrm>
                      <a:off x="0" y="0"/>
                      <a:ext cx="5486400" cy="626999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 xml:space="preserve">Figure S4. Relative abundance of dominant bacterial orders in </w:t>
      </w:r>
      <w:r>
        <w:rPr>
          <w:rFonts w:cs="Arial" w:ascii="Arial" w:hAnsi="Arial"/>
          <w:b/>
          <w:bCs/>
          <w:i/>
          <w:iCs/>
          <w:sz w:val="20"/>
          <w:szCs w:val="20"/>
        </w:rPr>
        <w:t>Lotus</w:t>
      </w:r>
      <w:r>
        <w:rPr>
          <w:rFonts w:cs="Arial" w:ascii="Arial" w:hAnsi="Arial"/>
          <w:b/>
          <w:bCs/>
          <w:sz w:val="20"/>
          <w:szCs w:val="20"/>
        </w:rPr>
        <w:t xml:space="preserve"> and </w:t>
      </w:r>
      <w:r>
        <w:rPr>
          <w:rFonts w:cs="Arial" w:ascii="Arial" w:hAnsi="Arial"/>
          <w:b/>
          <w:bCs/>
          <w:i/>
          <w:iCs/>
          <w:sz w:val="20"/>
          <w:szCs w:val="20"/>
        </w:rPr>
        <w:t>Hordeum</w:t>
      </w:r>
      <w:r>
        <w:rPr>
          <w:rFonts w:cs="Arial" w:ascii="Arial" w:hAnsi="Arial"/>
          <w:b/>
          <w:bCs/>
          <w:sz w:val="20"/>
          <w:szCs w:val="20"/>
        </w:rPr>
        <w:t xml:space="preserve"> wild-type and CSSP mutants across soils.</w:t>
      </w:r>
      <w:r>
        <w:rPr>
          <w:rFonts w:cs="Arial" w:ascii="Arial" w:hAnsi="Arial"/>
          <w:sz w:val="20"/>
          <w:szCs w:val="20"/>
        </w:rPr>
        <w:t xml:space="preserve"> Experimental setup is described in Fig. 4. (A) Stacked barplots showing mean relative abundance of bacterial orders across plant-compartment-soil-genotype combinations. The top 20</w:t>
      </w:r>
      <w:ins w:id="8" w:author="Unknown Author" w:date="2026-04-25T10:02:21Z">
        <w:r>
          <w:rPr>
            <w:rFonts w:cs="Arial" w:ascii="Arial" w:hAnsi="Arial"/>
            <w:sz w:val="20"/>
            <w:szCs w:val="20"/>
          </w:rPr>
          <w:t xml:space="preserve"> </w:t>
        </w:r>
      </w:ins>
      <w:ins w:id="9" w:author="Unknown Author" w:date="2026-04-25T10:02:21Z">
        <w:r>
          <w:rPr>
            <w:rFonts w:cs="Arial" w:ascii="Arial" w:hAnsi="Arial"/>
            <w:sz w:val="20"/>
            <w:szCs w:val="20"/>
          </w:rPr>
          <w:t>bacterial</w:t>
        </w:r>
      </w:ins>
      <w:r>
        <w:rPr>
          <w:rFonts w:cs="Arial" w:ascii="Arial" w:hAnsi="Arial"/>
          <w:sz w:val="20"/>
          <w:szCs w:val="20"/>
        </w:rPr>
        <w:t xml:space="preserve"> orders (based on mean relative abundance in wild-type samples)</w:t>
      </w:r>
      <w:ins w:id="10" w:author="Unknown Author" w:date="2026-04-25T10:02:29Z">
        <w:r>
          <w:rPr>
            <w:rFonts w:cs="Arial" w:ascii="Arial" w:hAnsi="Arial"/>
            <w:sz w:val="20"/>
            <w:szCs w:val="20"/>
          </w:rPr>
          <w:t xml:space="preserve"> </w:t>
        </w:r>
      </w:ins>
      <w:ins w:id="11" w:author="Unknown Author" w:date="2026-04-25T10:02:29Z">
        <w:r>
          <w:rPr>
            <w:rFonts w:cs="Arial" w:ascii="Arial" w:hAnsi="Arial"/>
            <w:sz w:val="20"/>
            <w:szCs w:val="20"/>
          </w:rPr>
          <w:t xml:space="preserve">of </w:t>
        </w:r>
      </w:ins>
      <w:ins w:id="12" w:author="Unknown Author" w:date="2026-04-25T10:02:29Z">
        <w:r>
          <w:rPr>
            <w:rFonts w:cs="Arial" w:ascii="Arial" w:hAnsi="Arial"/>
            <w:i/>
            <w:iCs/>
            <w:sz w:val="20"/>
            <w:szCs w:val="20"/>
          </w:rPr>
          <w:t>Lotus</w:t>
        </w:r>
      </w:ins>
      <w:ins w:id="13" w:author="Unknown Author" w:date="2026-04-25T10:02:29Z">
        <w:r>
          <w:rPr>
            <w:rFonts w:cs="Arial" w:ascii="Arial" w:hAnsi="Arial"/>
            <w:sz w:val="20"/>
            <w:szCs w:val="20"/>
          </w:rPr>
          <w:t xml:space="preserve"> and </w:t>
        </w:r>
      </w:ins>
      <w:ins w:id="14" w:author="Unknown Author" w:date="2026-04-25T10:02:29Z">
        <w:r>
          <w:rPr>
            <w:rFonts w:cs="Arial" w:ascii="Arial" w:hAnsi="Arial"/>
            <w:i/>
            <w:iCs/>
            <w:sz w:val="20"/>
            <w:szCs w:val="20"/>
          </w:rPr>
          <w:t>Hordeum</w:t>
        </w:r>
      </w:ins>
      <w:r>
        <w:rPr>
          <w:rFonts w:cs="Arial" w:ascii="Arial" w:hAnsi="Arial"/>
          <w:sz w:val="20"/>
          <w:szCs w:val="20"/>
        </w:rPr>
        <w:t xml:space="preserve"> are shown, with remaining orders grouped as “Other”. (B) Heatmap showing mean relative abundance of bacterial orders across the same combinations, with colours ranging from low abundance (dark blue) to high abundance (red). Asterisks indicate orders with significantly different relative abundance compared with the wild-type within each plant-compartment-soil combination, </w:t>
      </w:r>
      <w:del w:id="15" w:author="Unknown Author" w:date="2026-04-25T09:59:48Z">
        <w:r>
          <w:rPr>
            <w:rFonts w:cs="Arial" w:ascii="Arial" w:hAnsi="Arial"/>
            <w:sz w:val="20"/>
            <w:szCs w:val="20"/>
          </w:rPr>
          <w:delText>based on pairwise Wilcoxon rank-sum tests with Benjamini-Hochberg correction</w:delText>
        </w:r>
      </w:del>
      <w:ins w:id="16" w:author="Unknown Author" w:date="2026-04-25T09:59:48Z">
        <w:r>
          <w:rPr>
            <w:rFonts w:cs="Arial" w:ascii="Arial" w:hAnsi="Arial"/>
            <w:sz w:val="20"/>
            <w:szCs w:val="20"/>
          </w:rPr>
          <w:t>assessed with a linear regression</w:t>
        </w:r>
      </w:ins>
      <w:r>
        <w:rPr>
          <w:rFonts w:cs="Arial" w:ascii="Arial" w:hAnsi="Arial"/>
          <w:sz w:val="20"/>
          <w:szCs w:val="20"/>
        </w:rPr>
        <w:t xml:space="preserve"> (adjusted p&lt;0.05).</w:t>
      </w:r>
      <w:r>
        <w:br w:type="page"/>
      </w:r>
    </w:p>
    <w:p>
      <w:pPr>
        <w:pStyle w:val="Normal"/>
        <w:spacing w:before="0" w:after="0"/>
        <w:jc w:val="both"/>
        <w:rPr>
          <w:rFonts w:ascii="Arial" w:hAnsi="Arial" w:cs="Arial"/>
          <w:b/>
          <w:b/>
          <w:bCs/>
          <w:sz w:val="20"/>
          <w:szCs w:val="20"/>
        </w:rPr>
      </w:pPr>
      <w:r>
        <w:rPr/>
        <w:drawing>
          <wp:inline distT="0" distB="0" distL="0" distR="0">
            <wp:extent cx="5486400" cy="4872990"/>
            <wp:effectExtent l="0" t="0" r="0" b="0"/>
            <wp:docPr id="6"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
                    <pic:cNvPicPr>
                      <a:picLocks noChangeAspect="1" noChangeArrowheads="1"/>
                    </pic:cNvPicPr>
                  </pic:nvPicPr>
                  <pic:blipFill>
                    <a:blip r:embed="rId10"/>
                    <a:stretch>
                      <a:fillRect/>
                    </a:stretch>
                  </pic:blipFill>
                  <pic:spPr bwMode="auto">
                    <a:xfrm>
                      <a:off x="0" y="0"/>
                      <a:ext cx="5486400" cy="487299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 xml:space="preserve">Figure S5. Cumulative pathway-level intensities of root exudates in </w:t>
      </w:r>
      <w:r>
        <w:rPr>
          <w:rFonts w:cs="Arial" w:ascii="Arial" w:hAnsi="Arial"/>
          <w:b/>
          <w:bCs/>
          <w:i/>
          <w:iCs/>
          <w:sz w:val="20"/>
          <w:szCs w:val="20"/>
        </w:rPr>
        <w:t>Lotus</w:t>
      </w:r>
      <w:r>
        <w:rPr>
          <w:rFonts w:cs="Arial" w:ascii="Arial" w:hAnsi="Arial"/>
          <w:b/>
          <w:bCs/>
          <w:sz w:val="20"/>
          <w:szCs w:val="20"/>
        </w:rPr>
        <w:t xml:space="preserve"> and </w:t>
      </w:r>
      <w:r>
        <w:rPr>
          <w:rFonts w:cs="Arial" w:ascii="Arial" w:hAnsi="Arial"/>
          <w:b/>
          <w:bCs/>
          <w:i/>
          <w:iCs/>
          <w:sz w:val="20"/>
          <w:szCs w:val="20"/>
        </w:rPr>
        <w:t>Hordeum</w:t>
      </w:r>
      <w:r>
        <w:rPr>
          <w:rFonts w:cs="Arial" w:ascii="Arial" w:hAnsi="Arial"/>
          <w:b/>
          <w:bCs/>
          <w:sz w:val="20"/>
          <w:szCs w:val="20"/>
        </w:rPr>
        <w:t xml:space="preserve"> wild-type and CSSP mutants.</w:t>
      </w:r>
      <w:r>
        <w:rPr>
          <w:rFonts w:cs="Arial" w:ascii="Arial" w:hAnsi="Arial"/>
          <w:sz w:val="20"/>
          <w:szCs w:val="20"/>
        </w:rPr>
        <w:t xml:space="preserve"> Experimental setup is described in Figure 5. Boxplots show the cumulative intensity of metabolites grouped by predicted pathway (NPC classifier) for each genotype and host species. An asterisk indicates a statistically significant difference compared to wild-type (linear regression with t-tests, p&lt;0.05 after correction for multiple testing with Benjamini Hochberg).</w:t>
      </w:r>
      <w:r>
        <w:br w:type="page"/>
      </w:r>
    </w:p>
    <w:p>
      <w:pPr>
        <w:pStyle w:val="Normal"/>
        <w:spacing w:before="0" w:after="0"/>
        <w:jc w:val="both"/>
        <w:rPr>
          <w:rFonts w:ascii="Arial" w:hAnsi="Arial" w:cs="Arial"/>
          <w:b/>
          <w:b/>
          <w:bCs/>
          <w:sz w:val="20"/>
          <w:szCs w:val="20"/>
        </w:rPr>
      </w:pPr>
      <w:r>
        <w:rPr/>
        <w:drawing>
          <wp:inline distT="0" distB="0" distL="0" distR="0">
            <wp:extent cx="5486400" cy="7754620"/>
            <wp:effectExtent l="0" t="0" r="0" b="0"/>
            <wp:docPr id="7"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
                    <pic:cNvPicPr>
                      <a:picLocks noChangeAspect="1" noChangeArrowheads="1"/>
                    </pic:cNvPicPr>
                  </pic:nvPicPr>
                  <pic:blipFill>
                    <a:blip r:embed="rId11"/>
                    <a:stretch>
                      <a:fillRect/>
                    </a:stretch>
                  </pic:blipFill>
                  <pic:spPr bwMode="auto">
                    <a:xfrm>
                      <a:off x="0" y="0"/>
                      <a:ext cx="5486400" cy="775462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Figure S6. Diversity and compositional analysis of bacterial communities across compartments and genotypes in SynCom experiments.</w:t>
      </w:r>
      <w:r>
        <w:rPr>
          <w:rFonts w:cs="Arial" w:ascii="Arial" w:hAnsi="Arial"/>
          <w:sz w:val="20"/>
          <w:szCs w:val="20"/>
        </w:rPr>
        <w:t xml:space="preserve"> Experimental setup is as described in Fig. 6. (A,B) Chao1 alpha diversity of bacterial communities in (A) </w:t>
      </w:r>
      <w:r>
        <w:rPr>
          <w:rFonts w:cs="Arial" w:ascii="Arial" w:hAnsi="Arial"/>
          <w:i/>
          <w:iCs/>
          <w:sz w:val="20"/>
          <w:szCs w:val="20"/>
        </w:rPr>
        <w:t>Lotus</w:t>
      </w:r>
      <w:r>
        <w:rPr>
          <w:rFonts w:cs="Arial" w:ascii="Arial" w:hAnsi="Arial"/>
          <w:sz w:val="20"/>
          <w:szCs w:val="20"/>
        </w:rPr>
        <w:t xml:space="preserve"> (rhizosphere, root, and nodule) and (B) </w:t>
      </w:r>
      <w:r>
        <w:rPr>
          <w:rFonts w:cs="Arial" w:ascii="Arial" w:hAnsi="Arial"/>
          <w:i/>
          <w:iCs/>
          <w:sz w:val="20"/>
          <w:szCs w:val="20"/>
        </w:rPr>
        <w:t>Hordeum</w:t>
      </w:r>
      <w:r>
        <w:rPr>
          <w:rFonts w:cs="Arial" w:ascii="Arial" w:hAnsi="Arial"/>
          <w:sz w:val="20"/>
          <w:szCs w:val="20"/>
        </w:rPr>
        <w:t xml:space="preserve"> (rhizosphere and root) compartments across wild-type and symbiosis mutants in the SynCom experiments. (C) Pink nodule counts in </w:t>
      </w:r>
      <w:r>
        <w:rPr>
          <w:rFonts w:cs="Arial" w:ascii="Arial" w:hAnsi="Arial"/>
          <w:i/>
          <w:iCs/>
          <w:sz w:val="20"/>
          <w:szCs w:val="20"/>
        </w:rPr>
        <w:t>Lotus</w:t>
      </w:r>
      <w:r>
        <w:rPr>
          <w:rFonts w:cs="Arial" w:ascii="Arial" w:hAnsi="Arial"/>
          <w:sz w:val="20"/>
          <w:szCs w:val="20"/>
        </w:rPr>
        <w:t xml:space="preserve"> wild-type and symbiosis mutants. No nodules were observed in the mutants. (D,E) Constrained PCoA based on Bray-Curtis distances, showing bacterial community composition across genotypes (colours) and compartments (shapes) (D: </w:t>
      </w:r>
      <w:r>
        <w:rPr>
          <w:rFonts w:cs="Arial" w:ascii="Arial" w:hAnsi="Arial"/>
          <w:i/>
          <w:iCs/>
          <w:sz w:val="20"/>
          <w:szCs w:val="20"/>
        </w:rPr>
        <w:t>Lotus</w:t>
      </w:r>
      <w:r>
        <w:rPr>
          <w:rFonts w:cs="Arial" w:ascii="Arial" w:hAnsi="Arial"/>
          <w:sz w:val="20"/>
          <w:szCs w:val="20"/>
        </w:rPr>
        <w:t xml:space="preserve">; E: </w:t>
      </w:r>
      <w:r>
        <w:rPr>
          <w:rFonts w:cs="Arial" w:ascii="Arial" w:hAnsi="Arial"/>
          <w:i/>
          <w:iCs/>
          <w:sz w:val="20"/>
          <w:szCs w:val="20"/>
        </w:rPr>
        <w:t>Hordeum</w:t>
      </w:r>
      <w:r>
        <w:rPr>
          <w:rFonts w:cs="Arial" w:ascii="Arial" w:hAnsi="Arial"/>
          <w:sz w:val="20"/>
          <w:szCs w:val="20"/>
        </w:rPr>
        <w:t>). (F,G) Stacked barplots showing mean relative abundances of bacterial</w:t>
      </w:r>
      <w:ins w:id="17" w:author="Unknown Author" w:date="2026-04-25T10:15:07Z">
        <w:r>
          <w:rPr>
            <w:rFonts w:cs="Arial" w:ascii="Arial" w:hAnsi="Arial"/>
            <w:sz w:val="20"/>
            <w:szCs w:val="20"/>
          </w:rPr>
          <w:t xml:space="preserve"> </w:t>
        </w:r>
      </w:ins>
      <w:ins w:id="18" w:author="Unknown Author" w:date="2026-04-25T10:15:07Z">
        <w:r>
          <w:rPr>
            <w:rFonts w:cs="Arial" w:ascii="Arial" w:hAnsi="Arial"/>
            <w:sz w:val="20"/>
            <w:szCs w:val="20"/>
          </w:rPr>
          <w:t>orders</w:t>
        </w:r>
      </w:ins>
      <w:r>
        <w:rPr>
          <w:rFonts w:cs="Arial" w:ascii="Arial" w:hAnsi="Arial"/>
          <w:sz w:val="20"/>
          <w:szCs w:val="20"/>
        </w:rPr>
        <w:t xml:space="preserve"> in each compartment-genotype combination for (F) </w:t>
      </w:r>
      <w:r>
        <w:rPr>
          <w:rFonts w:cs="Arial" w:ascii="Arial" w:hAnsi="Arial"/>
          <w:i/>
          <w:iCs/>
          <w:sz w:val="20"/>
          <w:szCs w:val="20"/>
        </w:rPr>
        <w:t>Lotus</w:t>
      </w:r>
      <w:r>
        <w:rPr>
          <w:rFonts w:cs="Arial" w:ascii="Arial" w:hAnsi="Arial"/>
          <w:sz w:val="20"/>
          <w:szCs w:val="20"/>
        </w:rPr>
        <w:t xml:space="preserve"> and (G) </w:t>
      </w:r>
      <w:r>
        <w:rPr>
          <w:rFonts w:cs="Arial" w:ascii="Arial" w:hAnsi="Arial"/>
          <w:i/>
          <w:iCs/>
          <w:sz w:val="20"/>
          <w:szCs w:val="20"/>
        </w:rPr>
        <w:t>Hordeum</w:t>
      </w:r>
      <w:r>
        <w:rPr>
          <w:rFonts w:cs="Arial" w:ascii="Arial" w:hAnsi="Arial"/>
          <w:sz w:val="20"/>
          <w:szCs w:val="20"/>
        </w:rPr>
        <w:t>. Unmatched ASVs were excluded from the analysis.</w:t>
      </w:r>
      <w:r>
        <w:br w:type="page"/>
      </w:r>
    </w:p>
    <w:p>
      <w:pPr>
        <w:pStyle w:val="Normal"/>
        <w:spacing w:before="0" w:after="0"/>
        <w:jc w:val="both"/>
        <w:rPr>
          <w:rFonts w:ascii="Arial" w:hAnsi="Arial" w:cs="Arial"/>
          <w:b/>
          <w:b/>
          <w:bCs/>
          <w:sz w:val="20"/>
          <w:szCs w:val="20"/>
        </w:rPr>
      </w:pPr>
      <w:r>
        <w:rPr/>
        <w:drawing>
          <wp:inline distT="0" distB="0" distL="0" distR="0">
            <wp:extent cx="5486400" cy="7754620"/>
            <wp:effectExtent l="0" t="0" r="0" b="0"/>
            <wp:docPr id="8"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
                    <pic:cNvPicPr>
                      <a:picLocks noChangeAspect="1" noChangeArrowheads="1"/>
                    </pic:cNvPicPr>
                  </pic:nvPicPr>
                  <pic:blipFill>
                    <a:blip r:embed="rId12"/>
                    <a:stretch>
                      <a:fillRect/>
                    </a:stretch>
                  </pic:blipFill>
                  <pic:spPr bwMode="auto">
                    <a:xfrm>
                      <a:off x="0" y="0"/>
                      <a:ext cx="5486400" cy="7754620"/>
                    </a:xfrm>
                    <a:prstGeom prst="rect">
                      <a:avLst/>
                    </a:prstGeom>
                  </pic:spPr>
                </pic:pic>
              </a:graphicData>
            </a:graphic>
          </wp:inline>
        </w:drawing>
      </w:r>
    </w:p>
    <w:p>
      <w:pPr>
        <w:pStyle w:val="Normal"/>
        <w:spacing w:before="0" w:after="0"/>
        <w:jc w:val="both"/>
        <w:rPr>
          <w:rFonts w:ascii="Arial" w:hAnsi="Arial" w:cs="Arial"/>
          <w:sz w:val="20"/>
          <w:szCs w:val="20"/>
        </w:rPr>
      </w:pPr>
      <w:r>
        <w:rPr>
          <w:rFonts w:cs="Arial" w:ascii="Arial" w:hAnsi="Arial"/>
          <w:b/>
          <w:bCs/>
          <w:sz w:val="20"/>
          <w:szCs w:val="20"/>
        </w:rPr>
        <w:t xml:space="preserve">Figure S7. Differential colonisation of commensal and symbiotic bacteria across </w:t>
      </w:r>
      <w:r>
        <w:rPr>
          <w:rFonts w:cs="Arial" w:ascii="Arial" w:hAnsi="Arial"/>
          <w:b/>
          <w:bCs/>
          <w:i/>
          <w:iCs/>
          <w:sz w:val="20"/>
          <w:szCs w:val="20"/>
        </w:rPr>
        <w:t>Lotus</w:t>
      </w:r>
      <w:r>
        <w:rPr>
          <w:rFonts w:cs="Arial" w:ascii="Arial" w:hAnsi="Arial"/>
          <w:b/>
          <w:bCs/>
          <w:sz w:val="20"/>
          <w:szCs w:val="20"/>
        </w:rPr>
        <w:t xml:space="preserve"> genotypes in the SynCom experiment.</w:t>
      </w:r>
      <w:r>
        <w:rPr>
          <w:rFonts w:cs="Arial" w:ascii="Arial" w:hAnsi="Arial"/>
          <w:sz w:val="20"/>
          <w:szCs w:val="20"/>
        </w:rPr>
        <w:t xml:space="preserve"> Experimental setup is as described in Fig. 6. (A) Boxplots showing relative abundance differences of bacterial symbionts between </w:t>
      </w:r>
      <w:r>
        <w:rPr>
          <w:rFonts w:cs="Arial" w:ascii="Arial" w:hAnsi="Arial"/>
          <w:i/>
          <w:iCs/>
          <w:sz w:val="20"/>
          <w:szCs w:val="20"/>
        </w:rPr>
        <w:t>Lotus</w:t>
      </w:r>
      <w:r>
        <w:rPr>
          <w:rFonts w:cs="Arial" w:ascii="Arial" w:hAnsi="Arial"/>
          <w:sz w:val="20"/>
          <w:szCs w:val="20"/>
        </w:rPr>
        <w:t xml:space="preserve"> wild-type and symbiosis mutants across rhizosphere, root, and nodule compartments. Symbionts include isolate Group37, representing LjNodule209 together with isolates sharing an identical 16S V5-V7 region (</w:t>
      </w:r>
      <w:r>
        <w:rPr>
          <w:rFonts w:cs="Arial" w:ascii="Arial" w:hAnsi="Arial"/>
          <w:sz w:val="20"/>
          <w:szCs w:val="20"/>
          <w:highlight w:val="cyan"/>
        </w:rPr>
        <w:t>Table S8</w:t>
      </w:r>
      <w:r>
        <w:rPr>
          <w:rFonts w:cs="Arial" w:ascii="Arial" w:hAnsi="Arial"/>
          <w:sz w:val="20"/>
          <w:szCs w:val="20"/>
        </w:rPr>
        <w:t>), and isolate LjRoot228. Significance was assessed using one-way ANOVA followed by Tukey’s HSD (p&lt;0.05). (B) Differentially abundant isolates detected in at least one mutant relative to wild-type based on MaAsLin2 and structural zero analysis. Top panels show mean relative abundance in wild-type rhizosphere, root, and nodule samples. The annotation bar indicates taxonomic assignment at the order level. Bubble plots indicate significant depletion (blue) or enrichment (red) of isolates in mutants relative to wild-type. This plot is identical to Fig.6E, with the nodule compartment included. Unmatched ASVs were excluded from the analysis.</w:t>
      </w:r>
      <w:r>
        <w:br w:type="page"/>
      </w:r>
    </w:p>
    <w:p>
      <w:pPr>
        <w:pStyle w:val="Normal"/>
        <w:spacing w:before="0" w:after="0"/>
        <w:jc w:val="both"/>
        <w:rPr>
          <w:rFonts w:ascii="Arial" w:hAnsi="Arial" w:cs="Arial"/>
          <w:b/>
          <w:b/>
          <w:bCs/>
          <w:sz w:val="20"/>
          <w:szCs w:val="20"/>
        </w:rPr>
      </w:pPr>
      <w:r>
        <w:rPr>
          <w:rFonts w:cs="Arial" w:ascii="Arial" w:hAnsi="Arial"/>
          <w:b/>
          <w:bCs/>
          <w:sz w:val="20"/>
          <w:szCs w:val="20"/>
        </w:rPr>
        <w:t>Supplementary Tables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Table S1. Overlap of ASVs across soil types.</w:t>
      </w:r>
      <w:r>
        <w:rPr>
          <w:rFonts w:cs="Arial" w:ascii="Arial" w:hAnsi="Arial"/>
          <w:sz w:val="20"/>
          <w:szCs w:val="20"/>
        </w:rPr>
        <w:t xml:space="preserve"> ASVs were identified from bulk soil samples (n=3 per soil) as described in Figure 1. An ASV was considered present in a soil if its relative abundance was &gt;0 in at least 2 out of 3 samples. The table lists amplicon sequence variants (ASVs), taxonomy from Kingdom to Species, confidence of taxonomic annotation, and category of occurrence across soils. Categories indicate whether an ASV was detected only in one soil (NPK only, PK only, UF only), two soils (NPK &amp; PK, NPK &amp; UF, PK &amp; UF), or all soils (NPK, PK, UF).</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bCs/>
          <w:sz w:val="20"/>
          <w:szCs w:val="20"/>
        </w:rPr>
        <w:t>Table S2. ASVs contributing to soil type prediction models.</w:t>
      </w:r>
      <w:r>
        <w:rPr>
          <w:rFonts w:cs="Arial" w:ascii="Arial" w:hAnsi="Arial"/>
          <w:sz w:val="20"/>
          <w:szCs w:val="20"/>
        </w:rPr>
        <w:t xml:space="preserve"> Amplicon sequence variants (ASVs) selected by codacore as log-ratio components for the nested soil type prediction models shown in Figure 3. The table lists ASV identifiers, their role in the log-ratio (numerator or denominator), prediction task (NPK vs. non-NPK or PK vs. UF), plant compartment, and host species. Mean relative abundance (RA) across soils (NPK, PK, UF) is shown, along with taxonomic annotation from Kingdom to Species and confidence scores for taxonomic assignment.</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Table S3. Differentially abundant (DA) ASVs in </w:t>
      </w:r>
      <w:r>
        <w:rPr>
          <w:rFonts w:cs="Arial" w:ascii="Arial" w:hAnsi="Arial"/>
          <w:b/>
          <w:bCs/>
          <w:i/>
          <w:iCs/>
          <w:sz w:val="20"/>
          <w:szCs w:val="20"/>
        </w:rPr>
        <w:t>Lotus</w:t>
      </w:r>
      <w:r>
        <w:rPr>
          <w:rFonts w:cs="Arial" w:ascii="Arial" w:hAnsi="Arial"/>
          <w:b/>
          <w:bCs/>
          <w:sz w:val="20"/>
          <w:szCs w:val="20"/>
        </w:rPr>
        <w:t xml:space="preserve"> and </w:t>
      </w:r>
      <w:r>
        <w:rPr>
          <w:rFonts w:cs="Arial" w:ascii="Arial" w:hAnsi="Arial"/>
          <w:b/>
          <w:bCs/>
          <w:i/>
          <w:iCs/>
          <w:sz w:val="20"/>
          <w:szCs w:val="20"/>
        </w:rPr>
        <w:t>Hordeum</w:t>
      </w:r>
      <w:r>
        <w:rPr>
          <w:rFonts w:cs="Arial" w:ascii="Arial" w:hAnsi="Arial"/>
          <w:b/>
          <w:bCs/>
          <w:sz w:val="20"/>
          <w:szCs w:val="20"/>
        </w:rPr>
        <w:t xml:space="preserve"> wild-type and CSSP mutants across soils. </w:t>
      </w:r>
      <w:r>
        <w:rPr>
          <w:rFonts w:cs="Arial" w:ascii="Arial" w:hAnsi="Arial"/>
          <w:sz w:val="20"/>
          <w:szCs w:val="20"/>
        </w:rPr>
        <w:t xml:space="preserve">The table includes four sheets. Sheet 1 (“Lotus DA overview”) lists, for each </w:t>
      </w:r>
      <w:r>
        <w:rPr>
          <w:rFonts w:cs="Arial" w:ascii="Arial" w:hAnsi="Arial"/>
          <w:i/>
          <w:iCs/>
          <w:sz w:val="20"/>
          <w:szCs w:val="20"/>
        </w:rPr>
        <w:t>Lotus</w:t>
      </w:r>
      <w:r>
        <w:rPr>
          <w:rFonts w:cs="Arial" w:ascii="Arial" w:hAnsi="Arial"/>
          <w:sz w:val="20"/>
          <w:szCs w:val="20"/>
        </w:rPr>
        <w:t xml:space="preserve"> genotype-compartment-soil combination, the total number of ASVs detected and the number of DA ASVs relative to wild-type. Sheet 2 (“Lotus DA ASVs”) provides ASV-level information, including ASV identifier, soil, compartment, genotype, log fold change relative to wild-type, and method of detection (DA_by_sig from MaAsLin2 or DA_by_struc_zero from structural zero analysis). Sheets 3 and 4 contain equivalent overview and ASV-level information for </w:t>
      </w:r>
      <w:r>
        <w:rPr>
          <w:rFonts w:cs="Arial" w:ascii="Arial" w:hAnsi="Arial"/>
          <w:i/>
          <w:iCs/>
          <w:sz w:val="20"/>
          <w:szCs w:val="20"/>
        </w:rPr>
        <w:t>Hordeum</w:t>
      </w:r>
      <w:r>
        <w:rPr>
          <w:rFonts w:cs="Arial" w:ascii="Arial" w:hAnsi="Arial"/>
          <w:sz w:val="20"/>
          <w:szCs w:val="20"/>
        </w:rPr>
        <w:t>.</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
          <w:bCs/>
          <w:sz w:val="20"/>
          <w:szCs w:val="20"/>
        </w:rPr>
      </w:pPr>
      <w:commentRangeStart w:id="0"/>
      <w:r>
        <w:rPr>
          <w:rFonts w:cs="Arial" w:ascii="Arial" w:hAnsi="Arial"/>
          <w:b/>
          <w:bCs/>
          <w:sz w:val="20"/>
          <w:szCs w:val="20"/>
        </w:rPr>
        <w:t xml:space="preserve">Table S4. Metabolites detected in </w:t>
      </w:r>
      <w:r>
        <w:rPr>
          <w:rFonts w:cs="Arial" w:ascii="Arial" w:hAnsi="Arial"/>
          <w:b/>
          <w:bCs/>
          <w:i/>
          <w:iCs/>
          <w:sz w:val="20"/>
          <w:szCs w:val="20"/>
        </w:rPr>
        <w:t>Lotus</w:t>
      </w:r>
      <w:r>
        <w:rPr>
          <w:rFonts w:cs="Arial" w:ascii="Arial" w:hAnsi="Arial"/>
          <w:b/>
          <w:bCs/>
          <w:sz w:val="20"/>
          <w:szCs w:val="20"/>
        </w:rPr>
        <w:t xml:space="preserve"> root exudates after background filtering.</w:t>
      </w:r>
      <w:ins w:id="19" w:author="Unknown Author" w:date="2026-04-25T10:25:58Z">
        <w:r>
          <w:rPr>
            <w:rFonts w:cs="Arial" w:ascii="Arial" w:hAnsi="Arial"/>
            <w:b w:val="false"/>
            <w:bCs w:val="false"/>
            <w:sz w:val="20"/>
            <w:szCs w:val="20"/>
          </w:rPr>
          <w:t xml:space="preserve"> </w:t>
        </w:r>
      </w:ins>
      <w:ins w:id="20" w:author="Unknown Author" w:date="2026-04-25T10:25:58Z">
        <w:r>
          <w:rPr>
            <w:rFonts w:cs="Arial" w:ascii="Arial" w:hAnsi="Arial"/>
            <w:b w:val="false"/>
            <w:bCs w:val="false"/>
            <w:sz w:val="20"/>
            <w:szCs w:val="20"/>
          </w:rPr>
          <w:t>Fe</w:t>
        </w:r>
      </w:ins>
      <w:ins w:id="21" w:author="Unknown Author" w:date="2026-04-25T10:26:00Z">
        <w:r>
          <w:rPr>
            <w:rFonts w:cs="Arial" w:ascii="Arial" w:hAnsi="Arial"/>
            <w:b w:val="false"/>
            <w:bCs w:val="false"/>
            <w:sz w:val="20"/>
            <w:szCs w:val="20"/>
          </w:rPr>
          <w:t xml:space="preserve">ature table of metabolite intensities across </w:t>
        </w:r>
      </w:ins>
      <w:ins w:id="22" w:author="Unknown Author" w:date="2026-04-25T10:26:00Z">
        <w:r>
          <w:rPr>
            <w:rFonts w:cs="Arial" w:ascii="Arial" w:hAnsi="Arial"/>
            <w:b w:val="false"/>
            <w:bCs w:val="false"/>
            <w:i/>
            <w:iCs/>
            <w:sz w:val="20"/>
            <w:szCs w:val="20"/>
          </w:rPr>
          <w:t>Lotus</w:t>
        </w:r>
      </w:ins>
      <w:ins w:id="23" w:author="Unknown Author" w:date="2026-04-25T10:26:00Z">
        <w:r>
          <w:rPr>
            <w:rFonts w:cs="Arial" w:ascii="Arial" w:hAnsi="Arial"/>
            <w:b w:val="false"/>
            <w:bCs w:val="false"/>
            <w:i w:val="false"/>
            <w:iCs w:val="false"/>
            <w:sz w:val="20"/>
            <w:szCs w:val="20"/>
          </w:rPr>
          <w:t xml:space="preserve"> samples</w:t>
        </w:r>
      </w:ins>
      <w:ins w:id="24" w:author="Unknown Author" w:date="2026-04-25T10:27:08Z">
        <w:r>
          <w:rPr>
            <w:rFonts w:cs="Arial" w:ascii="Arial" w:hAnsi="Arial"/>
            <w:b w:val="false"/>
            <w:bCs w:val="false"/>
            <w:i w:val="false"/>
            <w:iCs w:val="false"/>
            <w:sz w:val="20"/>
            <w:szCs w:val="20"/>
          </w:rPr>
          <w:t xml:space="preserve">, including only metabolites with enriched in at least one genotype (wild-type, </w:t>
        </w:r>
      </w:ins>
      <w:ins w:id="25" w:author="Unknown Author" w:date="2026-04-25T10:27:08Z">
        <w:r>
          <w:rPr>
            <w:rFonts w:cs="Arial" w:ascii="Arial" w:hAnsi="Arial"/>
            <w:b w:val="false"/>
            <w:bCs w:val="false"/>
            <w:i/>
            <w:iCs/>
            <w:sz w:val="20"/>
            <w:szCs w:val="20"/>
          </w:rPr>
          <w:t>symrk</w:t>
        </w:r>
      </w:ins>
      <w:ins w:id="26" w:author="Unknown Author" w:date="2026-04-25T10:27:08Z">
        <w:r>
          <w:rPr>
            <w:rFonts w:cs="Arial" w:ascii="Arial" w:hAnsi="Arial"/>
            <w:b w:val="false"/>
            <w:bCs w:val="false"/>
            <w:i w:val="false"/>
            <w:iCs w:val="false"/>
            <w:sz w:val="20"/>
            <w:szCs w:val="20"/>
          </w:rPr>
          <w:t xml:space="preserve">, </w:t>
        </w:r>
      </w:ins>
      <w:ins w:id="27" w:author="Unknown Author" w:date="2026-04-25T10:27:08Z">
        <w:r>
          <w:rPr>
            <w:rFonts w:cs="Arial" w:ascii="Arial" w:hAnsi="Arial"/>
            <w:b w:val="false"/>
            <w:bCs w:val="false"/>
            <w:i/>
            <w:iCs/>
            <w:sz w:val="20"/>
            <w:szCs w:val="20"/>
          </w:rPr>
          <w:t>ccamk</w:t>
        </w:r>
      </w:ins>
      <w:ins w:id="28" w:author="Unknown Author" w:date="2026-04-25T10:27:08Z">
        <w:r>
          <w:rPr>
            <w:rFonts w:cs="Arial" w:ascii="Arial" w:hAnsi="Arial"/>
            <w:b w:val="false"/>
            <w:bCs w:val="false"/>
            <w:i w:val="false"/>
            <w:iCs w:val="false"/>
            <w:sz w:val="20"/>
            <w:szCs w:val="20"/>
          </w:rPr>
          <w:t xml:space="preserve">, </w:t>
        </w:r>
      </w:ins>
      <w:ins w:id="29" w:author="Unknown Author" w:date="2026-04-25T10:27:08Z">
        <w:r>
          <w:rPr>
            <w:rFonts w:cs="Arial" w:ascii="Arial" w:hAnsi="Arial"/>
            <w:b w:val="false"/>
            <w:bCs w:val="false"/>
            <w:i/>
            <w:iCs/>
            <w:sz w:val="20"/>
            <w:szCs w:val="20"/>
          </w:rPr>
          <w:t>nsp1</w:t>
        </w:r>
      </w:ins>
      <w:ins w:id="30" w:author="Unknown Author" w:date="2026-04-25T10:27:08Z">
        <w:r>
          <w:rPr>
            <w:rFonts w:cs="Arial" w:ascii="Arial" w:hAnsi="Arial"/>
            <w:b w:val="false"/>
            <w:bCs w:val="false"/>
            <w:i w:val="false"/>
            <w:iCs w:val="false"/>
            <w:sz w:val="20"/>
            <w:szCs w:val="20"/>
          </w:rPr>
          <w:t xml:space="preserve">, or </w:t>
        </w:r>
      </w:ins>
      <w:ins w:id="31" w:author="Unknown Author" w:date="2026-04-25T10:27:08Z">
        <w:r>
          <w:rPr>
            <w:rFonts w:cs="Arial" w:ascii="Arial" w:hAnsi="Arial"/>
            <w:b w:val="false"/>
            <w:bCs w:val="false"/>
            <w:i/>
            <w:iCs/>
            <w:sz w:val="20"/>
            <w:szCs w:val="20"/>
          </w:rPr>
          <w:t>nsp2</w:t>
        </w:r>
      </w:ins>
      <w:ins w:id="32" w:author="Unknown Author" w:date="2026-04-25T10:27:08Z">
        <w:r>
          <w:rPr>
            <w:rFonts w:cs="Arial" w:ascii="Arial" w:hAnsi="Arial"/>
            <w:b w:val="false"/>
            <w:bCs w:val="false"/>
            <w:i w:val="false"/>
            <w:iCs w:val="false"/>
            <w:sz w:val="20"/>
            <w:szCs w:val="20"/>
          </w:rPr>
          <w:t>)</w:t>
        </w:r>
      </w:ins>
      <w:ins w:id="33" w:author="Unknown Author" w:date="2026-04-25T10:28:08Z">
        <w:r>
          <w:rPr>
            <w:rFonts w:cs="Arial" w:ascii="Arial" w:hAnsi="Arial"/>
            <w:b w:val="false"/>
            <w:bCs w:val="false"/>
            <w:i w:val="false"/>
            <w:iCs w:val="false"/>
            <w:sz w:val="20"/>
            <w:szCs w:val="20"/>
          </w:rPr>
          <w:t xml:space="preserve"> compared to the sand samples, assessed with a Tobit regression (Benjamini-Hochberg adjusted p &lt; 0.05).</w:t>
        </w:r>
      </w:ins>
      <w:ins w:id="34" w:author="Unknown Author" w:date="2026-04-25T10:29:03Z">
        <w:r>
          <w:rPr>
            <w:rFonts w:cs="Arial" w:ascii="Arial" w:hAnsi="Arial"/>
            <w:b w:val="false"/>
            <w:bCs w:val="false"/>
            <w:i w:val="false"/>
            <w:iCs w:val="false"/>
            <w:sz w:val="20"/>
            <w:szCs w:val="20"/>
          </w:rPr>
          <w:t xml:space="preserve"> The ‘id’ column indicates the ID of the metabolite, with </w:t>
        </w:r>
      </w:ins>
      <w:ins w:id="35" w:author="Unknown Author" w:date="2026-04-25T10:30:00Z">
        <w:r>
          <w:rPr>
            <w:rFonts w:cs="Arial" w:ascii="Arial" w:hAnsi="Arial"/>
            <w:b w:val="false"/>
            <w:bCs w:val="false"/>
            <w:i w:val="false"/>
            <w:iCs w:val="false"/>
            <w:sz w:val="20"/>
            <w:szCs w:val="20"/>
          </w:rPr>
          <w:t>the remaining columns indicating the intensity in each sample, named after the ID of the sample that they represent</w:t>
        </w:r>
      </w:ins>
      <w:ins w:id="36" w:author="Unknown Author" w:date="2026-04-25T10:31:00Z">
        <w:r>
          <w:rPr>
            <w:rFonts w:cs="Arial" w:ascii="Arial" w:hAnsi="Arial"/>
            <w:b w:val="false"/>
            <w:bCs w:val="false"/>
            <w:i w:val="false"/>
            <w:iCs w:val="false"/>
            <w:sz w:val="20"/>
            <w:szCs w:val="20"/>
          </w:rPr>
          <w:t>.</w:t>
        </w:r>
      </w:ins>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del w:id="49" w:author="Unknown Author" w:date="2026-04-25T10:32:29Z"/>
        </w:rPr>
      </w:pPr>
      <w:r>
        <w:rPr>
          <w:rFonts w:cs="Arial" w:ascii="Arial" w:hAnsi="Arial"/>
          <w:b/>
          <w:bCs/>
          <w:sz w:val="20"/>
          <w:szCs w:val="20"/>
        </w:rPr>
        <w:t xml:space="preserve">Table S5. Metabolites detected in </w:t>
      </w:r>
      <w:r>
        <w:rPr>
          <w:rFonts w:cs="Arial" w:ascii="Arial" w:hAnsi="Arial"/>
          <w:b/>
          <w:bCs/>
          <w:i/>
          <w:iCs/>
          <w:sz w:val="20"/>
          <w:szCs w:val="20"/>
        </w:rPr>
        <w:t>Hordeum</w:t>
      </w:r>
      <w:r>
        <w:rPr>
          <w:rFonts w:cs="Arial" w:ascii="Arial" w:hAnsi="Arial"/>
          <w:b/>
          <w:bCs/>
          <w:sz w:val="20"/>
          <w:szCs w:val="20"/>
        </w:rPr>
        <w:t xml:space="preserve"> root exudates after background filtering.</w:t>
      </w:r>
      <w:r>
        <w:rPr>
          <w:rFonts w:cs="Arial" w:ascii="Arial" w:hAnsi="Arial"/>
          <w:b/>
          <w:bCs/>
          <w:sz w:val="20"/>
          <w:szCs w:val="20"/>
        </w:rPr>
      </w:r>
      <w:ins w:id="37" w:author="Unknown Author" w:date="2026-04-25T10:28:38Z">
        <w:commentRangeEnd w:id="0"/>
        <w:r>
          <w:commentReference w:id="0"/>
        </w:r>
        <w:r>
          <w:rPr>
            <w:rFonts w:cs="Arial" w:ascii="Arial" w:hAnsi="Arial"/>
            <w:b w:val="false"/>
            <w:bCs w:val="false"/>
            <w:sz w:val="20"/>
            <w:szCs w:val="20"/>
          </w:rPr>
          <w:t xml:space="preserve"> </w:t>
        </w:r>
      </w:ins>
      <w:ins w:id="38" w:author="Unknown Author" w:date="2026-04-25T10:32:29Z">
        <w:r>
          <w:rPr>
            <w:rFonts w:cs="Arial" w:ascii="Arial" w:hAnsi="Arial"/>
            <w:b w:val="false"/>
            <w:bCs w:val="false"/>
            <w:i w:val="false"/>
            <w:iCs w:val="false"/>
            <w:sz w:val="20"/>
            <w:szCs w:val="20"/>
          </w:rPr>
          <w:t xml:space="preserve">Feature table of metabolite intensities across </w:t>
        </w:r>
      </w:ins>
      <w:ins w:id="39" w:author="Unknown Author" w:date="2026-04-25T10:32:29Z">
        <w:r>
          <w:rPr>
            <w:rFonts w:cs="Arial" w:ascii="Arial" w:hAnsi="Arial"/>
            <w:b w:val="false"/>
            <w:bCs w:val="false"/>
            <w:i/>
            <w:iCs/>
            <w:sz w:val="20"/>
            <w:szCs w:val="20"/>
          </w:rPr>
          <w:t>Hordeum</w:t>
        </w:r>
      </w:ins>
      <w:ins w:id="40" w:author="Unknown Author" w:date="2026-04-25T10:32:29Z">
        <w:r>
          <w:rPr>
            <w:rFonts w:cs="Arial" w:ascii="Arial" w:hAnsi="Arial"/>
            <w:b w:val="false"/>
            <w:bCs w:val="false"/>
            <w:i w:val="false"/>
            <w:iCs w:val="false"/>
            <w:sz w:val="20"/>
            <w:szCs w:val="20"/>
          </w:rPr>
          <w:t xml:space="preserve"> samples, including only metabolites with enriched in at least one genotype (wild-type, </w:t>
        </w:r>
      </w:ins>
      <w:ins w:id="41" w:author="Unknown Author" w:date="2026-04-25T10:32:29Z">
        <w:r>
          <w:rPr>
            <w:rFonts w:cs="Arial" w:ascii="Arial" w:hAnsi="Arial"/>
            <w:b w:val="false"/>
            <w:bCs w:val="false"/>
            <w:i/>
            <w:iCs/>
            <w:sz w:val="20"/>
            <w:szCs w:val="20"/>
          </w:rPr>
          <w:t>symrk</w:t>
        </w:r>
      </w:ins>
      <w:ins w:id="42" w:author="Unknown Author" w:date="2026-04-25T10:32:29Z">
        <w:r>
          <w:rPr>
            <w:rFonts w:cs="Arial" w:ascii="Arial" w:hAnsi="Arial"/>
            <w:b w:val="false"/>
            <w:bCs w:val="false"/>
            <w:i w:val="false"/>
            <w:iCs w:val="false"/>
            <w:sz w:val="20"/>
            <w:szCs w:val="20"/>
          </w:rPr>
          <w:t xml:space="preserve">, </w:t>
        </w:r>
      </w:ins>
      <w:ins w:id="43" w:author="Unknown Author" w:date="2026-04-25T10:32:29Z">
        <w:r>
          <w:rPr>
            <w:rFonts w:cs="Arial" w:ascii="Arial" w:hAnsi="Arial"/>
            <w:b w:val="false"/>
            <w:bCs w:val="false"/>
            <w:i/>
            <w:iCs/>
            <w:sz w:val="20"/>
            <w:szCs w:val="20"/>
          </w:rPr>
          <w:t>ccamk</w:t>
        </w:r>
      </w:ins>
      <w:ins w:id="44" w:author="Unknown Author" w:date="2026-04-25T10:32:29Z">
        <w:r>
          <w:rPr>
            <w:rFonts w:cs="Arial" w:ascii="Arial" w:hAnsi="Arial"/>
            <w:b w:val="false"/>
            <w:bCs w:val="false"/>
            <w:i w:val="false"/>
            <w:iCs w:val="false"/>
            <w:sz w:val="20"/>
            <w:szCs w:val="20"/>
          </w:rPr>
          <w:t xml:space="preserve">, </w:t>
        </w:r>
      </w:ins>
      <w:ins w:id="45" w:author="Unknown Author" w:date="2026-04-25T10:32:29Z">
        <w:r>
          <w:rPr>
            <w:rFonts w:cs="Arial" w:ascii="Arial" w:hAnsi="Arial"/>
            <w:b w:val="false"/>
            <w:bCs w:val="false"/>
            <w:i/>
            <w:iCs/>
            <w:sz w:val="20"/>
            <w:szCs w:val="20"/>
          </w:rPr>
          <w:t>nsp1</w:t>
        </w:r>
      </w:ins>
      <w:ins w:id="46" w:author="Unknown Author" w:date="2026-04-25T10:32:29Z">
        <w:r>
          <w:rPr>
            <w:rFonts w:cs="Arial" w:ascii="Arial" w:hAnsi="Arial"/>
            <w:b w:val="false"/>
            <w:bCs w:val="false"/>
            <w:i w:val="false"/>
            <w:iCs w:val="false"/>
            <w:sz w:val="20"/>
            <w:szCs w:val="20"/>
          </w:rPr>
          <w:t xml:space="preserve">, or </w:t>
        </w:r>
      </w:ins>
      <w:ins w:id="47" w:author="Unknown Author" w:date="2026-04-25T10:32:29Z">
        <w:r>
          <w:rPr>
            <w:rFonts w:cs="Arial" w:ascii="Arial" w:hAnsi="Arial"/>
            <w:b w:val="false"/>
            <w:bCs w:val="false"/>
            <w:i/>
            <w:iCs/>
            <w:sz w:val="20"/>
            <w:szCs w:val="20"/>
          </w:rPr>
          <w:t>nsp2</w:t>
        </w:r>
      </w:ins>
      <w:ins w:id="48" w:author="Unknown Author" w:date="2026-04-25T10:32:29Z">
        <w:r>
          <w:rPr>
            <w:rFonts w:cs="Arial" w:ascii="Arial" w:hAnsi="Arial"/>
            <w:b w:val="false"/>
            <w:bCs w:val="false"/>
            <w:i w:val="false"/>
            <w:iCs w:val="false"/>
            <w:sz w:val="20"/>
            <w:szCs w:val="20"/>
          </w:rPr>
          <w:t>) compared to the sand samples, assessed with a Tobit regression (Benjamini-Hochberg adjusted p &lt; 0.05). The ‘id’ column indicates the ID of the metabolite, with the remaining columns indicating the intensity in each sample, named after the ID of the sample that they represent.</w:t>
        </w:r>
      </w:ins>
    </w:p>
    <w:p>
      <w:pPr>
        <w:pStyle w:val="Normal"/>
        <w:widowControl/>
        <w:bidi w:val="0"/>
        <w:spacing w:before="0" w:after="0"/>
        <w:jc w:val="both"/>
        <w:rPr>
          <w:rFonts w:ascii="Arial" w:hAnsi="Arial" w:cs="Arial"/>
          <w:sz w:val="20"/>
          <w:szCs w:val="20"/>
        </w:rPr>
      </w:pPr>
      <w:r>
        <w:rPr>
          <w:rFonts w:cs="Arial" w:ascii="Arial" w:hAnsi="Arial"/>
          <w:b/>
          <w:bCs/>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Table S6. Differentially exuded metabolites (DEMs) in Lotus CSSP mutants compared with wild-type.</w:t>
      </w:r>
      <w:r>
        <w:rPr>
          <w:rFonts w:cs="Arial" w:ascii="Arial" w:hAnsi="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w:t>
      </w:r>
      <w:del w:id="50" w:author="Unknown Author" w:date="2026-04-25T10:33:39Z">
        <w:r>
          <w:rPr>
            <w:rFonts w:cs="Arial" w:ascii="Arial" w:hAnsi="Arial"/>
            <w:sz w:val="20"/>
            <w:szCs w:val="20"/>
          </w:rPr>
          <w:delText xml:space="preserve">pairwise </w:delText>
        </w:r>
      </w:del>
      <w:r>
        <w:rPr>
          <w:rFonts w:cs="Arial" w:ascii="Arial" w:hAnsi="Arial"/>
          <w:sz w:val="20"/>
          <w:szCs w:val="20"/>
        </w:rPr>
        <w:t>Tobit regression with correction for multiple testing using Benjamini-Hochberg.</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Table S7. Differentially exuded metabolites (DEMs) in </w:t>
      </w:r>
      <w:r>
        <w:rPr>
          <w:rFonts w:cs="Arial" w:ascii="Arial" w:hAnsi="Arial"/>
          <w:b/>
          <w:bCs/>
          <w:i/>
          <w:iCs/>
          <w:sz w:val="20"/>
          <w:szCs w:val="20"/>
        </w:rPr>
        <w:t>Hordeum</w:t>
      </w:r>
      <w:r>
        <w:rPr>
          <w:rFonts w:cs="Arial" w:ascii="Arial" w:hAnsi="Arial"/>
          <w:b/>
          <w:bCs/>
          <w:sz w:val="20"/>
          <w:szCs w:val="20"/>
        </w:rPr>
        <w:t xml:space="preserve"> CSSP mutants compared with wild-type.</w:t>
      </w:r>
      <w:r>
        <w:rPr>
          <w:rFonts w:cs="Arial" w:ascii="Arial" w:hAnsi="Arial"/>
          <w:sz w:val="20"/>
          <w:szCs w:val="20"/>
        </w:rPr>
        <w:t xml:space="preserve"> Table corresponds to the data presented in Fig. 5. Columns includes the metabolite FeatureID, the differential exudation status in each mutant relative to wild-type (-1: significantly depleted, 0: no significant change, 1: significantly enriched), and measured intensities in individual samples for all genotypes. Full annotation data are provided for two classifiers (NPC and ClassyFire), along with spectral information (ion mass, retention time, formula, aligned feature ID, etc.). Statistical significance was determined using </w:t>
      </w:r>
      <w:del w:id="51" w:author="Unknown Author" w:date="2026-04-25T10:34:11Z">
        <w:r>
          <w:rPr>
            <w:rFonts w:cs="Arial" w:ascii="Arial" w:hAnsi="Arial"/>
            <w:sz w:val="20"/>
            <w:szCs w:val="20"/>
          </w:rPr>
          <w:delText xml:space="preserve">pairwise </w:delText>
        </w:r>
      </w:del>
      <w:r>
        <w:rPr>
          <w:rFonts w:cs="Arial" w:ascii="Arial" w:hAnsi="Arial"/>
          <w:sz w:val="20"/>
          <w:szCs w:val="20"/>
        </w:rPr>
        <w:t>Tobit regression with correction for multiple testing using Benjamini-Hochberg.</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Table S8. Lj-SPHERE bacterial culture collection.</w:t>
      </w:r>
      <w:r>
        <w:rPr>
          <w:rFonts w:cs="Arial" w:ascii="Arial" w:hAnsi="Arial"/>
          <w:sz w:val="20"/>
          <w:szCs w:val="20"/>
        </w:rPr>
        <w:t xml:space="preserve"> The table provides information on isolates from the </w:t>
      </w:r>
      <w:r>
        <w:rPr>
          <w:rFonts w:cs="Arial" w:ascii="Arial" w:hAnsi="Arial"/>
          <w:i/>
          <w:iCs/>
          <w:sz w:val="20"/>
          <w:szCs w:val="20"/>
        </w:rPr>
        <w:t>Lotus japonicus</w:t>
      </w:r>
      <w:r>
        <w:rPr>
          <w:rFonts w:cs="Arial" w:ascii="Arial" w:hAnsi="Arial"/>
          <w:sz w:val="20"/>
          <w:szCs w:val="20"/>
        </w:rPr>
        <w:t xml:space="preserve">-derived bacterial culture collection (Lj-SPHERE) described by Wippel </w:t>
      </w:r>
      <w:r>
        <w:rPr>
          <w:rFonts w:cs="Arial" w:ascii="Arial" w:hAnsi="Arial"/>
          <w:i/>
          <w:iCs/>
          <w:sz w:val="20"/>
          <w:szCs w:val="20"/>
        </w:rPr>
        <w:t>et al</w:t>
      </w:r>
      <w:r>
        <w:rPr>
          <w:rFonts w:cs="Arial" w:ascii="Arial" w:hAnsi="Arial"/>
          <w:sz w:val="20"/>
          <w:szCs w:val="20"/>
        </w:rPr>
        <w:t xml:space="preserve">. </w:t>
      </w:r>
      <w:r>
        <w:fldChar w:fldCharType="begin"/>
      </w:r>
      <w:r>
        <w:rPr>
          <w:sz w:val="20"/>
          <w:szCs w:val="20"/>
          <w:rFonts w:cs="Arial" w:ascii="Arial" w:hAnsi="Arial"/>
        </w:rPr>
        <w:instrText xml:space="preserve">ADDIN ZOTERO_ITEM CSL_CITATION {"citationID":"ABbgsU6B","properties":{"unsorted":false,"formattedCitation":"(116)","plainCitation":"(116)","noteIndex":0},"citationItems":[{"id":2,"uris":["http://zotero.org/groups/5942984/items/HKWMT3RW"],"itemData":{"id":2,"type":"article-journal","abstract":"Roots of different plant species are colonized by bacterial communities, that are distinct even when hosts share the same habitat. It remains unclear to what extent the host actively selects these communities and whether commensals are adapted to a specific plant species. To address this question, we assembled a sequence-indexed bacterial culture collection from roots and nodules of Lotus japonicus that contains representatives of most species previously identified using metagenomics. We analysed taxonomically paired synthetic communities from L. japonicus and Arabidopsis thaliana in a multi-species gnotobiotic system and detected signatures of host preference among commensal bacteria in a community context, but not in mono-associations. Sequential inoculation experiments revealed priority effects during root microbiota assembly, where established communities are resilient to invasion by latecomers, and that host preference of commensal bacteria confers a competitive advantage in their cognate host. Our findings show that host preference in commensal bacteria from diverse taxonomic groups is associated with their invasiveness into standing root-associated communities.","container-title":"Nature Microbiology","DOI":"10.1038/s41564-021-00941-9","ISSN":"2058-5276","issue":"9","journalAbbreviation":"Nat Microbiol","language":"en","license":"2021 The Author(s)","page":"1150-1162","publisher":"Nature Publishing Group","source":"www.nature.com","title":"Host preference and invasiveness of commensal bacteria in the Lotus and Arabidopsis root microbiota","volume":"6","author":[{"family":"Wippel","given":"Kathrin"},{"family":"Tao","given":"Ke"},{"family":"Niu","given":"Yulong"},{"family":"Zgadzaj","given":"Rafal"},{"family":"Kiel","given":"Niklas"},{"family":"Guan","given":"Rui"},{"family":"Dahms","given":"Eik"},{"family":"Zhang","given":"Pengfan"},{"family":"Jensen","given":"Dorthe B."},{"family":"Logemann","given":"Elke"},{"family":"Radutoiu","given":"Simona"},{"family":"Schulze-Lefert","given":"Paul"},{"family":"Garrido-Oter","given":"Ruben"}],"issued":{"date-parts":[["2021",9]]}}}],"schema":"https://github.com/citation-style-language/schema/raw/master/csl-citation.json"}</w:instrText>
      </w:r>
      <w:r>
        <w:rPr>
          <w:rFonts w:cs="Arial" w:ascii="Arial" w:hAnsi="Arial"/>
          <w:sz w:val="20"/>
          <w:szCs w:val="20"/>
        </w:rPr>
      </w:r>
      <w:r>
        <w:rPr>
          <w:sz w:val="20"/>
          <w:szCs w:val="20"/>
          <w:rFonts w:cs="Arial" w:ascii="Arial" w:hAnsi="Arial"/>
        </w:rPr>
        <w:fldChar w:fldCharType="separate"/>
      </w:r>
      <w:r>
        <w:rPr>
          <w:rFonts w:cs="Arial" w:ascii="Arial" w:hAnsi="Arial"/>
          <w:sz w:val="20"/>
          <w:szCs w:val="20"/>
        </w:rPr>
        <w:t>(116)</w:t>
      </w:r>
      <w:r>
        <w:rPr>
          <w:rFonts w:cs="Arial" w:ascii="Arial" w:hAnsi="Arial"/>
          <w:sz w:val="20"/>
          <w:szCs w:val="20"/>
        </w:rPr>
      </w:r>
      <w:r>
        <w:rPr>
          <w:sz w:val="20"/>
          <w:szCs w:val="20"/>
          <w:rFonts w:cs="Arial" w:ascii="Arial" w:hAnsi="Arial"/>
        </w:rPr>
        <w:fldChar w:fldCharType="end"/>
      </w:r>
      <w:r>
        <w:rPr>
          <w:rFonts w:cs="Arial" w:ascii="Arial" w:hAnsi="Arial"/>
          <w:sz w:val="20"/>
          <w:szCs w:val="20"/>
        </w:rPr>
        <w:t xml:space="preserve">, which were used in the gnotobiotic </w:t>
      </w:r>
      <w:r>
        <w:rPr>
          <w:rFonts w:cs="Arial" w:ascii="Arial" w:hAnsi="Arial"/>
          <w:i/>
          <w:iCs/>
          <w:sz w:val="20"/>
          <w:szCs w:val="20"/>
        </w:rPr>
        <w:t>Lotus</w:t>
      </w:r>
      <w:r>
        <w:rPr>
          <w:rFonts w:cs="Arial" w:ascii="Arial" w:hAnsi="Arial"/>
          <w:sz w:val="20"/>
          <w:szCs w:val="20"/>
        </w:rPr>
        <w:t xml:space="preserve"> experiment (</w:t>
      </w:r>
      <w:r>
        <w:rPr>
          <w:rFonts w:cs="Arial" w:ascii="Arial" w:hAnsi="Arial"/>
          <w:sz w:val="20"/>
          <w:szCs w:val="20"/>
          <w:highlight w:val="cyan"/>
        </w:rPr>
        <w:t>Fig. 6</w:t>
      </w:r>
      <w:r>
        <w:rPr>
          <w:rFonts w:cs="Arial" w:ascii="Arial" w:hAnsi="Arial"/>
          <w:sz w:val="20"/>
          <w:szCs w:val="20"/>
        </w:rPr>
        <w:t>). Sheet 1 lists isolate metadata, including PMS (stock) ID at Aarhus University, isolate ID, collection name, taxonomic annotation from Kingdom to Genus, host species, plant compartment from which the isolate was obtained, and the soil in which the plant was grown. Sheet 2 provides 16S rRNA V5-V7 sequences for the isolates; isolates with identical V5-V7 region were grouped. Sheet 3 lists the isolate group assignments corresponding to these sequence-based clusters.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jc w:val="both"/>
        <w:rPr>
          <w:rFonts w:ascii="Arial" w:hAnsi="Arial" w:cs="Arial"/>
          <w:b/>
          <w:b/>
          <w:bCs/>
          <w:sz w:val="20"/>
          <w:szCs w:val="20"/>
        </w:rPr>
      </w:pPr>
      <w:r>
        <w:rPr>
          <w:rFonts w:cs="Arial" w:ascii="Arial" w:hAnsi="Arial"/>
          <w:b/>
          <w:bCs/>
          <w:sz w:val="20"/>
          <w:szCs w:val="20"/>
        </w:rPr>
        <w:t xml:space="preserve">Table S9. </w:t>
      </w:r>
      <w:r>
        <w:rPr>
          <w:rFonts w:cs="Arial" w:ascii="Arial" w:hAnsi="Arial"/>
          <w:b/>
          <w:bCs/>
          <w:i/>
          <w:iCs/>
          <w:sz w:val="20"/>
          <w:szCs w:val="20"/>
        </w:rPr>
        <w:t>Hordeum</w:t>
      </w:r>
      <w:r>
        <w:rPr>
          <w:rFonts w:cs="Arial" w:ascii="Arial" w:hAnsi="Arial"/>
          <w:b/>
          <w:bCs/>
          <w:sz w:val="20"/>
          <w:szCs w:val="20"/>
        </w:rPr>
        <w:t>-derived bacterial culture collection.</w:t>
      </w:r>
      <w:r>
        <w:rPr>
          <w:rFonts w:cs="Arial" w:ascii="Arial" w:hAnsi="Arial"/>
          <w:sz w:val="20"/>
          <w:szCs w:val="20"/>
        </w:rPr>
        <w:t xml:space="preserve"> The table provides information on bacterial isolates obtained from </w:t>
      </w:r>
      <w:r>
        <w:rPr>
          <w:rFonts w:cs="Arial" w:ascii="Arial" w:hAnsi="Arial"/>
          <w:i/>
          <w:iCs/>
          <w:sz w:val="20"/>
          <w:szCs w:val="20"/>
        </w:rPr>
        <w:t>Hordeum vulgare</w:t>
      </w:r>
      <w:r>
        <w:rPr>
          <w:rFonts w:cs="Arial" w:ascii="Arial" w:hAnsi="Arial"/>
          <w:sz w:val="20"/>
          <w:szCs w:val="20"/>
        </w:rPr>
        <w:t xml:space="preserve"> roots, used in the gnotobiotic </w:t>
      </w:r>
      <w:r>
        <w:rPr>
          <w:rFonts w:cs="Arial" w:ascii="Arial" w:hAnsi="Arial"/>
          <w:i/>
          <w:iCs/>
          <w:sz w:val="20"/>
          <w:szCs w:val="20"/>
        </w:rPr>
        <w:t>Hordeum</w:t>
      </w:r>
      <w:r>
        <w:rPr>
          <w:rFonts w:cs="Arial" w:ascii="Arial" w:hAnsi="Arial"/>
          <w:sz w:val="20"/>
          <w:szCs w:val="20"/>
        </w:rPr>
        <w:t xml:space="preserve"> experiment (</w:t>
      </w:r>
      <w:r>
        <w:rPr>
          <w:rFonts w:cs="Arial" w:ascii="Arial" w:hAnsi="Arial"/>
          <w:sz w:val="20"/>
          <w:szCs w:val="20"/>
          <w:highlight w:val="cyan"/>
        </w:rPr>
        <w:t>Fig. 6</w:t>
      </w:r>
      <w:r>
        <w:rPr>
          <w:rFonts w:cs="Arial" w:ascii="Arial" w:hAnsi="Arial"/>
          <w:sz w:val="20"/>
          <w:szCs w:val="20"/>
        </w:rPr>
        <w:t>). Sheet 1 lists isolate metadata, including PMS (stock) ID at Aarhus University, strain ID, taxonomic annotation from Kingdom to Organism, host species, genome availability, and cultivation medium. Sheet 2 provides 16S rRNA V5-V7 sequences for the isolates.</w:t>
      </w:r>
    </w:p>
    <w:p>
      <w:pPr>
        <w:pStyle w:val="Normal"/>
        <w:jc w:val="both"/>
        <w:rPr>
          <w:rFonts w:ascii="Arial" w:hAnsi="Arial" w:cs="Arial"/>
          <w:b/>
          <w:b/>
          <w:bCs/>
          <w:sz w:val="20"/>
          <w:szCs w:val="20"/>
        </w:rPr>
      </w:pPr>
      <w:r>
        <w:rPr>
          <w:rFonts w:cs="Arial" w:ascii="Arial" w:hAnsi="Arial"/>
          <w:b/>
          <w:bCs/>
          <w:sz w:val="20"/>
          <w:szCs w:val="20"/>
        </w:rPr>
        <w:t xml:space="preserve">Table S10. SynCom isolates with differential abundance in </w:t>
      </w:r>
      <w:r>
        <w:rPr>
          <w:rFonts w:cs="Arial" w:ascii="Arial" w:hAnsi="Arial"/>
          <w:b/>
          <w:bCs/>
          <w:i/>
          <w:iCs/>
          <w:sz w:val="20"/>
          <w:szCs w:val="20"/>
        </w:rPr>
        <w:t>Lotus</w:t>
      </w:r>
      <w:r>
        <w:rPr>
          <w:rFonts w:cs="Arial" w:ascii="Arial" w:hAnsi="Arial"/>
          <w:b/>
          <w:bCs/>
          <w:sz w:val="20"/>
          <w:szCs w:val="20"/>
        </w:rPr>
        <w:t xml:space="preserve"> symbiosis mutants.</w:t>
      </w:r>
      <w:r>
        <w:rPr>
          <w:rFonts w:cs="Arial" w:ascii="Arial" w:hAnsi="Arial"/>
          <w:sz w:val="20"/>
          <w:szCs w:val="20"/>
        </w:rPr>
        <w:t xml:space="preserve"> The table provides an overview of all isolates detected in the </w:t>
      </w:r>
      <w:r>
        <w:rPr>
          <w:rFonts w:cs="Arial" w:ascii="Arial" w:hAnsi="Arial"/>
          <w:i/>
          <w:iCs/>
          <w:sz w:val="20"/>
          <w:szCs w:val="20"/>
        </w:rPr>
        <w:t>Lotus</w:t>
      </w:r>
      <w:r>
        <w:rPr>
          <w:rFonts w:cs="Arial" w:ascii="Arial" w:hAnsi="Arial"/>
          <w:sz w:val="20"/>
          <w:szCs w:val="20"/>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pPr>
        <w:pStyle w:val="Normal"/>
        <w:spacing w:before="0" w:after="0"/>
        <w:jc w:val="both"/>
        <w:rPr>
          <w:rFonts w:ascii="Arial" w:hAnsi="Arial" w:cs="Arial"/>
          <w:b/>
          <w:b/>
          <w:bCs/>
          <w:sz w:val="20"/>
          <w:szCs w:val="20"/>
        </w:rPr>
      </w:pPr>
      <w:r>
        <w:rPr>
          <w:rFonts w:cs="Arial" w:ascii="Arial" w:hAnsi="Arial"/>
          <w:b/>
          <w:bCs/>
          <w:sz w:val="20"/>
          <w:szCs w:val="20"/>
        </w:rPr>
      </w:r>
    </w:p>
    <w:p>
      <w:pPr>
        <w:pStyle w:val="Normal"/>
        <w:spacing w:before="0" w:after="0"/>
        <w:jc w:val="both"/>
        <w:rPr>
          <w:rFonts w:ascii="Arial" w:hAnsi="Arial" w:cs="Arial"/>
          <w:sz w:val="20"/>
          <w:szCs w:val="20"/>
        </w:rPr>
      </w:pPr>
      <w:r>
        <w:rPr>
          <w:rFonts w:cs="Arial" w:ascii="Arial" w:hAnsi="Arial"/>
          <w:b/>
          <w:bCs/>
          <w:sz w:val="20"/>
          <w:szCs w:val="20"/>
        </w:rPr>
        <w:t xml:space="preserve">Table S11. SynCom isolates with differential abundance in </w:t>
      </w:r>
      <w:r>
        <w:rPr>
          <w:rFonts w:cs="Arial" w:ascii="Arial" w:hAnsi="Arial"/>
          <w:b/>
          <w:bCs/>
          <w:i/>
          <w:iCs/>
          <w:sz w:val="20"/>
          <w:szCs w:val="20"/>
        </w:rPr>
        <w:t>Hordeum</w:t>
      </w:r>
      <w:r>
        <w:rPr>
          <w:rFonts w:cs="Arial" w:ascii="Arial" w:hAnsi="Arial"/>
          <w:b/>
          <w:bCs/>
          <w:sz w:val="20"/>
          <w:szCs w:val="20"/>
        </w:rPr>
        <w:t xml:space="preserve"> symbiosis mutants.</w:t>
      </w:r>
      <w:r>
        <w:rPr>
          <w:rFonts w:cs="Arial" w:ascii="Arial" w:hAnsi="Arial"/>
          <w:sz w:val="20"/>
          <w:szCs w:val="20"/>
        </w:rPr>
        <w:t xml:space="preserve"> The table provides an overview of all detected isolates in the </w:t>
      </w:r>
      <w:r>
        <w:rPr>
          <w:rFonts w:cs="Arial" w:ascii="Arial" w:hAnsi="Arial"/>
          <w:i/>
          <w:iCs/>
          <w:sz w:val="20"/>
          <w:szCs w:val="20"/>
        </w:rPr>
        <w:t>Hordeum</w:t>
      </w:r>
      <w:r>
        <w:rPr>
          <w:rFonts w:cs="Arial" w:ascii="Arial" w:hAnsi="Arial"/>
          <w:sz w:val="20"/>
          <w:szCs w:val="20"/>
        </w:rPr>
        <w:t xml:space="preserve"> SynCom experiment (unmatched ASVs excluded). Separate sheets are included for the rhizosphere and root compartments. For each isolate, the table reports the isolate ID, log fold change in each symbiosis mutant relative to wild-type, and differential abundance status (1 = enriched, -1 = depleted, 0 = not affected). Differencial abundance analysis was not performed for isolates present in less than 10% of samples, therefore log fold change and differential abundance status are blank for those isolates. Taxonomic annotation from kingdom to genus level is included, along with relative abundance of each isolate in individual samples.</w:t>
      </w:r>
    </w:p>
    <w:p>
      <w:pPr>
        <w:pStyle w:val="Normal"/>
        <w:spacing w:before="0" w:after="0"/>
        <w:jc w:val="both"/>
        <w:rPr>
          <w:rFonts w:ascii="Arial" w:hAnsi="Arial" w:cs="Arial"/>
          <w:sz w:val="20"/>
          <w:szCs w:val="20"/>
        </w:rPr>
      </w:pPr>
      <w:r>
        <w:rPr>
          <w:rFonts w:cs="Arial" w:ascii="Arial" w:hAnsi="Arial"/>
          <w:sz w:val="20"/>
          <w:szCs w:val="20"/>
        </w:rPr>
      </w:r>
    </w:p>
    <w:p>
      <w:pPr>
        <w:pStyle w:val="Normal"/>
        <w:spacing w:before="0" w:after="0"/>
        <w:jc w:val="both"/>
        <w:rPr>
          <w:rFonts w:ascii="Arial" w:hAnsi="Arial" w:cs="Arial"/>
          <w:b/>
          <w:b/>
          <w:bCs/>
          <w:sz w:val="20"/>
          <w:szCs w:val="20"/>
        </w:rPr>
      </w:pPr>
      <w:r>
        <w:rPr>
          <w:rFonts w:cs="Arial" w:ascii="Arial" w:hAnsi="Arial"/>
          <w:b/>
          <w:bCs/>
          <w:sz w:val="20"/>
          <w:szCs w:val="20"/>
        </w:rPr>
        <w:t>Table S12. R packages and versions used for data analysis, manipulation, and visualisation.</w:t>
      </w:r>
    </w:p>
    <w:sectPr>
      <w:headerReference w:type="default" r:id="rId13"/>
      <w:footerReference w:type="default" r:id="rId14"/>
      <w:type w:val="nextPage"/>
      <w:pgSz w:w="12240" w:h="15840"/>
      <w:pgMar w:left="1800" w:right="1800" w:gutter="0" w:header="720" w:top="1440" w:footer="720" w:bottom="1440"/>
      <w:lnNumType w:countBy="1" w:restart="continuous" w:distance="283"/>
      <w:pgNumType w:fmt="decimal"/>
      <w:formProt w:val="false"/>
      <w:textDirection w:val="lrTb"/>
      <w:docGrid w:type="default" w:linePitch="100" w:charSpace="4096"/>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nna Marie Martyn" w:date="2026-04-23T14:53:00Z" w:initials="AMM">
    <w:p>
      <w:r>
        <w:rPr>
          <w:rFonts w:ascii="Liberation Serif" w:hAnsi="Liberation Serif" w:eastAsia="DejaVu Sans" w:cs="DejaVu Sans"/>
          <w:sz w:val="24"/>
          <w:szCs w:val="24"/>
          <w:lang w:val="en-US" w:eastAsia="en-US" w:bidi="en-US"/>
        </w:rPr>
        <w:t>Add caption info</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Times New Roman">
    <w:charset w:val="01"/>
    <w:family w:val="roman"/>
    <w:pitch w:val="variable"/>
  </w:font>
  <w:font w:name="Segoe UI">
    <w:charset w:val="01"/>
    <w:family w:val="roman"/>
    <w:pitch w:val="variable"/>
  </w:font>
  <w:font w:name="Liberation Sans">
    <w:altName w:val="Arial"/>
    <w:charset w:val="01"/>
    <w:family w:val="swiss"/>
    <w:pitch w:val="variable"/>
  </w:font>
  <w:font w:name="Aria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p>
  <w:p>
    <w:pPr>
      <w:pStyle w:val="Normal"/>
      <w:pBdr/>
      <w:tabs>
        <w:tab w:val="clear" w:pos="720"/>
        <w:tab w:val="center" w:pos="4680" w:leader="none"/>
        <w:tab w:val="right" w:pos="9360" w:leader="none"/>
      </w:tabs>
      <w:spacing w:before="0" w:after="200"/>
      <w:rPr>
        <w:color w:val="000000"/>
      </w:rPr>
    </w:pPr>
    <w:r>
      <w:rPr>
        <w:color w:val="000000"/>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abs>
        <w:tab w:val="clear" w:pos="720"/>
        <w:tab w:val="center" w:pos="4680" w:leader="none"/>
        <w:tab w:val="right" w:pos="9360" w:leader="none"/>
      </w:tabs>
      <w:jc w:val="right"/>
      <w:rPr>
        <w:color w:val="000000"/>
      </w:rPr>
    </w:pPr>
    <w:r>
      <w:rPr>
        <w:color w:val="000000"/>
      </w:rPr>
      <w:fldChar w:fldCharType="begin"/>
    </w:r>
    <w:r>
      <w:rPr>
        <w:color w:val="000000"/>
      </w:rPr>
      <w:instrText xml:space="preserve"> PAGE </w:instrText>
    </w:r>
    <w:r>
      <w:rPr>
        <w:color w:val="000000"/>
      </w:rPr>
      <w:fldChar w:fldCharType="separate"/>
    </w:r>
    <w:r>
      <w:rPr>
        <w:color w:val="000000"/>
      </w:rPr>
      <w:t>13</w:t>
    </w:r>
    <w:r>
      <w:rPr>
        <w:color w:val="000000"/>
      </w:rPr>
      <w:fldChar w:fldCharType="end"/>
    </w:r>
  </w:p>
  <w:p>
    <w:pPr>
      <w:pStyle w:val="Normal"/>
      <w:pBdr/>
      <w:tabs>
        <w:tab w:val="clear" w:pos="720"/>
        <w:tab w:val="center" w:pos="4680" w:leader="none"/>
        <w:tab w:val="right" w:pos="9360" w:leader="none"/>
      </w:tabs>
      <w:spacing w:before="0" w:after="200"/>
      <w:rPr>
        <w:color w:val="000000"/>
      </w:rPr>
    </w:pPr>
    <w:r>
      <w:rPr>
        <w:color w:val="000000"/>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r>
  </w:p>
  <w:p>
    <w:pPr>
      <w:pStyle w:val="Normal"/>
      <w:widowControl/>
      <w:bidi w:val="0"/>
      <w:spacing w:before="0" w:after="200"/>
      <w:jc w:val="left"/>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sz w:val="20"/>
        <w:szCs w:val="20"/>
      </w:rPr>
    </w:pPr>
    <w:r>
      <w:rPr>
        <w:sz w:val="20"/>
        <w:szCs w:val="20"/>
      </w:rPr>
    </w:r>
  </w:p>
  <w:p>
    <w:pPr>
      <w:pStyle w:val="Normal"/>
      <w:widowControl/>
      <w:bidi w:val="0"/>
      <w:spacing w:before="0" w:after="200"/>
      <w:jc w:val="left"/>
      <w:rPr/>
    </w:pPr>
    <w:r>
      <w:rPr/>
    </w:r>
  </w:p>
</w:hdr>
</file>

<file path=word/settings.xml><?xml version="1.0" encoding="utf-8"?>
<w:settings xmlns:w="http://schemas.openxmlformats.org/wordprocessingml/2006/main">
  <w:zoom w:percent="22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before="0" w:after="20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Heading2">
    <w:name w:val="Heading 2"/>
    <w:basedOn w:val="Normal"/>
    <w:link w:val="Heading2Char"/>
    <w:uiPriority w:val="9"/>
    <w:qFormat/>
    <w:rsid w:val="00477612"/>
    <w:pPr>
      <w:spacing w:beforeAutospacing="1" w:afterAutospacing="1"/>
      <w:outlineLvl w:val="1"/>
    </w:pPr>
    <w:rPr>
      <w:rFonts w:ascii="Times New Roman" w:hAnsi="Times New Roman" w:eastAsia="Times New Roman" w:cs="Times New Roman"/>
      <w:b/>
      <w:bCs/>
      <w:sz w:val="36"/>
      <w:szCs w:val="36"/>
      <w:lang w:val="en-DE" w:eastAsia="en-GB"/>
    </w:rPr>
  </w:style>
  <w:style w:type="character" w:styleId="DefaultParagraphFont" w:default="1">
    <w:name w:val="Default Paragraph Font"/>
    <w:uiPriority w:val="1"/>
    <w:semiHidden/>
    <w:unhideWhenUsed/>
    <w:qFormat/>
    <w:rPr/>
  </w:style>
  <w:style w:type="character" w:styleId="Annotationreference">
    <w:name w:val="annotation reference"/>
    <w:basedOn w:val="DefaultParagraphFont"/>
    <w:uiPriority w:val="99"/>
    <w:semiHidden/>
    <w:unhideWhenUsed/>
    <w:qFormat/>
    <w:rsid w:val="00e6133d"/>
    <w:rPr>
      <w:sz w:val="16"/>
      <w:szCs w:val="16"/>
    </w:rPr>
  </w:style>
  <w:style w:type="character" w:styleId="CommentTextChar" w:customStyle="1">
    <w:name w:val="Comment Text Char"/>
    <w:basedOn w:val="DefaultParagraphFont"/>
    <w:link w:val="Annotationtext"/>
    <w:uiPriority w:val="99"/>
    <w:qFormat/>
    <w:rsid w:val="00e6133d"/>
    <w:rPr>
      <w:rFonts w:ascii="Times New Roman" w:hAnsi="Times New Roman" w:eastAsia="Times New Roman" w:cs="Times New Roman"/>
      <w:sz w:val="20"/>
      <w:szCs w:val="20"/>
    </w:rPr>
  </w:style>
  <w:style w:type="character" w:styleId="InternetLink">
    <w:name w:val="Hyperlink"/>
    <w:basedOn w:val="DefaultParagraphFont"/>
    <w:uiPriority w:val="99"/>
    <w:unhideWhenUsed/>
    <w:rsid w:val="00e6133d"/>
    <w:rPr>
      <w:color w:val="0000FF" w:themeColor="hyperlink"/>
      <w:u w:val="single"/>
    </w:rPr>
  </w:style>
  <w:style w:type="character" w:styleId="BalloonTextChar" w:customStyle="1">
    <w:name w:val="Balloon Text Char"/>
    <w:basedOn w:val="DefaultParagraphFont"/>
    <w:link w:val="BalloonText"/>
    <w:uiPriority w:val="99"/>
    <w:semiHidden/>
    <w:qFormat/>
    <w:rsid w:val="00e6133d"/>
    <w:rPr>
      <w:rFonts w:ascii="Segoe UI" w:hAnsi="Segoe UI" w:cs="Segoe UI"/>
      <w:sz w:val="18"/>
      <w:szCs w:val="18"/>
    </w:rPr>
  </w:style>
  <w:style w:type="character" w:styleId="CommentSubjectChar" w:customStyle="1">
    <w:name w:val="Comment Subject Char"/>
    <w:basedOn w:val="CommentTextChar"/>
    <w:link w:val="Annotationsubject"/>
    <w:uiPriority w:val="99"/>
    <w:semiHidden/>
    <w:qFormat/>
    <w:rsid w:val="00e6133d"/>
    <w:rPr>
      <w:rFonts w:ascii="Times New Roman" w:hAnsi="Times New Roman" w:eastAsia="Times New Roman" w:cs="Times New Roman"/>
      <w:b/>
      <w:bCs/>
      <w:sz w:val="20"/>
      <w:szCs w:val="20"/>
    </w:rPr>
  </w:style>
  <w:style w:type="character" w:styleId="Linenumber">
    <w:name w:val="line number"/>
    <w:basedOn w:val="DefaultParagraphFont"/>
    <w:uiPriority w:val="99"/>
    <w:unhideWhenUsed/>
    <w:qFormat/>
    <w:rsid w:val="0040158e"/>
    <w:rPr/>
  </w:style>
  <w:style w:type="character" w:styleId="UnresolvedMention">
    <w:name w:val="Unresolved Mention"/>
    <w:basedOn w:val="DefaultParagraphFont"/>
    <w:uiPriority w:val="99"/>
    <w:semiHidden/>
    <w:unhideWhenUsed/>
    <w:qFormat/>
    <w:rsid w:val="00a84dc9"/>
    <w:rPr>
      <w:color w:val="605E5C"/>
      <w:shd w:fill="E1DFDD" w:val="clear"/>
    </w:rPr>
  </w:style>
  <w:style w:type="character" w:styleId="Heading2Char" w:customStyle="1">
    <w:name w:val="Heading 2 Char"/>
    <w:basedOn w:val="DefaultParagraphFont"/>
    <w:link w:val="Heading2"/>
    <w:uiPriority w:val="9"/>
    <w:qFormat/>
    <w:rsid w:val="00477612"/>
    <w:rPr>
      <w:rFonts w:ascii="Times New Roman" w:hAnsi="Times New Roman" w:eastAsia="Times New Roman" w:cs="Times New Roman"/>
      <w:b/>
      <w:bCs/>
      <w:sz w:val="36"/>
      <w:szCs w:val="36"/>
      <w:lang w:val="en-DE" w:eastAsia="en-GB"/>
    </w:rPr>
  </w:style>
  <w:style w:type="character" w:styleId="Appleconvertedspace" w:customStyle="1">
    <w:name w:val="apple-converted-space"/>
    <w:basedOn w:val="DefaultParagraphFont"/>
    <w:qFormat/>
    <w:rsid w:val="00477612"/>
    <w:rPr/>
  </w:style>
  <w:style w:type="character" w:styleId="HeaderChar" w:customStyle="1">
    <w:name w:val="Header Char"/>
    <w:basedOn w:val="DefaultParagraphFont"/>
    <w:link w:val="Header"/>
    <w:uiPriority w:val="99"/>
    <w:qFormat/>
    <w:rsid w:val="00477612"/>
    <w:rPr>
      <w:kern w:val="2"/>
      <w:sz w:val="24"/>
      <w:szCs w:val="24"/>
      <w:lang w:val="en-GB"/>
      <w14:ligatures w14:val="standardContextual"/>
    </w:rPr>
  </w:style>
  <w:style w:type="character" w:styleId="FooterChar" w:customStyle="1">
    <w:name w:val="Footer Char"/>
    <w:basedOn w:val="DefaultParagraphFont"/>
    <w:link w:val="Footer"/>
    <w:uiPriority w:val="99"/>
    <w:qFormat/>
    <w:rsid w:val="00477612"/>
    <w:rPr>
      <w:kern w:val="2"/>
      <w:sz w:val="24"/>
      <w:szCs w:val="24"/>
      <w:lang w:val="en-GB"/>
      <w14:ligatures w14:val="standardContextual"/>
    </w:rPr>
  </w:style>
  <w:style w:type="character" w:styleId="BodyTextChar" w:customStyle="1">
    <w:name w:val="Body Text Char"/>
    <w:basedOn w:val="DefaultParagraphFont"/>
    <w:uiPriority w:val="99"/>
    <w:semiHidden/>
    <w:qFormat/>
    <w:rsid w:val="00477612"/>
    <w:rPr>
      <w:kern w:val="2"/>
      <w:sz w:val="24"/>
      <w:szCs w:val="24"/>
      <w:lang w:val="en-GB"/>
      <w14:ligatures w14:val="standardContextual"/>
    </w:rPr>
  </w:style>
  <w:style w:type="character" w:styleId="LineNumbering">
    <w:name w:val="Line Numbering"/>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semiHidden/>
    <w:unhideWhenUsed/>
    <w:rsid w:val="00477612"/>
    <w:pPr>
      <w:spacing w:before="0" w:after="120"/>
    </w:pPr>
    <w:rPr>
      <w:kern w:val="2"/>
      <w:sz w:val="24"/>
      <w:szCs w:val="24"/>
      <w:lang w:val="en-GB"/>
      <w14:ligatures w14:val="standardContextual"/>
    </w:rPr>
  </w:style>
  <w:style w:type="paragraph" w:styleId="List">
    <w:name w:val="List"/>
    <w:basedOn w:val="TextBody"/>
    <w:rsid w:val="00477612"/>
    <w:pPr>
      <w:suppressAutoHyphens w:val="true"/>
      <w:spacing w:lineRule="auto" w:line="276" w:before="0" w:after="140"/>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Annotationtext">
    <w:name w:val="annotation text"/>
    <w:basedOn w:val="Normal"/>
    <w:link w:val="CommentTextChar"/>
    <w:uiPriority w:val="99"/>
    <w:unhideWhenUsed/>
    <w:qFormat/>
    <w:rsid w:val="00e6133d"/>
    <w:pPr>
      <w:spacing w:before="0" w:after="0"/>
    </w:pPr>
    <w:rPr>
      <w:rFonts w:ascii="Times New Roman" w:hAnsi="Times New Roman" w:eastAsia="Times New Roman" w:cs="Times New Roman"/>
      <w:sz w:val="20"/>
      <w:szCs w:val="20"/>
    </w:rPr>
  </w:style>
  <w:style w:type="paragraph" w:styleId="BalloonText">
    <w:name w:val="Balloon Text"/>
    <w:basedOn w:val="Normal"/>
    <w:link w:val="BalloonTextChar"/>
    <w:uiPriority w:val="99"/>
    <w:semiHidden/>
    <w:unhideWhenUsed/>
    <w:qFormat/>
    <w:rsid w:val="00e6133d"/>
    <w:pPr>
      <w:spacing w:before="0" w:after="0"/>
    </w:pPr>
    <w:rPr>
      <w:rFonts w:ascii="Segoe UI" w:hAnsi="Segoe UI" w:cs="Segoe UI"/>
      <w:sz w:val="18"/>
      <w:szCs w:val="18"/>
    </w:rPr>
  </w:style>
  <w:style w:type="paragraph" w:styleId="Annotationsubject">
    <w:name w:val="annotation subject"/>
    <w:basedOn w:val="Annotationtext"/>
    <w:next w:val="Annotationtext"/>
    <w:link w:val="CommentSubjectChar"/>
    <w:uiPriority w:val="99"/>
    <w:semiHidden/>
    <w:unhideWhenUsed/>
    <w:qFormat/>
    <w:rsid w:val="00e6133d"/>
    <w:pPr>
      <w:spacing w:before="0" w:after="200"/>
    </w:pPr>
    <w:rPr>
      <w:rFonts w:ascii="Calibri" w:hAnsi="Calibri" w:eastAsia="Calibri" w:cs="" w:asciiTheme="minorHAnsi" w:cstheme="minorBidi" w:eastAsiaTheme="minorHAnsi" w:hAnsiTheme="minorHAnsi"/>
      <w:b/>
      <w:bCs/>
    </w:rPr>
  </w:style>
  <w:style w:type="paragraph" w:styleId="SMcaption" w:customStyle="1">
    <w:name w:val="SM caption"/>
    <w:basedOn w:val="Normal"/>
    <w:qFormat/>
    <w:rsid w:val="00483d1d"/>
    <w:pPr>
      <w:spacing w:before="0" w:after="0"/>
    </w:pPr>
    <w:rPr>
      <w:rFonts w:ascii="Times New Roman" w:hAnsi="Times New Roman" w:eastAsia="Times New Roman" w:cs="Times New Roman"/>
      <w:sz w:val="24"/>
      <w:szCs w:val="20"/>
    </w:rPr>
  </w:style>
  <w:style w:type="paragraph" w:styleId="NormalWeb">
    <w:name w:val="Normal (Web)"/>
    <w:basedOn w:val="Normal"/>
    <w:uiPriority w:val="99"/>
    <w:qFormat/>
    <w:rsid w:val="00483d1d"/>
    <w:pPr>
      <w:spacing w:before="0" w:after="0"/>
    </w:pPr>
    <w:rPr>
      <w:rFonts w:ascii="Times New Roman" w:hAnsi="Times New Roman" w:eastAsia="Times New Roman" w:cs="Times New Roman"/>
      <w:sz w:val="24"/>
      <w:szCs w:val="24"/>
    </w:rPr>
  </w:style>
  <w:style w:type="paragraph" w:styleId="Revision">
    <w:name w:val="Revision"/>
    <w:uiPriority w:val="99"/>
    <w:semiHidden/>
    <w:qFormat/>
    <w:rsid w:val="002c1563"/>
    <w:pPr>
      <w:widowControl/>
      <w:bidi w:val="0"/>
      <w:spacing w:before="0" w:after="0"/>
      <w:jc w:val="left"/>
    </w:pPr>
    <w:rPr>
      <w:rFonts w:ascii="Calibri" w:hAnsi="Calibri" w:eastAsia="Calibri" w:cs="" w:asciiTheme="minorHAnsi" w:cstheme="minorBidi" w:eastAsiaTheme="minorHAnsi" w:hAnsiTheme="minorHAnsi"/>
      <w:color w:val="auto"/>
      <w:kern w:val="0"/>
      <w:sz w:val="22"/>
      <w:szCs w:val="22"/>
      <w:lang w:val="en-US" w:eastAsia="en-US" w:bidi="ar-SA"/>
    </w:rPr>
  </w:style>
  <w:style w:type="paragraph" w:styleId="ListParagraph">
    <w:name w:val="List Paragraph"/>
    <w:basedOn w:val="Normal"/>
    <w:uiPriority w:val="34"/>
    <w:qFormat/>
    <w:rsid w:val="00477612"/>
    <w:pPr>
      <w:spacing w:before="0" w:after="0"/>
      <w:ind w:left="720" w:hanging="0"/>
      <w:contextualSpacing/>
    </w:pPr>
    <w:rPr>
      <w:kern w:val="2"/>
      <w:sz w:val="24"/>
      <w:szCs w:val="24"/>
      <w:lang w:val="en-GB"/>
      <w14:ligatures w14:val="standardContextual"/>
    </w:rPr>
  </w:style>
  <w:style w:type="paragraph" w:styleId="HeaderandFooter">
    <w:name w:val="Header and Footer"/>
    <w:basedOn w:val="Normal"/>
    <w:qFormat/>
    <w:pPr/>
    <w:rPr/>
  </w:style>
  <w:style w:type="paragraph" w:styleId="Header">
    <w:name w:val="Header"/>
    <w:basedOn w:val="Normal"/>
    <w:link w:val="HeaderChar"/>
    <w:uiPriority w:val="99"/>
    <w:unhideWhenUsed/>
    <w:rsid w:val="00477612"/>
    <w:pPr>
      <w:suppressLineNumbers/>
      <w:tabs>
        <w:tab w:val="clear" w:pos="720"/>
        <w:tab w:val="center" w:pos="4513" w:leader="none"/>
        <w:tab w:val="right" w:pos="9026" w:leader="none"/>
      </w:tabs>
      <w:spacing w:before="0" w:after="0"/>
    </w:pPr>
    <w:rPr>
      <w:kern w:val="2"/>
      <w:sz w:val="24"/>
      <w:szCs w:val="24"/>
      <w:lang w:val="en-GB"/>
      <w14:ligatures w14:val="standardContextual"/>
    </w:rPr>
  </w:style>
  <w:style w:type="paragraph" w:styleId="Footer">
    <w:name w:val="Footer"/>
    <w:basedOn w:val="Normal"/>
    <w:link w:val="FooterChar"/>
    <w:uiPriority w:val="99"/>
    <w:unhideWhenUsed/>
    <w:rsid w:val="00477612"/>
    <w:pPr>
      <w:suppressLineNumbers/>
      <w:tabs>
        <w:tab w:val="clear" w:pos="720"/>
        <w:tab w:val="center" w:pos="4513" w:leader="none"/>
        <w:tab w:val="right" w:pos="9026" w:leader="none"/>
      </w:tabs>
      <w:spacing w:before="0" w:after="0"/>
    </w:pPr>
    <w:rPr>
      <w:kern w:val="2"/>
      <w:sz w:val="24"/>
      <w:szCs w:val="24"/>
      <w:lang w:val="en-GB"/>
      <w14:ligatures w14:val="standardContextual"/>
    </w:rPr>
  </w:style>
  <w:style w:type="paragraph" w:styleId="Bibliography">
    <w:name w:val="Bibliography"/>
    <w:basedOn w:val="Normal"/>
    <w:next w:val="Normal"/>
    <w:uiPriority w:val="37"/>
    <w:unhideWhenUsed/>
    <w:qFormat/>
    <w:rsid w:val="00477612"/>
    <w:pPr>
      <w:tabs>
        <w:tab w:val="clear" w:pos="720"/>
        <w:tab w:val="left" w:pos="500" w:leader="none"/>
        <w:tab w:val="left" w:pos="620" w:leader="none"/>
      </w:tabs>
      <w:spacing w:before="0" w:after="240"/>
      <w:ind w:left="624" w:hanging="624"/>
    </w:pPr>
    <w:rPr>
      <w:kern w:val="2"/>
      <w:sz w:val="24"/>
      <w:szCs w:val="24"/>
      <w:lang w:val="en-GB"/>
      <w14:ligatures w14:val="standardContextual"/>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tif"/><Relationship Id="rId3" Type="http://schemas.openxmlformats.org/officeDocument/2006/relationships/hyperlink" Target="mailto:radutoiu@mbg.au.dk"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2.wmf"/><Relationship Id="rId7" Type="http://schemas.openxmlformats.org/officeDocument/2006/relationships/image" Target="media/image3.wmf"/><Relationship Id="rId8" Type="http://schemas.openxmlformats.org/officeDocument/2006/relationships/image" Target="media/image4.wmf"/><Relationship Id="rId9" Type="http://schemas.openxmlformats.org/officeDocument/2006/relationships/image" Target="media/image5.wmf"/><Relationship Id="rId10" Type="http://schemas.openxmlformats.org/officeDocument/2006/relationships/image" Target="media/image6.wmf"/><Relationship Id="rId11" Type="http://schemas.openxmlformats.org/officeDocument/2006/relationships/image" Target="media/image7.wmf"/><Relationship Id="rId12" Type="http://schemas.openxmlformats.org/officeDocument/2006/relationships/image" Target="media/image8.wmf"/><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comments" Target="comments.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 Id="rId19"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060275-232B-4382-BF98-8D28A500D9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Application>LibreOffice/7.3.7.2$Linux_X86_64 LibreOffice_project/30$Build-2</Application>
  <AppVersion>15.0000</AppVersion>
  <Pages>13</Pages>
  <Words>1926</Words>
  <Characters>11536</Characters>
  <CharactersWithSpaces>13429</CharactersWithSpaces>
  <Paragraphs>43</Paragraphs>
  <Company>The National Academies</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2026-03-23T13:35:00Z</dcterms:created>
  <dc:creator>Shuler, Megan</dc:creator>
  <dc:description/>
  <dc:language>en-US</dc:language>
  <cp:lastModifiedBy/>
  <dcterms:modified xsi:type="dcterms:W3CDTF">2026-04-25T10:37:52Z</dcterms:modified>
  <cp:revision>11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id="WjAjTiO8"/&gt;&lt;style id="http://www.zotero.org/styles/pnas" hasBibliography="1" bibliographyStyleHasBeenSet="1"/&gt;&lt;prefs&gt;&lt;pref name="fieldType" value="Field"/&gt;&lt;/prefs&gt;&lt;/data&gt;</vt:lpwstr>
  </property>
</Properties>
</file>