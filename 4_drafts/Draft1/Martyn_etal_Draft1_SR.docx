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5F0653" w14:textId="77777777" w:rsidR="006846F0" w:rsidRPr="004219CA" w:rsidRDefault="00E2190B" w:rsidP="003D59D8">
      <w:pPr>
        <w:spacing w:line="276" w:lineRule="auto"/>
        <w:rPr>
          <w:rFonts w:ascii="Times New Roman" w:hAnsi="Times New Roman" w:cs="Times New Roman"/>
          <w:b/>
          <w:bCs/>
        </w:rPr>
        <w:pPrChange w:id="0" w:author="Simona Radutoiu" w:date="2025-02-19T14:17:00Z" w16du:dateUtc="2025-02-19T13:17:00Z">
          <w:pPr/>
        </w:pPrChange>
      </w:pPr>
      <w:r w:rsidRPr="004219CA">
        <w:rPr>
          <w:rFonts w:ascii="Times New Roman" w:hAnsi="Times New Roman" w:cs="Times New Roman"/>
          <w:b/>
          <w:bCs/>
        </w:rPr>
        <w:t xml:space="preserve">Soil fertilisation regimes and symbiosis signalling shape </w:t>
      </w:r>
      <w:r w:rsidR="005A2624" w:rsidRPr="004219CA">
        <w:rPr>
          <w:rFonts w:ascii="Times New Roman" w:hAnsi="Times New Roman" w:cs="Times New Roman"/>
          <w:b/>
          <w:bCs/>
        </w:rPr>
        <w:t>bacterial assembly</w:t>
      </w:r>
      <w:r w:rsidR="00C125FF" w:rsidRPr="004219CA">
        <w:rPr>
          <w:rFonts w:ascii="Times New Roman" w:hAnsi="Times New Roman" w:cs="Times New Roman"/>
          <w:b/>
          <w:bCs/>
        </w:rPr>
        <w:t xml:space="preserve"> and </w:t>
      </w:r>
      <w:r w:rsidR="00A64CCA" w:rsidRPr="004219CA">
        <w:rPr>
          <w:rFonts w:ascii="Times New Roman" w:hAnsi="Times New Roman" w:cs="Times New Roman"/>
          <w:b/>
          <w:bCs/>
        </w:rPr>
        <w:t>root</w:t>
      </w:r>
      <w:r w:rsidRPr="004219CA">
        <w:rPr>
          <w:rFonts w:ascii="Times New Roman" w:hAnsi="Times New Roman" w:cs="Times New Roman"/>
          <w:b/>
          <w:bCs/>
        </w:rPr>
        <w:t xml:space="preserve"> exudation</w:t>
      </w:r>
      <w:r w:rsidR="00A64CCA" w:rsidRPr="004219CA">
        <w:rPr>
          <w:rFonts w:ascii="Times New Roman" w:hAnsi="Times New Roman" w:cs="Times New Roman"/>
          <w:b/>
          <w:bCs/>
        </w:rPr>
        <w:t xml:space="preserve"> patterns</w:t>
      </w:r>
      <w:r w:rsidRPr="004219CA">
        <w:rPr>
          <w:rFonts w:ascii="Times New Roman" w:hAnsi="Times New Roman" w:cs="Times New Roman"/>
          <w:b/>
          <w:bCs/>
        </w:rPr>
        <w:t xml:space="preserve"> in </w:t>
      </w:r>
      <w:r w:rsidRPr="004219CA">
        <w:rPr>
          <w:rFonts w:ascii="Times New Roman" w:hAnsi="Times New Roman" w:cs="Times New Roman"/>
          <w:b/>
          <w:bCs/>
          <w:i/>
          <w:iCs/>
        </w:rPr>
        <w:t>Lotus japonicus</w:t>
      </w:r>
      <w:r w:rsidRPr="004219CA">
        <w:rPr>
          <w:rFonts w:ascii="Times New Roman" w:hAnsi="Times New Roman" w:cs="Times New Roman"/>
          <w:b/>
          <w:bCs/>
        </w:rPr>
        <w:t xml:space="preserve"> and </w:t>
      </w:r>
      <w:r w:rsidRPr="004219CA">
        <w:rPr>
          <w:rFonts w:ascii="Times New Roman" w:hAnsi="Times New Roman" w:cs="Times New Roman"/>
          <w:b/>
          <w:bCs/>
          <w:i/>
          <w:iCs/>
        </w:rPr>
        <w:t>Hordeum vulgare</w:t>
      </w:r>
    </w:p>
    <w:p w14:paraId="0B827EBD" w14:textId="77777777" w:rsidR="00E2190B" w:rsidRPr="004219CA" w:rsidRDefault="00E2190B" w:rsidP="003D59D8">
      <w:pPr>
        <w:spacing w:line="276" w:lineRule="auto"/>
        <w:jc w:val="both"/>
        <w:rPr>
          <w:rFonts w:ascii="Times New Roman" w:hAnsi="Times New Roman" w:cs="Times New Roman"/>
        </w:rPr>
        <w:pPrChange w:id="1" w:author="Simona Radutoiu" w:date="2025-02-19T14:17:00Z" w16du:dateUtc="2025-02-19T13:17:00Z">
          <w:pPr>
            <w:jc w:val="both"/>
          </w:pPr>
        </w:pPrChange>
      </w:pPr>
    </w:p>
    <w:p w14:paraId="2844D14F" w14:textId="77777777" w:rsidR="00E2190B" w:rsidRPr="004219CA" w:rsidRDefault="00E2190B" w:rsidP="003D59D8">
      <w:pPr>
        <w:spacing w:line="276" w:lineRule="auto"/>
        <w:jc w:val="both"/>
        <w:rPr>
          <w:rFonts w:ascii="Times New Roman" w:hAnsi="Times New Roman" w:cs="Times New Roman"/>
        </w:rPr>
        <w:pPrChange w:id="2" w:author="Simona Radutoiu" w:date="2025-02-19T14:17:00Z" w16du:dateUtc="2025-02-19T13:17:00Z">
          <w:pPr>
            <w:jc w:val="both"/>
          </w:pPr>
        </w:pPrChange>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Ib T</w:t>
      </w:r>
      <w:r w:rsidR="00264E7C" w:rsidRPr="004219CA">
        <w:rPr>
          <w:rFonts w:ascii="Times New Roman" w:hAnsi="Times New Roman" w:cs="Times New Roman"/>
        </w:rPr>
        <w:t>horsgaard</w:t>
      </w:r>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rPr>
        <w:t xml:space="preserve">, </w:t>
      </w:r>
      <w:r w:rsidR="00A73FEC" w:rsidRPr="004219CA">
        <w:rPr>
          <w:rFonts w:ascii="Times New Roman" w:hAnsi="Times New Roman" w:cs="Times New Roman"/>
          <w:color w:val="000000"/>
          <w:shd w:val="clear" w:color="auto" w:fill="FDFCFB"/>
        </w:rPr>
        <w:t>Þuríður Nótt Björgvinsdóttir</w:t>
      </w:r>
      <w:r w:rsidR="00DB203A" w:rsidRPr="004219CA">
        <w:rPr>
          <w:rFonts w:ascii="Times New Roman" w:hAnsi="Times New Roman" w:cs="Times New Roman"/>
          <w:color w:val="000000"/>
          <w:shd w:val="clear" w:color="auto" w:fill="FDFCFB"/>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r w:rsidR="00CC2F11" w:rsidRPr="004219CA">
        <w:rPr>
          <w:rFonts w:ascii="Times New Roman" w:hAnsi="Times New Roman" w:cs="Times New Roman"/>
          <w:color w:val="000000"/>
          <w:shd w:val="clear" w:color="auto" w:fill="FDFCFB"/>
        </w:rPr>
        <w:t>Bent Tolstrup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14:paraId="731E8376" w14:textId="77777777" w:rsidR="00521906" w:rsidRPr="004219CA" w:rsidRDefault="00521906" w:rsidP="003D59D8">
      <w:pPr>
        <w:spacing w:line="276" w:lineRule="auto"/>
        <w:jc w:val="both"/>
        <w:rPr>
          <w:rFonts w:ascii="Times New Roman" w:hAnsi="Times New Roman" w:cs="Times New Roman"/>
        </w:rPr>
        <w:pPrChange w:id="3" w:author="Simona Radutoiu" w:date="2025-02-19T14:17:00Z" w16du:dateUtc="2025-02-19T13:17:00Z">
          <w:pPr>
            <w:jc w:val="both"/>
          </w:pPr>
        </w:pPrChange>
      </w:pPr>
    </w:p>
    <w:p w14:paraId="74A635CF" w14:textId="77777777" w:rsidR="00521906" w:rsidRPr="004219CA" w:rsidRDefault="00521906" w:rsidP="003D59D8">
      <w:pPr>
        <w:spacing w:line="276" w:lineRule="auto"/>
        <w:jc w:val="both"/>
        <w:rPr>
          <w:rFonts w:ascii="Times New Roman" w:hAnsi="Times New Roman" w:cs="Times New Roman"/>
        </w:rPr>
        <w:pPrChange w:id="4" w:author="Simona Radutoiu" w:date="2025-02-19T14:17:00Z" w16du:dateUtc="2025-02-19T13:17:00Z">
          <w:pPr>
            <w:jc w:val="both"/>
          </w:pPr>
        </w:pPrChange>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14:paraId="276B2E6D" w14:textId="77777777" w:rsidR="00DB203A" w:rsidRPr="004219CA" w:rsidRDefault="00DB203A" w:rsidP="003D59D8">
      <w:pPr>
        <w:spacing w:line="276" w:lineRule="auto"/>
        <w:jc w:val="both"/>
        <w:rPr>
          <w:rFonts w:ascii="Times New Roman" w:hAnsi="Times New Roman" w:cs="Times New Roman"/>
        </w:rPr>
        <w:pPrChange w:id="5" w:author="Simona Radutoiu" w:date="2025-02-19T14:17:00Z" w16du:dateUtc="2025-02-19T13:17:00Z">
          <w:pPr>
            <w:jc w:val="both"/>
          </w:pPr>
        </w:pPrChange>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14:paraId="55E0D88C" w14:textId="77777777" w:rsidR="00DB203A" w:rsidRPr="004219CA" w:rsidRDefault="00DB203A" w:rsidP="003D59D8">
      <w:pPr>
        <w:spacing w:line="276" w:lineRule="auto"/>
        <w:jc w:val="both"/>
        <w:rPr>
          <w:rFonts w:ascii="Times New Roman" w:hAnsi="Times New Roman" w:cs="Times New Roman"/>
        </w:rPr>
        <w:pPrChange w:id="6" w:author="Simona Radutoiu" w:date="2025-02-19T14:17:00Z" w16du:dateUtc="2025-02-19T13:17:00Z">
          <w:pPr>
            <w:jc w:val="both"/>
          </w:pPr>
        </w:pPrChange>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14:paraId="2DE0619B" w14:textId="77777777" w:rsidR="00521906" w:rsidRPr="004219CA" w:rsidRDefault="00DB203A" w:rsidP="003D59D8">
      <w:pPr>
        <w:spacing w:line="276" w:lineRule="auto"/>
        <w:jc w:val="both"/>
        <w:rPr>
          <w:rFonts w:ascii="Times New Roman" w:hAnsi="Times New Roman" w:cs="Times New Roman"/>
        </w:rPr>
        <w:pPrChange w:id="7" w:author="Simona Radutoiu" w:date="2025-02-19T14:17:00Z" w16du:dateUtc="2025-02-19T13:17:00Z">
          <w:pPr>
            <w:jc w:val="both"/>
          </w:pPr>
        </w:pPrChange>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14:paraId="140D3C9F" w14:textId="77777777" w:rsidR="00521906" w:rsidRPr="004219CA" w:rsidRDefault="00DB203A" w:rsidP="003D59D8">
      <w:pPr>
        <w:spacing w:line="276" w:lineRule="auto"/>
        <w:jc w:val="both"/>
        <w:rPr>
          <w:rFonts w:ascii="Times New Roman" w:hAnsi="Times New Roman" w:cs="Times New Roman"/>
        </w:rPr>
        <w:pPrChange w:id="8" w:author="Simona Radutoiu" w:date="2025-02-19T14:17:00Z" w16du:dateUtc="2025-02-19T13:17:00Z">
          <w:pPr>
            <w:jc w:val="both"/>
          </w:pPr>
        </w:pPrChange>
      </w:pPr>
      <w:r w:rsidRPr="004219CA">
        <w:rPr>
          <w:rFonts w:ascii="Times New Roman" w:hAnsi="Times New Roman" w:cs="Times New Roman"/>
          <w:vertAlign w:val="superscript"/>
        </w:rPr>
        <w:t>5</w:t>
      </w:r>
      <w:r w:rsidR="00521906" w:rsidRPr="004219CA">
        <w:rPr>
          <w:rFonts w:ascii="Times New Roman" w:hAnsi="Times New Roman" w:cs="Times New Roman"/>
        </w:rPr>
        <w:t xml:space="preserve"> Department of Plant Sciences, Wageningen University, Netherlands</w:t>
      </w:r>
    </w:p>
    <w:p w14:paraId="5ADB53E9" w14:textId="77777777" w:rsidR="00CC2F11" w:rsidRPr="004219CA" w:rsidRDefault="00CC2F11" w:rsidP="003D59D8">
      <w:pPr>
        <w:spacing w:line="276" w:lineRule="auto"/>
        <w:jc w:val="both"/>
        <w:rPr>
          <w:rFonts w:ascii="Times New Roman" w:hAnsi="Times New Roman" w:cs="Times New Roman"/>
        </w:rPr>
        <w:pPrChange w:id="9" w:author="Simona Radutoiu" w:date="2025-02-19T14:17:00Z" w16du:dateUtc="2025-02-19T13:17:00Z">
          <w:pPr>
            <w:jc w:val="both"/>
          </w:pPr>
        </w:pPrChange>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14:paraId="2B2EFBAB" w14:textId="77777777" w:rsidR="00521906" w:rsidRPr="004219CA" w:rsidRDefault="00CC2F11" w:rsidP="003D59D8">
      <w:pPr>
        <w:spacing w:line="276" w:lineRule="auto"/>
        <w:jc w:val="both"/>
        <w:rPr>
          <w:rFonts w:ascii="Times New Roman" w:hAnsi="Times New Roman" w:cs="Times New Roman"/>
        </w:rPr>
        <w:pPrChange w:id="10" w:author="Simona Radutoiu" w:date="2025-02-19T14:17:00Z" w16du:dateUtc="2025-02-19T13:17:00Z">
          <w:pPr>
            <w:jc w:val="both"/>
          </w:pPr>
        </w:pPrChange>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14:paraId="4479A9C9" w14:textId="77777777" w:rsidR="002158A5" w:rsidRPr="004219CA" w:rsidRDefault="002158A5" w:rsidP="003D59D8">
      <w:pPr>
        <w:spacing w:line="276" w:lineRule="auto"/>
        <w:jc w:val="both"/>
        <w:rPr>
          <w:rFonts w:ascii="Times New Roman" w:hAnsi="Times New Roman" w:cs="Times New Roman"/>
        </w:rPr>
        <w:pPrChange w:id="11" w:author="Simona Radutoiu" w:date="2025-02-19T14:17:00Z" w16du:dateUtc="2025-02-19T13:17:00Z">
          <w:pPr>
            <w:jc w:val="both"/>
          </w:pPr>
        </w:pPrChange>
      </w:pPr>
    </w:p>
    <w:p w14:paraId="0A73559F" w14:textId="77777777" w:rsidR="00B02DA2" w:rsidRPr="004219CA" w:rsidRDefault="00B02DA2" w:rsidP="003D59D8">
      <w:pPr>
        <w:spacing w:line="276" w:lineRule="auto"/>
        <w:jc w:val="both"/>
        <w:rPr>
          <w:rFonts w:ascii="Times New Roman" w:hAnsi="Times New Roman" w:cs="Times New Roman"/>
        </w:rPr>
        <w:pPrChange w:id="12" w:author="Simona Radutoiu" w:date="2025-02-19T14:17:00Z" w16du:dateUtc="2025-02-19T13:17:00Z">
          <w:pPr>
            <w:jc w:val="both"/>
          </w:pPr>
        </w:pPrChange>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14:paraId="05A860D3" w14:textId="77777777" w:rsidR="00521906" w:rsidRPr="004219CA" w:rsidRDefault="00521906" w:rsidP="003D59D8">
      <w:pPr>
        <w:spacing w:line="276" w:lineRule="auto"/>
        <w:jc w:val="both"/>
        <w:rPr>
          <w:rFonts w:ascii="Times New Roman" w:hAnsi="Times New Roman" w:cs="Times New Roman"/>
        </w:rPr>
        <w:pPrChange w:id="13" w:author="Simona Radutoiu" w:date="2025-02-19T14:17:00Z" w16du:dateUtc="2025-02-19T13:17:00Z">
          <w:pPr>
            <w:jc w:val="both"/>
          </w:pPr>
        </w:pPrChange>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14:paraId="27972AA3" w14:textId="77777777" w:rsidR="00521906" w:rsidRPr="004219CA" w:rsidRDefault="00521906" w:rsidP="003D59D8">
      <w:pPr>
        <w:spacing w:line="276" w:lineRule="auto"/>
        <w:jc w:val="both"/>
        <w:rPr>
          <w:rFonts w:ascii="Times New Roman" w:hAnsi="Times New Roman" w:cs="Times New Roman"/>
        </w:rPr>
        <w:pPrChange w:id="14" w:author="Simona Radutoiu" w:date="2025-02-19T14:17:00Z" w16du:dateUtc="2025-02-19T13:17:00Z">
          <w:pPr>
            <w:jc w:val="both"/>
          </w:pPr>
        </w:pPrChange>
      </w:pPr>
    </w:p>
    <w:p w14:paraId="6D4B7A97" w14:textId="77777777" w:rsidR="00521906" w:rsidRPr="004219CA" w:rsidRDefault="00521906" w:rsidP="003D59D8">
      <w:pPr>
        <w:spacing w:line="276" w:lineRule="auto"/>
        <w:jc w:val="both"/>
        <w:rPr>
          <w:rFonts w:ascii="Times New Roman" w:hAnsi="Times New Roman" w:cs="Times New Roman"/>
          <w:b/>
          <w:bCs/>
        </w:rPr>
        <w:pPrChange w:id="15" w:author="Simona Radutoiu" w:date="2025-02-19T14:17:00Z" w16du:dateUtc="2025-02-19T13:17:00Z">
          <w:pPr>
            <w:jc w:val="both"/>
          </w:pPr>
        </w:pPrChange>
      </w:pPr>
      <w:r w:rsidRPr="004219CA">
        <w:rPr>
          <w:rFonts w:ascii="Times New Roman" w:hAnsi="Times New Roman" w:cs="Times New Roman"/>
          <w:b/>
          <w:bCs/>
        </w:rPr>
        <w:t>Abstract</w:t>
      </w:r>
    </w:p>
    <w:p w14:paraId="03AAE8B9" w14:textId="77777777" w:rsidR="00CE5D41" w:rsidRPr="004219CA" w:rsidRDefault="00CE5D41" w:rsidP="003D59D8">
      <w:pPr>
        <w:spacing w:line="276" w:lineRule="auto"/>
        <w:jc w:val="both"/>
        <w:rPr>
          <w:rFonts w:ascii="Times New Roman" w:hAnsi="Times New Roman" w:cs="Times New Roman"/>
          <w:kern w:val="0"/>
        </w:rPr>
        <w:pPrChange w:id="16" w:author="Simona Radutoiu" w:date="2025-02-19T14:17:00Z" w16du:dateUtc="2025-02-19T13:17:00Z">
          <w:pPr>
            <w:jc w:val="both"/>
          </w:pPr>
        </w:pPrChange>
      </w:pPr>
      <w:r w:rsidRPr="004219CA">
        <w:rPr>
          <w:rFonts w:ascii="Times New Roman" w:hAnsi="Times New Roman" w:cs="Times New Roman"/>
          <w:kern w:val="0"/>
        </w:rPr>
        <w:t>Agricultural productivity is often limited by insufficient soil nutrients essential for optimal crop growth. Understanding how plants interact with beneficial soil microbes to improve nutrient uptake is key to increasing yields while reducing chemical fertiliser use. Two critical</w:t>
      </w:r>
      <w:r w:rsidRPr="004219CA">
        <w:rPr>
          <w:rFonts w:ascii="Times New Roman" w:hAnsi="Times New Roman" w:cs="Times New Roman"/>
          <w:color w:val="000000" w:themeColor="text1"/>
          <w:kern w:val="0"/>
        </w:rPr>
        <w:t xml:space="preserve"> plant–microbe interactions, Nitrogen Fixation and Arbuscular Mycorrhizal Symbiosis, are controlled by the ‘Common Symbiosis Signalling Pathway’ (CSSP). While </w:t>
      </w:r>
      <w:r w:rsidRPr="004219CA">
        <w:rPr>
          <w:rFonts w:ascii="Times New Roman" w:hAnsi="Times New Roman" w:cs="Times New Roman"/>
          <w:color w:val="000000" w:themeColor="text1"/>
        </w:rPr>
        <w:t>CSSP gene functions in symbiosis are well-studied, their influence on other microbiota remains unclear.</w:t>
      </w:r>
      <w:r w:rsidRPr="004219CA">
        <w:rPr>
          <w:rFonts w:ascii="Times New Roman" w:hAnsi="Times New Roman" w:cs="Times New Roman"/>
          <w:color w:val="000000" w:themeColor="text1"/>
          <w:kern w:val="0"/>
        </w:rPr>
        <w:t xml:space="preserve"> Here, we use </w:t>
      </w:r>
      <w:r w:rsidRPr="004219CA">
        <w:rPr>
          <w:rFonts w:ascii="Times New Roman" w:hAnsi="Times New Roman" w:cs="Times New Roman"/>
          <w:i/>
          <w:iCs/>
          <w:color w:val="000000" w:themeColor="text1"/>
          <w:kern w:val="0"/>
        </w:rPr>
        <w:t>Lotus japonicus</w:t>
      </w:r>
      <w:r w:rsidRPr="004219CA">
        <w:rPr>
          <w:rFonts w:ascii="Times New Roman" w:hAnsi="Times New Roman" w:cs="Times New Roman"/>
          <w:color w:val="000000" w:themeColor="text1"/>
          <w:kern w:val="0"/>
        </w:rPr>
        <w:t xml:space="preserve"> and </w:t>
      </w:r>
      <w:r w:rsidRPr="004219CA">
        <w:rPr>
          <w:rFonts w:ascii="Times New Roman" w:hAnsi="Times New Roman" w:cs="Times New Roman"/>
          <w:i/>
          <w:iCs/>
          <w:color w:val="000000" w:themeColor="text1"/>
          <w:kern w:val="0"/>
        </w:rPr>
        <w:t xml:space="preserve">Hordeum vulgare </w:t>
      </w:r>
      <w:r w:rsidRPr="004219CA">
        <w:rPr>
          <w:rFonts w:ascii="Times New Roman" w:hAnsi="Times New Roman" w:cs="Times New Roman"/>
          <w:color w:val="000000" w:themeColor="text1"/>
          <w:kern w:val="0"/>
        </w:rPr>
        <w:t xml:space="preserve">CSSP mutants to explore how symbiosis signalling and nutrient availability affect plant growth, microbiome assembly, and root exudation. We show that soil nutrient levels are key drivers of plant growth and microbial diversity, and that the plant nutritional state can be predicted based on bacterial root communities. Soil and synthetic bacterial communities revealed that CSSP impairment reduces symbiont colonisation in </w:t>
      </w:r>
      <w:r w:rsidRPr="004219CA">
        <w:rPr>
          <w:rFonts w:ascii="Times New Roman" w:hAnsi="Times New Roman" w:cs="Times New Roman"/>
          <w:i/>
          <w:iCs/>
          <w:color w:val="000000" w:themeColor="text1"/>
          <w:kern w:val="0"/>
        </w:rPr>
        <w:t>Lotus</w:t>
      </w:r>
      <w:r w:rsidRPr="004219CA">
        <w:rPr>
          <w:rFonts w:ascii="Times New Roman" w:hAnsi="Times New Roman" w:cs="Times New Roman"/>
          <w:color w:val="000000" w:themeColor="text1"/>
          <w:kern w:val="0"/>
        </w:rPr>
        <w:t xml:space="preserve">, leading to niche replacement by commensals, while in </w:t>
      </w:r>
      <w:r w:rsidRPr="004219CA">
        <w:rPr>
          <w:rFonts w:ascii="Times New Roman" w:hAnsi="Times New Roman" w:cs="Times New Roman"/>
          <w:i/>
          <w:iCs/>
          <w:color w:val="000000" w:themeColor="text1"/>
          <w:kern w:val="0"/>
        </w:rPr>
        <w:t>Hordeum</w:t>
      </w:r>
      <w:r w:rsidRPr="004219CA">
        <w:rPr>
          <w:rFonts w:ascii="Times New Roman" w:hAnsi="Times New Roman" w:cs="Times New Roman"/>
          <w:color w:val="000000" w:themeColor="text1"/>
          <w:kern w:val="0"/>
        </w:rPr>
        <w:t xml:space="preserve"> the colonisation of diverse bacteria is altered. Root exudate analyses connect CSSP </w:t>
      </w:r>
      <w:r w:rsidRPr="004219CA">
        <w:rPr>
          <w:rFonts w:ascii="Times New Roman" w:hAnsi="Times New Roman" w:cs="Times New Roman"/>
          <w:kern w:val="0"/>
        </w:rPr>
        <w:t xml:space="preserve">genes with various plant metabolic processes, including biosynthesis of flavonoids, coumarin, salicylic acid, and plant hormones like auxin and gibberellin. Individual CSSP genes exhibit differential effects suggesting additional functions in plant–microbe interactions beyond root symbioses, which require further exploration to address environmental challenges regarding food security and productivity. </w:t>
      </w:r>
    </w:p>
    <w:p w14:paraId="4EAEAA0B" w14:textId="77777777" w:rsidR="00CE5D41" w:rsidRPr="004219CA" w:rsidRDefault="00CE5D41" w:rsidP="003D59D8">
      <w:pPr>
        <w:spacing w:line="276" w:lineRule="auto"/>
        <w:jc w:val="both"/>
        <w:rPr>
          <w:rFonts w:ascii="Times New Roman" w:hAnsi="Times New Roman" w:cs="Times New Roman"/>
          <w:b/>
          <w:bCs/>
        </w:rPr>
        <w:pPrChange w:id="17" w:author="Simona Radutoiu" w:date="2025-02-19T14:17:00Z" w16du:dateUtc="2025-02-19T13:17:00Z">
          <w:pPr>
            <w:jc w:val="both"/>
          </w:pPr>
        </w:pPrChange>
      </w:pPr>
    </w:p>
    <w:p w14:paraId="1DBE419D" w14:textId="77777777" w:rsidR="00CE5D41" w:rsidRPr="004219CA" w:rsidRDefault="00CE5D41" w:rsidP="003D59D8">
      <w:pPr>
        <w:spacing w:line="276" w:lineRule="auto"/>
        <w:jc w:val="both"/>
        <w:rPr>
          <w:rFonts w:ascii="Times New Roman" w:hAnsi="Times New Roman" w:cs="Times New Roman"/>
          <w:u w:val="single"/>
        </w:rPr>
        <w:pPrChange w:id="18" w:author="Simona Radutoiu" w:date="2025-02-19T14:17:00Z" w16du:dateUtc="2025-02-19T13:17:00Z">
          <w:pPr>
            <w:jc w:val="both"/>
          </w:pPr>
        </w:pPrChange>
      </w:pPr>
      <w:r w:rsidRPr="004219CA">
        <w:rPr>
          <w:rFonts w:ascii="Times New Roman" w:hAnsi="Times New Roman" w:cs="Times New Roman"/>
          <w:u w:val="single"/>
        </w:rPr>
        <w:t>Alternative shorter version:</w:t>
      </w:r>
    </w:p>
    <w:p w14:paraId="26E7E0CE" w14:textId="77777777" w:rsidR="00725D7E" w:rsidRPr="004219CA" w:rsidRDefault="0034349C" w:rsidP="003D59D8">
      <w:pPr>
        <w:spacing w:line="276" w:lineRule="auto"/>
        <w:jc w:val="both"/>
        <w:rPr>
          <w:rFonts w:ascii="Times New Roman" w:hAnsi="Times New Roman" w:cs="Times New Roman"/>
          <w:kern w:val="0"/>
        </w:rPr>
        <w:pPrChange w:id="19" w:author="Simona Radutoiu" w:date="2025-02-19T14:17:00Z" w16du:dateUtc="2025-02-19T13:17:00Z">
          <w:pPr>
            <w:jc w:val="both"/>
          </w:pPr>
        </w:pPrChange>
      </w:pPr>
      <w:r w:rsidRPr="004219CA">
        <w:rPr>
          <w:rFonts w:ascii="Times New Roman" w:hAnsi="Times New Roman" w:cs="Times New Roman"/>
          <w:kern w:val="0"/>
        </w:rPr>
        <w:t xml:space="preserve">Plants </w:t>
      </w:r>
      <w:r w:rsidR="006D7930" w:rsidRPr="004219CA">
        <w:rPr>
          <w:rFonts w:ascii="Times New Roman" w:hAnsi="Times New Roman" w:cs="Times New Roman"/>
          <w:kern w:val="0"/>
        </w:rPr>
        <w:t>interact</w:t>
      </w:r>
      <w:r w:rsidRPr="004219CA">
        <w:rPr>
          <w:rFonts w:ascii="Times New Roman" w:hAnsi="Times New Roman" w:cs="Times New Roman"/>
          <w:kern w:val="0"/>
        </w:rPr>
        <w:t xml:space="preserve"> with soil microorganisms to </w:t>
      </w:r>
      <w:r w:rsidR="00F95EAF" w:rsidRPr="004219CA">
        <w:rPr>
          <w:rFonts w:ascii="Times New Roman" w:hAnsi="Times New Roman" w:cs="Times New Roman"/>
          <w:kern w:val="0"/>
        </w:rPr>
        <w:t>enhance</w:t>
      </w:r>
      <w:r w:rsidRPr="004219CA">
        <w:rPr>
          <w:rFonts w:ascii="Times New Roman" w:hAnsi="Times New Roman" w:cs="Times New Roman"/>
          <w:kern w:val="0"/>
        </w:rPr>
        <w:t xml:space="preserve"> </w:t>
      </w:r>
      <w:r w:rsidR="006D7930" w:rsidRPr="004219CA">
        <w:rPr>
          <w:rFonts w:ascii="Times New Roman" w:hAnsi="Times New Roman" w:cs="Times New Roman"/>
          <w:kern w:val="0"/>
        </w:rPr>
        <w:t>the uptake</w:t>
      </w:r>
      <w:r w:rsidRPr="004219CA">
        <w:rPr>
          <w:rFonts w:ascii="Times New Roman" w:hAnsi="Times New Roman" w:cs="Times New Roman"/>
          <w:kern w:val="0"/>
        </w:rPr>
        <w:t xml:space="preserve"> of limited soil nutrients. </w:t>
      </w:r>
      <w:r w:rsidR="006D7930" w:rsidRPr="004219CA">
        <w:rPr>
          <w:rFonts w:ascii="Times New Roman" w:hAnsi="Times New Roman" w:cs="Times New Roman"/>
          <w:kern w:val="0"/>
        </w:rPr>
        <w:t>Nitrogen</w:t>
      </w:r>
      <w:r w:rsidRPr="004219CA">
        <w:rPr>
          <w:rFonts w:ascii="Times New Roman" w:hAnsi="Times New Roman" w:cs="Times New Roman"/>
          <w:color w:val="000000" w:themeColor="text1"/>
          <w:kern w:val="0"/>
        </w:rPr>
        <w:t xml:space="preserve"> fixation and arbuscular mycorrhizal symbiosis</w:t>
      </w:r>
      <w:r w:rsidR="006D7930" w:rsidRPr="004219CA">
        <w:rPr>
          <w:rFonts w:ascii="Times New Roman" w:hAnsi="Times New Roman" w:cs="Times New Roman"/>
          <w:color w:val="000000" w:themeColor="text1"/>
          <w:kern w:val="0"/>
        </w:rPr>
        <w:t xml:space="preserve"> are two critical examples</w:t>
      </w:r>
      <w:r w:rsidRPr="004219CA">
        <w:rPr>
          <w:rFonts w:ascii="Times New Roman" w:hAnsi="Times New Roman" w:cs="Times New Roman"/>
          <w:color w:val="000000" w:themeColor="text1"/>
          <w:kern w:val="0"/>
        </w:rPr>
        <w:t xml:space="preserve">, both </w:t>
      </w:r>
      <w:r w:rsidR="00F95EAF" w:rsidRPr="004219CA">
        <w:rPr>
          <w:rFonts w:ascii="Times New Roman" w:hAnsi="Times New Roman" w:cs="Times New Roman"/>
          <w:color w:val="000000" w:themeColor="text1"/>
          <w:kern w:val="0"/>
        </w:rPr>
        <w:t>regulated</w:t>
      </w:r>
      <w:r w:rsidRPr="004219CA">
        <w:rPr>
          <w:rFonts w:ascii="Times New Roman" w:hAnsi="Times New Roman" w:cs="Times New Roman"/>
          <w:color w:val="000000" w:themeColor="text1"/>
          <w:kern w:val="0"/>
        </w:rPr>
        <w:t xml:space="preserve"> by the ‘Common Symbiosis Signalling Pathway’ (CSSP).</w:t>
      </w:r>
      <w:r w:rsidR="00725D7E"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 xml:space="preserve">While the role of </w:t>
      </w:r>
      <w:r w:rsidR="00725D7E" w:rsidRPr="004219CA">
        <w:rPr>
          <w:rFonts w:ascii="Times New Roman" w:hAnsi="Times New Roman" w:cs="Times New Roman"/>
          <w:color w:val="000000" w:themeColor="text1"/>
          <w:kern w:val="0"/>
        </w:rPr>
        <w:t xml:space="preserve">CSSP </w:t>
      </w:r>
      <w:r w:rsidR="00F4011F" w:rsidRPr="004219CA">
        <w:rPr>
          <w:rFonts w:ascii="Times New Roman" w:hAnsi="Times New Roman" w:cs="Times New Roman"/>
          <w:color w:val="000000" w:themeColor="text1"/>
          <w:kern w:val="0"/>
        </w:rPr>
        <w:t>gene</w:t>
      </w:r>
      <w:r w:rsidR="00F95EAF" w:rsidRPr="004219CA">
        <w:rPr>
          <w:rFonts w:ascii="Times New Roman" w:hAnsi="Times New Roman" w:cs="Times New Roman"/>
          <w:color w:val="000000" w:themeColor="text1"/>
          <w:kern w:val="0"/>
        </w:rPr>
        <w:t>s</w:t>
      </w:r>
      <w:r w:rsidR="00F4011F" w:rsidRPr="004219CA">
        <w:rPr>
          <w:rFonts w:ascii="Times New Roman" w:hAnsi="Times New Roman" w:cs="Times New Roman"/>
          <w:color w:val="000000" w:themeColor="text1"/>
          <w:kern w:val="0"/>
        </w:rPr>
        <w:t xml:space="preserve"> </w:t>
      </w:r>
      <w:r w:rsidR="00725D7E" w:rsidRPr="004219CA">
        <w:rPr>
          <w:rFonts w:ascii="Times New Roman" w:hAnsi="Times New Roman" w:cs="Times New Roman"/>
          <w:color w:val="000000" w:themeColor="text1"/>
          <w:kern w:val="0"/>
        </w:rPr>
        <w:t xml:space="preserve">in symbiosis </w:t>
      </w:r>
      <w:r w:rsidR="00F95EAF" w:rsidRPr="004219CA">
        <w:rPr>
          <w:rFonts w:ascii="Times New Roman" w:hAnsi="Times New Roman" w:cs="Times New Roman"/>
          <w:color w:val="000000" w:themeColor="text1"/>
          <w:kern w:val="0"/>
        </w:rPr>
        <w:t>is</w:t>
      </w:r>
      <w:r w:rsidR="00725D7E" w:rsidRPr="004219CA">
        <w:rPr>
          <w:rFonts w:ascii="Times New Roman" w:hAnsi="Times New Roman" w:cs="Times New Roman"/>
          <w:color w:val="000000" w:themeColor="text1"/>
          <w:kern w:val="0"/>
        </w:rPr>
        <w:t xml:space="preserve"> well-studied, the</w:t>
      </w:r>
      <w:r w:rsidR="00F4011F" w:rsidRPr="004219CA">
        <w:rPr>
          <w:rFonts w:ascii="Times New Roman" w:hAnsi="Times New Roman" w:cs="Times New Roman"/>
          <w:color w:val="000000" w:themeColor="text1"/>
          <w:kern w:val="0"/>
        </w:rPr>
        <w:t>ir</w:t>
      </w:r>
      <w:r w:rsidR="00725D7E"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effects</w:t>
      </w:r>
      <w:r w:rsidR="00725D7E" w:rsidRPr="004219CA">
        <w:rPr>
          <w:rFonts w:ascii="Times New Roman" w:hAnsi="Times New Roman" w:cs="Times New Roman"/>
          <w:color w:val="000000" w:themeColor="text1"/>
          <w:kern w:val="0"/>
        </w:rPr>
        <w:t xml:space="preserve"> on other potentially beneficial microbes </w:t>
      </w:r>
      <w:r w:rsidR="00F4011F" w:rsidRPr="004219CA">
        <w:rPr>
          <w:rFonts w:ascii="Times New Roman" w:hAnsi="Times New Roman" w:cs="Times New Roman"/>
          <w:color w:val="000000" w:themeColor="text1"/>
          <w:kern w:val="0"/>
        </w:rPr>
        <w:t>remain</w:t>
      </w:r>
      <w:r w:rsidR="00725D7E" w:rsidRPr="004219CA">
        <w:rPr>
          <w:rFonts w:ascii="Times New Roman" w:hAnsi="Times New Roman" w:cs="Times New Roman"/>
          <w:color w:val="000000" w:themeColor="text1"/>
          <w:kern w:val="0"/>
        </w:rPr>
        <w:t xml:space="preserve"> </w:t>
      </w:r>
      <w:r w:rsidR="006D7930" w:rsidRPr="004219CA">
        <w:rPr>
          <w:rFonts w:ascii="Times New Roman" w:hAnsi="Times New Roman" w:cs="Times New Roman"/>
          <w:color w:val="000000" w:themeColor="text1"/>
          <w:kern w:val="0"/>
        </w:rPr>
        <w:lastRenderedPageBreak/>
        <w:t>unclear</w:t>
      </w:r>
      <w:r w:rsidR="00725D7E" w:rsidRPr="004219CA">
        <w:rPr>
          <w:rFonts w:ascii="Times New Roman" w:hAnsi="Times New Roman" w:cs="Times New Roman"/>
          <w:color w:val="000000" w:themeColor="text1"/>
          <w:kern w:val="0"/>
        </w:rPr>
        <w:t xml:space="preserve">. </w:t>
      </w:r>
      <w:r w:rsidR="006D7930" w:rsidRPr="004219CA">
        <w:rPr>
          <w:rFonts w:ascii="Times New Roman" w:hAnsi="Times New Roman" w:cs="Times New Roman"/>
          <w:color w:val="000000" w:themeColor="text1"/>
          <w:kern w:val="0"/>
        </w:rPr>
        <w:t xml:space="preserve">To </w:t>
      </w:r>
      <w:r w:rsidR="00F95EAF" w:rsidRPr="004219CA">
        <w:rPr>
          <w:rFonts w:ascii="Times New Roman" w:hAnsi="Times New Roman" w:cs="Times New Roman"/>
          <w:color w:val="000000" w:themeColor="text1"/>
          <w:kern w:val="0"/>
        </w:rPr>
        <w:t>investigate</w:t>
      </w:r>
      <w:r w:rsidR="006D7930" w:rsidRPr="004219CA">
        <w:rPr>
          <w:rFonts w:ascii="Times New Roman" w:hAnsi="Times New Roman" w:cs="Times New Roman"/>
          <w:color w:val="000000" w:themeColor="text1"/>
          <w:kern w:val="0"/>
        </w:rPr>
        <w:t xml:space="preserve"> this, we </w:t>
      </w:r>
      <w:r w:rsidR="00F95EAF" w:rsidRPr="004219CA">
        <w:rPr>
          <w:rFonts w:ascii="Times New Roman" w:hAnsi="Times New Roman" w:cs="Times New Roman"/>
          <w:color w:val="000000" w:themeColor="text1"/>
          <w:kern w:val="0"/>
        </w:rPr>
        <w:t>employed</w:t>
      </w:r>
      <w:r w:rsidR="006D7930" w:rsidRPr="004219CA">
        <w:rPr>
          <w:rFonts w:ascii="Times New Roman" w:hAnsi="Times New Roman" w:cs="Times New Roman"/>
          <w:color w:val="000000" w:themeColor="text1"/>
          <w:kern w:val="0"/>
        </w:rPr>
        <w:t xml:space="preserve"> microbiome profiling and metabolomics in</w:t>
      </w:r>
      <w:r w:rsidR="00725D7E" w:rsidRPr="004219CA">
        <w:rPr>
          <w:rFonts w:ascii="Times New Roman" w:hAnsi="Times New Roman" w:cs="Times New Roman"/>
          <w:color w:val="000000" w:themeColor="text1"/>
          <w:kern w:val="0"/>
        </w:rPr>
        <w:t xml:space="preserve"> </w:t>
      </w:r>
      <w:r w:rsidR="00725D7E" w:rsidRPr="004219CA">
        <w:rPr>
          <w:rFonts w:ascii="Times New Roman" w:hAnsi="Times New Roman" w:cs="Times New Roman"/>
          <w:i/>
          <w:iCs/>
          <w:color w:val="000000" w:themeColor="text1"/>
          <w:kern w:val="0"/>
        </w:rPr>
        <w:t>Lotus japonicus</w:t>
      </w:r>
      <w:r w:rsidR="00725D7E" w:rsidRPr="004219CA">
        <w:rPr>
          <w:rFonts w:ascii="Times New Roman" w:hAnsi="Times New Roman" w:cs="Times New Roman"/>
          <w:color w:val="000000" w:themeColor="text1"/>
          <w:kern w:val="0"/>
        </w:rPr>
        <w:t xml:space="preserve"> and </w:t>
      </w:r>
      <w:r w:rsidR="00725D7E" w:rsidRPr="004219CA">
        <w:rPr>
          <w:rFonts w:ascii="Times New Roman" w:hAnsi="Times New Roman" w:cs="Times New Roman"/>
          <w:i/>
          <w:iCs/>
          <w:color w:val="000000" w:themeColor="text1"/>
          <w:kern w:val="0"/>
        </w:rPr>
        <w:t xml:space="preserve">Hordeum vulgare </w:t>
      </w:r>
      <w:r w:rsidR="00725D7E" w:rsidRPr="004219CA">
        <w:rPr>
          <w:rFonts w:ascii="Times New Roman" w:hAnsi="Times New Roman" w:cs="Times New Roman"/>
          <w:color w:val="000000" w:themeColor="text1"/>
          <w:kern w:val="0"/>
        </w:rPr>
        <w:t>CSSP</w:t>
      </w:r>
      <w:r w:rsidR="006D7930" w:rsidRPr="004219CA">
        <w:rPr>
          <w:rFonts w:ascii="Times New Roman" w:hAnsi="Times New Roman" w:cs="Times New Roman"/>
          <w:color w:val="000000" w:themeColor="text1"/>
          <w:kern w:val="0"/>
        </w:rPr>
        <w:t xml:space="preserve"> mutants</w:t>
      </w:r>
      <w:r w:rsidR="00F4011F" w:rsidRPr="004219CA">
        <w:rPr>
          <w:rFonts w:ascii="Times New Roman" w:hAnsi="Times New Roman" w:cs="Times New Roman"/>
          <w:color w:val="000000" w:themeColor="text1"/>
          <w:kern w:val="0"/>
        </w:rPr>
        <w:t xml:space="preserve"> under </w:t>
      </w:r>
      <w:r w:rsidR="00F95EAF" w:rsidRPr="004219CA">
        <w:rPr>
          <w:rFonts w:ascii="Times New Roman" w:hAnsi="Times New Roman" w:cs="Times New Roman"/>
          <w:color w:val="000000" w:themeColor="text1"/>
          <w:kern w:val="0"/>
        </w:rPr>
        <w:t>varying</w:t>
      </w:r>
      <w:r w:rsidR="00F4011F" w:rsidRPr="004219CA">
        <w:rPr>
          <w:rFonts w:ascii="Times New Roman" w:hAnsi="Times New Roman" w:cs="Times New Roman"/>
          <w:color w:val="000000" w:themeColor="text1"/>
          <w:kern w:val="0"/>
        </w:rPr>
        <w:t xml:space="preserve"> nutrient </w:t>
      </w:r>
      <w:r w:rsidR="00F95EAF" w:rsidRPr="004219CA">
        <w:rPr>
          <w:rFonts w:ascii="Times New Roman" w:hAnsi="Times New Roman" w:cs="Times New Roman"/>
          <w:color w:val="000000" w:themeColor="text1"/>
          <w:kern w:val="0"/>
        </w:rPr>
        <w:t>conditions</w:t>
      </w:r>
      <w:r w:rsidR="006D7930"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Our findings show</w:t>
      </w:r>
      <w:r w:rsidR="00725D7E" w:rsidRPr="004219CA">
        <w:rPr>
          <w:rFonts w:ascii="Times New Roman" w:hAnsi="Times New Roman" w:cs="Times New Roman"/>
          <w:color w:val="000000" w:themeColor="text1"/>
          <w:kern w:val="0"/>
        </w:rPr>
        <w:t xml:space="preserve"> that soil nutrient levels are </w:t>
      </w:r>
      <w:r w:rsidR="00F95EAF" w:rsidRPr="004219CA">
        <w:rPr>
          <w:rFonts w:ascii="Times New Roman" w:hAnsi="Times New Roman" w:cs="Times New Roman"/>
          <w:color w:val="000000" w:themeColor="text1"/>
          <w:kern w:val="0"/>
        </w:rPr>
        <w:t>major</w:t>
      </w:r>
      <w:r w:rsidR="00725D7E" w:rsidRPr="004219CA">
        <w:rPr>
          <w:rFonts w:ascii="Times New Roman" w:hAnsi="Times New Roman" w:cs="Times New Roman"/>
          <w:color w:val="000000" w:themeColor="text1"/>
          <w:kern w:val="0"/>
        </w:rPr>
        <w:t xml:space="preserve"> drivers of microbial diversity and that plant nutritional state</w:t>
      </w:r>
      <w:r w:rsidR="00F95EAF" w:rsidRPr="004219CA">
        <w:rPr>
          <w:rFonts w:ascii="Times New Roman" w:hAnsi="Times New Roman" w:cs="Times New Roman"/>
          <w:color w:val="000000" w:themeColor="text1"/>
          <w:kern w:val="0"/>
        </w:rPr>
        <w:t>s</w:t>
      </w:r>
      <w:r w:rsidR="00725D7E" w:rsidRPr="004219CA">
        <w:rPr>
          <w:rFonts w:ascii="Times New Roman" w:hAnsi="Times New Roman" w:cs="Times New Roman"/>
          <w:color w:val="000000" w:themeColor="text1"/>
          <w:kern w:val="0"/>
        </w:rPr>
        <w:t xml:space="preserve"> can be predicted based on bacterial root communit</w:t>
      </w:r>
      <w:r w:rsidR="00F95EAF" w:rsidRPr="004219CA">
        <w:rPr>
          <w:rFonts w:ascii="Times New Roman" w:hAnsi="Times New Roman" w:cs="Times New Roman"/>
          <w:color w:val="000000" w:themeColor="text1"/>
          <w:kern w:val="0"/>
        </w:rPr>
        <w:t>y profiles</w:t>
      </w:r>
      <w:r w:rsidR="00725D7E" w:rsidRPr="004219CA">
        <w:rPr>
          <w:rFonts w:ascii="Times New Roman" w:hAnsi="Times New Roman" w:cs="Times New Roman"/>
          <w:color w:val="000000" w:themeColor="text1"/>
          <w:kern w:val="0"/>
        </w:rPr>
        <w:t xml:space="preserve">. </w:t>
      </w:r>
      <w:r w:rsidR="00F4011F" w:rsidRPr="004219CA">
        <w:rPr>
          <w:rFonts w:ascii="Times New Roman" w:hAnsi="Times New Roman" w:cs="Times New Roman"/>
          <w:color w:val="000000" w:themeColor="text1"/>
          <w:kern w:val="0"/>
        </w:rPr>
        <w:t>Using s</w:t>
      </w:r>
      <w:r w:rsidR="00725D7E" w:rsidRPr="004219CA">
        <w:rPr>
          <w:rFonts w:ascii="Times New Roman" w:hAnsi="Times New Roman" w:cs="Times New Roman"/>
          <w:color w:val="000000" w:themeColor="text1"/>
          <w:kern w:val="0"/>
        </w:rPr>
        <w:t>oil and synthetic bacterial communities</w:t>
      </w:r>
      <w:r w:rsidR="00F4011F" w:rsidRPr="004219CA">
        <w:rPr>
          <w:rFonts w:ascii="Times New Roman" w:hAnsi="Times New Roman" w:cs="Times New Roman"/>
          <w:color w:val="000000" w:themeColor="text1"/>
          <w:kern w:val="0"/>
        </w:rPr>
        <w:t xml:space="preserve">, we </w:t>
      </w:r>
      <w:r w:rsidR="00F95EAF" w:rsidRPr="004219CA">
        <w:rPr>
          <w:rFonts w:ascii="Times New Roman" w:hAnsi="Times New Roman" w:cs="Times New Roman"/>
          <w:color w:val="000000" w:themeColor="text1"/>
          <w:kern w:val="0"/>
        </w:rPr>
        <w:t>demonstrate</w:t>
      </w:r>
      <w:r w:rsidR="00F4011F" w:rsidRPr="004219CA">
        <w:rPr>
          <w:rFonts w:ascii="Times New Roman" w:hAnsi="Times New Roman" w:cs="Times New Roman"/>
          <w:color w:val="000000" w:themeColor="text1"/>
          <w:kern w:val="0"/>
        </w:rPr>
        <w:t xml:space="preserve"> </w:t>
      </w:r>
      <w:r w:rsidR="00725D7E" w:rsidRPr="004219CA">
        <w:rPr>
          <w:rFonts w:ascii="Times New Roman" w:hAnsi="Times New Roman" w:cs="Times New Roman"/>
          <w:color w:val="000000" w:themeColor="text1"/>
          <w:kern w:val="0"/>
        </w:rPr>
        <w:t xml:space="preserve">that CSSP impairment reduces symbiont colonisation in </w:t>
      </w:r>
      <w:r w:rsidR="00725D7E" w:rsidRPr="004219CA">
        <w:rPr>
          <w:rFonts w:ascii="Times New Roman" w:hAnsi="Times New Roman" w:cs="Times New Roman"/>
          <w:i/>
          <w:iCs/>
          <w:color w:val="000000" w:themeColor="text1"/>
          <w:kern w:val="0"/>
        </w:rPr>
        <w:t>Lotus</w:t>
      </w:r>
      <w:r w:rsidR="00725D7E" w:rsidRPr="004219CA">
        <w:rPr>
          <w:rFonts w:ascii="Times New Roman" w:hAnsi="Times New Roman" w:cs="Times New Roman"/>
          <w:color w:val="000000" w:themeColor="text1"/>
          <w:kern w:val="0"/>
        </w:rPr>
        <w:t xml:space="preserve">, </w:t>
      </w:r>
      <w:r w:rsidR="00F95EAF" w:rsidRPr="004219CA">
        <w:rPr>
          <w:rFonts w:ascii="Times New Roman" w:hAnsi="Times New Roman" w:cs="Times New Roman"/>
          <w:color w:val="000000" w:themeColor="text1"/>
          <w:kern w:val="0"/>
        </w:rPr>
        <w:t xml:space="preserve">allowing </w:t>
      </w:r>
      <w:r w:rsidR="00725D7E" w:rsidRPr="004219CA">
        <w:rPr>
          <w:rFonts w:ascii="Times New Roman" w:hAnsi="Times New Roman" w:cs="Times New Roman"/>
          <w:color w:val="000000" w:themeColor="text1"/>
          <w:kern w:val="0"/>
        </w:rPr>
        <w:t xml:space="preserve">niche replacement by commensals, while in </w:t>
      </w:r>
      <w:r w:rsidR="00725D7E" w:rsidRPr="004219CA">
        <w:rPr>
          <w:rFonts w:ascii="Times New Roman" w:hAnsi="Times New Roman" w:cs="Times New Roman"/>
          <w:i/>
          <w:iCs/>
          <w:color w:val="000000" w:themeColor="text1"/>
          <w:kern w:val="0"/>
        </w:rPr>
        <w:t>Hordeum</w:t>
      </w:r>
      <w:r w:rsidR="00F95EAF" w:rsidRPr="004219CA">
        <w:rPr>
          <w:rFonts w:ascii="Times New Roman" w:hAnsi="Times New Roman" w:cs="Times New Roman"/>
          <w:color w:val="000000" w:themeColor="text1"/>
          <w:kern w:val="0"/>
        </w:rPr>
        <w:t>,</w:t>
      </w:r>
      <w:r w:rsidR="00725D7E" w:rsidRPr="004219CA">
        <w:rPr>
          <w:rFonts w:ascii="Times New Roman" w:hAnsi="Times New Roman" w:cs="Times New Roman"/>
          <w:color w:val="000000" w:themeColor="text1"/>
          <w:kern w:val="0"/>
        </w:rPr>
        <w:t xml:space="preserve"> colonisation of diverse bacteria is altered. Root exudate analys</w:t>
      </w:r>
      <w:r w:rsidR="006D7930" w:rsidRPr="004219CA">
        <w:rPr>
          <w:rFonts w:ascii="Times New Roman" w:hAnsi="Times New Roman" w:cs="Times New Roman"/>
          <w:color w:val="000000" w:themeColor="text1"/>
          <w:kern w:val="0"/>
        </w:rPr>
        <w:t>e</w:t>
      </w:r>
      <w:r w:rsidR="00725D7E" w:rsidRPr="004219CA">
        <w:rPr>
          <w:rFonts w:ascii="Times New Roman" w:hAnsi="Times New Roman" w:cs="Times New Roman"/>
          <w:color w:val="000000" w:themeColor="text1"/>
          <w:kern w:val="0"/>
        </w:rPr>
        <w:t xml:space="preserve">s </w:t>
      </w:r>
      <w:r w:rsidR="00F95EAF" w:rsidRPr="004219CA">
        <w:rPr>
          <w:rFonts w:ascii="Times New Roman" w:hAnsi="Times New Roman" w:cs="Times New Roman"/>
          <w:color w:val="000000" w:themeColor="text1"/>
          <w:kern w:val="0"/>
        </w:rPr>
        <w:t>link</w:t>
      </w:r>
      <w:r w:rsidR="00725D7E" w:rsidRPr="004219CA">
        <w:rPr>
          <w:rFonts w:ascii="Times New Roman" w:hAnsi="Times New Roman" w:cs="Times New Roman"/>
          <w:color w:val="000000" w:themeColor="text1"/>
          <w:kern w:val="0"/>
        </w:rPr>
        <w:t xml:space="preserve"> CSSP </w:t>
      </w:r>
      <w:r w:rsidR="00725D7E" w:rsidRPr="004219CA">
        <w:rPr>
          <w:rFonts w:ascii="Times New Roman" w:hAnsi="Times New Roman" w:cs="Times New Roman"/>
          <w:kern w:val="0"/>
        </w:rPr>
        <w:t xml:space="preserve">genes </w:t>
      </w:r>
      <w:r w:rsidR="00F95EAF" w:rsidRPr="004219CA">
        <w:rPr>
          <w:rFonts w:ascii="Times New Roman" w:hAnsi="Times New Roman" w:cs="Times New Roman"/>
          <w:kern w:val="0"/>
        </w:rPr>
        <w:t>to</w:t>
      </w:r>
      <w:r w:rsidR="00725D7E" w:rsidRPr="004219CA">
        <w:rPr>
          <w:rFonts w:ascii="Times New Roman" w:hAnsi="Times New Roman" w:cs="Times New Roman"/>
          <w:kern w:val="0"/>
        </w:rPr>
        <w:t xml:space="preserve"> plant metabolic processes, including </w:t>
      </w:r>
      <w:r w:rsidR="006D7930" w:rsidRPr="004219CA">
        <w:rPr>
          <w:rFonts w:ascii="Times New Roman" w:hAnsi="Times New Roman" w:cs="Times New Roman"/>
          <w:kern w:val="0"/>
        </w:rPr>
        <w:t xml:space="preserve">hormone, </w:t>
      </w:r>
      <w:r w:rsidR="00725D7E" w:rsidRPr="004219CA">
        <w:rPr>
          <w:rFonts w:ascii="Times New Roman" w:hAnsi="Times New Roman" w:cs="Times New Roman"/>
          <w:kern w:val="0"/>
        </w:rPr>
        <w:t xml:space="preserve">flavonoid and phenylpropanoid biosynthesis. Individual CSSP genes </w:t>
      </w:r>
      <w:r w:rsidR="00F95EAF" w:rsidRPr="004219CA">
        <w:rPr>
          <w:rFonts w:ascii="Times New Roman" w:hAnsi="Times New Roman" w:cs="Times New Roman"/>
          <w:kern w:val="0"/>
        </w:rPr>
        <w:t>exert</w:t>
      </w:r>
      <w:r w:rsidR="00725D7E" w:rsidRPr="004219CA">
        <w:rPr>
          <w:rFonts w:ascii="Times New Roman" w:hAnsi="Times New Roman" w:cs="Times New Roman"/>
          <w:kern w:val="0"/>
        </w:rPr>
        <w:t xml:space="preserve"> differential effects, suggesting additional </w:t>
      </w:r>
      <w:r w:rsidR="00F95EAF" w:rsidRPr="004219CA">
        <w:rPr>
          <w:rFonts w:ascii="Times New Roman" w:hAnsi="Times New Roman" w:cs="Times New Roman"/>
          <w:kern w:val="0"/>
        </w:rPr>
        <w:t>roles</w:t>
      </w:r>
      <w:r w:rsidR="00725D7E" w:rsidRPr="004219CA">
        <w:rPr>
          <w:rFonts w:ascii="Times New Roman" w:hAnsi="Times New Roman" w:cs="Times New Roman"/>
          <w:kern w:val="0"/>
        </w:rPr>
        <w:t xml:space="preserve"> in plant–microbe interactions beyond root symbioses</w:t>
      </w:r>
      <w:r w:rsidR="00144D81" w:rsidRPr="004219CA">
        <w:rPr>
          <w:rFonts w:ascii="Times New Roman" w:hAnsi="Times New Roman" w:cs="Times New Roman"/>
          <w:kern w:val="0"/>
        </w:rPr>
        <w:t>,</w:t>
      </w:r>
      <w:r w:rsidR="00CE5D41" w:rsidRPr="004219CA">
        <w:rPr>
          <w:rFonts w:ascii="Times New Roman" w:hAnsi="Times New Roman" w:cs="Times New Roman"/>
          <w:kern w:val="0"/>
        </w:rPr>
        <w:t xml:space="preserve"> </w:t>
      </w:r>
      <w:r w:rsidR="00F95EAF" w:rsidRPr="004219CA">
        <w:rPr>
          <w:rFonts w:ascii="Times New Roman" w:hAnsi="Times New Roman" w:cs="Times New Roman"/>
          <w:kern w:val="0"/>
        </w:rPr>
        <w:t xml:space="preserve">which </w:t>
      </w:r>
      <w:r w:rsidR="00144D81" w:rsidRPr="004219CA">
        <w:rPr>
          <w:rFonts w:ascii="Times New Roman" w:hAnsi="Times New Roman" w:cs="Times New Roman"/>
          <w:kern w:val="0"/>
        </w:rPr>
        <w:t>require</w:t>
      </w:r>
      <w:r w:rsidR="00F95EAF" w:rsidRPr="004219CA">
        <w:rPr>
          <w:rFonts w:ascii="Times New Roman" w:hAnsi="Times New Roman" w:cs="Times New Roman"/>
          <w:kern w:val="0"/>
        </w:rPr>
        <w:t xml:space="preserve"> further exploration to address environmental challenges</w:t>
      </w:r>
      <w:r w:rsidR="00F4011F" w:rsidRPr="004219CA">
        <w:rPr>
          <w:rFonts w:ascii="Times New Roman" w:hAnsi="Times New Roman" w:cs="Times New Roman"/>
          <w:kern w:val="0"/>
        </w:rPr>
        <w:t xml:space="preserve"> regarding food security and productivity. </w:t>
      </w:r>
    </w:p>
    <w:p w14:paraId="28A7FE3A" w14:textId="77777777" w:rsidR="0034349C" w:rsidRPr="004219CA" w:rsidRDefault="0034349C" w:rsidP="003D59D8">
      <w:pPr>
        <w:spacing w:line="276" w:lineRule="auto"/>
        <w:jc w:val="both"/>
        <w:rPr>
          <w:rFonts w:ascii="Times New Roman" w:hAnsi="Times New Roman" w:cs="Times New Roman"/>
          <w:kern w:val="0"/>
        </w:rPr>
        <w:pPrChange w:id="20" w:author="Simona Radutoiu" w:date="2025-02-19T14:17:00Z" w16du:dateUtc="2025-02-19T13:17:00Z">
          <w:pPr>
            <w:jc w:val="both"/>
          </w:pPr>
        </w:pPrChange>
      </w:pPr>
    </w:p>
    <w:p w14:paraId="4FD0C42C" w14:textId="77777777" w:rsidR="00521906" w:rsidRPr="004219CA" w:rsidRDefault="00521906" w:rsidP="003D59D8">
      <w:pPr>
        <w:spacing w:line="276" w:lineRule="auto"/>
        <w:jc w:val="both"/>
        <w:rPr>
          <w:rFonts w:ascii="Times New Roman" w:hAnsi="Times New Roman" w:cs="Times New Roman"/>
          <w:b/>
          <w:bCs/>
        </w:rPr>
        <w:pPrChange w:id="21" w:author="Simona Radutoiu" w:date="2025-02-19T14:17:00Z" w16du:dateUtc="2025-02-19T13:17:00Z">
          <w:pPr>
            <w:jc w:val="both"/>
          </w:pPr>
        </w:pPrChange>
      </w:pPr>
      <w:r w:rsidRPr="004219CA">
        <w:rPr>
          <w:rFonts w:ascii="Times New Roman" w:hAnsi="Times New Roman" w:cs="Times New Roman"/>
          <w:b/>
          <w:bCs/>
        </w:rPr>
        <w:t>Introduction</w:t>
      </w:r>
    </w:p>
    <w:p w14:paraId="1702A24E" w14:textId="630C3D5F" w:rsidR="00C8021E" w:rsidRPr="004219CA" w:rsidRDefault="00EC06BE" w:rsidP="003D59D8">
      <w:pPr>
        <w:autoSpaceDE w:val="0"/>
        <w:autoSpaceDN w:val="0"/>
        <w:adjustRightInd w:val="0"/>
        <w:spacing w:line="276" w:lineRule="auto"/>
        <w:jc w:val="both"/>
        <w:rPr>
          <w:rFonts w:ascii="Times New Roman" w:hAnsi="Times New Roman" w:cs="Times New Roman"/>
          <w:kern w:val="0"/>
        </w:rPr>
        <w:pPrChange w:id="22" w:author="Simona Radutoiu" w:date="2025-02-19T14:17:00Z" w16du:dateUtc="2025-02-19T13:17:00Z">
          <w:pPr>
            <w:autoSpaceDE w:val="0"/>
            <w:autoSpaceDN w:val="0"/>
            <w:adjustRightInd w:val="0"/>
            <w:jc w:val="both"/>
          </w:pPr>
        </w:pPrChange>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F10BB0" w:rsidRPr="004219CA">
        <w:rPr>
          <w:rFonts w:ascii="Times New Roman" w:hAnsi="Times New Roman" w:cs="Times New Roman"/>
          <w:kern w:val="0"/>
          <w:vertAlign w:val="superscript"/>
        </w:rPr>
        <w:t>1</w:t>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insufficient</w:t>
      </w:r>
      <w:r w:rsidR="003B19A5" w:rsidRPr="004219CA">
        <w:rPr>
          <w:rFonts w:ascii="Times New Roman" w:hAnsi="Times New Roman" w:cs="Times New Roman"/>
          <w:kern w:val="0"/>
        </w:rPr>
        <w:t xml:space="preserve">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often exist in</w:t>
      </w:r>
      <w:r w:rsidR="003B19A5" w:rsidRPr="004219CA">
        <w:rPr>
          <w:rFonts w:ascii="Times New Roman" w:hAnsi="Times New Roman" w:cs="Times New Roman"/>
          <w:kern w:val="0"/>
        </w:rPr>
        <w:t xml:space="preserve"> forms inaccessible to plants</w:t>
      </w:r>
      <w:r w:rsidR="003B19A5" w:rsidRPr="004219CA">
        <w:rPr>
          <w:rFonts w:ascii="Times New Roman" w:hAnsi="Times New Roman" w:cs="Times New Roman"/>
          <w:kern w:val="0"/>
          <w:vertAlign w:val="superscript"/>
        </w:rPr>
        <w:t>2,3</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Currently, a</w:t>
      </w:r>
      <w:r w:rsidR="00C03247" w:rsidRPr="004219CA">
        <w:rPr>
          <w:rFonts w:ascii="Times New Roman" w:hAnsi="Times New Roman" w:cs="Times New Roman"/>
          <w:kern w:val="0"/>
        </w:rPr>
        <w:t>griculture</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relies heavily</w:t>
      </w:r>
      <w:r w:rsidR="003B19A5" w:rsidRPr="004219CA">
        <w:rPr>
          <w:rFonts w:ascii="Times New Roman" w:hAnsi="Times New Roman" w:cs="Times New Roman"/>
          <w:kern w:val="0"/>
        </w:rPr>
        <w:t xml:space="preserve"> on chemical fertilisers</w:t>
      </w:r>
      <w:r w:rsidR="0003588F" w:rsidRPr="004219CA">
        <w:rPr>
          <w:rFonts w:ascii="Times New Roman" w:hAnsi="Times New Roman" w:cs="Times New Roman"/>
          <w:kern w:val="0"/>
        </w:rPr>
        <w:t>, which are not only costly and</w:t>
      </w:r>
      <w:r w:rsidR="00D17E46" w:rsidRPr="004219CA">
        <w:rPr>
          <w:rFonts w:ascii="Times New Roman" w:hAnsi="Times New Roman" w:cs="Times New Roman"/>
          <w:kern w:val="0"/>
        </w:rPr>
        <w:t xml:space="preserve"> </w:t>
      </w:r>
      <w:r w:rsidR="003B19A5" w:rsidRPr="004219CA">
        <w:rPr>
          <w:rFonts w:ascii="Times New Roman" w:hAnsi="Times New Roman" w:cs="Times New Roman"/>
          <w:kern w:val="0"/>
        </w:rPr>
        <w:t>inaccessible to most developing countries</w:t>
      </w:r>
      <w:r w:rsidR="0003588F" w:rsidRPr="004219CA">
        <w:rPr>
          <w:rFonts w:ascii="Times New Roman" w:hAnsi="Times New Roman" w:cs="Times New Roman"/>
          <w:kern w:val="0"/>
        </w:rPr>
        <w:t xml:space="preserve"> but also </w:t>
      </w:r>
      <w:r w:rsidR="003B19A5" w:rsidRPr="004219CA">
        <w:rPr>
          <w:rFonts w:ascii="Times New Roman" w:hAnsi="Times New Roman" w:cs="Times New Roman"/>
          <w:kern w:val="0"/>
        </w:rPr>
        <w:t>have severe negative environmental effects</w:t>
      </w:r>
      <w:r w:rsidR="008E3CE0" w:rsidRPr="004219CA">
        <w:rPr>
          <w:rFonts w:ascii="Times New Roman" w:hAnsi="Times New Roman" w:cs="Times New Roman"/>
          <w:kern w:val="0"/>
          <w:vertAlign w:val="superscript"/>
        </w:rPr>
        <w:t>4,5,</w:t>
      </w:r>
      <w:r w:rsidR="003B19A5" w:rsidRPr="004219CA">
        <w:rPr>
          <w:rFonts w:ascii="Times New Roman" w:hAnsi="Times New Roman" w:cs="Times New Roman"/>
          <w:kern w:val="0"/>
          <w:vertAlign w:val="superscript"/>
        </w:rPr>
        <w:t>6,7</w:t>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r w:rsidR="0003588F" w:rsidRPr="004219CA">
        <w:rPr>
          <w:rFonts w:ascii="Times New Roman" w:hAnsi="Times New Roman" w:cs="Times New Roman"/>
          <w:kern w:val="0"/>
        </w:rPr>
        <w:t>le</w:t>
      </w:r>
      <w:ins w:id="23" w:author="Simona Radutoiu" w:date="2025-02-19T14:16:00Z" w16du:dateUtc="2025-02-19T13:16:00Z">
        <w:r w:rsidR="003D59D8">
          <w:rPr>
            <w:rFonts w:ascii="Times New Roman" w:hAnsi="Times New Roman" w:cs="Times New Roman"/>
            <w:kern w:val="0"/>
          </w:rPr>
          <w:t>ve</w:t>
        </w:r>
      </w:ins>
      <w:del w:id="24" w:author="Simona Radutoiu" w:date="2025-02-19T14:16:00Z" w16du:dateUtc="2025-02-19T13:16:00Z">
        <w:r w:rsidR="0003588F" w:rsidRPr="004219CA" w:rsidDel="003D59D8">
          <w:rPr>
            <w:rFonts w:ascii="Times New Roman" w:hAnsi="Times New Roman" w:cs="Times New Roman"/>
            <w:kern w:val="0"/>
          </w:rPr>
          <w:delText>ev</w:delText>
        </w:r>
      </w:del>
      <w:r w:rsidR="0003588F" w:rsidRPr="004219CA">
        <w:rPr>
          <w:rFonts w:ascii="Times New Roman" w:hAnsi="Times New Roman" w:cs="Times New Roman"/>
          <w:kern w:val="0"/>
        </w:rPr>
        <w:t>rage</w:t>
      </w:r>
      <w:del w:id="25" w:author="Simona Radutoiu" w:date="2025-02-19T14:16:00Z" w16du:dateUtc="2025-02-19T13:16:00Z">
        <w:r w:rsidR="0003588F" w:rsidRPr="004219CA" w:rsidDel="003D59D8">
          <w:rPr>
            <w:rFonts w:ascii="Times New Roman" w:hAnsi="Times New Roman" w:cs="Times New Roman"/>
            <w:kern w:val="0"/>
          </w:rPr>
          <w:delText>w</w:delText>
        </w:r>
      </w:del>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14:paraId="5B194767" w14:textId="1C4CB9BA" w:rsidR="003B19A5" w:rsidRPr="004219CA" w:rsidRDefault="003B19A5" w:rsidP="003D59D8">
      <w:pPr>
        <w:autoSpaceDE w:val="0"/>
        <w:autoSpaceDN w:val="0"/>
        <w:adjustRightInd w:val="0"/>
        <w:spacing w:line="276" w:lineRule="auto"/>
        <w:jc w:val="both"/>
        <w:rPr>
          <w:rFonts w:ascii="Times New Roman" w:hAnsi="Times New Roman" w:cs="Times New Roman"/>
          <w:kern w:val="0"/>
        </w:rPr>
        <w:pPrChange w:id="26" w:author="Simona Radutoiu" w:date="2025-02-19T14:17:00Z" w16du:dateUtc="2025-02-19T13:17:00Z">
          <w:pPr>
            <w:autoSpaceDE w:val="0"/>
            <w:autoSpaceDN w:val="0"/>
            <w:adjustRightInd w:val="0"/>
            <w:jc w:val="both"/>
          </w:pPr>
        </w:pPrChange>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collectively referred to as the ‘plant root microbiome’</w:t>
      </w:r>
      <w:r w:rsidRPr="004219CA">
        <w:rPr>
          <w:rFonts w:ascii="Times New Roman" w:hAnsi="Times New Roman" w:cs="Times New Roman"/>
          <w:kern w:val="0"/>
          <w:vertAlign w:val="superscript"/>
        </w:rPr>
        <w:t>7</w:t>
      </w:r>
      <w:r w:rsidRPr="004219CA">
        <w:rPr>
          <w:rFonts w:ascii="Times New Roman" w:hAnsi="Times New Roman" w:cs="Times New Roman"/>
          <w:kern w:val="0"/>
        </w:rPr>
        <w:t xml:space="preserve">. Research has shown that the plant microbiome </w:t>
      </w:r>
      <w:r w:rsidR="003C569E" w:rsidRPr="004219CA">
        <w:rPr>
          <w:rFonts w:ascii="Times New Roman" w:hAnsi="Times New Roman" w:cs="Times New Roman"/>
          <w:kern w:val="0"/>
        </w:rPr>
        <w:t xml:space="preserve">plays a </w:t>
      </w:r>
      <w:r w:rsidR="0003588F" w:rsidRPr="004219CA">
        <w:rPr>
          <w:rFonts w:ascii="Times New Roman" w:hAnsi="Times New Roman" w:cs="Times New Roman"/>
          <w:kern w:val="0"/>
        </w:rPr>
        <w:t>vital</w:t>
      </w:r>
      <w:r w:rsidR="003C569E" w:rsidRPr="004219CA">
        <w:rPr>
          <w:rFonts w:ascii="Times New Roman" w:hAnsi="Times New Roman" w:cs="Times New Roman"/>
          <w:kern w:val="0"/>
        </w:rPr>
        <w:t xml:space="preserve"> role in</w:t>
      </w:r>
      <w:r w:rsidRPr="004219CA">
        <w:rPr>
          <w:rFonts w:ascii="Times New Roman" w:hAnsi="Times New Roman" w:cs="Times New Roman"/>
          <w:kern w:val="0"/>
        </w:rPr>
        <w:t xml:space="preserve"> plant health, </w:t>
      </w:r>
      <w:r w:rsidR="0003588F" w:rsidRPr="004219CA">
        <w:rPr>
          <w:rFonts w:ascii="Times New Roman" w:hAnsi="Times New Roman" w:cs="Times New Roman"/>
          <w:kern w:val="0"/>
        </w:rPr>
        <w:t>harbouring</w:t>
      </w:r>
      <w:r w:rsidRPr="004219CA">
        <w:rPr>
          <w:rFonts w:ascii="Times New Roman" w:hAnsi="Times New Roman" w:cs="Times New Roman"/>
          <w:kern w:val="0"/>
        </w:rPr>
        <w:t xml:space="preserve"> a diverse array of microbes with plant-growth promoting attributes.</w:t>
      </w:r>
      <w:r w:rsidR="0077405A" w:rsidRPr="004219CA">
        <w:rPr>
          <w:rFonts w:ascii="Times New Roman" w:hAnsi="Times New Roman" w:cs="Times New Roman"/>
          <w:kern w:val="0"/>
        </w:rPr>
        <w:t xml:space="preserve"> In some 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Two well-studied examples are </w:t>
      </w:r>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8311C9" w:rsidRPr="004219CA">
        <w:rPr>
          <w:rFonts w:ascii="Times New Roman" w:hAnsi="Times New Roman" w:cs="Times New Roman"/>
          <w:kern w:val="0"/>
        </w:rPr>
        <w:t>s</w:t>
      </w:r>
      <w:r w:rsidRPr="004219CA">
        <w:rPr>
          <w:rFonts w:ascii="Times New Roman" w:hAnsi="Times New Roman" w:cs="Times New Roman"/>
          <w:kern w:val="0"/>
        </w:rPr>
        <w:t xml:space="preserve">ymbiosis (AMS) and </w:t>
      </w:r>
      <w:r w:rsidR="008311C9" w:rsidRPr="004219CA">
        <w:rPr>
          <w:rFonts w:ascii="Times New Roman" w:hAnsi="Times New Roman" w:cs="Times New Roman"/>
          <w:kern w:val="0"/>
        </w:rPr>
        <w:t>n</w:t>
      </w:r>
      <w:r w:rsidRPr="004219CA">
        <w:rPr>
          <w:rFonts w:ascii="Times New Roman" w:hAnsi="Times New Roman" w:cs="Times New Roman"/>
          <w:kern w:val="0"/>
        </w:rPr>
        <w:t>itrogen-</w:t>
      </w:r>
      <w:r w:rsidR="008311C9" w:rsidRPr="004219CA">
        <w:rPr>
          <w:rFonts w:ascii="Times New Roman" w:hAnsi="Times New Roman" w:cs="Times New Roman"/>
          <w:kern w:val="0"/>
        </w:rPr>
        <w:t>f</w:t>
      </w:r>
      <w:r w:rsidRPr="004219CA">
        <w:rPr>
          <w:rFonts w:ascii="Times New Roman" w:hAnsi="Times New Roman" w:cs="Times New Roman"/>
          <w:kern w:val="0"/>
        </w:rPr>
        <w:t xml:space="preserve">ixation </w:t>
      </w:r>
      <w:r w:rsidR="00CE5D41" w:rsidRPr="004219CA">
        <w:rPr>
          <w:rFonts w:ascii="Times New Roman" w:hAnsi="Times New Roman" w:cs="Times New Roman"/>
          <w:kern w:val="0"/>
        </w:rPr>
        <w:t>s</w:t>
      </w:r>
      <w:r w:rsidRPr="004219CA">
        <w:rPr>
          <w:rFonts w:ascii="Times New Roman" w:hAnsi="Times New Roman" w:cs="Times New Roman"/>
          <w:kern w:val="0"/>
        </w:rPr>
        <w:t>ymbiosis (</w:t>
      </w:r>
      <w:commentRangeStart w:id="27"/>
      <w:r w:rsidRPr="004219CA">
        <w:rPr>
          <w:rFonts w:ascii="Times New Roman" w:hAnsi="Times New Roman" w:cs="Times New Roman"/>
          <w:kern w:val="0"/>
        </w:rPr>
        <w:t>NFS</w:t>
      </w:r>
      <w:commentRangeEnd w:id="27"/>
      <w:r w:rsidR="003D59D8">
        <w:rPr>
          <w:rStyle w:val="CommentReference"/>
        </w:rPr>
        <w:commentReference w:id="27"/>
      </w:r>
      <w:r w:rsidRPr="004219CA">
        <w:rPr>
          <w:rFonts w:ascii="Times New Roman" w:hAnsi="Times New Roman" w:cs="Times New Roman"/>
          <w:kern w:val="0"/>
        </w:rPr>
        <w:t>)</w:t>
      </w:r>
      <w:r w:rsidR="0003588F" w:rsidRPr="004219CA">
        <w:rPr>
          <w:rFonts w:ascii="Times New Roman" w:hAnsi="Times New Roman" w:cs="Times New Roman"/>
          <w:kern w:val="0"/>
        </w:rPr>
        <w:t>, both of which are</w:t>
      </w:r>
      <w:r w:rsidRPr="004219CA">
        <w:rPr>
          <w:rFonts w:ascii="Times New Roman" w:hAnsi="Times New Roman" w:cs="Times New Roman"/>
          <w:kern w:val="0"/>
        </w:rPr>
        <w:t xml:space="preserve"> mutualistic </w:t>
      </w:r>
      <w:r w:rsidR="003C569E" w:rsidRPr="004219CA">
        <w:rPr>
          <w:rFonts w:ascii="Times New Roman" w:hAnsi="Times New Roman" w:cs="Times New Roman"/>
          <w:kern w:val="0"/>
        </w:rPr>
        <w:t>associations</w:t>
      </w:r>
      <w:r w:rsidRPr="004219CA">
        <w:rPr>
          <w:rFonts w:ascii="Times New Roman" w:hAnsi="Times New Roman" w:cs="Times New Roman"/>
          <w:kern w:val="0"/>
        </w:rPr>
        <w:t xml:space="preserve"> </w:t>
      </w:r>
      <w:r w:rsidR="0003588F" w:rsidRPr="004219CA">
        <w:rPr>
          <w:rFonts w:ascii="Times New Roman" w:hAnsi="Times New Roman" w:cs="Times New Roman"/>
          <w:kern w:val="0"/>
        </w:rPr>
        <w:t>where</w:t>
      </w:r>
      <w:r w:rsidRPr="004219CA">
        <w:rPr>
          <w:rFonts w:ascii="Times New Roman" w:hAnsi="Times New Roman" w:cs="Times New Roman"/>
          <w:kern w:val="0"/>
        </w:rPr>
        <w:t xml:space="preserve"> the plant </w:t>
      </w:r>
      <w:r w:rsidR="003C569E" w:rsidRPr="004219CA">
        <w:rPr>
          <w:rFonts w:ascii="Times New Roman" w:hAnsi="Times New Roman" w:cs="Times New Roman"/>
          <w:kern w:val="0"/>
        </w:rPr>
        <w:t>supplies</w:t>
      </w:r>
      <w:r w:rsidRPr="004219CA">
        <w:rPr>
          <w:rFonts w:ascii="Times New Roman" w:hAnsi="Times New Roman" w:cs="Times New Roman"/>
          <w:kern w:val="0"/>
        </w:rPr>
        <w:t xml:space="preserve"> microbes with</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in exchange for </w:t>
      </w:r>
      <w:del w:id="28" w:author="Simona Radutoiu" w:date="2025-02-19T14:17:00Z" w16du:dateUtc="2025-02-19T13:17:00Z">
        <w:r w:rsidRPr="004219CA" w:rsidDel="003D59D8">
          <w:rPr>
            <w:rFonts w:ascii="Times New Roman" w:hAnsi="Times New Roman" w:cs="Times New Roman"/>
            <w:kern w:val="0"/>
          </w:rPr>
          <w:delText xml:space="preserve">limited </w:delText>
        </w:r>
      </w:del>
      <w:r w:rsidRPr="004219CA">
        <w:rPr>
          <w:rFonts w:ascii="Times New Roman" w:hAnsi="Times New Roman" w:cs="Times New Roman"/>
          <w:kern w:val="0"/>
        </w:rPr>
        <w:t>phosphorus or nitrogen</w:t>
      </w:r>
      <w:del w:id="29" w:author="Simona Radutoiu" w:date="2025-02-19T14:17:00Z" w16du:dateUtc="2025-02-19T13:17:00Z">
        <w:r w:rsidRPr="004219CA" w:rsidDel="003D59D8">
          <w:rPr>
            <w:rFonts w:ascii="Times New Roman" w:hAnsi="Times New Roman" w:cs="Times New Roman"/>
            <w:kern w:val="0"/>
          </w:rPr>
          <w:delText xml:space="preserve"> sources</w:delText>
        </w:r>
      </w:del>
      <w:r w:rsidRPr="004219CA">
        <w:rPr>
          <w:rFonts w:ascii="Times New Roman" w:hAnsi="Times New Roman" w:cs="Times New Roman"/>
          <w:kern w:val="0"/>
        </w:rPr>
        <w:t>, respectively</w:t>
      </w:r>
      <w:r w:rsidRPr="004219CA">
        <w:rPr>
          <w:rFonts w:ascii="Times New Roman" w:hAnsi="Times New Roman" w:cs="Times New Roman"/>
          <w:kern w:val="0"/>
          <w:vertAlign w:val="superscript"/>
        </w:rPr>
        <w:t>9</w:t>
      </w:r>
      <w:r w:rsidRPr="004219CA">
        <w:rPr>
          <w:rFonts w:ascii="Times New Roman" w:hAnsi="Times New Roman" w:cs="Times New Roman"/>
          <w:kern w:val="0"/>
        </w:rPr>
        <w:t xml:space="preserve">. AMS is </w:t>
      </w:r>
      <w:r w:rsidR="009F4450" w:rsidRPr="004219CA">
        <w:rPr>
          <w:rFonts w:ascii="Times New Roman" w:hAnsi="Times New Roman" w:cs="Times New Roman"/>
          <w:kern w:val="0"/>
        </w:rPr>
        <w:t>highly</w:t>
      </w:r>
      <w:r w:rsidRPr="004219CA">
        <w:rPr>
          <w:rFonts w:ascii="Times New Roman" w:hAnsi="Times New Roman" w:cs="Times New Roman"/>
          <w:kern w:val="0"/>
        </w:rPr>
        <w:t xml:space="preserve"> prevalent, </w:t>
      </w:r>
      <w:r w:rsidR="003C569E" w:rsidRPr="004219CA">
        <w:rPr>
          <w:rFonts w:ascii="Times New Roman" w:hAnsi="Times New Roman" w:cs="Times New Roman"/>
          <w:kern w:val="0"/>
        </w:rPr>
        <w:t>occuring</w:t>
      </w:r>
      <w:r w:rsidRPr="004219CA">
        <w:rPr>
          <w:rFonts w:ascii="Times New Roman" w:hAnsi="Times New Roman" w:cs="Times New Roman"/>
          <w:kern w:val="0"/>
        </w:rPr>
        <w:t xml:space="preserve"> between </w:t>
      </w:r>
      <w:r w:rsidR="00E722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E722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E722C9" w:rsidRPr="004219CA">
        <w:rPr>
          <w:rFonts w:ascii="Times New Roman" w:hAnsi="Times New Roman" w:cs="Times New Roman"/>
          <w:kern w:val="0"/>
        </w:rPr>
        <w:t>f</w:t>
      </w:r>
      <w:r w:rsidRPr="004219CA">
        <w:rPr>
          <w:rFonts w:ascii="Times New Roman" w:hAnsi="Times New Roman" w:cs="Times New Roman"/>
          <w:kern w:val="0"/>
        </w:rPr>
        <w:t>ungi (AMF) of the phylum Glomeromycota and over 70% of land plants</w:t>
      </w:r>
      <w:r w:rsidRPr="004219CA">
        <w:rPr>
          <w:rFonts w:ascii="Times New Roman" w:hAnsi="Times New Roman" w:cs="Times New Roman"/>
          <w:kern w:val="0"/>
          <w:vertAlign w:val="superscript"/>
        </w:rPr>
        <w:t>10</w:t>
      </w:r>
      <w:r w:rsidRPr="004219CA">
        <w:rPr>
          <w:rFonts w:ascii="Times New Roman" w:hAnsi="Times New Roman" w:cs="Times New Roman"/>
          <w:kern w:val="0"/>
        </w:rPr>
        <w:t>.</w:t>
      </w:r>
      <w:r w:rsidR="0077405A" w:rsidRPr="004219CA">
        <w:rPr>
          <w:rFonts w:ascii="Times New Roman" w:hAnsi="Times New Roman" w:cs="Times New Roman"/>
          <w:kern w:val="0"/>
        </w:rPr>
        <w:t xml:space="preserve"> </w:t>
      </w:r>
      <w:r w:rsidRPr="004219CA">
        <w:rPr>
          <w:rFonts w:ascii="Times New Roman" w:hAnsi="Times New Roman" w:cs="Times New Roman"/>
          <w:kern w:val="0"/>
        </w:rPr>
        <w:t xml:space="preserve">During AMS, plants </w:t>
      </w:r>
      <w:r w:rsidR="003C569E" w:rsidRPr="004219CA">
        <w:rPr>
          <w:rFonts w:ascii="Times New Roman" w:hAnsi="Times New Roman" w:cs="Times New Roman"/>
          <w:kern w:val="0"/>
        </w:rPr>
        <w:t>exude</w:t>
      </w:r>
      <w:r w:rsidRPr="004219CA">
        <w:rPr>
          <w:rFonts w:ascii="Times New Roman" w:hAnsi="Times New Roman" w:cs="Times New Roman"/>
          <w:kern w:val="0"/>
        </w:rPr>
        <w:t xml:space="preserve"> strigolactones into the soil</w:t>
      </w:r>
      <w:r w:rsidR="00EC06BE" w:rsidRPr="004219CA">
        <w:rPr>
          <w:rFonts w:ascii="Times New Roman" w:hAnsi="Times New Roman" w:cs="Times New Roman"/>
          <w:kern w:val="0"/>
        </w:rPr>
        <w:t>, which</w:t>
      </w:r>
      <w:r w:rsidRPr="004219CA">
        <w:rPr>
          <w:rFonts w:ascii="Times New Roman" w:hAnsi="Times New Roman" w:cs="Times New Roman"/>
          <w:kern w:val="0"/>
        </w:rPr>
        <w:t xml:space="preserve"> AMF </w:t>
      </w:r>
      <w:r w:rsidR="003C569E" w:rsidRPr="004219CA">
        <w:rPr>
          <w:rFonts w:ascii="Times New Roman" w:hAnsi="Times New Roman" w:cs="Times New Roman"/>
          <w:kern w:val="0"/>
        </w:rPr>
        <w:t xml:space="preserve">perceive and respond to by releasing </w:t>
      </w:r>
      <w:r w:rsidRPr="004219CA">
        <w:rPr>
          <w:rFonts w:ascii="Times New Roman" w:hAnsi="Times New Roman" w:cs="Times New Roman"/>
          <w:kern w:val="0"/>
        </w:rPr>
        <w:t xml:space="preserve">Myc-factors. </w:t>
      </w:r>
      <w:r w:rsidR="003C569E" w:rsidRPr="004219CA">
        <w:rPr>
          <w:rFonts w:ascii="Times New Roman" w:hAnsi="Times New Roman" w:cs="Times New Roman"/>
          <w:kern w:val="0"/>
        </w:rPr>
        <w:t>These signals</w:t>
      </w:r>
      <w:r w:rsidRPr="004219CA">
        <w:rPr>
          <w:rFonts w:ascii="Times New Roman" w:hAnsi="Times New Roman" w:cs="Times New Roman"/>
          <w:kern w:val="0"/>
        </w:rPr>
        <w:t xml:space="preserve"> are recognised by specialised plant receptors, </w:t>
      </w:r>
      <w:r w:rsidR="003C569E" w:rsidRPr="004219CA">
        <w:rPr>
          <w:rFonts w:ascii="Times New Roman" w:hAnsi="Times New Roman" w:cs="Times New Roman"/>
          <w:kern w:val="0"/>
        </w:rPr>
        <w:t>triggering</w:t>
      </w:r>
      <w:r w:rsidRPr="004219CA">
        <w:rPr>
          <w:rFonts w:ascii="Times New Roman" w:hAnsi="Times New Roman" w:cs="Times New Roman"/>
          <w:kern w:val="0"/>
        </w:rPr>
        <w:t xml:space="preserve"> calcium oscillations that activate downstream symbiosis signalling. The plant </w:t>
      </w:r>
      <w:r w:rsidR="003C569E" w:rsidRPr="004219CA">
        <w:rPr>
          <w:rFonts w:ascii="Times New Roman" w:hAnsi="Times New Roman" w:cs="Times New Roman"/>
          <w:kern w:val="0"/>
        </w:rPr>
        <w:t xml:space="preserve">then </w:t>
      </w:r>
      <w:r w:rsidRPr="004219CA">
        <w:rPr>
          <w:rFonts w:ascii="Times New Roman" w:hAnsi="Times New Roman" w:cs="Times New Roman"/>
          <w:kern w:val="0"/>
        </w:rPr>
        <w:t>prepares an intracellular environment to accommodate AMF</w:t>
      </w:r>
      <w:r w:rsidR="008E3CE0" w:rsidRPr="004219CA">
        <w:rPr>
          <w:rFonts w:ascii="Times New Roman" w:hAnsi="Times New Roman" w:cs="Times New Roman"/>
          <w:kern w:val="0"/>
        </w:rPr>
        <w:t>,</w:t>
      </w:r>
      <w:r w:rsidRPr="004219CA">
        <w:rPr>
          <w:rFonts w:ascii="Times New Roman" w:hAnsi="Times New Roman" w:cs="Times New Roman"/>
          <w:kern w:val="0"/>
        </w:rPr>
        <w:t xml:space="preserve"> </w:t>
      </w:r>
      <w:r w:rsidR="0077405A" w:rsidRPr="004219CA">
        <w:rPr>
          <w:rFonts w:ascii="Times New Roman" w:hAnsi="Times New Roman" w:cs="Times New Roman"/>
          <w:kern w:val="0"/>
        </w:rPr>
        <w:t xml:space="preserve">which </w:t>
      </w:r>
      <w:r w:rsidR="003C569E" w:rsidRPr="004219CA">
        <w:rPr>
          <w:rFonts w:ascii="Times New Roman" w:hAnsi="Times New Roman" w:cs="Times New Roman"/>
          <w:kern w:val="0"/>
        </w:rPr>
        <w:t>colonise</w:t>
      </w:r>
      <w:r w:rsidR="0077405A" w:rsidRPr="004219CA">
        <w:rPr>
          <w:rFonts w:ascii="Times New Roman" w:hAnsi="Times New Roman" w:cs="Times New Roman"/>
          <w:kern w:val="0"/>
        </w:rPr>
        <w:t xml:space="preserve"> the root cortex </w:t>
      </w:r>
      <w:r w:rsidRPr="004219CA">
        <w:rPr>
          <w:rFonts w:ascii="Times New Roman" w:hAnsi="Times New Roman" w:cs="Times New Roman"/>
          <w:kern w:val="0"/>
        </w:rPr>
        <w:t xml:space="preserve">and </w:t>
      </w:r>
      <w:r w:rsidR="00EC06BE" w:rsidRPr="004219CA">
        <w:rPr>
          <w:rFonts w:ascii="Times New Roman" w:hAnsi="Times New Roman" w:cs="Times New Roman"/>
          <w:kern w:val="0"/>
        </w:rPr>
        <w:t xml:space="preserve">form </w:t>
      </w:r>
      <w:r w:rsidRPr="004219CA">
        <w:rPr>
          <w:rFonts w:ascii="Times New Roman" w:hAnsi="Times New Roman" w:cs="Times New Roman"/>
          <w:kern w:val="0"/>
        </w:rPr>
        <w:t>highly branched feeding structures</w:t>
      </w:r>
      <w:r w:rsidR="00D17E46" w:rsidRPr="004219CA">
        <w:rPr>
          <w:rFonts w:ascii="Times New Roman" w:hAnsi="Times New Roman" w:cs="Times New Roman"/>
          <w:kern w:val="0"/>
        </w:rPr>
        <w:t xml:space="preserve"> </w:t>
      </w:r>
      <w:r w:rsidRPr="004219CA">
        <w:rPr>
          <w:rFonts w:ascii="Times New Roman" w:hAnsi="Times New Roman" w:cs="Times New Roman"/>
          <w:kern w:val="0"/>
        </w:rPr>
        <w:t xml:space="preserve">known as ‘arbuscules’. </w:t>
      </w:r>
      <w:r w:rsidR="003C569E" w:rsidRPr="004219CA">
        <w:rPr>
          <w:rFonts w:ascii="Times New Roman" w:hAnsi="Times New Roman" w:cs="Times New Roman"/>
          <w:kern w:val="0"/>
        </w:rPr>
        <w:t>These structures</w:t>
      </w:r>
      <w:r w:rsidRPr="004219CA">
        <w:rPr>
          <w:rFonts w:ascii="Times New Roman" w:hAnsi="Times New Roman" w:cs="Times New Roman"/>
          <w:kern w:val="0"/>
        </w:rPr>
        <w:t xml:space="preserve"> provide an extended surface area for nutrient exchange, where the plant </w:t>
      </w:r>
      <w:r w:rsidR="0003588F" w:rsidRPr="004219CA">
        <w:rPr>
          <w:rFonts w:ascii="Times New Roman" w:hAnsi="Times New Roman" w:cs="Times New Roman"/>
          <w:kern w:val="0"/>
        </w:rPr>
        <w:t>supplies</w:t>
      </w:r>
      <w:r w:rsidRPr="004219CA">
        <w:rPr>
          <w:rFonts w:ascii="Times New Roman" w:hAnsi="Times New Roman" w:cs="Times New Roman"/>
          <w:kern w:val="0"/>
        </w:rPr>
        <w:t xml:space="preserve"> carbon to the fungus in </w:t>
      </w:r>
      <w:r w:rsidR="003C569E" w:rsidRPr="004219CA">
        <w:rPr>
          <w:rFonts w:ascii="Times New Roman" w:hAnsi="Times New Roman" w:cs="Times New Roman"/>
          <w:kern w:val="0"/>
        </w:rPr>
        <w:t>return</w:t>
      </w:r>
      <w:r w:rsidRPr="004219CA">
        <w:rPr>
          <w:rFonts w:ascii="Times New Roman" w:hAnsi="Times New Roman" w:cs="Times New Roman"/>
          <w:kern w:val="0"/>
        </w:rPr>
        <w:t xml:space="preserve"> for limited phosphorus sources</w:t>
      </w:r>
      <w:r w:rsidRPr="004219CA">
        <w:rPr>
          <w:rFonts w:ascii="Times New Roman" w:hAnsi="Times New Roman" w:cs="Times New Roman"/>
          <w:kern w:val="0"/>
          <w:vertAlign w:val="superscript"/>
        </w:rPr>
        <w:t>10,11</w:t>
      </w:r>
      <w:r w:rsidRPr="004219CA">
        <w:rPr>
          <w:rFonts w:ascii="Times New Roman" w:hAnsi="Times New Roman" w:cs="Times New Roman"/>
          <w:kern w:val="0"/>
        </w:rPr>
        <w:t xml:space="preserve">. </w:t>
      </w:r>
      <w:r w:rsidR="003C569E" w:rsidRPr="004219CA">
        <w:rPr>
          <w:rFonts w:ascii="Times New Roman" w:hAnsi="Times New Roman" w:cs="Times New Roman"/>
          <w:kern w:val="0"/>
        </w:rPr>
        <w:t>In contrast, NFS</w:t>
      </w:r>
      <w:r w:rsidRPr="004219CA">
        <w:rPr>
          <w:rFonts w:ascii="Times New Roman" w:hAnsi="Times New Roman" w:cs="Times New Roman"/>
          <w:kern w:val="0"/>
        </w:rPr>
        <w:t xml:space="preserve"> is far less </w:t>
      </w:r>
      <w:r w:rsidR="003C569E" w:rsidRPr="004219CA">
        <w:rPr>
          <w:rFonts w:ascii="Times New Roman" w:hAnsi="Times New Roman" w:cs="Times New Roman"/>
          <w:kern w:val="0"/>
        </w:rPr>
        <w:t>widespread, occuring</w:t>
      </w:r>
      <w:r w:rsidRPr="004219CA">
        <w:rPr>
          <w:rFonts w:ascii="Times New Roman" w:hAnsi="Times New Roman" w:cs="Times New Roman"/>
          <w:kern w:val="0"/>
        </w:rPr>
        <w:t xml:space="preserve"> only in legumes</w:t>
      </w:r>
      <w:r w:rsidR="003A67C4" w:rsidRPr="004219CA">
        <w:rPr>
          <w:rFonts w:ascii="Times New Roman" w:hAnsi="Times New Roman" w:cs="Times New Roman"/>
          <w:kern w:val="0"/>
        </w:rPr>
        <w:t xml:space="preserve"> and </w:t>
      </w:r>
      <w:ins w:id="30" w:author="Simona Radutoiu" w:date="2025-02-19T14:18:00Z" w16du:dateUtc="2025-02-19T13:18:00Z">
        <w:r w:rsidR="003D59D8">
          <w:rPr>
            <w:rFonts w:ascii="Times New Roman" w:hAnsi="Times New Roman" w:cs="Times New Roman"/>
            <w:kern w:val="0"/>
          </w:rPr>
          <w:t xml:space="preserve">the tree </w:t>
        </w:r>
      </w:ins>
      <w:del w:id="31" w:author="Simona Radutoiu" w:date="2025-02-19T14:18:00Z" w16du:dateUtc="2025-02-19T13:18:00Z">
        <w:r w:rsidR="003A67C4" w:rsidRPr="004219CA" w:rsidDel="003D59D8">
          <w:rPr>
            <w:rFonts w:ascii="Times New Roman" w:hAnsi="Times New Roman" w:cs="Times New Roman"/>
            <w:kern w:val="0"/>
          </w:rPr>
          <w:delText xml:space="preserve">the plant lineage </w:delText>
        </w:r>
      </w:del>
      <w:r w:rsidR="003A67C4" w:rsidRPr="004219CA">
        <w:rPr>
          <w:rFonts w:ascii="Times New Roman" w:hAnsi="Times New Roman" w:cs="Times New Roman"/>
          <w:i/>
          <w:iCs/>
          <w:kern w:val="0"/>
        </w:rPr>
        <w:t>Parasponia</w:t>
      </w:r>
      <w:r w:rsidRPr="004219CA">
        <w:rPr>
          <w:rFonts w:ascii="Times New Roman" w:hAnsi="Times New Roman" w:cs="Times New Roman"/>
          <w:kern w:val="0"/>
          <w:vertAlign w:val="superscript"/>
        </w:rPr>
        <w:t>12</w:t>
      </w:r>
      <w:r w:rsidR="003A67C4" w:rsidRPr="004219CA">
        <w:rPr>
          <w:rFonts w:ascii="Times New Roman" w:hAnsi="Times New Roman" w:cs="Times New Roman"/>
          <w:kern w:val="0"/>
          <w:vertAlign w:val="superscript"/>
        </w:rPr>
        <w:t>,153</w:t>
      </w:r>
      <w:r w:rsidRPr="004219CA">
        <w:rPr>
          <w:rFonts w:ascii="Times New Roman" w:hAnsi="Times New Roman" w:cs="Times New Roman"/>
          <w:kern w:val="0"/>
        </w:rPr>
        <w:t xml:space="preserve">. </w:t>
      </w:r>
      <w:r w:rsidR="003C569E" w:rsidRPr="004219CA">
        <w:rPr>
          <w:rFonts w:ascii="Times New Roman" w:hAnsi="Times New Roman" w:cs="Times New Roman"/>
          <w:kern w:val="0"/>
        </w:rPr>
        <w:t xml:space="preserve">Like AMS, </w:t>
      </w:r>
      <w:r w:rsidRPr="004219CA">
        <w:rPr>
          <w:rFonts w:ascii="Times New Roman" w:hAnsi="Times New Roman" w:cs="Times New Roman"/>
          <w:kern w:val="0"/>
        </w:rPr>
        <w:t>NFS</w:t>
      </w:r>
      <w:r w:rsidR="003C569E" w:rsidRPr="004219CA">
        <w:rPr>
          <w:rFonts w:ascii="Times New Roman" w:hAnsi="Times New Roman" w:cs="Times New Roman"/>
          <w:kern w:val="0"/>
        </w:rPr>
        <w:t xml:space="preserve"> </w:t>
      </w:r>
      <w:r w:rsidRPr="004219CA">
        <w:rPr>
          <w:rFonts w:ascii="Times New Roman" w:hAnsi="Times New Roman" w:cs="Times New Roman"/>
          <w:kern w:val="0"/>
        </w:rPr>
        <w:t xml:space="preserve">is initiated through bidirectional </w:t>
      </w:r>
      <w:r w:rsidR="003C569E" w:rsidRPr="004219CA">
        <w:rPr>
          <w:rFonts w:ascii="Times New Roman" w:hAnsi="Times New Roman" w:cs="Times New Roman"/>
          <w:kern w:val="0"/>
        </w:rPr>
        <w:t>signalling</w:t>
      </w:r>
      <w:r w:rsidRPr="004219CA">
        <w:rPr>
          <w:rFonts w:ascii="Times New Roman" w:hAnsi="Times New Roman" w:cs="Times New Roman"/>
          <w:kern w:val="0"/>
        </w:rPr>
        <w:t xml:space="preserve">. Legumes release flavonoids that are </w:t>
      </w:r>
      <w:r w:rsidR="003C569E" w:rsidRPr="004219CA">
        <w:rPr>
          <w:rFonts w:ascii="Times New Roman" w:hAnsi="Times New Roman" w:cs="Times New Roman"/>
          <w:kern w:val="0"/>
        </w:rPr>
        <w:t>detected</w:t>
      </w:r>
      <w:r w:rsidRPr="004219CA">
        <w:rPr>
          <w:rFonts w:ascii="Times New Roman" w:hAnsi="Times New Roman" w:cs="Times New Roman"/>
          <w:kern w:val="0"/>
        </w:rPr>
        <w:t xml:space="preserve"> by nitrogen-fixing bacteria, which in </w:t>
      </w:r>
      <w:r w:rsidR="003C569E" w:rsidRPr="004219CA">
        <w:rPr>
          <w:rFonts w:ascii="Times New Roman" w:hAnsi="Times New Roman" w:cs="Times New Roman"/>
          <w:kern w:val="0"/>
        </w:rPr>
        <w:t>response</w:t>
      </w:r>
      <w:r w:rsidRPr="004219CA">
        <w:rPr>
          <w:rFonts w:ascii="Times New Roman" w:hAnsi="Times New Roman" w:cs="Times New Roman"/>
          <w:kern w:val="0"/>
        </w:rPr>
        <w:t xml:space="preserve"> </w:t>
      </w:r>
      <w:r w:rsidR="003C569E" w:rsidRPr="004219CA">
        <w:rPr>
          <w:rFonts w:ascii="Times New Roman" w:hAnsi="Times New Roman" w:cs="Times New Roman"/>
          <w:kern w:val="0"/>
        </w:rPr>
        <w:t>produce</w:t>
      </w:r>
      <w:r w:rsidRPr="004219CA">
        <w:rPr>
          <w:rFonts w:ascii="Times New Roman" w:hAnsi="Times New Roman" w:cs="Times New Roman"/>
          <w:kern w:val="0"/>
        </w:rPr>
        <w:t xml:space="preserve"> Nod-factors. These</w:t>
      </w:r>
      <w:r w:rsidR="003C569E" w:rsidRPr="004219CA">
        <w:rPr>
          <w:rFonts w:ascii="Times New Roman" w:hAnsi="Times New Roman" w:cs="Times New Roman"/>
          <w:kern w:val="0"/>
        </w:rPr>
        <w:t xml:space="preserve"> signals </w:t>
      </w:r>
      <w:r w:rsidRPr="004219CA">
        <w:rPr>
          <w:rFonts w:ascii="Times New Roman" w:hAnsi="Times New Roman" w:cs="Times New Roman"/>
          <w:kern w:val="0"/>
        </w:rPr>
        <w:t>are perceived by the plan</w:t>
      </w:r>
      <w:r w:rsidR="00EC06BE" w:rsidRPr="004219CA">
        <w:rPr>
          <w:rFonts w:ascii="Times New Roman" w:hAnsi="Times New Roman" w:cs="Times New Roman"/>
          <w:kern w:val="0"/>
        </w:rPr>
        <w:t>t</w:t>
      </w:r>
      <w:r w:rsidRPr="004219CA">
        <w:rPr>
          <w:rFonts w:ascii="Times New Roman" w:hAnsi="Times New Roman" w:cs="Times New Roman"/>
          <w:kern w:val="0"/>
        </w:rPr>
        <w:t xml:space="preserve">, </w:t>
      </w:r>
      <w:r w:rsidR="00C638C3" w:rsidRPr="004219CA">
        <w:rPr>
          <w:rFonts w:ascii="Times New Roman" w:hAnsi="Times New Roman" w:cs="Times New Roman"/>
          <w:kern w:val="0"/>
        </w:rPr>
        <w:t>triggering</w:t>
      </w:r>
      <w:r w:rsidRPr="004219CA">
        <w:rPr>
          <w:rFonts w:ascii="Times New Roman" w:hAnsi="Times New Roman" w:cs="Times New Roman"/>
          <w:kern w:val="0"/>
        </w:rPr>
        <w:t xml:space="preserve"> calcium-oscillations that activate symbiosis genes</w:t>
      </w:r>
      <w:r w:rsidR="00C638C3" w:rsidRPr="004219CA">
        <w:rPr>
          <w:rFonts w:ascii="Times New Roman" w:hAnsi="Times New Roman" w:cs="Times New Roman"/>
          <w:kern w:val="0"/>
        </w:rPr>
        <w:t>, as seen in AMS</w:t>
      </w:r>
      <w:r w:rsidRPr="004219CA">
        <w:rPr>
          <w:rFonts w:ascii="Times New Roman" w:hAnsi="Times New Roman" w:cs="Times New Roman"/>
          <w:kern w:val="0"/>
        </w:rPr>
        <w:t xml:space="preserve">. </w:t>
      </w:r>
      <w:r w:rsidR="0003588F" w:rsidRPr="004219CA">
        <w:rPr>
          <w:rFonts w:ascii="Times New Roman" w:hAnsi="Times New Roman" w:cs="Times New Roman"/>
          <w:kern w:val="0"/>
        </w:rPr>
        <w:t>However, in</w:t>
      </w:r>
      <w:r w:rsidRPr="004219CA">
        <w:rPr>
          <w:rFonts w:ascii="Times New Roman" w:hAnsi="Times New Roman" w:cs="Times New Roman"/>
          <w:kern w:val="0"/>
        </w:rPr>
        <w:t xml:space="preserve"> NFS, plants </w:t>
      </w:r>
      <w:r w:rsidR="0003588F" w:rsidRPr="004219CA">
        <w:rPr>
          <w:rFonts w:ascii="Times New Roman" w:hAnsi="Times New Roman" w:cs="Times New Roman"/>
          <w:kern w:val="0"/>
        </w:rPr>
        <w:t>develop specialised root-derived organelles</w:t>
      </w:r>
      <w:r w:rsidRPr="004219CA">
        <w:rPr>
          <w:rFonts w:ascii="Times New Roman" w:hAnsi="Times New Roman" w:cs="Times New Roman"/>
          <w:kern w:val="0"/>
        </w:rPr>
        <w:t xml:space="preserve"> called ‘nodules’, </w:t>
      </w:r>
      <w:r w:rsidR="00C638C3" w:rsidRPr="004219CA">
        <w:rPr>
          <w:rFonts w:ascii="Times New Roman" w:hAnsi="Times New Roman" w:cs="Times New Roman"/>
          <w:kern w:val="0"/>
        </w:rPr>
        <w:t>which house</w:t>
      </w:r>
      <w:r w:rsidRPr="004219CA">
        <w:rPr>
          <w:rFonts w:ascii="Times New Roman" w:hAnsi="Times New Roman" w:cs="Times New Roman"/>
          <w:kern w:val="0"/>
        </w:rPr>
        <w:t xml:space="preserve"> nitrogen-fixing bacteria </w:t>
      </w:r>
      <w:r w:rsidR="00C638C3" w:rsidRPr="004219CA">
        <w:rPr>
          <w:rFonts w:ascii="Times New Roman" w:hAnsi="Times New Roman" w:cs="Times New Roman"/>
          <w:kern w:val="0"/>
        </w:rPr>
        <w:t xml:space="preserve">in a controlled environment for </w:t>
      </w:r>
      <w:r w:rsidRPr="004219CA">
        <w:rPr>
          <w:rFonts w:ascii="Times New Roman" w:hAnsi="Times New Roman" w:cs="Times New Roman"/>
          <w:kern w:val="0"/>
        </w:rPr>
        <w:t>nutrient exchange. In</w:t>
      </w:r>
      <w:r w:rsidR="00C638C3" w:rsidRPr="004219CA">
        <w:rPr>
          <w:rFonts w:ascii="Times New Roman" w:hAnsi="Times New Roman" w:cs="Times New Roman"/>
          <w:kern w:val="0"/>
        </w:rPr>
        <w:t>side</w:t>
      </w:r>
      <w:r w:rsidRPr="004219CA">
        <w:rPr>
          <w:rFonts w:ascii="Times New Roman" w:hAnsi="Times New Roman" w:cs="Times New Roman"/>
          <w:kern w:val="0"/>
        </w:rPr>
        <w:t xml:space="preserve"> nodules, </w:t>
      </w:r>
      <w:r w:rsidRPr="004219CA">
        <w:rPr>
          <w:rFonts w:ascii="Times New Roman" w:hAnsi="Times New Roman" w:cs="Times New Roman"/>
          <w:kern w:val="0"/>
        </w:rPr>
        <w:lastRenderedPageBreak/>
        <w:t xml:space="preserve">plants </w:t>
      </w:r>
      <w:r w:rsidR="00C638C3" w:rsidRPr="004219CA">
        <w:rPr>
          <w:rFonts w:ascii="Times New Roman" w:hAnsi="Times New Roman" w:cs="Times New Roman"/>
          <w:kern w:val="0"/>
        </w:rPr>
        <w:t>supply</w:t>
      </w:r>
      <w:r w:rsidRPr="004219CA">
        <w:rPr>
          <w:rFonts w:ascii="Times New Roman" w:hAnsi="Times New Roman" w:cs="Times New Roman"/>
          <w:kern w:val="0"/>
        </w:rPr>
        <w:t xml:space="preserve"> bacteria with carbon, </w:t>
      </w:r>
      <w:r w:rsidR="00C638C3" w:rsidRPr="004219CA">
        <w:rPr>
          <w:rFonts w:ascii="Times New Roman" w:hAnsi="Times New Roman" w:cs="Times New Roman"/>
          <w:kern w:val="0"/>
        </w:rPr>
        <w:t>while</w:t>
      </w:r>
      <w:r w:rsidRPr="004219CA">
        <w:rPr>
          <w:rFonts w:ascii="Times New Roman" w:hAnsi="Times New Roman" w:cs="Times New Roman"/>
          <w:kern w:val="0"/>
        </w:rPr>
        <w:t xml:space="preserve"> bacteria </w:t>
      </w:r>
      <w:r w:rsidR="0003588F" w:rsidRPr="004219CA">
        <w:rPr>
          <w:rFonts w:ascii="Times New Roman" w:hAnsi="Times New Roman" w:cs="Times New Roman"/>
          <w:kern w:val="0"/>
        </w:rPr>
        <w:t>convert</w:t>
      </w:r>
      <w:r w:rsidRPr="004219CA">
        <w:rPr>
          <w:rFonts w:ascii="Times New Roman" w:hAnsi="Times New Roman" w:cs="Times New Roman"/>
          <w:kern w:val="0"/>
        </w:rPr>
        <w:t xml:space="preserve"> atmospheric nitrogen (N</w:t>
      </w:r>
      <w:r w:rsidRPr="004219CA">
        <w:rPr>
          <w:rFonts w:ascii="Times New Roman" w:hAnsi="Times New Roman" w:cs="Times New Roman"/>
          <w:kern w:val="0"/>
          <w:vertAlign w:val="subscript"/>
        </w:rPr>
        <w:t>2</w:t>
      </w:r>
      <w:r w:rsidRPr="004219CA">
        <w:rPr>
          <w:rFonts w:ascii="Times New Roman" w:hAnsi="Times New Roman" w:cs="Times New Roman"/>
          <w:kern w:val="0"/>
        </w:rPr>
        <w:t xml:space="preserve">) </w:t>
      </w:r>
      <w:r w:rsidR="00C638C3" w:rsidRPr="004219CA">
        <w:rPr>
          <w:rFonts w:ascii="Times New Roman" w:hAnsi="Times New Roman" w:cs="Times New Roman"/>
          <w:kern w:val="0"/>
        </w:rPr>
        <w:t>into</w:t>
      </w:r>
      <w:r w:rsidRPr="004219CA">
        <w:rPr>
          <w:rFonts w:ascii="Times New Roman" w:hAnsi="Times New Roman" w:cs="Times New Roman"/>
          <w:kern w:val="0"/>
        </w:rPr>
        <w:t xml:space="preserve"> ammonia (NH</w:t>
      </w:r>
      <w:r w:rsidRPr="004219CA">
        <w:rPr>
          <w:rFonts w:ascii="Times New Roman" w:hAnsi="Times New Roman" w:cs="Times New Roman"/>
          <w:kern w:val="0"/>
          <w:vertAlign w:val="subscript"/>
        </w:rPr>
        <w:t>3</w:t>
      </w:r>
      <w:r w:rsidRPr="004219CA">
        <w:rPr>
          <w:rFonts w:ascii="Times New Roman" w:hAnsi="Times New Roman" w:cs="Times New Roman"/>
          <w:kern w:val="0"/>
        </w:rPr>
        <w:t xml:space="preserve">), which </w:t>
      </w:r>
      <w:r w:rsidR="00C638C3" w:rsidRPr="004219CA">
        <w:rPr>
          <w:rFonts w:ascii="Times New Roman" w:hAnsi="Times New Roman" w:cs="Times New Roman"/>
          <w:kern w:val="0"/>
        </w:rPr>
        <w:t xml:space="preserve">the plant can directly </w:t>
      </w:r>
      <w:r w:rsidR="0003588F" w:rsidRPr="004219CA">
        <w:rPr>
          <w:rFonts w:ascii="Times New Roman" w:hAnsi="Times New Roman" w:cs="Times New Roman"/>
          <w:kern w:val="0"/>
        </w:rPr>
        <w:t>assimilate</w:t>
      </w:r>
      <w:r w:rsidRPr="004219CA">
        <w:rPr>
          <w:rFonts w:ascii="Times New Roman" w:hAnsi="Times New Roman" w:cs="Times New Roman"/>
          <w:kern w:val="0"/>
          <w:vertAlign w:val="superscript"/>
        </w:rPr>
        <w:t>9</w:t>
      </w:r>
      <w:r w:rsidRPr="004219CA">
        <w:rPr>
          <w:rFonts w:ascii="Times New Roman" w:hAnsi="Times New Roman" w:cs="Times New Roman"/>
          <w:kern w:val="0"/>
        </w:rPr>
        <w:t xml:space="preserve">. Together, NFS and AMS are </w:t>
      </w:r>
      <w:r w:rsidR="00C638C3" w:rsidRPr="004219CA">
        <w:rPr>
          <w:rFonts w:ascii="Times New Roman" w:hAnsi="Times New Roman" w:cs="Times New Roman"/>
          <w:kern w:val="0"/>
        </w:rPr>
        <w:t>essential</w:t>
      </w:r>
      <w:r w:rsidRPr="004219CA">
        <w:rPr>
          <w:rFonts w:ascii="Times New Roman" w:hAnsi="Times New Roman" w:cs="Times New Roman"/>
          <w:kern w:val="0"/>
        </w:rPr>
        <w:t xml:space="preserve"> strategies </w:t>
      </w:r>
      <w:r w:rsidR="0003588F" w:rsidRPr="004219CA">
        <w:rPr>
          <w:rFonts w:ascii="Times New Roman" w:hAnsi="Times New Roman" w:cs="Times New Roman"/>
          <w:kern w:val="0"/>
        </w:rPr>
        <w:t>enabling</w:t>
      </w:r>
      <w:r w:rsidR="00C638C3" w:rsidRPr="004219CA">
        <w:rPr>
          <w:rFonts w:ascii="Times New Roman" w:hAnsi="Times New Roman" w:cs="Times New Roman"/>
          <w:kern w:val="0"/>
        </w:rPr>
        <w:t xml:space="preserve"> </w:t>
      </w:r>
      <w:r w:rsidRPr="004219CA">
        <w:rPr>
          <w:rFonts w:ascii="Times New Roman" w:hAnsi="Times New Roman" w:cs="Times New Roman"/>
          <w:kern w:val="0"/>
        </w:rPr>
        <w:t xml:space="preserve">plants to </w:t>
      </w:r>
      <w:r w:rsidR="0003588F" w:rsidRPr="004219CA">
        <w:rPr>
          <w:rFonts w:ascii="Times New Roman" w:hAnsi="Times New Roman" w:cs="Times New Roman"/>
          <w:kern w:val="0"/>
        </w:rPr>
        <w:t>acquire</w:t>
      </w:r>
      <w:r w:rsidRPr="004219CA">
        <w:rPr>
          <w:rFonts w:ascii="Times New Roman" w:hAnsi="Times New Roman" w:cs="Times New Roman"/>
          <w:kern w:val="0"/>
        </w:rPr>
        <w:t xml:space="preserve"> limited nutrients </w:t>
      </w:r>
      <w:r w:rsidR="00C638C3" w:rsidRPr="004219CA">
        <w:rPr>
          <w:rFonts w:ascii="Times New Roman" w:hAnsi="Times New Roman" w:cs="Times New Roman"/>
          <w:kern w:val="0"/>
        </w:rPr>
        <w:t>crucial</w:t>
      </w:r>
      <w:r w:rsidRPr="004219CA">
        <w:rPr>
          <w:rFonts w:ascii="Times New Roman" w:hAnsi="Times New Roman" w:cs="Times New Roman"/>
          <w:kern w:val="0"/>
        </w:rPr>
        <w:t xml:space="preserve"> for growth and reproduction.</w:t>
      </w:r>
    </w:p>
    <w:p w14:paraId="73D515AE" w14:textId="336C0472" w:rsidR="00EC06BE" w:rsidRPr="004219CA" w:rsidRDefault="00C638C3" w:rsidP="003D59D8">
      <w:pPr>
        <w:autoSpaceDE w:val="0"/>
        <w:autoSpaceDN w:val="0"/>
        <w:adjustRightInd w:val="0"/>
        <w:spacing w:line="276" w:lineRule="auto"/>
        <w:jc w:val="both"/>
        <w:rPr>
          <w:rFonts w:ascii="Times New Roman" w:hAnsi="Times New Roman" w:cs="Times New Roman"/>
          <w:kern w:val="0"/>
        </w:rPr>
        <w:pPrChange w:id="32" w:author="Simona Radutoiu" w:date="2025-02-19T14:17:00Z" w16du:dateUtc="2025-02-19T13:17:00Z">
          <w:pPr>
            <w:autoSpaceDE w:val="0"/>
            <w:autoSpaceDN w:val="0"/>
            <w:adjustRightInd w:val="0"/>
            <w:jc w:val="both"/>
          </w:pPr>
        </w:pPrChange>
      </w:pPr>
      <w:r w:rsidRPr="004219CA">
        <w:rPr>
          <w:rFonts w:ascii="Times New Roman" w:hAnsi="Times New Roman" w:cs="Times New Roman"/>
          <w:kern w:val="0"/>
        </w:rPr>
        <w:t>B</w:t>
      </w:r>
      <w:r w:rsidR="003B19A5" w:rsidRPr="004219CA">
        <w:rPr>
          <w:rFonts w:ascii="Times New Roman" w:hAnsi="Times New Roman" w:cs="Times New Roman"/>
          <w:kern w:val="0"/>
        </w:rPr>
        <w:t>oth symbioses are controlled by a shared genetic pathway</w:t>
      </w:r>
      <w:del w:id="33" w:author="Simona Radutoiu" w:date="2025-02-19T14:20:00Z" w16du:dateUtc="2025-02-19T13:20:00Z">
        <w:r w:rsidR="003B19A5" w:rsidRPr="004219CA" w:rsidDel="003D59D8">
          <w:rPr>
            <w:rFonts w:ascii="Times New Roman" w:hAnsi="Times New Roman" w:cs="Times New Roman"/>
            <w:kern w:val="0"/>
          </w:rPr>
          <w:delText xml:space="preserve"> in </w:delText>
        </w:r>
        <w:r w:rsidRPr="004219CA" w:rsidDel="003D59D8">
          <w:rPr>
            <w:rFonts w:ascii="Times New Roman" w:hAnsi="Times New Roman" w:cs="Times New Roman"/>
            <w:kern w:val="0"/>
          </w:rPr>
          <w:delText>plants</w:delText>
        </w:r>
      </w:del>
      <w:r w:rsidR="0003588F" w:rsidRPr="004219CA">
        <w:rPr>
          <w:rFonts w:ascii="Times New Roman" w:hAnsi="Times New Roman" w:cs="Times New Roman"/>
          <w:kern w:val="0"/>
        </w:rPr>
        <w:t>,</w:t>
      </w:r>
      <w:r w:rsidR="003B19A5" w:rsidRPr="004219CA">
        <w:rPr>
          <w:rFonts w:ascii="Times New Roman" w:hAnsi="Times New Roman" w:cs="Times New Roman"/>
          <w:kern w:val="0"/>
        </w:rPr>
        <w:t xml:space="preserve"> known as the ‘Common Symbiosis Signalling Pathway’ (CSSP)</w:t>
      </w:r>
      <w:r w:rsidR="003B19A5" w:rsidRPr="004219CA">
        <w:rPr>
          <w:rFonts w:ascii="Times New Roman" w:hAnsi="Times New Roman" w:cs="Times New Roman"/>
          <w:kern w:val="0"/>
          <w:vertAlign w:val="superscript"/>
        </w:rPr>
        <w:t>9</w:t>
      </w:r>
      <w:ins w:id="34" w:author="Simona Radutoiu" w:date="2025-02-19T14:20:00Z" w16du:dateUtc="2025-02-19T13:20:00Z">
        <w:r w:rsidR="003D59D8">
          <w:rPr>
            <w:rFonts w:ascii="Times New Roman" w:hAnsi="Times New Roman" w:cs="Times New Roman"/>
            <w:kern w:val="0"/>
          </w:rPr>
          <w:t xml:space="preserve"> that is conserved across plants (HERE ADD THE REFS FROM MARCHANTIA TO RICE , MAIZE AND LEGUMES)</w:t>
        </w:r>
      </w:ins>
      <w:del w:id="35" w:author="Simona Radutoiu" w:date="2025-02-19T14:20:00Z" w16du:dateUtc="2025-02-19T13:20:00Z">
        <w:r w:rsidR="003B19A5" w:rsidRPr="004219CA" w:rsidDel="003D59D8">
          <w:rPr>
            <w:rFonts w:ascii="Times New Roman" w:hAnsi="Times New Roman" w:cs="Times New Roman"/>
            <w:kern w:val="0"/>
          </w:rPr>
          <w:delText>.</w:delText>
        </w:r>
      </w:del>
      <w:r w:rsidR="003B19A5" w:rsidRPr="004219CA">
        <w:rPr>
          <w:rFonts w:ascii="Times New Roman" w:hAnsi="Times New Roman" w:cs="Times New Roman"/>
          <w:kern w:val="0"/>
        </w:rPr>
        <w:t xml:space="preserve"> The CSSP is </w:t>
      </w:r>
      <w:r w:rsidRPr="004219CA">
        <w:rPr>
          <w:rFonts w:ascii="Times New Roman" w:hAnsi="Times New Roman" w:cs="Times New Roman"/>
          <w:kern w:val="0"/>
        </w:rPr>
        <w:t>fundamental</w:t>
      </w:r>
      <w:r w:rsidR="003B19A5" w:rsidRPr="004219CA">
        <w:rPr>
          <w:rFonts w:ascii="Times New Roman" w:hAnsi="Times New Roman" w:cs="Times New Roman"/>
          <w:kern w:val="0"/>
        </w:rPr>
        <w:t xml:space="preserve"> to both symbioses and is conserved not only in </w:t>
      </w:r>
      <w:commentRangeStart w:id="36"/>
      <w:r w:rsidR="003B19A5" w:rsidRPr="004219CA">
        <w:rPr>
          <w:rFonts w:ascii="Times New Roman" w:hAnsi="Times New Roman" w:cs="Times New Roman"/>
          <w:kern w:val="0"/>
        </w:rPr>
        <w:t>legumes</w:t>
      </w:r>
      <w:r w:rsidRPr="004219CA">
        <w:rPr>
          <w:rFonts w:ascii="Times New Roman" w:hAnsi="Times New Roman" w:cs="Times New Roman"/>
          <w:kern w:val="0"/>
        </w:rPr>
        <w:t>, which</w:t>
      </w:r>
      <w:r w:rsidR="003B19A5" w:rsidRPr="004219CA">
        <w:rPr>
          <w:rFonts w:ascii="Times New Roman" w:hAnsi="Times New Roman" w:cs="Times New Roman"/>
          <w:kern w:val="0"/>
        </w:rPr>
        <w:t xml:space="preserve"> facilitate both NFS and AMS</w:t>
      </w:r>
      <w:r w:rsidRPr="004219CA">
        <w:rPr>
          <w:rFonts w:ascii="Times New Roman" w:hAnsi="Times New Roman" w:cs="Times New Roman"/>
          <w:kern w:val="0"/>
        </w:rPr>
        <w:t>,</w:t>
      </w:r>
      <w:r w:rsidR="003B19A5" w:rsidRPr="004219CA">
        <w:rPr>
          <w:rFonts w:ascii="Times New Roman" w:hAnsi="Times New Roman" w:cs="Times New Roman"/>
          <w:kern w:val="0"/>
        </w:rPr>
        <w:t xml:space="preserve"> but also in cereals</w:t>
      </w:r>
      <w:r w:rsidRPr="004219CA">
        <w:rPr>
          <w:rFonts w:ascii="Times New Roman" w:hAnsi="Times New Roman" w:cs="Times New Roman"/>
          <w:kern w:val="0"/>
        </w:rPr>
        <w:t xml:space="preserve">, which </w:t>
      </w:r>
      <w:r w:rsidR="003B19A5" w:rsidRPr="004219CA">
        <w:rPr>
          <w:rFonts w:ascii="Times New Roman" w:hAnsi="Times New Roman" w:cs="Times New Roman"/>
          <w:kern w:val="0"/>
        </w:rPr>
        <w:t xml:space="preserve">establish </w:t>
      </w:r>
      <w:r w:rsidRPr="004219CA">
        <w:rPr>
          <w:rFonts w:ascii="Times New Roman" w:hAnsi="Times New Roman" w:cs="Times New Roman"/>
          <w:kern w:val="0"/>
        </w:rPr>
        <w:t xml:space="preserve">only </w:t>
      </w:r>
      <w:r w:rsidR="003B19A5" w:rsidRPr="004219CA">
        <w:rPr>
          <w:rFonts w:ascii="Times New Roman" w:hAnsi="Times New Roman" w:cs="Times New Roman"/>
          <w:kern w:val="0"/>
        </w:rPr>
        <w:t>AMS</w:t>
      </w:r>
      <w:r w:rsidR="003B19A5" w:rsidRPr="004219CA">
        <w:rPr>
          <w:rFonts w:ascii="Times New Roman" w:hAnsi="Times New Roman" w:cs="Times New Roman"/>
          <w:kern w:val="0"/>
          <w:vertAlign w:val="superscript"/>
        </w:rPr>
        <w:t>9,10</w:t>
      </w:r>
      <w:r w:rsidR="003B19A5" w:rsidRPr="004219CA">
        <w:rPr>
          <w:rFonts w:ascii="Times New Roman" w:hAnsi="Times New Roman" w:cs="Times New Roman"/>
          <w:kern w:val="0"/>
        </w:rPr>
        <w:t xml:space="preserve">. </w:t>
      </w:r>
      <w:commentRangeEnd w:id="36"/>
      <w:r w:rsidR="003D59D8">
        <w:rPr>
          <w:rStyle w:val="CommentReference"/>
        </w:rPr>
        <w:commentReference w:id="36"/>
      </w:r>
      <w:r w:rsidRPr="004219CA">
        <w:rPr>
          <w:rFonts w:ascii="Times New Roman" w:hAnsi="Times New Roman" w:cs="Times New Roman"/>
          <w:kern w:val="0"/>
        </w:rPr>
        <w:t>These interactions rely on</w:t>
      </w:r>
      <w:r w:rsidR="003B19A5" w:rsidRPr="004219CA">
        <w:rPr>
          <w:rFonts w:ascii="Times New Roman" w:hAnsi="Times New Roman" w:cs="Times New Roman"/>
          <w:kern w:val="0"/>
        </w:rPr>
        <w:t xml:space="preserve"> bi-directional signalling and </w:t>
      </w:r>
      <w:r w:rsidRPr="004219CA">
        <w:rPr>
          <w:rFonts w:ascii="Times New Roman" w:hAnsi="Times New Roman" w:cs="Times New Roman"/>
          <w:kern w:val="0"/>
        </w:rPr>
        <w:t xml:space="preserve">the </w:t>
      </w:r>
      <w:r w:rsidR="003B19A5" w:rsidRPr="004219CA">
        <w:rPr>
          <w:rFonts w:ascii="Times New Roman" w:hAnsi="Times New Roman" w:cs="Times New Roman"/>
          <w:kern w:val="0"/>
        </w:rPr>
        <w:t xml:space="preserve">perception of microbe-derived signals by </w:t>
      </w:r>
      <w:r w:rsidRPr="004219CA">
        <w:rPr>
          <w:rFonts w:ascii="Times New Roman" w:hAnsi="Times New Roman" w:cs="Times New Roman"/>
          <w:kern w:val="0"/>
        </w:rPr>
        <w:t>distinct</w:t>
      </w:r>
      <w:r w:rsidR="003B19A5" w:rsidRPr="004219CA">
        <w:rPr>
          <w:rFonts w:ascii="Times New Roman" w:hAnsi="Times New Roman" w:cs="Times New Roman"/>
          <w:kern w:val="0"/>
        </w:rPr>
        <w:t xml:space="preserve"> plant receptors. </w:t>
      </w:r>
      <w:r w:rsidRPr="004219CA">
        <w:rPr>
          <w:rFonts w:ascii="Times New Roman" w:hAnsi="Times New Roman" w:cs="Times New Roman"/>
          <w:kern w:val="0"/>
        </w:rPr>
        <w:t>A key CSSP gene</w:t>
      </w:r>
      <w:r w:rsidR="003B19A5" w:rsidRPr="004219CA">
        <w:rPr>
          <w:rFonts w:ascii="Times New Roman" w:hAnsi="Times New Roman" w:cs="Times New Roman"/>
          <w:kern w:val="0"/>
        </w:rPr>
        <w:t xml:space="preserve"> with dual </w:t>
      </w:r>
      <w:r w:rsidR="00BA1BB9" w:rsidRPr="004219CA">
        <w:rPr>
          <w:rFonts w:ascii="Times New Roman" w:hAnsi="Times New Roman" w:cs="Times New Roman"/>
          <w:kern w:val="0"/>
        </w:rPr>
        <w:t>roles</w:t>
      </w:r>
      <w:r w:rsidR="003B19A5" w:rsidRPr="004219CA">
        <w:rPr>
          <w:rFonts w:ascii="Times New Roman" w:hAnsi="Times New Roman" w:cs="Times New Roman"/>
          <w:kern w:val="0"/>
        </w:rPr>
        <w:t xml:space="preserve"> in both symbioses is SYMRK, a co-receptor that interacts with Myc- and Nod-factor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 xml:space="preserve">associates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4219CA">
        <w:rPr>
          <w:rFonts w:ascii="Times New Roman" w:hAnsi="Times New Roman" w:cs="Times New Roman"/>
          <w:kern w:val="0"/>
          <w:vertAlign w:val="sub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)-signals</w:t>
      </w:r>
      <w:r w:rsidR="003B19A5" w:rsidRPr="004219CA">
        <w:rPr>
          <w:rFonts w:ascii="Times New Roman" w:hAnsi="Times New Roman" w:cs="Times New Roman"/>
          <w:kern w:val="0"/>
          <w:vertAlign w:val="superscript"/>
        </w:rPr>
        <w:t>13</w:t>
      </w:r>
      <w:r w:rsidR="003B19A5" w:rsidRPr="004219CA">
        <w:rPr>
          <w:rFonts w:ascii="Times New Roman" w:hAnsi="Times New Roman" w:cs="Times New Roman"/>
          <w:kern w:val="0"/>
        </w:rPr>
        <w:t>. These Ca</w:t>
      </w:r>
      <w:r w:rsidR="003B19A5" w:rsidRPr="004219CA">
        <w:rPr>
          <w:rFonts w:ascii="Times New Roman" w:hAnsi="Times New Roman" w:cs="Times New Roman"/>
          <w:kern w:val="0"/>
          <w:vertAlign w:val="sub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 xml:space="preserve">-signals are decoded by the nucleus-localised calcium- and calmodulin-dependent serine/threonine protein kinase </w:t>
      </w:r>
      <w:commentRangeStart w:id="37"/>
      <w:r w:rsidR="003B19A5" w:rsidRPr="004219CA">
        <w:rPr>
          <w:rFonts w:ascii="Times New Roman" w:hAnsi="Times New Roman" w:cs="Times New Roman"/>
          <w:kern w:val="0"/>
        </w:rPr>
        <w:t>C</w:t>
      </w:r>
      <w:ins w:id="38" w:author="Simona Radutoiu" w:date="2025-02-19T14:23:00Z" w16du:dateUtc="2025-02-19T13:23:00Z">
        <w:r w:rsidR="003D59D8">
          <w:rPr>
            <w:rFonts w:ascii="Times New Roman" w:hAnsi="Times New Roman" w:cs="Times New Roman"/>
            <w:kern w:val="0"/>
          </w:rPr>
          <w:t>C</w:t>
        </w:r>
      </w:ins>
      <w:del w:id="39" w:author="Simona Radutoiu" w:date="2025-02-19T14:23:00Z" w16du:dateUtc="2025-02-19T13:23:00Z">
        <w:r w:rsidR="003B19A5" w:rsidRPr="004219CA" w:rsidDel="003D59D8">
          <w:rPr>
            <w:rFonts w:ascii="Times New Roman" w:hAnsi="Times New Roman" w:cs="Times New Roman"/>
            <w:kern w:val="0"/>
          </w:rPr>
          <w:delText>c</w:delText>
        </w:r>
      </w:del>
      <w:r w:rsidR="003B19A5" w:rsidRPr="004219CA">
        <w:rPr>
          <w:rFonts w:ascii="Times New Roman" w:hAnsi="Times New Roman" w:cs="Times New Roman"/>
          <w:kern w:val="0"/>
        </w:rPr>
        <w:t>a</w:t>
      </w:r>
      <w:ins w:id="40" w:author="Simona Radutoiu" w:date="2025-02-19T14:23:00Z" w16du:dateUtc="2025-02-19T13:23:00Z">
        <w:r w:rsidR="003D59D8">
          <w:rPr>
            <w:rFonts w:ascii="Times New Roman" w:hAnsi="Times New Roman" w:cs="Times New Roman"/>
            <w:kern w:val="0"/>
          </w:rPr>
          <w:t>M</w:t>
        </w:r>
      </w:ins>
      <w:del w:id="41" w:author="Simona Radutoiu" w:date="2025-02-19T14:23:00Z" w16du:dateUtc="2025-02-19T13:23:00Z">
        <w:r w:rsidR="003B19A5" w:rsidRPr="004219CA" w:rsidDel="003D59D8">
          <w:rPr>
            <w:rFonts w:ascii="Times New Roman" w:hAnsi="Times New Roman" w:cs="Times New Roman"/>
            <w:kern w:val="0"/>
          </w:rPr>
          <w:delText>m</w:delText>
        </w:r>
      </w:del>
      <w:r w:rsidR="003B19A5" w:rsidRPr="004219CA">
        <w:rPr>
          <w:rFonts w:ascii="Times New Roman" w:hAnsi="Times New Roman" w:cs="Times New Roman"/>
          <w:kern w:val="0"/>
        </w:rPr>
        <w:t>K</w:t>
      </w:r>
      <w:commentRangeEnd w:id="37"/>
      <w:r w:rsidR="003D59D8">
        <w:rPr>
          <w:rStyle w:val="CommentReference"/>
        </w:rPr>
        <w:commentReference w:id="37"/>
      </w:r>
      <w:r w:rsidR="003B19A5" w:rsidRPr="004219CA">
        <w:rPr>
          <w:rFonts w:ascii="Times New Roman" w:hAnsi="Times New Roman" w:cs="Times New Roman"/>
          <w:kern w:val="0"/>
        </w:rPr>
        <w:t xml:space="preserve">, which </w:t>
      </w:r>
      <w:r w:rsidRPr="004219CA">
        <w:rPr>
          <w:rFonts w:ascii="Times New Roman" w:hAnsi="Times New Roman" w:cs="Times New Roman"/>
          <w:kern w:val="0"/>
        </w:rPr>
        <w:t xml:space="preserve">is considered the central regulator of symbiosis signal transduction. </w:t>
      </w:r>
      <w:commentRangeStart w:id="42"/>
      <w:r w:rsidRPr="004219CA">
        <w:rPr>
          <w:rFonts w:ascii="Times New Roman" w:hAnsi="Times New Roman" w:cs="Times New Roman"/>
          <w:kern w:val="0"/>
        </w:rPr>
        <w:t xml:space="preserve">CcamK </w:t>
      </w:r>
      <w:r w:rsidR="003B19A5" w:rsidRPr="004219CA">
        <w:rPr>
          <w:rFonts w:ascii="Times New Roman" w:hAnsi="Times New Roman" w:cs="Times New Roman"/>
          <w:kern w:val="0"/>
        </w:rPr>
        <w:t xml:space="preserve">alone </w:t>
      </w:r>
      <w:r w:rsidRPr="004219CA">
        <w:rPr>
          <w:rFonts w:ascii="Times New Roman" w:hAnsi="Times New Roman" w:cs="Times New Roman"/>
          <w:kern w:val="0"/>
        </w:rPr>
        <w:t xml:space="preserve">can compensate for the loss of </w:t>
      </w:r>
      <w:r w:rsidR="003B19A5" w:rsidRPr="004219CA">
        <w:rPr>
          <w:rFonts w:ascii="Times New Roman" w:hAnsi="Times New Roman" w:cs="Times New Roman"/>
          <w:kern w:val="0"/>
        </w:rPr>
        <w:t>upstream CSSP components</w:t>
      </w:r>
      <w:r w:rsidRPr="004219CA">
        <w:rPr>
          <w:rFonts w:ascii="Times New Roman" w:hAnsi="Times New Roman" w:cs="Times New Roman"/>
          <w:kern w:val="0"/>
        </w:rPr>
        <w:t>, highlighting</w:t>
      </w:r>
      <w:r w:rsidR="003B19A5" w:rsidRPr="004219CA">
        <w:rPr>
          <w:rFonts w:ascii="Times New Roman" w:hAnsi="Times New Roman" w:cs="Times New Roman"/>
          <w:kern w:val="0"/>
        </w:rPr>
        <w:t xml:space="preserve"> </w:t>
      </w:r>
      <w:r w:rsidRPr="004219CA">
        <w:rPr>
          <w:rFonts w:ascii="Times New Roman" w:hAnsi="Times New Roman" w:cs="Times New Roman"/>
          <w:kern w:val="0"/>
        </w:rPr>
        <w:t>its critical role in symbiosis signalling</w:t>
      </w:r>
      <w:r w:rsidR="003B19A5" w:rsidRPr="004219CA">
        <w:rPr>
          <w:rFonts w:ascii="Times New Roman" w:hAnsi="Times New Roman" w:cs="Times New Roman"/>
          <w:kern w:val="0"/>
          <w:vertAlign w:val="superscript"/>
        </w:rPr>
        <w:t>14</w:t>
      </w:r>
      <w:commentRangeEnd w:id="42"/>
      <w:r w:rsidR="00B01B3C">
        <w:rPr>
          <w:rStyle w:val="CommentReference"/>
        </w:rPr>
        <w:commentReference w:id="42"/>
      </w:r>
      <w:r w:rsidR="003B19A5" w:rsidRPr="004219CA">
        <w:rPr>
          <w:rFonts w:ascii="Times New Roman" w:hAnsi="Times New Roman" w:cs="Times New Roman"/>
          <w:kern w:val="0"/>
        </w:rPr>
        <w:t xml:space="preserve">. CCamK </w:t>
      </w:r>
      <w:r w:rsidRPr="004219CA">
        <w:rPr>
          <w:rFonts w:ascii="Times New Roman" w:hAnsi="Times New Roman" w:cs="Times New Roman"/>
          <w:kern w:val="0"/>
        </w:rPr>
        <w:t xml:space="preserve">activates a </w:t>
      </w:r>
      <w:r w:rsidR="003B19A5" w:rsidRPr="004219CA">
        <w:rPr>
          <w:rFonts w:ascii="Times New Roman" w:hAnsi="Times New Roman" w:cs="Times New Roman"/>
          <w:kern w:val="0"/>
        </w:rPr>
        <w:t xml:space="preserve">complex transcriptional network </w:t>
      </w:r>
      <w:r w:rsidRPr="004219CA">
        <w:rPr>
          <w:rFonts w:ascii="Times New Roman" w:hAnsi="Times New Roman" w:cs="Times New Roman"/>
          <w:kern w:val="0"/>
        </w:rPr>
        <w:t>involving</w:t>
      </w:r>
      <w:r w:rsidR="003B19A5" w:rsidRPr="004219CA">
        <w:rPr>
          <w:rFonts w:ascii="Times New Roman" w:hAnsi="Times New Roman" w:cs="Times New Roman"/>
          <w:kern w:val="0"/>
        </w:rPr>
        <w:t xml:space="preserve"> genes </w:t>
      </w:r>
      <w:r w:rsidRPr="004219CA">
        <w:rPr>
          <w:rFonts w:ascii="Times New Roman" w:hAnsi="Times New Roman" w:cs="Times New Roman"/>
          <w:kern w:val="0"/>
        </w:rPr>
        <w:t>essential for</w:t>
      </w:r>
      <w:r w:rsidR="003B19A5" w:rsidRPr="004219CA">
        <w:rPr>
          <w:rFonts w:ascii="Times New Roman" w:hAnsi="Times New Roman" w:cs="Times New Roman"/>
          <w:kern w:val="0"/>
        </w:rPr>
        <w:t xml:space="preserve"> one or both symbioses</w:t>
      </w:r>
      <w:r w:rsidR="003B19A5" w:rsidRPr="004219CA">
        <w:rPr>
          <w:rFonts w:ascii="Times New Roman" w:hAnsi="Times New Roman" w:cs="Times New Roman"/>
          <w:kern w:val="0"/>
          <w:vertAlign w:val="superscript"/>
        </w:rPr>
        <w:t>9</w:t>
      </w:r>
      <w:r w:rsidR="003B19A5" w:rsidRPr="004219CA">
        <w:rPr>
          <w:rFonts w:ascii="Times New Roman" w:hAnsi="Times New Roman" w:cs="Times New Roman"/>
          <w:kern w:val="0"/>
        </w:rPr>
        <w:t xml:space="preserve">. </w:t>
      </w:r>
      <w:r w:rsidRPr="004219CA">
        <w:rPr>
          <w:rFonts w:ascii="Times New Roman" w:hAnsi="Times New Roman" w:cs="Times New Roman"/>
          <w:kern w:val="0"/>
        </w:rPr>
        <w:t xml:space="preserve">Among these, </w:t>
      </w:r>
      <w:r w:rsidR="003B19A5" w:rsidRPr="004219CA">
        <w:rPr>
          <w:rFonts w:ascii="Times New Roman" w:hAnsi="Times New Roman" w:cs="Times New Roman"/>
          <w:kern w:val="0"/>
        </w:rPr>
        <w:t xml:space="preserve">the GRAS-domain </w:t>
      </w:r>
      <w:r w:rsidRPr="004219CA">
        <w:rPr>
          <w:rFonts w:ascii="Times New Roman" w:hAnsi="Times New Roman" w:cs="Times New Roman"/>
          <w:kern w:val="0"/>
        </w:rPr>
        <w:t xml:space="preserve">transcription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during NFS</w:t>
      </w:r>
      <w:r w:rsidRPr="004219CA">
        <w:rPr>
          <w:rFonts w:ascii="Times New Roman" w:hAnsi="Times New Roman" w:cs="Times New Roman"/>
          <w:kern w:val="0"/>
        </w:rPr>
        <w:t xml:space="preserve"> and play a key role in</w:t>
      </w:r>
      <w:r w:rsidR="003B19A5" w:rsidRPr="004219CA">
        <w:rPr>
          <w:rFonts w:ascii="Times New Roman" w:hAnsi="Times New Roman" w:cs="Times New Roman"/>
          <w:kern w:val="0"/>
        </w:rPr>
        <w:t xml:space="preserve"> strigolactone biosynthesis during early AMS</w:t>
      </w:r>
      <w:r w:rsidR="003B19A5" w:rsidRPr="004219CA">
        <w:rPr>
          <w:rFonts w:ascii="Times New Roman" w:hAnsi="Times New Roman" w:cs="Times New Roman"/>
          <w:kern w:val="0"/>
          <w:vertAlign w:val="superscript"/>
        </w:rPr>
        <w:t>9,15</w:t>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NFS and AMS</w:t>
      </w:r>
      <w:commentRangeStart w:id="43"/>
      <w:r w:rsidR="003B19A5" w:rsidRPr="004219CA">
        <w:rPr>
          <w:rFonts w:ascii="Times New Roman" w:hAnsi="Times New Roman" w:cs="Times New Roman"/>
          <w:kern w:val="0"/>
        </w:rPr>
        <w:t xml:space="preserve">. 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commentRangeEnd w:id="43"/>
      <w:r w:rsidR="00B01B3C">
        <w:rPr>
          <w:rStyle w:val="CommentReference"/>
        </w:rPr>
        <w:commentReference w:id="43"/>
      </w:r>
    </w:p>
    <w:p w14:paraId="50AD9731" w14:textId="77777777" w:rsidR="00913671" w:rsidRPr="004219CA" w:rsidRDefault="005E14B5" w:rsidP="003D59D8">
      <w:pPr>
        <w:autoSpaceDE w:val="0"/>
        <w:autoSpaceDN w:val="0"/>
        <w:adjustRightInd w:val="0"/>
        <w:spacing w:line="276" w:lineRule="auto"/>
        <w:jc w:val="both"/>
        <w:rPr>
          <w:rFonts w:ascii="Times New Roman" w:hAnsi="Times New Roman" w:cs="Times New Roman"/>
          <w:kern w:val="0"/>
        </w:rPr>
        <w:pPrChange w:id="44" w:author="Simona Radutoiu" w:date="2025-02-19T14:17:00Z" w16du:dateUtc="2025-02-19T13:17:00Z">
          <w:pPr>
            <w:autoSpaceDE w:val="0"/>
            <w:autoSpaceDN w:val="0"/>
            <w:adjustRightInd w:val="0"/>
            <w:jc w:val="both"/>
          </w:pPr>
        </w:pPrChange>
      </w:pPr>
      <w:commentRangeStart w:id="45"/>
      <w:r w:rsidRPr="004219CA">
        <w:rPr>
          <w:rFonts w:ascii="Times New Roman" w:hAnsi="Times New Roman" w:cs="Times New Roman"/>
          <w:kern w:val="0"/>
        </w:rPr>
        <w:t xml:space="preserve">Recent studies </w:t>
      </w:r>
      <w:r w:rsidR="00BA1BB9" w:rsidRPr="004219CA">
        <w:rPr>
          <w:rFonts w:ascii="Times New Roman" w:hAnsi="Times New Roman" w:cs="Times New Roman"/>
          <w:kern w:val="0"/>
        </w:rPr>
        <w:t xml:space="preserve">have begun </w:t>
      </w:r>
      <w:commentRangeEnd w:id="45"/>
      <w:r w:rsidR="00B01B3C">
        <w:rPr>
          <w:rStyle w:val="CommentReference"/>
        </w:rPr>
        <w:commentReference w:id="45"/>
      </w:r>
      <w:r w:rsidR="00BA1BB9" w:rsidRPr="004219CA">
        <w:rPr>
          <w:rFonts w:ascii="Times New Roman" w:hAnsi="Times New Roman" w:cs="Times New Roman"/>
          <w:kern w:val="0"/>
        </w:rPr>
        <w:t>exploring</w:t>
      </w:r>
      <w:r w:rsidRPr="004219CA">
        <w:rPr>
          <w:rFonts w:ascii="Times New Roman" w:hAnsi="Times New Roman" w:cs="Times New Roman"/>
          <w:kern w:val="0"/>
        </w:rPr>
        <w:t xml:space="preserve"> whether individual </w:t>
      </w:r>
      <w:r w:rsidR="00BA1BB9" w:rsidRPr="004219CA">
        <w:rPr>
          <w:rFonts w:ascii="Times New Roman" w:hAnsi="Times New Roman" w:cs="Times New Roman"/>
          <w:kern w:val="0"/>
        </w:rPr>
        <w:t xml:space="preserve">CSSP </w:t>
      </w:r>
      <w:r w:rsidRPr="004219CA">
        <w:rPr>
          <w:rFonts w:ascii="Times New Roman" w:hAnsi="Times New Roman" w:cs="Times New Roman"/>
          <w:kern w:val="0"/>
        </w:rPr>
        <w:t>genes not only</w:t>
      </w:r>
      <w:r w:rsidR="00BA1BB9" w:rsidRPr="004219CA">
        <w:rPr>
          <w:rFonts w:ascii="Times New Roman" w:hAnsi="Times New Roman" w:cs="Times New Roman"/>
          <w:kern w:val="0"/>
        </w:rPr>
        <w:t xml:space="preserve"> </w:t>
      </w:r>
      <w:r w:rsidRPr="004219CA">
        <w:rPr>
          <w:rFonts w:ascii="Times New Roman" w:hAnsi="Times New Roman" w:cs="Times New Roman"/>
          <w:kern w:val="0"/>
        </w:rPr>
        <w:t xml:space="preserve">function in </w:t>
      </w:r>
      <w:r w:rsidR="0046165B" w:rsidRPr="004219CA">
        <w:rPr>
          <w:rFonts w:ascii="Times New Roman" w:hAnsi="Times New Roman" w:cs="Times New Roman"/>
          <w:kern w:val="0"/>
        </w:rPr>
        <w:t>symbiosis</w:t>
      </w:r>
      <w:r w:rsidRPr="004219CA">
        <w:rPr>
          <w:rFonts w:ascii="Times New Roman" w:hAnsi="Times New Roman" w:cs="Times New Roman"/>
          <w:kern w:val="0"/>
        </w:rPr>
        <w:t xml:space="preserve"> establishment but also </w:t>
      </w:r>
      <w:r w:rsidR="00BA1BB9" w:rsidRPr="004219CA">
        <w:rPr>
          <w:rFonts w:ascii="Times New Roman" w:hAnsi="Times New Roman" w:cs="Times New Roman"/>
          <w:kern w:val="0"/>
        </w:rPr>
        <w:t>influence</w:t>
      </w:r>
      <w:r w:rsidRPr="004219CA">
        <w:rPr>
          <w:rFonts w:ascii="Times New Roman" w:hAnsi="Times New Roman" w:cs="Times New Roman"/>
          <w:kern w:val="0"/>
        </w:rPr>
        <w:t xml:space="preserve"> other microorganisms </w:t>
      </w:r>
      <w:r w:rsidR="00BA1BB9" w:rsidRPr="004219CA">
        <w:rPr>
          <w:rFonts w:ascii="Times New Roman" w:hAnsi="Times New Roman" w:cs="Times New Roman"/>
          <w:kern w:val="0"/>
        </w:rPr>
        <w:t>living</w:t>
      </w:r>
      <w:r w:rsidRPr="004219CA">
        <w:rPr>
          <w:rFonts w:ascii="Times New Roman" w:hAnsi="Times New Roman" w:cs="Times New Roman"/>
          <w:kern w:val="0"/>
        </w:rPr>
        <w:t xml:space="preserve"> at the root–soil interface. </w:t>
      </w:r>
      <w:commentRangeStart w:id="46"/>
      <w:r w:rsidRPr="004219CA">
        <w:rPr>
          <w:rFonts w:ascii="Times New Roman" w:hAnsi="Times New Roman" w:cs="Times New Roman"/>
          <w:kern w:val="0"/>
        </w:rPr>
        <w:t xml:space="preserve">To </w:t>
      </w:r>
      <w:r w:rsidR="00BA1BB9" w:rsidRPr="004219CA">
        <w:rPr>
          <w:rFonts w:ascii="Times New Roman" w:hAnsi="Times New Roman" w:cs="Times New Roman"/>
          <w:kern w:val="0"/>
        </w:rPr>
        <w:t>investigate</w:t>
      </w:r>
      <w:r w:rsidRPr="004219CA">
        <w:rPr>
          <w:rFonts w:ascii="Times New Roman" w:hAnsi="Times New Roman" w:cs="Times New Roman"/>
          <w:kern w:val="0"/>
        </w:rPr>
        <w:t xml:space="preserve"> this, </w:t>
      </w:r>
      <w:r w:rsidR="0077405A" w:rsidRPr="004219CA">
        <w:rPr>
          <w:rFonts w:ascii="Times New Roman" w:hAnsi="Times New Roman" w:cs="Times New Roman"/>
          <w:kern w:val="0"/>
        </w:rPr>
        <w:t>symbiosis</w:t>
      </w:r>
      <w:r w:rsidRPr="004219CA">
        <w:rPr>
          <w:rFonts w:ascii="Times New Roman" w:hAnsi="Times New Roman" w:cs="Times New Roman"/>
          <w:kern w:val="0"/>
        </w:rPr>
        <w:t xml:space="preserve"> mutant studies were </w:t>
      </w:r>
      <w:r w:rsidR="00BA1BB9" w:rsidRPr="004219CA">
        <w:rPr>
          <w:rFonts w:ascii="Times New Roman" w:hAnsi="Times New Roman" w:cs="Times New Roman"/>
          <w:kern w:val="0"/>
        </w:rPr>
        <w:t>conducted</w:t>
      </w:r>
      <w:r w:rsidRPr="004219CA">
        <w:rPr>
          <w:rFonts w:ascii="Times New Roman" w:hAnsi="Times New Roman" w:cs="Times New Roman"/>
          <w:kern w:val="0"/>
        </w:rPr>
        <w:t xml:space="preserve"> in </w:t>
      </w:r>
      <w:r w:rsidR="00913671" w:rsidRPr="004219CA">
        <w:rPr>
          <w:rFonts w:ascii="Times New Roman" w:hAnsi="Times New Roman" w:cs="Times New Roman"/>
          <w:kern w:val="0"/>
        </w:rPr>
        <w:t xml:space="preserve">legumes grown in </w:t>
      </w:r>
      <w:r w:rsidRPr="004219CA">
        <w:rPr>
          <w:rFonts w:ascii="Times New Roman" w:hAnsi="Times New Roman" w:cs="Times New Roman"/>
          <w:kern w:val="0"/>
        </w:rPr>
        <w:t>soi</w:t>
      </w:r>
      <w:r w:rsidR="00913671" w:rsidRPr="004219CA">
        <w:rPr>
          <w:rFonts w:ascii="Times New Roman" w:hAnsi="Times New Roman" w:cs="Times New Roman"/>
          <w:kern w:val="0"/>
        </w:rPr>
        <w:t xml:space="preserve">l </w:t>
      </w:r>
      <w:r w:rsidRPr="004219CA">
        <w:rPr>
          <w:rFonts w:ascii="Times New Roman" w:hAnsi="Times New Roman" w:cs="Times New Roman"/>
          <w:kern w:val="0"/>
        </w:rPr>
        <w:t xml:space="preserve">to </w:t>
      </w:r>
      <w:r w:rsidR="00BA1BB9" w:rsidRPr="004219CA">
        <w:rPr>
          <w:rFonts w:ascii="Times New Roman" w:hAnsi="Times New Roman" w:cs="Times New Roman"/>
          <w:kern w:val="0"/>
        </w:rPr>
        <w:t>assess</w:t>
      </w:r>
      <w:r w:rsidRPr="004219CA">
        <w:rPr>
          <w:rFonts w:ascii="Times New Roman" w:hAnsi="Times New Roman" w:cs="Times New Roman"/>
          <w:kern w:val="0"/>
        </w:rPr>
        <w:t xml:space="preserve"> how plant-associated microbial </w:t>
      </w:r>
      <w:r w:rsidR="00BA1BB9" w:rsidRPr="004219CA">
        <w:rPr>
          <w:rFonts w:ascii="Times New Roman" w:hAnsi="Times New Roman" w:cs="Times New Roman"/>
          <w:kern w:val="0"/>
        </w:rPr>
        <w:t xml:space="preserve">community </w:t>
      </w:r>
      <w:r w:rsidRPr="004219CA">
        <w:rPr>
          <w:rFonts w:ascii="Times New Roman" w:hAnsi="Times New Roman" w:cs="Times New Roman"/>
          <w:kern w:val="0"/>
        </w:rPr>
        <w:t xml:space="preserve">compositions are </w:t>
      </w:r>
      <w:r w:rsidR="00BA1BB9" w:rsidRPr="004219CA">
        <w:rPr>
          <w:rFonts w:ascii="Times New Roman" w:hAnsi="Times New Roman" w:cs="Times New Roman"/>
          <w:kern w:val="0"/>
        </w:rPr>
        <w:t>affected</w:t>
      </w:r>
      <w:r w:rsidRPr="004219CA">
        <w:rPr>
          <w:rFonts w:ascii="Times New Roman" w:hAnsi="Times New Roman" w:cs="Times New Roman"/>
          <w:kern w:val="0"/>
        </w:rPr>
        <w:t xml:space="preserve"> by mutations </w:t>
      </w:r>
      <w:r w:rsidR="00BA1BB9" w:rsidRPr="004219CA">
        <w:rPr>
          <w:rFonts w:ascii="Times New Roman" w:hAnsi="Times New Roman" w:cs="Times New Roman"/>
          <w:kern w:val="0"/>
        </w:rPr>
        <w:t xml:space="preserve">in specific </w:t>
      </w:r>
      <w:r w:rsidRPr="004219CA">
        <w:rPr>
          <w:rFonts w:ascii="Times New Roman" w:hAnsi="Times New Roman" w:cs="Times New Roman"/>
          <w:kern w:val="0"/>
        </w:rPr>
        <w:t xml:space="preserve">symbiosis genes. Zgadzaj </w:t>
      </w:r>
      <w:r w:rsidRPr="004219CA">
        <w:rPr>
          <w:rFonts w:ascii="Times New Roman" w:hAnsi="Times New Roman" w:cs="Times New Roman"/>
          <w:i/>
          <w:iCs/>
          <w:kern w:val="0"/>
        </w:rPr>
        <w:t xml:space="preserve">et al. </w:t>
      </w:r>
      <w:r w:rsidR="0046165B" w:rsidRPr="004219CA">
        <w:rPr>
          <w:rFonts w:ascii="Times New Roman" w:hAnsi="Times New Roman" w:cs="Times New Roman"/>
          <w:kern w:val="0"/>
        </w:rPr>
        <w:t>(2016)</w:t>
      </w:r>
      <w:r w:rsidR="0046165B" w:rsidRPr="004219CA">
        <w:rPr>
          <w:rFonts w:ascii="Times New Roman" w:hAnsi="Times New Roman" w:cs="Times New Roman"/>
          <w:i/>
          <w:iCs/>
          <w:kern w:val="0"/>
        </w:rPr>
        <w:t xml:space="preserve"> </w:t>
      </w:r>
      <w:r w:rsidRPr="004219CA">
        <w:rPr>
          <w:rFonts w:ascii="Times New Roman" w:hAnsi="Times New Roman" w:cs="Times New Roman"/>
          <w:kern w:val="0"/>
        </w:rPr>
        <w:t xml:space="preserve">cultivated </w:t>
      </w:r>
      <w:r w:rsidRPr="004219CA">
        <w:rPr>
          <w:rFonts w:ascii="Times New Roman" w:hAnsi="Times New Roman" w:cs="Times New Roman"/>
          <w:i/>
          <w:iCs/>
          <w:kern w:val="0"/>
        </w:rPr>
        <w:t>Lotus japonicus</w:t>
      </w:r>
      <w:r w:rsidRPr="004219CA">
        <w:rPr>
          <w:rFonts w:ascii="Times New Roman" w:hAnsi="Times New Roman" w:cs="Times New Roman"/>
          <w:kern w:val="0"/>
        </w:rPr>
        <w:t xml:space="preserve"> </w:t>
      </w:r>
      <w:r w:rsidR="0046165B" w:rsidRPr="004219CA">
        <w:rPr>
          <w:rFonts w:ascii="Times New Roman" w:hAnsi="Times New Roman" w:cs="Times New Roman"/>
          <w:kern w:val="0"/>
        </w:rPr>
        <w:t>wild-type</w:t>
      </w:r>
      <w:r w:rsidRPr="004219CA">
        <w:rPr>
          <w:rFonts w:ascii="Times New Roman" w:hAnsi="Times New Roman" w:cs="Times New Roman"/>
          <w:kern w:val="0"/>
        </w:rPr>
        <w:t xml:space="preserve"> and NFS</w:t>
      </w:r>
      <w:r w:rsidR="0046165B" w:rsidRPr="004219CA">
        <w:rPr>
          <w:rFonts w:ascii="Times New Roman" w:hAnsi="Times New Roman" w:cs="Times New Roman"/>
          <w:kern w:val="0"/>
        </w:rPr>
        <w:t>-specific</w:t>
      </w:r>
      <w:r w:rsidRPr="004219CA">
        <w:rPr>
          <w:rFonts w:ascii="Times New Roman" w:hAnsi="Times New Roman" w:cs="Times New Roman"/>
          <w:kern w:val="0"/>
        </w:rPr>
        <w:t xml:space="preserve"> mutants in soil and </w:t>
      </w:r>
      <w:r w:rsidR="00BA1BB9" w:rsidRPr="004219CA">
        <w:rPr>
          <w:rFonts w:ascii="Times New Roman" w:hAnsi="Times New Roman" w:cs="Times New Roman"/>
          <w:kern w:val="0"/>
        </w:rPr>
        <w:t>analysed shifts</w:t>
      </w:r>
      <w:r w:rsidRPr="004219CA">
        <w:rPr>
          <w:rFonts w:ascii="Times New Roman" w:hAnsi="Times New Roman" w:cs="Times New Roman"/>
          <w:kern w:val="0"/>
        </w:rPr>
        <w:t xml:space="preserve"> in bacterial composition </w:t>
      </w:r>
      <w:r w:rsidR="00BA1BB9" w:rsidRPr="004219CA">
        <w:rPr>
          <w:rFonts w:ascii="Times New Roman" w:hAnsi="Times New Roman" w:cs="Times New Roman"/>
          <w:kern w:val="0"/>
        </w:rPr>
        <w:t>within</w:t>
      </w:r>
      <w:r w:rsidRPr="004219CA">
        <w:rPr>
          <w:rFonts w:ascii="Times New Roman" w:hAnsi="Times New Roman" w:cs="Times New Roman"/>
          <w:kern w:val="0"/>
        </w:rPr>
        <w:t xml:space="preserve"> the plant rhizosphere and endosphere [62]. They </w:t>
      </w:r>
      <w:r w:rsidR="00BA1BB9" w:rsidRPr="004219CA">
        <w:rPr>
          <w:rFonts w:ascii="Times New Roman" w:hAnsi="Times New Roman" w:cs="Times New Roman"/>
          <w:kern w:val="0"/>
        </w:rPr>
        <w:t xml:space="preserve">observed significant changes </w:t>
      </w:r>
      <w:r w:rsidRPr="004219CA">
        <w:rPr>
          <w:rFonts w:ascii="Times New Roman" w:hAnsi="Times New Roman" w:cs="Times New Roman"/>
          <w:kern w:val="0"/>
        </w:rPr>
        <w:t>microbial diversity and community structures in NFS mutants</w:t>
      </w:r>
      <w:r w:rsidR="0046165B" w:rsidRPr="004219CA">
        <w:rPr>
          <w:rFonts w:ascii="Times New Roman" w:hAnsi="Times New Roman" w:cs="Times New Roman"/>
          <w:kern w:val="0"/>
        </w:rPr>
        <w:t>,</w:t>
      </w:r>
      <w:r w:rsidRPr="004219CA">
        <w:rPr>
          <w:rFonts w:ascii="Times New Roman" w:hAnsi="Times New Roman" w:cs="Times New Roman"/>
          <w:kern w:val="0"/>
        </w:rPr>
        <w:t xml:space="preserve"> with minor differences </w:t>
      </w:r>
      <w:r w:rsidR="00BA1BB9" w:rsidRPr="004219CA">
        <w:rPr>
          <w:rFonts w:ascii="Times New Roman" w:hAnsi="Times New Roman" w:cs="Times New Roman"/>
          <w:kern w:val="0"/>
        </w:rPr>
        <w:t>among</w:t>
      </w:r>
      <w:r w:rsidRPr="004219CA">
        <w:rPr>
          <w:rFonts w:ascii="Times New Roman" w:hAnsi="Times New Roman" w:cs="Times New Roman"/>
          <w:kern w:val="0"/>
        </w:rPr>
        <w:t xml:space="preserve"> </w:t>
      </w:r>
      <w:r w:rsidR="0046165B" w:rsidRPr="004219CA">
        <w:rPr>
          <w:rFonts w:ascii="Times New Roman" w:hAnsi="Times New Roman" w:cs="Times New Roman"/>
          <w:kern w:val="0"/>
        </w:rPr>
        <w:t>individual</w:t>
      </w:r>
      <w:r w:rsidRPr="004219CA">
        <w:rPr>
          <w:rFonts w:ascii="Times New Roman" w:hAnsi="Times New Roman" w:cs="Times New Roman"/>
          <w:kern w:val="0"/>
        </w:rPr>
        <w:t xml:space="preserve"> mutant</w:t>
      </w:r>
      <w:r w:rsidR="0046165B" w:rsidRPr="004219CA">
        <w:rPr>
          <w:rFonts w:ascii="Times New Roman" w:hAnsi="Times New Roman" w:cs="Times New Roman"/>
          <w:kern w:val="0"/>
        </w:rPr>
        <w:t xml:space="preserve">s. </w:t>
      </w:r>
      <w:r w:rsidRPr="004219CA">
        <w:rPr>
          <w:rFonts w:ascii="Times New Roman" w:hAnsi="Times New Roman" w:cs="Times New Roman"/>
          <w:kern w:val="0"/>
        </w:rPr>
        <w:t xml:space="preserve">Based on this, they concluded that </w:t>
      </w:r>
      <w:r w:rsidR="00BA1BB9" w:rsidRPr="004219CA">
        <w:rPr>
          <w:rFonts w:ascii="Times New Roman" w:hAnsi="Times New Roman" w:cs="Times New Roman"/>
          <w:kern w:val="0"/>
        </w:rPr>
        <w:t xml:space="preserve">disabling </w:t>
      </w:r>
      <w:r w:rsidRPr="004219CA">
        <w:rPr>
          <w:rFonts w:ascii="Times New Roman" w:hAnsi="Times New Roman" w:cs="Times New Roman"/>
          <w:kern w:val="0"/>
        </w:rPr>
        <w:t xml:space="preserve">NFS </w:t>
      </w:r>
      <w:r w:rsidR="00BA1BB9" w:rsidRPr="004219CA">
        <w:rPr>
          <w:rFonts w:ascii="Times New Roman" w:hAnsi="Times New Roman" w:cs="Times New Roman"/>
          <w:kern w:val="0"/>
        </w:rPr>
        <w:t>generally impacts root microbiota assembly</w:t>
      </w:r>
      <w:r w:rsidRPr="004219CA">
        <w:rPr>
          <w:rFonts w:ascii="Times New Roman" w:hAnsi="Times New Roman" w:cs="Times New Roman"/>
          <w:kern w:val="0"/>
        </w:rPr>
        <w:t xml:space="preserve">. Thiergart </w:t>
      </w:r>
      <w:r w:rsidRPr="004219CA">
        <w:rPr>
          <w:rFonts w:ascii="Times New Roman" w:hAnsi="Times New Roman" w:cs="Times New Roman"/>
          <w:i/>
          <w:iCs/>
          <w:kern w:val="0"/>
        </w:rPr>
        <w:t>et al.</w:t>
      </w:r>
      <w:r w:rsidRPr="004219CA">
        <w:rPr>
          <w:rFonts w:ascii="Times New Roman" w:hAnsi="Times New Roman" w:cs="Times New Roman"/>
          <w:kern w:val="0"/>
        </w:rPr>
        <w:t xml:space="preserve"> (2019) </w:t>
      </w:r>
      <w:r w:rsidR="00BA1BB9" w:rsidRPr="004219CA">
        <w:rPr>
          <w:rFonts w:ascii="Times New Roman" w:hAnsi="Times New Roman" w:cs="Times New Roman"/>
          <w:kern w:val="0"/>
        </w:rPr>
        <w:t>examined</w:t>
      </w:r>
      <w:r w:rsidRPr="004219CA">
        <w:rPr>
          <w:rFonts w:ascii="Times New Roman" w:hAnsi="Times New Roman" w:cs="Times New Roman"/>
          <w:kern w:val="0"/>
        </w:rPr>
        <w:t xml:space="preserve"> shifts in </w:t>
      </w:r>
      <w:r w:rsidRPr="004219CA">
        <w:rPr>
          <w:rFonts w:ascii="Times New Roman" w:hAnsi="Times New Roman" w:cs="Times New Roman"/>
          <w:i/>
          <w:iCs/>
          <w:kern w:val="0"/>
        </w:rPr>
        <w:t>Lotus</w:t>
      </w:r>
      <w:r w:rsidRPr="004219CA">
        <w:rPr>
          <w:rFonts w:ascii="Times New Roman" w:hAnsi="Times New Roman" w:cs="Times New Roman"/>
          <w:kern w:val="0"/>
        </w:rPr>
        <w:t xml:space="preserve">-associated bacterial </w:t>
      </w:r>
      <w:r w:rsidR="0077405A" w:rsidRPr="004219CA">
        <w:rPr>
          <w:rFonts w:ascii="Times New Roman" w:hAnsi="Times New Roman" w:cs="Times New Roman"/>
          <w:kern w:val="0"/>
        </w:rPr>
        <w:t>and</w:t>
      </w:r>
      <w:r w:rsidRPr="004219CA">
        <w:rPr>
          <w:rFonts w:ascii="Times New Roman" w:hAnsi="Times New Roman" w:cs="Times New Roman"/>
          <w:kern w:val="0"/>
        </w:rPr>
        <w:t xml:space="preserve"> fungal communities to </w:t>
      </w:r>
      <w:r w:rsidR="00BA1BB9" w:rsidRPr="004219CA">
        <w:rPr>
          <w:rFonts w:ascii="Times New Roman" w:hAnsi="Times New Roman" w:cs="Times New Roman"/>
          <w:kern w:val="0"/>
        </w:rPr>
        <w:t>assess</w:t>
      </w:r>
      <w:r w:rsidRPr="004219CA">
        <w:rPr>
          <w:rFonts w:ascii="Times New Roman" w:hAnsi="Times New Roman" w:cs="Times New Roman"/>
          <w:kern w:val="0"/>
        </w:rPr>
        <w:t xml:space="preserve"> interkingdom effects [212]. </w:t>
      </w:r>
      <w:r w:rsidR="00913671" w:rsidRPr="004219CA">
        <w:rPr>
          <w:rFonts w:ascii="Times New Roman" w:hAnsi="Times New Roman" w:cs="Times New Roman"/>
          <w:kern w:val="0"/>
        </w:rPr>
        <w:t>Using</w:t>
      </w:r>
      <w:r w:rsidRPr="004219CA">
        <w:rPr>
          <w:rFonts w:ascii="Times New Roman" w:hAnsi="Times New Roman" w:cs="Times New Roman"/>
          <w:kern w:val="0"/>
        </w:rPr>
        <w:t xml:space="preserve"> </w:t>
      </w:r>
      <w:r w:rsidR="00913671" w:rsidRPr="004219CA">
        <w:rPr>
          <w:rFonts w:ascii="Times New Roman" w:hAnsi="Times New Roman" w:cs="Times New Roman"/>
          <w:kern w:val="0"/>
        </w:rPr>
        <w:t xml:space="preserve">CSSP </w:t>
      </w:r>
      <w:r w:rsidRPr="004219CA">
        <w:rPr>
          <w:rFonts w:ascii="Times New Roman" w:hAnsi="Times New Roman" w:cs="Times New Roman"/>
          <w:kern w:val="0"/>
        </w:rPr>
        <w:t>mutants (</w:t>
      </w:r>
      <w:r w:rsidRPr="004219CA">
        <w:rPr>
          <w:rFonts w:ascii="Times New Roman" w:hAnsi="Times New Roman" w:cs="Times New Roman"/>
          <w:i/>
          <w:iCs/>
          <w:kern w:val="0"/>
        </w:rPr>
        <w:t>symrk</w:t>
      </w:r>
      <w:r w:rsidRPr="004219CA">
        <w:rPr>
          <w:rFonts w:ascii="Times New Roman" w:hAnsi="Times New Roman" w:cs="Times New Roman"/>
          <w:kern w:val="0"/>
        </w:rPr>
        <w:t xml:space="preserve">, </w:t>
      </w:r>
      <w:r w:rsidRPr="004219CA">
        <w:rPr>
          <w:rFonts w:ascii="Times New Roman" w:hAnsi="Times New Roman" w:cs="Times New Roman"/>
          <w:i/>
          <w:iCs/>
          <w:kern w:val="0"/>
        </w:rPr>
        <w:t>ccamk</w:t>
      </w:r>
      <w:r w:rsidRPr="004219CA">
        <w:rPr>
          <w:rFonts w:ascii="Times New Roman" w:hAnsi="Times New Roman" w:cs="Times New Roman"/>
          <w:kern w:val="0"/>
        </w:rPr>
        <w:t>) and symbiosis-specific mutants (</w:t>
      </w:r>
      <w:r w:rsidRPr="004219CA">
        <w:rPr>
          <w:rFonts w:ascii="Times New Roman" w:hAnsi="Times New Roman" w:cs="Times New Roman"/>
          <w:i/>
          <w:iCs/>
          <w:kern w:val="0"/>
        </w:rPr>
        <w:t>nfr5</w:t>
      </w:r>
      <w:r w:rsidRPr="004219CA">
        <w:rPr>
          <w:rFonts w:ascii="Times New Roman" w:hAnsi="Times New Roman" w:cs="Times New Roman"/>
          <w:kern w:val="0"/>
        </w:rPr>
        <w:t xml:space="preserve"> for NFS and </w:t>
      </w:r>
      <w:r w:rsidRPr="004219CA">
        <w:rPr>
          <w:rFonts w:ascii="Times New Roman" w:hAnsi="Times New Roman" w:cs="Times New Roman"/>
          <w:i/>
          <w:iCs/>
          <w:kern w:val="0"/>
        </w:rPr>
        <w:t>ram1</w:t>
      </w:r>
      <w:r w:rsidRPr="004219CA">
        <w:rPr>
          <w:rFonts w:ascii="Times New Roman" w:hAnsi="Times New Roman" w:cs="Times New Roman"/>
          <w:kern w:val="0"/>
        </w:rPr>
        <w:t xml:space="preserve"> for AMS)</w:t>
      </w:r>
      <w:r w:rsidR="00BA1BB9" w:rsidRPr="004219CA">
        <w:rPr>
          <w:rFonts w:ascii="Times New Roman" w:hAnsi="Times New Roman" w:cs="Times New Roman"/>
          <w:kern w:val="0"/>
        </w:rPr>
        <w:t>,</w:t>
      </w:r>
      <w:r w:rsidR="00913671" w:rsidRPr="004219CA">
        <w:rPr>
          <w:rFonts w:ascii="Times New Roman" w:hAnsi="Times New Roman" w:cs="Times New Roman"/>
          <w:kern w:val="0"/>
        </w:rPr>
        <w:t xml:space="preserve"> t</w:t>
      </w:r>
      <w:r w:rsidRPr="004219CA">
        <w:rPr>
          <w:rFonts w:ascii="Times New Roman" w:hAnsi="Times New Roman" w:cs="Times New Roman"/>
          <w:kern w:val="0"/>
        </w:rPr>
        <w:t xml:space="preserve">hey </w:t>
      </w:r>
      <w:r w:rsidR="00BA1BB9" w:rsidRPr="004219CA">
        <w:rPr>
          <w:rFonts w:ascii="Times New Roman" w:hAnsi="Times New Roman" w:cs="Times New Roman"/>
          <w:kern w:val="0"/>
        </w:rPr>
        <w:t>found</w:t>
      </w:r>
      <w:r w:rsidRPr="004219CA">
        <w:rPr>
          <w:rFonts w:ascii="Times New Roman" w:hAnsi="Times New Roman" w:cs="Times New Roman"/>
          <w:kern w:val="0"/>
        </w:rPr>
        <w:t xml:space="preserve"> that symbiosis- specific mutants </w:t>
      </w:r>
      <w:r w:rsidR="00BA1BB9" w:rsidRPr="004219CA">
        <w:rPr>
          <w:rFonts w:ascii="Times New Roman" w:hAnsi="Times New Roman" w:cs="Times New Roman"/>
          <w:kern w:val="0"/>
        </w:rPr>
        <w:t xml:space="preserve">primarily altered microbial communities within the same </w:t>
      </w:r>
      <w:r w:rsidRPr="004219CA">
        <w:rPr>
          <w:rFonts w:ascii="Times New Roman" w:hAnsi="Times New Roman" w:cs="Times New Roman"/>
          <w:kern w:val="0"/>
        </w:rPr>
        <w:t xml:space="preserve">kingdom, </w:t>
      </w:r>
      <w:r w:rsidR="00BA1BB9" w:rsidRPr="004219CA">
        <w:rPr>
          <w:rFonts w:ascii="Times New Roman" w:hAnsi="Times New Roman" w:cs="Times New Roman"/>
          <w:kern w:val="0"/>
        </w:rPr>
        <w:t>while</w:t>
      </w:r>
      <w:r w:rsidRPr="004219CA">
        <w:rPr>
          <w:rFonts w:ascii="Times New Roman" w:hAnsi="Times New Roman" w:cs="Times New Roman"/>
          <w:kern w:val="0"/>
        </w:rPr>
        <w:t xml:space="preserve"> CSSP mutants </w:t>
      </w:r>
      <w:r w:rsidR="00BA1BB9" w:rsidRPr="004219CA">
        <w:rPr>
          <w:rFonts w:ascii="Times New Roman" w:hAnsi="Times New Roman" w:cs="Times New Roman"/>
          <w:kern w:val="0"/>
        </w:rPr>
        <w:t>(</w:t>
      </w:r>
      <w:r w:rsidRPr="004219CA">
        <w:rPr>
          <w:rFonts w:ascii="Times New Roman" w:hAnsi="Times New Roman" w:cs="Times New Roman"/>
          <w:i/>
          <w:iCs/>
          <w:kern w:val="0"/>
        </w:rPr>
        <w:t>symrk</w:t>
      </w:r>
      <w:r w:rsidRPr="004219CA">
        <w:rPr>
          <w:rFonts w:ascii="Times New Roman" w:hAnsi="Times New Roman" w:cs="Times New Roman"/>
          <w:kern w:val="0"/>
        </w:rPr>
        <w:t xml:space="preserve"> and </w:t>
      </w:r>
      <w:r w:rsidRPr="004219CA">
        <w:rPr>
          <w:rFonts w:ascii="Times New Roman" w:hAnsi="Times New Roman" w:cs="Times New Roman"/>
          <w:i/>
          <w:iCs/>
          <w:kern w:val="0"/>
        </w:rPr>
        <w:t>ccamk</w:t>
      </w:r>
      <w:r w:rsidR="00BA1BB9" w:rsidRPr="004219CA">
        <w:rPr>
          <w:rFonts w:ascii="Times New Roman" w:hAnsi="Times New Roman" w:cs="Times New Roman"/>
          <w:kern w:val="0"/>
        </w:rPr>
        <w:t>) caused substantial</w:t>
      </w:r>
      <w:r w:rsidRPr="004219CA">
        <w:rPr>
          <w:rFonts w:ascii="Times New Roman" w:hAnsi="Times New Roman" w:cs="Times New Roman"/>
          <w:kern w:val="0"/>
        </w:rPr>
        <w:t xml:space="preserve"> shifts in both bacterial and fungal </w:t>
      </w:r>
      <w:r w:rsidR="00BA1BB9" w:rsidRPr="004219CA">
        <w:rPr>
          <w:rFonts w:ascii="Times New Roman" w:hAnsi="Times New Roman" w:cs="Times New Roman"/>
          <w:kern w:val="0"/>
        </w:rPr>
        <w:t>populations</w:t>
      </w:r>
      <w:r w:rsidR="0046165B" w:rsidRPr="004219CA">
        <w:rPr>
          <w:rFonts w:ascii="Times New Roman" w:hAnsi="Times New Roman" w:cs="Times New Roman"/>
          <w:kern w:val="0"/>
        </w:rPr>
        <w:t xml:space="preserve">. </w:t>
      </w:r>
      <w:commentRangeEnd w:id="46"/>
      <w:r w:rsidR="00B01B3C">
        <w:rPr>
          <w:rStyle w:val="CommentReference"/>
        </w:rPr>
        <w:commentReference w:id="46"/>
      </w:r>
      <w:r w:rsidRPr="004219CA">
        <w:rPr>
          <w:rFonts w:ascii="Times New Roman" w:hAnsi="Times New Roman" w:cs="Times New Roman"/>
          <w:kern w:val="0"/>
        </w:rPr>
        <w:t>Overall, the</w:t>
      </w:r>
      <w:r w:rsidR="0046165B" w:rsidRPr="004219CA">
        <w:rPr>
          <w:rFonts w:ascii="Times New Roman" w:hAnsi="Times New Roman" w:cs="Times New Roman"/>
          <w:kern w:val="0"/>
        </w:rPr>
        <w:t>se</w:t>
      </w:r>
      <w:r w:rsidRPr="004219CA">
        <w:rPr>
          <w:rFonts w:ascii="Times New Roman" w:hAnsi="Times New Roman" w:cs="Times New Roman"/>
          <w:kern w:val="0"/>
        </w:rPr>
        <w:t xml:space="preserve"> studies </w:t>
      </w:r>
      <w:r w:rsidR="00B9031C" w:rsidRPr="004219CA">
        <w:rPr>
          <w:rFonts w:ascii="Times New Roman" w:hAnsi="Times New Roman" w:cs="Times New Roman"/>
          <w:kern w:val="0"/>
        </w:rPr>
        <w:t>demonstrate</w:t>
      </w:r>
      <w:r w:rsidRPr="004219CA">
        <w:rPr>
          <w:rFonts w:ascii="Times New Roman" w:hAnsi="Times New Roman" w:cs="Times New Roman"/>
          <w:kern w:val="0"/>
        </w:rPr>
        <w:t xml:space="preserve"> that symbiosis genes </w:t>
      </w:r>
      <w:r w:rsidR="00B9031C" w:rsidRPr="004219CA">
        <w:rPr>
          <w:rFonts w:ascii="Times New Roman" w:hAnsi="Times New Roman" w:cs="Times New Roman"/>
          <w:kern w:val="0"/>
        </w:rPr>
        <w:t>influence</w:t>
      </w:r>
      <w:r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not only </w:t>
      </w:r>
      <w:r w:rsidRPr="004219CA">
        <w:rPr>
          <w:rFonts w:ascii="Times New Roman" w:hAnsi="Times New Roman" w:cs="Times New Roman"/>
          <w:kern w:val="0"/>
        </w:rPr>
        <w:t xml:space="preserve">the plant’s interaction with symbionts but also </w:t>
      </w:r>
      <w:r w:rsidR="00BA1BB9" w:rsidRPr="004219CA">
        <w:rPr>
          <w:rFonts w:ascii="Times New Roman" w:hAnsi="Times New Roman" w:cs="Times New Roman"/>
          <w:kern w:val="0"/>
        </w:rPr>
        <w:t>broader microbial associations</w:t>
      </w:r>
      <w:r w:rsidRPr="004219CA">
        <w:rPr>
          <w:rFonts w:ascii="Times New Roman" w:hAnsi="Times New Roman" w:cs="Times New Roman"/>
          <w:kern w:val="0"/>
        </w:rPr>
        <w:t xml:space="preserve">. </w:t>
      </w:r>
      <w:commentRangeStart w:id="47"/>
      <w:r w:rsidR="00B9031C" w:rsidRPr="004219CA">
        <w:rPr>
          <w:rFonts w:ascii="Times New Roman" w:hAnsi="Times New Roman" w:cs="Times New Roman"/>
          <w:kern w:val="0"/>
        </w:rPr>
        <w:t xml:space="preserve">However, it remains unclear </w:t>
      </w:r>
      <w:r w:rsidRPr="004219CA">
        <w:rPr>
          <w:rFonts w:ascii="Times New Roman" w:hAnsi="Times New Roman" w:cs="Times New Roman"/>
          <w:kern w:val="0"/>
        </w:rPr>
        <w:t xml:space="preserve">whether this effect is </w:t>
      </w:r>
      <w:r w:rsidR="00B9031C" w:rsidRPr="004219CA">
        <w:rPr>
          <w:rFonts w:ascii="Times New Roman" w:hAnsi="Times New Roman" w:cs="Times New Roman"/>
          <w:kern w:val="0"/>
        </w:rPr>
        <w:t xml:space="preserve">directly </w:t>
      </w:r>
      <w:r w:rsidR="00BD1212" w:rsidRPr="004219CA">
        <w:rPr>
          <w:rFonts w:ascii="Times New Roman" w:hAnsi="Times New Roman" w:cs="Times New Roman"/>
          <w:kern w:val="0"/>
        </w:rPr>
        <w:t>driven</w:t>
      </w:r>
      <w:r w:rsidRPr="004219CA">
        <w:rPr>
          <w:rFonts w:ascii="Times New Roman" w:hAnsi="Times New Roman" w:cs="Times New Roman"/>
          <w:kern w:val="0"/>
        </w:rPr>
        <w:t xml:space="preserve"> by plant genes or indirectly </w:t>
      </w:r>
      <w:r w:rsidR="00B9031C" w:rsidRPr="004219CA">
        <w:rPr>
          <w:rFonts w:ascii="Times New Roman" w:hAnsi="Times New Roman" w:cs="Times New Roman"/>
          <w:kern w:val="0"/>
        </w:rPr>
        <w:t>results from</w:t>
      </w:r>
      <w:r w:rsidRPr="004219CA">
        <w:rPr>
          <w:rFonts w:ascii="Times New Roman" w:hAnsi="Times New Roman" w:cs="Times New Roman"/>
          <w:kern w:val="0"/>
        </w:rPr>
        <w:t xml:space="preserve"> reduced colonisation by symbionts, </w:t>
      </w:r>
      <w:r w:rsidR="00B9031C" w:rsidRPr="004219CA">
        <w:rPr>
          <w:rFonts w:ascii="Times New Roman" w:hAnsi="Times New Roman" w:cs="Times New Roman"/>
          <w:kern w:val="0"/>
        </w:rPr>
        <w:t>which would otherwise promote co-colonisation by other microbes, leading to niche replacement by different bacteria</w:t>
      </w:r>
      <w:r w:rsidRPr="004219CA">
        <w:rPr>
          <w:rFonts w:ascii="Times New Roman" w:hAnsi="Times New Roman" w:cs="Times New Roman"/>
          <w:kern w:val="0"/>
        </w:rPr>
        <w:t>.</w:t>
      </w:r>
      <w:commentRangeEnd w:id="47"/>
      <w:r w:rsidR="00B01B3C">
        <w:rPr>
          <w:rStyle w:val="CommentReference"/>
        </w:rPr>
        <w:commentReference w:id="47"/>
      </w:r>
      <w:r w:rsidRPr="004219CA">
        <w:rPr>
          <w:rFonts w:ascii="Times New Roman" w:hAnsi="Times New Roman" w:cs="Times New Roman"/>
          <w:kern w:val="0"/>
        </w:rPr>
        <w:t xml:space="preserve"> </w:t>
      </w:r>
      <w:r w:rsidR="00B9031C" w:rsidRPr="004219CA">
        <w:rPr>
          <w:rFonts w:ascii="Times New Roman" w:hAnsi="Times New Roman" w:cs="Times New Roman"/>
          <w:kern w:val="0"/>
        </w:rPr>
        <w:t>Additionally, it is yet to be determined</w:t>
      </w:r>
      <w:r w:rsidRPr="004219CA">
        <w:rPr>
          <w:rFonts w:ascii="Times New Roman" w:hAnsi="Times New Roman" w:cs="Times New Roman"/>
          <w:kern w:val="0"/>
        </w:rPr>
        <w:t xml:space="preserve"> whether this effect is </w:t>
      </w:r>
      <w:r w:rsidR="00BD1212" w:rsidRPr="004219CA">
        <w:rPr>
          <w:rFonts w:ascii="Times New Roman" w:hAnsi="Times New Roman" w:cs="Times New Roman"/>
          <w:kern w:val="0"/>
        </w:rPr>
        <w:t>specific to</w:t>
      </w:r>
      <w:r w:rsidRPr="004219CA">
        <w:rPr>
          <w:rFonts w:ascii="Times New Roman" w:hAnsi="Times New Roman" w:cs="Times New Roman"/>
          <w:kern w:val="0"/>
        </w:rPr>
        <w:t xml:space="preserve"> nodulating species like </w:t>
      </w:r>
      <w:r w:rsidRPr="004219CA">
        <w:rPr>
          <w:rFonts w:ascii="Times New Roman" w:hAnsi="Times New Roman" w:cs="Times New Roman"/>
          <w:i/>
          <w:iCs/>
          <w:kern w:val="0"/>
        </w:rPr>
        <w:t>Lotus</w:t>
      </w:r>
      <w:r w:rsidRPr="004219CA">
        <w:rPr>
          <w:rFonts w:ascii="Times New Roman" w:hAnsi="Times New Roman" w:cs="Times New Roman"/>
          <w:kern w:val="0"/>
        </w:rPr>
        <w:t xml:space="preserve"> or </w:t>
      </w:r>
      <w:r w:rsidR="00BD1212" w:rsidRPr="004219CA">
        <w:rPr>
          <w:rFonts w:ascii="Times New Roman" w:hAnsi="Times New Roman" w:cs="Times New Roman"/>
          <w:kern w:val="0"/>
        </w:rPr>
        <w:t>whether</w:t>
      </w:r>
      <w:r w:rsidRPr="004219CA">
        <w:rPr>
          <w:rFonts w:ascii="Times New Roman" w:hAnsi="Times New Roman" w:cs="Times New Roman"/>
          <w:kern w:val="0"/>
        </w:rPr>
        <w:t xml:space="preserve"> it</w:t>
      </w:r>
      <w:r w:rsidR="00BD1212" w:rsidRPr="004219CA">
        <w:rPr>
          <w:rFonts w:ascii="Times New Roman" w:hAnsi="Times New Roman" w:cs="Times New Roman"/>
          <w:kern w:val="0"/>
        </w:rPr>
        <w:t xml:space="preserve"> </w:t>
      </w:r>
      <w:r w:rsidRPr="004219CA">
        <w:rPr>
          <w:rFonts w:ascii="Times New Roman" w:hAnsi="Times New Roman" w:cs="Times New Roman"/>
          <w:kern w:val="0"/>
        </w:rPr>
        <w:t xml:space="preserve">also </w:t>
      </w:r>
      <w:r w:rsidR="00B9031C" w:rsidRPr="004219CA">
        <w:rPr>
          <w:rFonts w:ascii="Times New Roman" w:hAnsi="Times New Roman" w:cs="Times New Roman"/>
          <w:kern w:val="0"/>
        </w:rPr>
        <w:t>occurs</w:t>
      </w:r>
      <w:r w:rsidRPr="004219CA">
        <w:rPr>
          <w:rFonts w:ascii="Times New Roman" w:hAnsi="Times New Roman" w:cs="Times New Roman"/>
          <w:kern w:val="0"/>
        </w:rPr>
        <w:t xml:space="preserve"> in non-leguminous plants that possess CSSP genes</w:t>
      </w:r>
      <w:r w:rsidR="00B9031C" w:rsidRPr="004219CA">
        <w:rPr>
          <w:rFonts w:ascii="Times New Roman" w:hAnsi="Times New Roman" w:cs="Times New Roman"/>
          <w:kern w:val="0"/>
        </w:rPr>
        <w:t>,</w:t>
      </w:r>
      <w:r w:rsidR="00913671" w:rsidRPr="004219CA">
        <w:rPr>
          <w:rFonts w:ascii="Times New Roman" w:hAnsi="Times New Roman" w:cs="Times New Roman"/>
          <w:kern w:val="0"/>
        </w:rPr>
        <w:t xml:space="preserve"> </w:t>
      </w:r>
      <w:r w:rsidR="00B9031C" w:rsidRPr="004219CA">
        <w:rPr>
          <w:rFonts w:ascii="Times New Roman" w:hAnsi="Times New Roman" w:cs="Times New Roman"/>
          <w:kern w:val="0"/>
        </w:rPr>
        <w:t>such as</w:t>
      </w:r>
      <w:r w:rsidR="00913671" w:rsidRPr="004219CA">
        <w:rPr>
          <w:rFonts w:ascii="Times New Roman" w:hAnsi="Times New Roman" w:cs="Times New Roman"/>
          <w:kern w:val="0"/>
        </w:rPr>
        <w:t xml:space="preserve"> cereals</w:t>
      </w:r>
      <w:r w:rsidRPr="004219CA">
        <w:rPr>
          <w:rFonts w:ascii="Times New Roman" w:hAnsi="Times New Roman" w:cs="Times New Roman"/>
          <w:kern w:val="0"/>
        </w:rPr>
        <w:t>.</w:t>
      </w:r>
      <w:r w:rsidR="0046165B" w:rsidRPr="004219CA">
        <w:rPr>
          <w:rFonts w:ascii="Times New Roman" w:hAnsi="Times New Roman" w:cs="Times New Roman"/>
          <w:kern w:val="0"/>
        </w:rPr>
        <w:t xml:space="preserve"> </w:t>
      </w:r>
      <w:r w:rsidR="00B9031C" w:rsidRPr="004219CA">
        <w:rPr>
          <w:rFonts w:ascii="Times New Roman" w:hAnsi="Times New Roman" w:cs="Times New Roman"/>
          <w:kern w:val="0"/>
        </w:rPr>
        <w:t>In this context, i</w:t>
      </w:r>
      <w:r w:rsidR="00913671" w:rsidRPr="004219CA">
        <w:rPr>
          <w:rFonts w:ascii="Times New Roman" w:hAnsi="Times New Roman" w:cs="Times New Roman"/>
          <w:kern w:val="0"/>
        </w:rPr>
        <w:t xml:space="preserve">t </w:t>
      </w:r>
      <w:r w:rsidR="00B9031C" w:rsidRPr="004219CA">
        <w:rPr>
          <w:rFonts w:ascii="Times New Roman" w:hAnsi="Times New Roman" w:cs="Times New Roman"/>
          <w:kern w:val="0"/>
        </w:rPr>
        <w:t>would</w:t>
      </w:r>
      <w:r w:rsidR="00913671" w:rsidRPr="004219CA">
        <w:rPr>
          <w:rFonts w:ascii="Times New Roman" w:hAnsi="Times New Roman" w:cs="Times New Roman"/>
          <w:kern w:val="0"/>
        </w:rPr>
        <w:t xml:space="preserve"> </w:t>
      </w:r>
      <w:r w:rsidR="00B9031C" w:rsidRPr="004219CA">
        <w:rPr>
          <w:rFonts w:ascii="Times New Roman" w:hAnsi="Times New Roman" w:cs="Times New Roman"/>
          <w:kern w:val="0"/>
        </w:rPr>
        <w:t xml:space="preserve">be particulary </w:t>
      </w:r>
      <w:r w:rsidR="00913671" w:rsidRPr="004219CA">
        <w:rPr>
          <w:rFonts w:ascii="Times New Roman" w:hAnsi="Times New Roman" w:cs="Times New Roman"/>
          <w:kern w:val="0"/>
        </w:rPr>
        <w:t xml:space="preserve">interesting </w:t>
      </w:r>
      <w:r w:rsidR="0046165B" w:rsidRPr="004219CA">
        <w:rPr>
          <w:rFonts w:ascii="Times New Roman" w:hAnsi="Times New Roman" w:cs="Times New Roman"/>
          <w:kern w:val="0"/>
        </w:rPr>
        <w:t xml:space="preserve">to </w:t>
      </w:r>
      <w:r w:rsidR="003C569E" w:rsidRPr="004219CA">
        <w:rPr>
          <w:rFonts w:ascii="Times New Roman" w:hAnsi="Times New Roman" w:cs="Times New Roman"/>
          <w:kern w:val="0"/>
        </w:rPr>
        <w:t>explore</w:t>
      </w:r>
      <w:r w:rsidR="00B9031C" w:rsidRPr="004219CA">
        <w:rPr>
          <w:rFonts w:ascii="Times New Roman" w:hAnsi="Times New Roman" w:cs="Times New Roman"/>
          <w:kern w:val="0"/>
        </w:rPr>
        <w:t xml:space="preserve"> </w:t>
      </w:r>
      <w:r w:rsidR="0046165B" w:rsidRPr="004219CA">
        <w:rPr>
          <w:rFonts w:ascii="Times New Roman" w:hAnsi="Times New Roman" w:cs="Times New Roman"/>
          <w:kern w:val="0"/>
        </w:rPr>
        <w:t>whether, in cereals</w:t>
      </w:r>
      <w:r w:rsidR="005703CD" w:rsidRPr="004219CA">
        <w:rPr>
          <w:rFonts w:ascii="Times New Roman" w:hAnsi="Times New Roman" w:cs="Times New Roman"/>
          <w:kern w:val="0"/>
        </w:rPr>
        <w:t>,</w:t>
      </w:r>
      <w:r w:rsidR="003C569E" w:rsidRPr="004219CA">
        <w:rPr>
          <w:rFonts w:ascii="Times New Roman" w:hAnsi="Times New Roman" w:cs="Times New Roman"/>
          <w:kern w:val="0"/>
        </w:rPr>
        <w:t xml:space="preserve"> which </w:t>
      </w:r>
      <w:r w:rsidR="0046165B" w:rsidRPr="004219CA">
        <w:rPr>
          <w:rFonts w:ascii="Times New Roman" w:hAnsi="Times New Roman" w:cs="Times New Roman"/>
          <w:kern w:val="0"/>
        </w:rPr>
        <w:t xml:space="preserve">cannot facility NFS and often suffer from </w:t>
      </w:r>
      <w:r w:rsidR="0046165B" w:rsidRPr="004219CA">
        <w:rPr>
          <w:rFonts w:ascii="Times New Roman" w:hAnsi="Times New Roman" w:cs="Times New Roman"/>
          <w:kern w:val="0"/>
        </w:rPr>
        <w:lastRenderedPageBreak/>
        <w:t>nitrogen deficiencies</w:t>
      </w:r>
      <w:r w:rsidR="005703CD" w:rsidRPr="004219CA">
        <w:rPr>
          <w:rFonts w:ascii="Times New Roman" w:hAnsi="Times New Roman" w:cs="Times New Roman"/>
          <w:kern w:val="0"/>
        </w:rPr>
        <w:t>,</w:t>
      </w:r>
      <w:r w:rsidR="003C569E" w:rsidRPr="004219CA">
        <w:rPr>
          <w:rFonts w:ascii="Times New Roman" w:hAnsi="Times New Roman" w:cs="Times New Roman"/>
          <w:kern w:val="0"/>
        </w:rPr>
        <w:t xml:space="preserve"> </w:t>
      </w:r>
      <w:r w:rsidR="0046165B" w:rsidRPr="004219CA">
        <w:rPr>
          <w:rFonts w:ascii="Times New Roman" w:hAnsi="Times New Roman" w:cs="Times New Roman"/>
          <w:kern w:val="0"/>
        </w:rPr>
        <w:t>the CSSP</w:t>
      </w:r>
      <w:r w:rsidR="003C569E" w:rsidRPr="004219CA">
        <w:rPr>
          <w:rFonts w:ascii="Times New Roman" w:hAnsi="Times New Roman" w:cs="Times New Roman"/>
          <w:kern w:val="0"/>
        </w:rPr>
        <w:t>,</w:t>
      </w:r>
      <w:r w:rsidR="0046165B" w:rsidRPr="004219CA">
        <w:rPr>
          <w:rFonts w:ascii="Times New Roman" w:hAnsi="Times New Roman" w:cs="Times New Roman"/>
          <w:kern w:val="0"/>
        </w:rPr>
        <w:t xml:space="preserve"> be</w:t>
      </w:r>
      <w:r w:rsidR="003C569E" w:rsidRPr="004219CA">
        <w:rPr>
          <w:rFonts w:ascii="Times New Roman" w:hAnsi="Times New Roman" w:cs="Times New Roman"/>
          <w:kern w:val="0"/>
        </w:rPr>
        <w:t>yond</w:t>
      </w:r>
      <w:r w:rsidR="0046165B" w:rsidRPr="004219CA">
        <w:rPr>
          <w:rFonts w:ascii="Times New Roman" w:hAnsi="Times New Roman" w:cs="Times New Roman"/>
          <w:kern w:val="0"/>
        </w:rPr>
        <w:t xml:space="preserve"> its </w:t>
      </w:r>
      <w:r w:rsidR="003C569E" w:rsidRPr="004219CA">
        <w:rPr>
          <w:rFonts w:ascii="Times New Roman" w:hAnsi="Times New Roman" w:cs="Times New Roman"/>
          <w:kern w:val="0"/>
        </w:rPr>
        <w:t>known role</w:t>
      </w:r>
      <w:r w:rsidR="0046165B" w:rsidRPr="004219CA">
        <w:rPr>
          <w:rFonts w:ascii="Times New Roman" w:hAnsi="Times New Roman" w:cs="Times New Roman"/>
          <w:kern w:val="0"/>
        </w:rPr>
        <w:t xml:space="preserve"> in </w:t>
      </w:r>
      <w:r w:rsidR="00B9031C" w:rsidRPr="004219CA">
        <w:rPr>
          <w:rFonts w:ascii="Times New Roman" w:hAnsi="Times New Roman" w:cs="Times New Roman"/>
          <w:kern w:val="0"/>
        </w:rPr>
        <w:t>symbioses</w:t>
      </w:r>
      <w:r w:rsidR="003C569E" w:rsidRPr="004219CA">
        <w:rPr>
          <w:rFonts w:ascii="Times New Roman" w:hAnsi="Times New Roman" w:cs="Times New Roman"/>
          <w:kern w:val="0"/>
        </w:rPr>
        <w:t>, also</w:t>
      </w:r>
      <w:r w:rsidR="0046165B" w:rsidRPr="004219CA">
        <w:rPr>
          <w:rFonts w:ascii="Times New Roman" w:hAnsi="Times New Roman" w:cs="Times New Roman"/>
          <w:kern w:val="0"/>
        </w:rPr>
        <w:t xml:space="preserve"> influence</w:t>
      </w:r>
      <w:r w:rsidR="003C569E" w:rsidRPr="004219CA">
        <w:rPr>
          <w:rFonts w:ascii="Times New Roman" w:hAnsi="Times New Roman" w:cs="Times New Roman"/>
          <w:kern w:val="0"/>
        </w:rPr>
        <w:t>s</w:t>
      </w:r>
      <w:r w:rsidR="0046165B" w:rsidRPr="004219CA">
        <w:rPr>
          <w:rFonts w:ascii="Times New Roman" w:hAnsi="Times New Roman" w:cs="Times New Roman"/>
          <w:kern w:val="0"/>
        </w:rPr>
        <w:t xml:space="preserve"> the colonisation of </w:t>
      </w:r>
      <w:r w:rsidR="00B9031C" w:rsidRPr="004219CA">
        <w:rPr>
          <w:rFonts w:ascii="Times New Roman" w:hAnsi="Times New Roman" w:cs="Times New Roman"/>
          <w:kern w:val="0"/>
        </w:rPr>
        <w:t xml:space="preserve">other </w:t>
      </w:r>
      <w:r w:rsidR="0046165B" w:rsidRPr="004219CA">
        <w:rPr>
          <w:rFonts w:ascii="Times New Roman" w:hAnsi="Times New Roman" w:cs="Times New Roman"/>
          <w:kern w:val="0"/>
        </w:rPr>
        <w:t>beneficial soil bacteria</w:t>
      </w:r>
      <w:r w:rsidR="003C569E" w:rsidRPr="004219CA">
        <w:rPr>
          <w:rFonts w:ascii="Times New Roman" w:hAnsi="Times New Roman" w:cs="Times New Roman"/>
          <w:kern w:val="0"/>
        </w:rPr>
        <w:t>, such as</w:t>
      </w:r>
      <w:r w:rsidR="0046165B" w:rsidRPr="004219CA">
        <w:rPr>
          <w:rFonts w:ascii="Times New Roman" w:hAnsi="Times New Roman" w:cs="Times New Roman"/>
          <w:kern w:val="0"/>
        </w:rPr>
        <w:t xml:space="preserve"> free-living nitrogen-fixing isolates</w:t>
      </w:r>
      <w:r w:rsidR="00913671" w:rsidRPr="004219CA">
        <w:rPr>
          <w:rFonts w:ascii="Times New Roman" w:hAnsi="Times New Roman" w:cs="Times New Roman"/>
          <w:kern w:val="0"/>
        </w:rPr>
        <w:t xml:space="preserve"> that assist with nutrient assimilation.</w:t>
      </w:r>
      <w:r w:rsidR="00BD1212" w:rsidRPr="004219CA">
        <w:rPr>
          <w:rFonts w:ascii="Times New Roman" w:hAnsi="Times New Roman" w:cs="Times New Roman"/>
          <w:kern w:val="0"/>
        </w:rPr>
        <w:t xml:space="preserve"> </w:t>
      </w:r>
    </w:p>
    <w:p w14:paraId="2E8E0AB1" w14:textId="77777777" w:rsidR="0046165B" w:rsidRPr="004219CA" w:rsidRDefault="0046165B" w:rsidP="003D59D8">
      <w:pPr>
        <w:autoSpaceDE w:val="0"/>
        <w:autoSpaceDN w:val="0"/>
        <w:adjustRightInd w:val="0"/>
        <w:spacing w:line="276" w:lineRule="auto"/>
        <w:jc w:val="both"/>
        <w:rPr>
          <w:rFonts w:ascii="Times New Roman" w:hAnsi="Times New Roman" w:cs="Times New Roman"/>
          <w:kern w:val="0"/>
        </w:rPr>
        <w:pPrChange w:id="48" w:author="Simona Radutoiu" w:date="2025-02-19T14:17:00Z" w16du:dateUtc="2025-02-19T13:17:00Z">
          <w:pPr>
            <w:autoSpaceDE w:val="0"/>
            <w:autoSpaceDN w:val="0"/>
            <w:adjustRightInd w:val="0"/>
            <w:jc w:val="both"/>
          </w:pPr>
        </w:pPrChange>
      </w:pPr>
      <w:r w:rsidRPr="004219CA">
        <w:rPr>
          <w:rFonts w:ascii="Times New Roman" w:hAnsi="Times New Roman" w:cs="Times New Roman"/>
          <w:kern w:val="0"/>
        </w:rPr>
        <w:t xml:space="preserve">Here, </w:t>
      </w:r>
      <w:r w:rsidR="00087B3F" w:rsidRPr="004219CA">
        <w:rPr>
          <w:rFonts w:ascii="Times New Roman" w:hAnsi="Times New Roman" w:cs="Times New Roman"/>
          <w:kern w:val="0"/>
        </w:rPr>
        <w:t xml:space="preserve">we </w:t>
      </w:r>
      <w:r w:rsidR="00BD1212" w:rsidRPr="004219CA">
        <w:rPr>
          <w:rFonts w:ascii="Times New Roman" w:hAnsi="Times New Roman" w:cs="Times New Roman"/>
          <w:kern w:val="0"/>
        </w:rPr>
        <w:t>conduct</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a</w:t>
      </w:r>
      <w:r w:rsidR="00087B3F" w:rsidRPr="004219CA">
        <w:rPr>
          <w:rFonts w:ascii="Times New Roman" w:hAnsi="Times New Roman" w:cs="Times New Roman"/>
          <w:kern w:val="0"/>
        </w:rPr>
        <w:t xml:space="preserve"> comparative analysis using nodulating </w:t>
      </w:r>
      <w:r w:rsidR="00087B3F" w:rsidRPr="004219CA">
        <w:rPr>
          <w:rFonts w:ascii="Times New Roman" w:hAnsi="Times New Roman" w:cs="Times New Roman"/>
          <w:i/>
          <w:iCs/>
          <w:kern w:val="0"/>
        </w:rPr>
        <w:t>Lotus japonicus</w:t>
      </w:r>
      <w:r w:rsidR="00087B3F" w:rsidRPr="004219CA">
        <w:rPr>
          <w:rFonts w:ascii="Times New Roman" w:hAnsi="Times New Roman" w:cs="Times New Roman"/>
          <w:kern w:val="0"/>
        </w:rPr>
        <w:t xml:space="preserve"> and non-nodulating </w:t>
      </w:r>
      <w:r w:rsidR="00087B3F" w:rsidRPr="004219CA">
        <w:rPr>
          <w:rFonts w:ascii="Times New Roman" w:hAnsi="Times New Roman" w:cs="Times New Roman"/>
          <w:i/>
          <w:iCs/>
          <w:kern w:val="0"/>
        </w:rPr>
        <w:t>Hordeum vulgare</w:t>
      </w:r>
      <w:r w:rsidR="00087B3F" w:rsidRPr="004219CA">
        <w:rPr>
          <w:rFonts w:ascii="Times New Roman" w:hAnsi="Times New Roman" w:cs="Times New Roman"/>
          <w:kern w:val="0"/>
        </w:rPr>
        <w:t xml:space="preserve"> symbiosis mutants (</w:t>
      </w:r>
      <w:r w:rsidR="00087B3F" w:rsidRPr="004219CA">
        <w:rPr>
          <w:rFonts w:ascii="Times New Roman" w:hAnsi="Times New Roman" w:cs="Times New Roman"/>
          <w:i/>
          <w:iCs/>
          <w:kern w:val="0"/>
        </w:rPr>
        <w:t>symrk</w:t>
      </w:r>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ccamk</w:t>
      </w:r>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nsp1</w:t>
      </w:r>
      <w:r w:rsidR="00087B3F" w:rsidRPr="004219CA">
        <w:rPr>
          <w:rFonts w:ascii="Times New Roman" w:hAnsi="Times New Roman" w:cs="Times New Roman"/>
          <w:kern w:val="0"/>
        </w:rPr>
        <w:t xml:space="preserve">, </w:t>
      </w:r>
      <w:r w:rsidR="00087B3F" w:rsidRPr="004219CA">
        <w:rPr>
          <w:rFonts w:ascii="Times New Roman" w:hAnsi="Times New Roman" w:cs="Times New Roman"/>
          <w:i/>
          <w:iCs/>
          <w:kern w:val="0"/>
        </w:rPr>
        <w:t>nsp2</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to</w:t>
      </w:r>
      <w:r w:rsidR="00087B3F" w:rsidRPr="004219CA">
        <w:rPr>
          <w:rFonts w:ascii="Times New Roman" w:hAnsi="Times New Roman" w:cs="Times New Roman"/>
          <w:kern w:val="0"/>
        </w:rPr>
        <w:t xml:space="preserve"> investigate </w:t>
      </w:r>
      <w:r w:rsidR="00BD1212" w:rsidRPr="004219CA">
        <w:rPr>
          <w:rFonts w:ascii="Times New Roman" w:hAnsi="Times New Roman" w:cs="Times New Roman"/>
          <w:kern w:val="0"/>
        </w:rPr>
        <w:t>how</w:t>
      </w:r>
      <w:r w:rsidR="00087B3F" w:rsidRPr="004219CA">
        <w:rPr>
          <w:rFonts w:ascii="Times New Roman" w:hAnsi="Times New Roman" w:cs="Times New Roman"/>
          <w:kern w:val="0"/>
        </w:rPr>
        <w:t xml:space="preserve"> impaired symbiosis signalling</w:t>
      </w:r>
      <w:r w:rsidR="00BD1212" w:rsidRPr="004219CA">
        <w:rPr>
          <w:rFonts w:ascii="Times New Roman" w:hAnsi="Times New Roman" w:cs="Times New Roman"/>
          <w:kern w:val="0"/>
        </w:rPr>
        <w:t>,</w:t>
      </w:r>
      <w:r w:rsidR="00087B3F" w:rsidRPr="004219CA">
        <w:rPr>
          <w:rFonts w:ascii="Times New Roman" w:hAnsi="Times New Roman" w:cs="Times New Roman"/>
          <w:kern w:val="0"/>
        </w:rPr>
        <w:t xml:space="preserve"> combined with different </w:t>
      </w:r>
      <w:r w:rsidR="00BD1212" w:rsidRPr="004219CA">
        <w:rPr>
          <w:rFonts w:ascii="Times New Roman" w:hAnsi="Times New Roman" w:cs="Times New Roman"/>
          <w:kern w:val="0"/>
        </w:rPr>
        <w:t>nutrient conditions,</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affects</w:t>
      </w:r>
      <w:r w:rsidR="00087B3F" w:rsidRPr="004219CA">
        <w:rPr>
          <w:rFonts w:ascii="Times New Roman" w:hAnsi="Times New Roman" w:cs="Times New Roman"/>
          <w:kern w:val="0"/>
        </w:rPr>
        <w:t xml:space="preserve"> plant growth, microbial diversity</w:t>
      </w:r>
      <w:r w:rsidR="00BD1212" w:rsidRPr="004219CA">
        <w:rPr>
          <w:rFonts w:ascii="Times New Roman" w:hAnsi="Times New Roman" w:cs="Times New Roman"/>
          <w:kern w:val="0"/>
        </w:rPr>
        <w:t>,</w:t>
      </w:r>
      <w:r w:rsidR="00087B3F" w:rsidRPr="004219CA">
        <w:rPr>
          <w:rFonts w:ascii="Times New Roman" w:hAnsi="Times New Roman" w:cs="Times New Roman"/>
          <w:kern w:val="0"/>
        </w:rPr>
        <w:t xml:space="preserve"> community structure, and the root metabolome. Using soils with different fertilisation regimes, </w:t>
      </w:r>
      <w:commentRangeStart w:id="49"/>
      <w:r w:rsidR="00087B3F" w:rsidRPr="004219CA">
        <w:rPr>
          <w:rFonts w:ascii="Times New Roman" w:hAnsi="Times New Roman" w:cs="Times New Roman"/>
          <w:kern w:val="0"/>
        </w:rPr>
        <w:t xml:space="preserve">we </w:t>
      </w:r>
      <w:r w:rsidR="00BD1212" w:rsidRPr="004219CA">
        <w:rPr>
          <w:rFonts w:ascii="Times New Roman" w:hAnsi="Times New Roman" w:cs="Times New Roman"/>
          <w:kern w:val="0"/>
        </w:rPr>
        <w:t>demonstrate</w:t>
      </w:r>
      <w:r w:rsidR="00087B3F" w:rsidRPr="004219CA">
        <w:rPr>
          <w:rFonts w:ascii="Times New Roman" w:hAnsi="Times New Roman" w:cs="Times New Roman"/>
          <w:kern w:val="0"/>
        </w:rPr>
        <w:t xml:space="preserve"> that soil nutrients are key drivers of microbial community establishment and that </w:t>
      </w:r>
      <w:r w:rsidR="00BD1212" w:rsidRPr="004219CA">
        <w:rPr>
          <w:rFonts w:ascii="Times New Roman" w:hAnsi="Times New Roman" w:cs="Times New Roman"/>
          <w:kern w:val="0"/>
        </w:rPr>
        <w:t>root-associated microbiota composition</w:t>
      </w:r>
      <w:r w:rsidR="00913671" w:rsidRPr="004219CA">
        <w:rPr>
          <w:rFonts w:ascii="Times New Roman" w:hAnsi="Times New Roman" w:cs="Times New Roman"/>
          <w:kern w:val="0"/>
        </w:rPr>
        <w:t xml:space="preserve"> </w:t>
      </w:r>
      <w:r w:rsidR="00BD1212" w:rsidRPr="004219CA">
        <w:rPr>
          <w:rFonts w:ascii="Times New Roman" w:hAnsi="Times New Roman" w:cs="Times New Roman"/>
          <w:kern w:val="0"/>
        </w:rPr>
        <w:t>can accurately</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predict</w:t>
      </w:r>
      <w:r w:rsidR="00087B3F" w:rsidRPr="004219CA">
        <w:rPr>
          <w:rFonts w:ascii="Times New Roman" w:hAnsi="Times New Roman" w:cs="Times New Roman"/>
          <w:kern w:val="0"/>
        </w:rPr>
        <w:t xml:space="preserve"> the plant</w:t>
      </w:r>
      <w:r w:rsidR="00BD1212" w:rsidRPr="004219CA">
        <w:rPr>
          <w:rFonts w:ascii="Times New Roman" w:hAnsi="Times New Roman" w:cs="Times New Roman"/>
          <w:kern w:val="0"/>
        </w:rPr>
        <w:t>’s</w:t>
      </w:r>
      <w:r w:rsidR="00087B3F" w:rsidRPr="004219CA">
        <w:rPr>
          <w:rFonts w:ascii="Times New Roman" w:hAnsi="Times New Roman" w:cs="Times New Roman"/>
          <w:kern w:val="0"/>
        </w:rPr>
        <w:t xml:space="preserve"> nutritional state. Soil and tailred synthetic community assays </w:t>
      </w:r>
      <w:r w:rsidR="00BD1212" w:rsidRPr="004219CA">
        <w:rPr>
          <w:rFonts w:ascii="Times New Roman" w:hAnsi="Times New Roman" w:cs="Times New Roman"/>
          <w:kern w:val="0"/>
        </w:rPr>
        <w:t xml:space="preserve">further </w:t>
      </w:r>
      <w:r w:rsidR="00087B3F" w:rsidRPr="004219CA">
        <w:rPr>
          <w:rFonts w:ascii="Times New Roman" w:hAnsi="Times New Roman" w:cs="Times New Roman"/>
          <w:kern w:val="0"/>
        </w:rPr>
        <w:t>reveal that</w:t>
      </w:r>
      <w:r w:rsidR="00BD1212" w:rsidRPr="004219CA">
        <w:rPr>
          <w:rFonts w:ascii="Times New Roman" w:hAnsi="Times New Roman" w:cs="Times New Roman"/>
          <w:kern w:val="0"/>
        </w:rPr>
        <w:t>,</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regardless of nutrient availability</w:t>
      </w:r>
      <w:r w:rsidR="00087B3F" w:rsidRPr="004219CA">
        <w:rPr>
          <w:rFonts w:ascii="Times New Roman" w:hAnsi="Times New Roman" w:cs="Times New Roman"/>
          <w:kern w:val="0"/>
        </w:rPr>
        <w:t xml:space="preserve">, CSSP genes </w:t>
      </w:r>
      <w:r w:rsidR="00BD1212" w:rsidRPr="004219CA">
        <w:rPr>
          <w:rFonts w:ascii="Times New Roman" w:hAnsi="Times New Roman" w:cs="Times New Roman"/>
          <w:kern w:val="0"/>
        </w:rPr>
        <w:t>strongly influence</w:t>
      </w:r>
      <w:r w:rsidR="00087B3F" w:rsidRPr="004219CA">
        <w:rPr>
          <w:rFonts w:ascii="Times New Roman" w:hAnsi="Times New Roman" w:cs="Times New Roman"/>
          <w:kern w:val="0"/>
        </w:rPr>
        <w:t xml:space="preserve"> root </w:t>
      </w:r>
      <w:r w:rsidR="00BD1212" w:rsidRPr="004219CA">
        <w:rPr>
          <w:rFonts w:ascii="Times New Roman" w:hAnsi="Times New Roman" w:cs="Times New Roman"/>
          <w:kern w:val="0"/>
        </w:rPr>
        <w:t xml:space="preserve">bacterial </w:t>
      </w:r>
      <w:r w:rsidR="00087B3F" w:rsidRPr="004219CA">
        <w:rPr>
          <w:rFonts w:ascii="Times New Roman" w:hAnsi="Times New Roman" w:cs="Times New Roman"/>
          <w:kern w:val="0"/>
        </w:rPr>
        <w:t>communities</w:t>
      </w:r>
      <w:r w:rsidR="00BD1212" w:rsidRPr="004219CA">
        <w:rPr>
          <w:rFonts w:ascii="Times New Roman" w:hAnsi="Times New Roman" w:cs="Times New Roman"/>
          <w:kern w:val="0"/>
        </w:rPr>
        <w:t>. This effect appears linked to</w:t>
      </w:r>
      <w:r w:rsidR="00087B3F" w:rsidRPr="004219CA">
        <w:rPr>
          <w:rFonts w:ascii="Times New Roman" w:hAnsi="Times New Roman" w:cs="Times New Roman"/>
          <w:kern w:val="0"/>
        </w:rPr>
        <w:t xml:space="preserve"> CSSP-dependent modulation of root exudates</w:t>
      </w:r>
      <w:r w:rsidR="00BD1212" w:rsidRPr="004219CA">
        <w:rPr>
          <w:rFonts w:ascii="Times New Roman" w:hAnsi="Times New Roman" w:cs="Times New Roman"/>
          <w:kern w:val="0"/>
        </w:rPr>
        <w:t>, which</w:t>
      </w:r>
      <w:r w:rsidR="00087B3F" w:rsidRPr="004219CA">
        <w:rPr>
          <w:rFonts w:ascii="Times New Roman" w:hAnsi="Times New Roman" w:cs="Times New Roman"/>
          <w:kern w:val="0"/>
        </w:rPr>
        <w:t xml:space="preserve"> likely driv</w:t>
      </w:r>
      <w:r w:rsidR="00BD1212" w:rsidRPr="004219CA">
        <w:rPr>
          <w:rFonts w:ascii="Times New Roman" w:hAnsi="Times New Roman" w:cs="Times New Roman"/>
          <w:kern w:val="0"/>
        </w:rPr>
        <w:t>es</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shifts in</w:t>
      </w:r>
      <w:r w:rsidR="00087B3F" w:rsidRPr="004219CA">
        <w:rPr>
          <w:rFonts w:ascii="Times New Roman" w:hAnsi="Times New Roman" w:cs="Times New Roman"/>
          <w:kern w:val="0"/>
        </w:rPr>
        <w:t xml:space="preserve"> plant-associated </w:t>
      </w:r>
      <w:r w:rsidR="00BD1212" w:rsidRPr="004219CA">
        <w:rPr>
          <w:rFonts w:ascii="Times New Roman" w:hAnsi="Times New Roman" w:cs="Times New Roman"/>
          <w:kern w:val="0"/>
        </w:rPr>
        <w:t>microbial populations</w:t>
      </w:r>
      <w:r w:rsidR="00087B3F" w:rsidRPr="004219CA">
        <w:rPr>
          <w:rFonts w:ascii="Times New Roman" w:hAnsi="Times New Roman" w:cs="Times New Roman"/>
          <w:kern w:val="0"/>
        </w:rPr>
        <w:t xml:space="preserve">. </w:t>
      </w:r>
      <w:r w:rsidR="00BD1212" w:rsidRPr="004219CA">
        <w:rPr>
          <w:rFonts w:ascii="Times New Roman" w:hAnsi="Times New Roman" w:cs="Times New Roman"/>
          <w:kern w:val="0"/>
        </w:rPr>
        <w:t>Consistent</w:t>
      </w:r>
      <w:r w:rsidR="00087B3F" w:rsidRPr="004219CA">
        <w:rPr>
          <w:rFonts w:ascii="Times New Roman" w:hAnsi="Times New Roman" w:cs="Times New Roman"/>
          <w:kern w:val="0"/>
        </w:rPr>
        <w:t xml:space="preserve"> with previous findings, </w:t>
      </w:r>
      <w:r w:rsidR="00307666" w:rsidRPr="004219CA">
        <w:rPr>
          <w:rFonts w:ascii="Times New Roman" w:hAnsi="Times New Roman" w:cs="Times New Roman"/>
          <w:i/>
          <w:iCs/>
          <w:kern w:val="0"/>
        </w:rPr>
        <w:t>Lotus</w:t>
      </w:r>
      <w:r w:rsidR="00307666" w:rsidRPr="004219CA">
        <w:rPr>
          <w:rFonts w:ascii="Times New Roman" w:hAnsi="Times New Roman" w:cs="Times New Roman"/>
          <w:kern w:val="0"/>
        </w:rPr>
        <w:t xml:space="preserve"> mutants primarily lose symbiont colonisation</w:t>
      </w:r>
      <w:r w:rsidR="00BD1212" w:rsidRPr="004219CA">
        <w:rPr>
          <w:rFonts w:ascii="Times New Roman" w:hAnsi="Times New Roman" w:cs="Times New Roman"/>
          <w:kern w:val="0"/>
        </w:rPr>
        <w:t>,</w:t>
      </w:r>
      <w:r w:rsidR="00307666" w:rsidRPr="004219CA">
        <w:rPr>
          <w:rFonts w:ascii="Times New Roman" w:hAnsi="Times New Roman" w:cs="Times New Roman"/>
          <w:kern w:val="0"/>
        </w:rPr>
        <w:t xml:space="preserve"> </w:t>
      </w:r>
      <w:r w:rsidR="00BD1212" w:rsidRPr="004219CA">
        <w:rPr>
          <w:rFonts w:ascii="Times New Roman" w:hAnsi="Times New Roman" w:cs="Times New Roman"/>
          <w:kern w:val="0"/>
        </w:rPr>
        <w:t xml:space="preserve">creating opportunities for </w:t>
      </w:r>
      <w:r w:rsidR="00307666" w:rsidRPr="004219CA">
        <w:rPr>
          <w:rFonts w:ascii="Times New Roman" w:hAnsi="Times New Roman" w:cs="Times New Roman"/>
          <w:kern w:val="0"/>
        </w:rPr>
        <w:t>other microbes to occupy available niches</w:t>
      </w:r>
      <w:r w:rsidR="00913671" w:rsidRPr="004219CA">
        <w:rPr>
          <w:rFonts w:ascii="Times New Roman" w:hAnsi="Times New Roman" w:cs="Times New Roman"/>
          <w:kern w:val="0"/>
        </w:rPr>
        <w:t xml:space="preserve">. </w:t>
      </w:r>
      <w:r w:rsidR="00BD1212" w:rsidRPr="004219CA">
        <w:rPr>
          <w:rFonts w:ascii="Times New Roman" w:hAnsi="Times New Roman" w:cs="Times New Roman"/>
          <w:kern w:val="0"/>
        </w:rPr>
        <w:t>However, in</w:t>
      </w:r>
      <w:r w:rsidR="00307666" w:rsidRPr="004219CA">
        <w:rPr>
          <w:rFonts w:ascii="Times New Roman" w:hAnsi="Times New Roman" w:cs="Times New Roman"/>
          <w:kern w:val="0"/>
        </w:rPr>
        <w:t xml:space="preserve"> </w:t>
      </w:r>
      <w:r w:rsidR="00307666" w:rsidRPr="004219CA">
        <w:rPr>
          <w:rFonts w:ascii="Times New Roman" w:hAnsi="Times New Roman" w:cs="Times New Roman"/>
          <w:i/>
          <w:iCs/>
          <w:kern w:val="0"/>
        </w:rPr>
        <w:t>Hordeum</w:t>
      </w:r>
      <w:r w:rsidR="00913671" w:rsidRPr="004219CA">
        <w:rPr>
          <w:rFonts w:ascii="Times New Roman" w:hAnsi="Times New Roman" w:cs="Times New Roman"/>
          <w:kern w:val="0"/>
        </w:rPr>
        <w:t xml:space="preserve">, colonisation </w:t>
      </w:r>
      <w:r w:rsidR="00BD1212" w:rsidRPr="004219CA">
        <w:rPr>
          <w:rFonts w:ascii="Times New Roman" w:hAnsi="Times New Roman" w:cs="Times New Roman"/>
          <w:kern w:val="0"/>
        </w:rPr>
        <w:t>of various bacteria was</w:t>
      </w:r>
      <w:r w:rsidR="00307666" w:rsidRPr="004219CA">
        <w:rPr>
          <w:rFonts w:ascii="Times New Roman" w:hAnsi="Times New Roman" w:cs="Times New Roman"/>
          <w:kern w:val="0"/>
        </w:rPr>
        <w:t xml:space="preserve"> affected independently of AMS establishment. These findings </w:t>
      </w:r>
      <w:r w:rsidR="00BD1212" w:rsidRPr="004219CA">
        <w:rPr>
          <w:rFonts w:ascii="Times New Roman" w:hAnsi="Times New Roman" w:cs="Times New Roman"/>
          <w:kern w:val="0"/>
        </w:rPr>
        <w:t>suggest</w:t>
      </w:r>
      <w:r w:rsidR="00307666" w:rsidRPr="004219CA">
        <w:rPr>
          <w:rFonts w:ascii="Times New Roman" w:hAnsi="Times New Roman" w:cs="Times New Roman"/>
          <w:kern w:val="0"/>
        </w:rPr>
        <w:t xml:space="preserve"> that </w:t>
      </w:r>
      <w:r w:rsidR="00913671" w:rsidRPr="004219CA">
        <w:rPr>
          <w:rFonts w:ascii="Times New Roman" w:hAnsi="Times New Roman" w:cs="Times New Roman"/>
          <w:kern w:val="0"/>
        </w:rPr>
        <w:t>CSSP genes</w:t>
      </w:r>
      <w:r w:rsidR="00307666" w:rsidRPr="004219CA">
        <w:rPr>
          <w:rFonts w:ascii="Times New Roman" w:hAnsi="Times New Roman" w:cs="Times New Roman"/>
          <w:kern w:val="0"/>
        </w:rPr>
        <w:t xml:space="preserve"> </w:t>
      </w:r>
      <w:r w:rsidR="00BD1212" w:rsidRPr="004219CA">
        <w:rPr>
          <w:rFonts w:ascii="Times New Roman" w:hAnsi="Times New Roman" w:cs="Times New Roman"/>
          <w:kern w:val="0"/>
        </w:rPr>
        <w:t xml:space="preserve">may play a borader role in </w:t>
      </w:r>
      <w:r w:rsidR="00307666" w:rsidRPr="004219CA">
        <w:rPr>
          <w:rFonts w:ascii="Times New Roman" w:hAnsi="Times New Roman" w:cs="Times New Roman"/>
          <w:kern w:val="0"/>
        </w:rPr>
        <w:t>plant-microbe interactions</w:t>
      </w:r>
      <w:r w:rsidR="00BD1212" w:rsidRPr="004219CA">
        <w:rPr>
          <w:rFonts w:ascii="Times New Roman" w:hAnsi="Times New Roman" w:cs="Times New Roman"/>
          <w:kern w:val="0"/>
        </w:rPr>
        <w:t xml:space="preserve"> beyond their know functions in NFS and AMS</w:t>
      </w:r>
      <w:r w:rsidR="00307666" w:rsidRPr="004219CA">
        <w:rPr>
          <w:rFonts w:ascii="Times New Roman" w:hAnsi="Times New Roman" w:cs="Times New Roman"/>
          <w:kern w:val="0"/>
        </w:rPr>
        <w:t xml:space="preserve">. </w:t>
      </w:r>
      <w:r w:rsidR="00BD1212" w:rsidRPr="004219CA">
        <w:rPr>
          <w:rFonts w:ascii="Times New Roman" w:hAnsi="Times New Roman" w:cs="Times New Roman"/>
          <w:kern w:val="0"/>
        </w:rPr>
        <w:t>Future research should explore whether these affects are specific to beneficial microbes- offering potential applications for sustainable agriculture- or whether they provide insights into how plants balance immune responses, tolerate commensal bacteria, and establish symbioses.</w:t>
      </w:r>
      <w:commentRangeEnd w:id="49"/>
      <w:r w:rsidR="00B01B3C">
        <w:rPr>
          <w:rStyle w:val="CommentReference"/>
        </w:rPr>
        <w:commentReference w:id="49"/>
      </w:r>
    </w:p>
    <w:p w14:paraId="1A3D049D" w14:textId="77777777" w:rsidR="003B19A5" w:rsidRPr="004219CA" w:rsidRDefault="003B19A5" w:rsidP="003D59D8">
      <w:pPr>
        <w:spacing w:line="276" w:lineRule="auto"/>
        <w:jc w:val="both"/>
        <w:rPr>
          <w:rFonts w:ascii="Times New Roman" w:eastAsia="Times New Roman" w:hAnsi="Times New Roman" w:cs="Times New Roman"/>
          <w:color w:val="222222"/>
          <w:kern w:val="0"/>
          <w:lang w:eastAsia="en-GB"/>
          <w14:ligatures w14:val="none"/>
        </w:rPr>
        <w:pPrChange w:id="50" w:author="Simona Radutoiu" w:date="2025-02-19T14:17:00Z" w16du:dateUtc="2025-02-19T13:17:00Z">
          <w:pPr>
            <w:jc w:val="both"/>
          </w:pPr>
        </w:pPrChange>
      </w:pPr>
    </w:p>
    <w:p w14:paraId="31E6CC7C" w14:textId="77777777" w:rsidR="00832E40" w:rsidRPr="004219CA" w:rsidRDefault="00521906" w:rsidP="003D59D8">
      <w:pPr>
        <w:spacing w:line="276" w:lineRule="auto"/>
        <w:jc w:val="both"/>
        <w:rPr>
          <w:rFonts w:ascii="Times New Roman" w:hAnsi="Times New Roman" w:cs="Times New Roman"/>
          <w:b/>
          <w:bCs/>
        </w:rPr>
        <w:pPrChange w:id="51" w:author="Simona Radutoiu" w:date="2025-02-19T14:17:00Z" w16du:dateUtc="2025-02-19T13:17:00Z">
          <w:pPr>
            <w:jc w:val="both"/>
          </w:pPr>
        </w:pPrChange>
      </w:pPr>
      <w:r w:rsidRPr="004219CA">
        <w:rPr>
          <w:rFonts w:ascii="Times New Roman" w:hAnsi="Times New Roman" w:cs="Times New Roman"/>
          <w:b/>
          <w:bCs/>
        </w:rPr>
        <w:t>Results</w:t>
      </w:r>
    </w:p>
    <w:p w14:paraId="7E3F7587" w14:textId="16E1BDB8" w:rsidR="00F44B65" w:rsidRPr="004219CA" w:rsidRDefault="00513209" w:rsidP="003D59D8">
      <w:pPr>
        <w:spacing w:line="276" w:lineRule="auto"/>
        <w:jc w:val="both"/>
        <w:rPr>
          <w:rFonts w:ascii="Times New Roman" w:hAnsi="Times New Roman" w:cs="Times New Roman"/>
          <w:b/>
          <w:bCs/>
        </w:rPr>
        <w:pPrChange w:id="52" w:author="Simona Radutoiu" w:date="2025-02-19T14:17:00Z" w16du:dateUtc="2025-02-19T13:17:00Z">
          <w:pPr>
            <w:jc w:val="both"/>
          </w:pPr>
        </w:pPrChange>
      </w:pPr>
      <w:r w:rsidRPr="004219CA">
        <w:rPr>
          <w:rFonts w:ascii="Times New Roman" w:hAnsi="Times New Roman" w:cs="Times New Roman"/>
          <w:b/>
          <w:bCs/>
        </w:rPr>
        <w:t xml:space="preserve">Long-term effects of soil fertilisation on </w:t>
      </w:r>
      <w:del w:id="53" w:author="Simona Radutoiu" w:date="2025-02-19T14:48:00Z" w16du:dateUtc="2025-02-19T13:48:00Z">
        <w:r w:rsidRPr="004219CA" w:rsidDel="00B01B3C">
          <w:rPr>
            <w:rFonts w:ascii="Times New Roman" w:hAnsi="Times New Roman" w:cs="Times New Roman"/>
            <w:b/>
            <w:bCs/>
          </w:rPr>
          <w:delText xml:space="preserve">native </w:delText>
        </w:r>
      </w:del>
      <w:ins w:id="54" w:author="Simona Radutoiu" w:date="2025-02-19T14:48:00Z" w16du:dateUtc="2025-02-19T13:48:00Z">
        <w:r w:rsidR="00B01B3C">
          <w:rPr>
            <w:rFonts w:ascii="Times New Roman" w:hAnsi="Times New Roman" w:cs="Times New Roman"/>
            <w:b/>
            <w:bCs/>
          </w:rPr>
          <w:t>soil</w:t>
        </w:r>
        <w:r w:rsidR="00B01B3C" w:rsidRPr="004219CA">
          <w:rPr>
            <w:rFonts w:ascii="Times New Roman" w:hAnsi="Times New Roman" w:cs="Times New Roman"/>
            <w:b/>
            <w:bCs/>
          </w:rPr>
          <w:t xml:space="preserve"> </w:t>
        </w:r>
      </w:ins>
      <w:r w:rsidR="00F81EDE" w:rsidRPr="004219CA">
        <w:rPr>
          <w:rFonts w:ascii="Times New Roman" w:hAnsi="Times New Roman" w:cs="Times New Roman"/>
          <w:b/>
          <w:bCs/>
        </w:rPr>
        <w:t>bacterial</w:t>
      </w:r>
      <w:r w:rsidRPr="004219CA">
        <w:rPr>
          <w:rFonts w:ascii="Times New Roman" w:hAnsi="Times New Roman" w:cs="Times New Roman"/>
          <w:b/>
          <w:bCs/>
        </w:rPr>
        <w:t xml:space="preserve"> communities</w:t>
      </w:r>
    </w:p>
    <w:p w14:paraId="638CBCFE" w14:textId="6F000A0E" w:rsidR="005F6299" w:rsidRPr="004219CA" w:rsidRDefault="00657F2B" w:rsidP="003D59D8">
      <w:pPr>
        <w:spacing w:line="276" w:lineRule="auto"/>
        <w:jc w:val="both"/>
        <w:rPr>
          <w:rFonts w:ascii="Times New Roman" w:hAnsi="Times New Roman" w:cs="Times New Roman"/>
        </w:rPr>
        <w:pPrChange w:id="55" w:author="Simona Radutoiu" w:date="2025-02-19T14:17:00Z" w16du:dateUtc="2025-02-19T13:17:00Z">
          <w:pPr>
            <w:jc w:val="both"/>
          </w:pPr>
        </w:pPrChange>
      </w:pPr>
      <w:r w:rsidRPr="004219CA">
        <w:rPr>
          <w:rFonts w:ascii="Times New Roman" w:hAnsi="Times New Roman" w:cs="Times New Roman"/>
        </w:rPr>
        <w:t xml:space="preserve">Christensen </w:t>
      </w:r>
      <w:r w:rsidRPr="004219CA">
        <w:rPr>
          <w:rFonts w:ascii="Times New Roman" w:hAnsi="Times New Roman" w:cs="Times New Roman"/>
          <w:i/>
          <w:iCs/>
        </w:rPr>
        <w:t>et al</w:t>
      </w:r>
      <w:r w:rsidRPr="004219CA">
        <w:rPr>
          <w:rFonts w:ascii="Times New Roman" w:hAnsi="Times New Roman" w:cs="Times New Roman"/>
        </w:rPr>
        <w:t xml:space="preserve">. (2022) </w:t>
      </w:r>
      <w:r w:rsidR="00B26457" w:rsidRPr="004219CA">
        <w:rPr>
          <w:rFonts w:ascii="Times New Roman" w:hAnsi="Times New Roman" w:cs="Times New Roman"/>
        </w:rPr>
        <w:t>conducted</w:t>
      </w:r>
      <w:r w:rsidRPr="004219CA">
        <w:rPr>
          <w:rFonts w:ascii="Times New Roman" w:hAnsi="Times New Roman" w:cs="Times New Roman"/>
        </w:rPr>
        <w:t xml:space="preserve"> a </w:t>
      </w:r>
      <w:r w:rsidR="00B26457" w:rsidRPr="004219CA">
        <w:rPr>
          <w:rFonts w:ascii="Times New Roman" w:hAnsi="Times New Roman" w:cs="Times New Roman"/>
        </w:rPr>
        <w:t xml:space="preserve">long-term </w:t>
      </w:r>
      <w:r w:rsidRPr="004219CA">
        <w:rPr>
          <w:rFonts w:ascii="Times New Roman" w:hAnsi="Times New Roman" w:cs="Times New Roman"/>
        </w:rPr>
        <w:t xml:space="preserve">field study in Askov, Denmark, where plots </w:t>
      </w:r>
      <w:r w:rsidR="00B26457" w:rsidRPr="004219CA">
        <w:rPr>
          <w:rFonts w:ascii="Times New Roman" w:hAnsi="Times New Roman" w:cs="Times New Roman"/>
        </w:rPr>
        <w:t xml:space="preserve">had been </w:t>
      </w:r>
      <w:r w:rsidRPr="004219CA">
        <w:rPr>
          <w:rFonts w:ascii="Times New Roman" w:hAnsi="Times New Roman" w:cs="Times New Roman"/>
        </w:rPr>
        <w:t xml:space="preserve">consistently </w:t>
      </w:r>
      <w:r w:rsidR="00B26457" w:rsidRPr="004219CA">
        <w:rPr>
          <w:rFonts w:ascii="Times New Roman" w:hAnsi="Times New Roman" w:cs="Times New Roman"/>
        </w:rPr>
        <w:t>treated</w:t>
      </w:r>
      <w:r w:rsidRPr="004219CA">
        <w:rPr>
          <w:rFonts w:ascii="Times New Roman" w:hAnsi="Times New Roman" w:cs="Times New Roman"/>
        </w:rPr>
        <w:t xml:space="preserve"> with specific fertiliser combinations </w:t>
      </w:r>
      <w:r w:rsidR="00B26457" w:rsidRPr="004219CA">
        <w:rPr>
          <w:rFonts w:ascii="Times New Roman" w:hAnsi="Times New Roman" w:cs="Times New Roman"/>
        </w:rPr>
        <w:t>for</w:t>
      </w:r>
      <w:r w:rsidRPr="004219CA">
        <w:rPr>
          <w:rFonts w:ascii="Times New Roman" w:hAnsi="Times New Roman" w:cs="Times New Roman"/>
        </w:rPr>
        <w:t xml:space="preserve"> 125 years. </w:t>
      </w:r>
      <w:r w:rsidR="005F6299" w:rsidRPr="004219CA">
        <w:rPr>
          <w:rFonts w:ascii="Times New Roman" w:hAnsi="Times New Roman" w:cs="Times New Roman"/>
        </w:rPr>
        <w:t xml:space="preserve">Crop plants were grown in </w:t>
      </w:r>
      <w:ins w:id="56" w:author="Simona Radutoiu" w:date="2025-02-19T14:48:00Z" w16du:dateUtc="2025-02-19T13:48:00Z">
        <w:r w:rsidR="00B01B3C">
          <w:rPr>
            <w:rFonts w:ascii="Times New Roman" w:hAnsi="Times New Roman" w:cs="Times New Roman"/>
          </w:rPr>
          <w:t xml:space="preserve">well-documented </w:t>
        </w:r>
      </w:ins>
      <w:r w:rsidR="005F6299" w:rsidRPr="004219CA">
        <w:rPr>
          <w:rFonts w:ascii="Times New Roman" w:hAnsi="Times New Roman" w:cs="Times New Roman"/>
        </w:rPr>
        <w:t>annual rotations</w:t>
      </w:r>
      <w:r w:rsidR="00B26457" w:rsidRPr="004219CA">
        <w:rPr>
          <w:rFonts w:ascii="Times New Roman" w:hAnsi="Times New Roman" w:cs="Times New Roman"/>
        </w:rPr>
        <w:t>,</w:t>
      </w:r>
      <w:r w:rsidR="005F6299" w:rsidRPr="004219CA">
        <w:rPr>
          <w:rFonts w:ascii="Times New Roman" w:hAnsi="Times New Roman" w:cs="Times New Roman"/>
        </w:rPr>
        <w:t xml:space="preserve"> and bulk soil</w:t>
      </w:r>
      <w:r w:rsidRPr="004219CA">
        <w:rPr>
          <w:rFonts w:ascii="Times New Roman" w:hAnsi="Times New Roman" w:cs="Times New Roman"/>
        </w:rPr>
        <w:t xml:space="preserve"> was </w:t>
      </w:r>
      <w:r w:rsidR="005F6299" w:rsidRPr="004219CA">
        <w:rPr>
          <w:rFonts w:ascii="Times New Roman" w:hAnsi="Times New Roman" w:cs="Times New Roman"/>
        </w:rPr>
        <w:t xml:space="preserve">collected for scientific </w:t>
      </w:r>
      <w:r w:rsidR="00B26457" w:rsidRPr="004219CA">
        <w:rPr>
          <w:rFonts w:ascii="Times New Roman" w:hAnsi="Times New Roman" w:cs="Times New Roman"/>
        </w:rPr>
        <w:t>analyses</w:t>
      </w:r>
      <w:r w:rsidRPr="004219CA">
        <w:rPr>
          <w:rFonts w:ascii="Times New Roman" w:hAnsi="Times New Roman" w:cs="Times New Roman"/>
        </w:rPr>
        <w:t xml:space="preserve">. </w:t>
      </w:r>
      <w:r w:rsidR="00B26457" w:rsidRPr="004219CA">
        <w:rPr>
          <w:rFonts w:ascii="Times New Roman" w:hAnsi="Times New Roman" w:cs="Times New Roman"/>
        </w:rPr>
        <w:t>In our study, w</w:t>
      </w:r>
      <w:r w:rsidRPr="004219CA">
        <w:rPr>
          <w:rFonts w:ascii="Times New Roman" w:hAnsi="Times New Roman" w:cs="Times New Roman"/>
        </w:rPr>
        <w:t xml:space="preserve">e used three soil types </w:t>
      </w:r>
      <w:r w:rsidR="00B26457" w:rsidRPr="004219CA">
        <w:rPr>
          <w:rFonts w:ascii="Times New Roman" w:hAnsi="Times New Roman" w:cs="Times New Roman"/>
        </w:rPr>
        <w:t>from</w:t>
      </w:r>
      <w:r w:rsidRPr="004219CA">
        <w:rPr>
          <w:rFonts w:ascii="Times New Roman" w:hAnsi="Times New Roman" w:cs="Times New Roman"/>
        </w:rPr>
        <w:t xml:space="preserve"> this study</w:t>
      </w:r>
      <w:r w:rsidR="00B26457" w:rsidRPr="004219CA">
        <w:rPr>
          <w:rFonts w:ascii="Times New Roman" w:hAnsi="Times New Roman" w:cs="Times New Roman"/>
        </w:rPr>
        <w:t>, which had been subjected to: (</w:t>
      </w:r>
      <w:r w:rsidRPr="004219CA">
        <w:rPr>
          <w:rFonts w:ascii="Times New Roman" w:hAnsi="Times New Roman" w:cs="Times New Roman"/>
        </w:rPr>
        <w:t xml:space="preserve">1) </w:t>
      </w:r>
      <w:r w:rsidR="005F6299" w:rsidRPr="004219CA">
        <w:rPr>
          <w:rFonts w:ascii="Times New Roman" w:hAnsi="Times New Roman" w:cs="Times New Roman"/>
        </w:rPr>
        <w:t>nitrogen-, phosphorus</w:t>
      </w:r>
      <w:r w:rsidRPr="004219CA">
        <w:rPr>
          <w:rFonts w:ascii="Times New Roman" w:hAnsi="Times New Roman" w:cs="Times New Roman"/>
        </w:rPr>
        <w:t>-</w:t>
      </w:r>
      <w:r w:rsidR="005F6299" w:rsidRPr="004219CA">
        <w:rPr>
          <w:rFonts w:ascii="Times New Roman" w:hAnsi="Times New Roman" w:cs="Times New Roman"/>
        </w:rPr>
        <w:t>, and potassium fertilisation (NPK)</w:t>
      </w:r>
      <w:r w:rsidRPr="004219CA">
        <w:rPr>
          <w:rFonts w:ascii="Times New Roman" w:hAnsi="Times New Roman" w:cs="Times New Roman"/>
        </w:rPr>
        <w:t>;</w:t>
      </w:r>
      <w:r w:rsidR="005F6299" w:rsidRPr="004219CA">
        <w:rPr>
          <w:rFonts w:ascii="Times New Roman" w:hAnsi="Times New Roman" w:cs="Times New Roman"/>
        </w:rPr>
        <w:t xml:space="preserve"> </w:t>
      </w:r>
      <w:r w:rsidR="00B26457" w:rsidRPr="004219CA">
        <w:rPr>
          <w:rFonts w:ascii="Times New Roman" w:hAnsi="Times New Roman" w:cs="Times New Roman"/>
        </w:rPr>
        <w:t>(</w:t>
      </w:r>
      <w:r w:rsidRPr="004219CA">
        <w:rPr>
          <w:rFonts w:ascii="Times New Roman" w:hAnsi="Times New Roman" w:cs="Times New Roman"/>
        </w:rPr>
        <w:t xml:space="preserve">2) </w:t>
      </w:r>
      <w:r w:rsidR="005F6299" w:rsidRPr="004219CA">
        <w:rPr>
          <w:rFonts w:ascii="Times New Roman" w:hAnsi="Times New Roman" w:cs="Times New Roman"/>
        </w:rPr>
        <w:t xml:space="preserve">nitrogen-deficient soil (PK); and </w:t>
      </w:r>
      <w:r w:rsidR="00B26457" w:rsidRPr="004219CA">
        <w:rPr>
          <w:rFonts w:ascii="Times New Roman" w:hAnsi="Times New Roman" w:cs="Times New Roman"/>
        </w:rPr>
        <w:t>(</w:t>
      </w:r>
      <w:r w:rsidRPr="004219CA">
        <w:rPr>
          <w:rFonts w:ascii="Times New Roman" w:hAnsi="Times New Roman" w:cs="Times New Roman"/>
        </w:rPr>
        <w:t xml:space="preserve">3) </w:t>
      </w:r>
      <w:r w:rsidR="005F6299" w:rsidRPr="004219CA">
        <w:rPr>
          <w:rFonts w:ascii="Times New Roman" w:hAnsi="Times New Roman" w:cs="Times New Roman"/>
        </w:rPr>
        <w:t xml:space="preserve">unfertilised soil (UF) with low nutrient </w:t>
      </w:r>
      <w:r w:rsidR="00B26457" w:rsidRPr="004219CA">
        <w:rPr>
          <w:rFonts w:ascii="Times New Roman" w:hAnsi="Times New Roman" w:cs="Times New Roman"/>
        </w:rPr>
        <w:t>availability</w:t>
      </w:r>
      <w:r w:rsidR="005F6299" w:rsidRPr="004219CA">
        <w:rPr>
          <w:rFonts w:ascii="Times New Roman" w:hAnsi="Times New Roman" w:cs="Times New Roman"/>
        </w:rPr>
        <w:t xml:space="preserve">. </w:t>
      </w:r>
      <w:r w:rsidR="00B26457" w:rsidRPr="004219CA">
        <w:rPr>
          <w:rFonts w:ascii="Times New Roman" w:hAnsi="Times New Roman" w:cs="Times New Roman"/>
        </w:rPr>
        <w:t>To assess the impact of long-term fertilisation on the diversity and composition of native soil bacterial communities, we first profiled the bacterial communities in unplanted NPK, PK and UF soils that were cultivated as controls alongside the later described plant experiments using</w:t>
      </w:r>
      <w:r w:rsidR="005F6299" w:rsidRPr="004219CA">
        <w:rPr>
          <w:rFonts w:ascii="Times New Roman" w:hAnsi="Times New Roman" w:cs="Times New Roman"/>
        </w:rPr>
        <w:t xml:space="preserve"> 16S </w:t>
      </w:r>
      <w:r w:rsidRPr="004219CA">
        <w:rPr>
          <w:rFonts w:ascii="Times New Roman" w:hAnsi="Times New Roman" w:cs="Times New Roman"/>
        </w:rPr>
        <w:t>V</w:t>
      </w:r>
      <w:r w:rsidR="005F6299" w:rsidRPr="004219CA">
        <w:rPr>
          <w:rFonts w:ascii="Times New Roman" w:hAnsi="Times New Roman" w:cs="Times New Roman"/>
        </w:rPr>
        <w:t>5-</w:t>
      </w:r>
      <w:r w:rsidRPr="004219CA">
        <w:rPr>
          <w:rFonts w:ascii="Times New Roman" w:hAnsi="Times New Roman" w:cs="Times New Roman"/>
        </w:rPr>
        <w:t>V</w:t>
      </w:r>
      <w:r w:rsidR="005F6299" w:rsidRPr="004219CA">
        <w:rPr>
          <w:rFonts w:ascii="Times New Roman" w:hAnsi="Times New Roman" w:cs="Times New Roman"/>
        </w:rPr>
        <w:t xml:space="preserve">7 rRNA amplicon sequencing </w:t>
      </w:r>
      <w:r w:rsidRPr="004219CA">
        <w:rPr>
          <w:rFonts w:ascii="Times New Roman" w:hAnsi="Times New Roman" w:cs="Times New Roman"/>
        </w:rPr>
        <w:t>(Fig.</w:t>
      </w:r>
      <w:r w:rsidRPr="004219CA">
        <w:rPr>
          <w:rFonts w:ascii="Times New Roman" w:hAnsi="Times New Roman" w:cs="Times New Roman"/>
          <w:color w:val="FF0000"/>
        </w:rPr>
        <w:t xml:space="preserve"> </w:t>
      </w:r>
      <w:r w:rsidR="00C91289" w:rsidRPr="004219CA">
        <w:rPr>
          <w:rFonts w:ascii="Times New Roman" w:hAnsi="Times New Roman" w:cs="Times New Roman"/>
        </w:rPr>
        <w:t>1A</w:t>
      </w:r>
      <w:r w:rsidRPr="004219CA">
        <w:rPr>
          <w:rFonts w:ascii="Times New Roman" w:hAnsi="Times New Roman" w:cs="Times New Roman"/>
        </w:rPr>
        <w:t>).</w:t>
      </w:r>
      <w:r w:rsidR="005F6299" w:rsidRPr="004219CA">
        <w:rPr>
          <w:rFonts w:ascii="Times New Roman" w:hAnsi="Times New Roman" w:cs="Times New Roman"/>
        </w:rPr>
        <w:t xml:space="preserve"> We </w:t>
      </w:r>
      <w:r w:rsidR="00B26457" w:rsidRPr="004219CA">
        <w:rPr>
          <w:rFonts w:ascii="Times New Roman" w:hAnsi="Times New Roman" w:cs="Times New Roman"/>
        </w:rPr>
        <w:t>found</w:t>
      </w:r>
      <w:r w:rsidR="005F6299" w:rsidRPr="004219CA">
        <w:rPr>
          <w:rFonts w:ascii="Times New Roman" w:hAnsi="Times New Roman" w:cs="Times New Roman"/>
        </w:rPr>
        <w:t xml:space="preserve"> that fertilisation did not significantly alter within-sample diversity (alpha diversity, Chao1 index, Fig. </w:t>
      </w:r>
      <w:r w:rsidR="00C91289" w:rsidRPr="004219CA">
        <w:rPr>
          <w:rFonts w:ascii="Times New Roman" w:hAnsi="Times New Roman" w:cs="Times New Roman"/>
        </w:rPr>
        <w:t>2B</w:t>
      </w:r>
      <w:r w:rsidR="005F6299" w:rsidRPr="004219CA">
        <w:rPr>
          <w:rFonts w:ascii="Times New Roman" w:hAnsi="Times New Roman" w:cs="Times New Roman"/>
        </w:rPr>
        <w:t>)</w:t>
      </w:r>
      <w:r w:rsidR="00970083" w:rsidRPr="004219CA">
        <w:rPr>
          <w:rFonts w:ascii="Times New Roman" w:hAnsi="Times New Roman" w:cs="Times New Roman"/>
        </w:rPr>
        <w:t>; however</w:t>
      </w:r>
      <w:r w:rsidR="005F6299" w:rsidRPr="004219CA">
        <w:rPr>
          <w:rFonts w:ascii="Times New Roman" w:hAnsi="Times New Roman" w:cs="Times New Roman"/>
        </w:rPr>
        <w:t xml:space="preserve">, </w:t>
      </w:r>
      <w:r w:rsidR="00970083" w:rsidRPr="004219CA">
        <w:rPr>
          <w:rFonts w:ascii="Times New Roman" w:hAnsi="Times New Roman" w:cs="Times New Roman"/>
        </w:rPr>
        <w:t>between-sample diversity (</w:t>
      </w:r>
      <w:r w:rsidR="005F6299" w:rsidRPr="004219CA">
        <w:rPr>
          <w:rFonts w:ascii="Times New Roman" w:hAnsi="Times New Roman" w:cs="Times New Roman"/>
        </w:rPr>
        <w:t>beta</w:t>
      </w:r>
      <w:r w:rsidR="00703E6B" w:rsidRPr="004219CA">
        <w:rPr>
          <w:rFonts w:ascii="Times New Roman" w:hAnsi="Times New Roman" w:cs="Times New Roman"/>
        </w:rPr>
        <w:t xml:space="preserve"> </w:t>
      </w:r>
      <w:r w:rsidR="005F6299" w:rsidRPr="004219CA">
        <w:rPr>
          <w:rFonts w:ascii="Times New Roman" w:hAnsi="Times New Roman" w:cs="Times New Roman"/>
        </w:rPr>
        <w:t>diversity</w:t>
      </w:r>
      <w:r w:rsidRPr="004219CA">
        <w:rPr>
          <w:rFonts w:ascii="Times New Roman" w:hAnsi="Times New Roman" w:cs="Times New Roman"/>
        </w:rPr>
        <w:t xml:space="preserve">) </w:t>
      </w:r>
      <w:r w:rsidR="005F6299" w:rsidRPr="004219CA">
        <w:rPr>
          <w:rFonts w:ascii="Times New Roman" w:hAnsi="Times New Roman" w:cs="Times New Roman"/>
        </w:rPr>
        <w:t xml:space="preserve">showed substantial shifts across the three treatments (PCoA analysis based on Bray-Curtis dissimilarities, Fig. </w:t>
      </w:r>
      <w:r w:rsidR="00C91289" w:rsidRPr="004219CA">
        <w:rPr>
          <w:rFonts w:ascii="Times New Roman" w:hAnsi="Times New Roman" w:cs="Times New Roman"/>
        </w:rPr>
        <w:t>2C</w:t>
      </w:r>
      <w:r w:rsidR="005F6299" w:rsidRPr="004219CA">
        <w:rPr>
          <w:rFonts w:ascii="Times New Roman" w:hAnsi="Times New Roman" w:cs="Times New Roman"/>
        </w:rPr>
        <w:t xml:space="preserve">). </w:t>
      </w:r>
      <w:commentRangeStart w:id="57"/>
      <w:r w:rsidR="00970083" w:rsidRPr="004219CA">
        <w:rPr>
          <w:rFonts w:ascii="Times New Roman" w:hAnsi="Times New Roman" w:cs="Times New Roman"/>
        </w:rPr>
        <w:t>The</w:t>
      </w:r>
      <w:r w:rsidR="005F6299" w:rsidRPr="004219CA">
        <w:rPr>
          <w:rFonts w:ascii="Times New Roman" w:hAnsi="Times New Roman" w:cs="Times New Roman"/>
        </w:rPr>
        <w:t xml:space="preserve"> most abundant bacterial orders included Acidobacteriales, Burkholderiales, Chloroflexales, Corynebacteriales, Frankiales, Gaiellales, Gemmatimonadales, MB-A2-108 (Actinobacteriota), Micrococcales, Nitrospirales, Pedosphaerales, Propionibacteriales, Pseudomonadales, Rhizobiales, S085 (Chloroflexi, Dehalococcoidia), Solibacterales, Sphingomonadales, Subgroup_7 (Acidobacteriota, Holophagae), and Xanthomonadales (top 20 orders with highest relative abundance, Suppl. Fig. </w:t>
      </w:r>
      <w:r w:rsidR="00C91289" w:rsidRPr="004219CA">
        <w:rPr>
          <w:rFonts w:ascii="Times New Roman" w:hAnsi="Times New Roman" w:cs="Times New Roman"/>
        </w:rPr>
        <w:t>1A</w:t>
      </w:r>
      <w:r w:rsidR="005F6299" w:rsidRPr="004219CA">
        <w:rPr>
          <w:rFonts w:ascii="Times New Roman" w:hAnsi="Times New Roman" w:cs="Times New Roman"/>
        </w:rPr>
        <w:t xml:space="preserve">). </w:t>
      </w:r>
      <w:r w:rsidR="00970083" w:rsidRPr="004219CA">
        <w:rPr>
          <w:rFonts w:ascii="Times New Roman" w:hAnsi="Times New Roman" w:cs="Times New Roman"/>
        </w:rPr>
        <w:t>Among these</w:t>
      </w:r>
      <w:r w:rsidR="005F6299" w:rsidRPr="004219CA">
        <w:rPr>
          <w:rFonts w:ascii="Times New Roman" w:hAnsi="Times New Roman" w:cs="Times New Roman"/>
        </w:rPr>
        <w:t xml:space="preserve">, Acidobacteriales, Gaiellales, Micrococcales, Nitrospirales, Pedosphaerales, Propionibacteriales, Pseudomonadales, Rhizobiales, S085, Sphingomonadales, Subgroup_7, and Xanthomonadales </w:t>
      </w:r>
      <w:r w:rsidR="00970083" w:rsidRPr="004219CA">
        <w:rPr>
          <w:rFonts w:ascii="Times New Roman" w:hAnsi="Times New Roman" w:cs="Times New Roman"/>
        </w:rPr>
        <w:t>exhibited</w:t>
      </w:r>
      <w:r w:rsidR="005F6299" w:rsidRPr="004219CA">
        <w:rPr>
          <w:rFonts w:ascii="Times New Roman" w:hAnsi="Times New Roman" w:cs="Times New Roman"/>
        </w:rPr>
        <w:t xml:space="preserve"> differential relative </w:t>
      </w:r>
      <w:r w:rsidR="005F6299" w:rsidRPr="004219CA">
        <w:rPr>
          <w:rFonts w:ascii="Times New Roman" w:hAnsi="Times New Roman" w:cs="Times New Roman"/>
        </w:rPr>
        <w:lastRenderedPageBreak/>
        <w:t xml:space="preserve">abundances </w:t>
      </w:r>
      <w:r w:rsidR="00970083" w:rsidRPr="004219CA">
        <w:rPr>
          <w:rFonts w:ascii="Times New Roman" w:hAnsi="Times New Roman" w:cs="Times New Roman"/>
        </w:rPr>
        <w:t>across</w:t>
      </w:r>
      <w:r w:rsidR="005F6299" w:rsidRPr="004219CA">
        <w:rPr>
          <w:rFonts w:ascii="Times New Roman" w:hAnsi="Times New Roman" w:cs="Times New Roman"/>
        </w:rPr>
        <w:t xml:space="preserve"> the three soil types (Fig. </w:t>
      </w:r>
      <w:r w:rsidR="00C91289" w:rsidRPr="004219CA">
        <w:rPr>
          <w:rFonts w:ascii="Times New Roman" w:hAnsi="Times New Roman" w:cs="Times New Roman"/>
        </w:rPr>
        <w:t>1D</w:t>
      </w:r>
      <w:r w:rsidR="005F6299" w:rsidRPr="004219CA">
        <w:rPr>
          <w:rFonts w:ascii="Times New Roman" w:hAnsi="Times New Roman" w:cs="Times New Roman"/>
        </w:rPr>
        <w:t xml:space="preserve">, Suppl. Fig. </w:t>
      </w:r>
      <w:r w:rsidR="00C91289" w:rsidRPr="004219CA">
        <w:rPr>
          <w:rFonts w:ascii="Times New Roman" w:hAnsi="Times New Roman" w:cs="Times New Roman"/>
        </w:rPr>
        <w:t>1B</w:t>
      </w:r>
      <w:r w:rsidR="005F6299" w:rsidRPr="004219CA">
        <w:rPr>
          <w:rFonts w:ascii="Times New Roman" w:hAnsi="Times New Roman" w:cs="Times New Roman"/>
        </w:rPr>
        <w:t xml:space="preserve">). </w:t>
      </w:r>
      <w:commentRangeEnd w:id="57"/>
      <w:r w:rsidR="00B01B3C">
        <w:rPr>
          <w:rStyle w:val="CommentReference"/>
        </w:rPr>
        <w:commentReference w:id="57"/>
      </w:r>
      <w:commentRangeStart w:id="58"/>
      <w:r w:rsidR="005F6299" w:rsidRPr="004219CA">
        <w:rPr>
          <w:rFonts w:ascii="Times New Roman" w:hAnsi="Times New Roman" w:cs="Times New Roman"/>
        </w:rPr>
        <w:t xml:space="preserve">We </w:t>
      </w:r>
      <w:r w:rsidR="00970083" w:rsidRPr="004219CA">
        <w:rPr>
          <w:rFonts w:ascii="Times New Roman" w:hAnsi="Times New Roman" w:cs="Times New Roman"/>
        </w:rPr>
        <w:t>identified</w:t>
      </w:r>
      <w:r w:rsidR="005F6299" w:rsidRPr="004219CA">
        <w:rPr>
          <w:rFonts w:ascii="Times New Roman" w:hAnsi="Times New Roman" w:cs="Times New Roman"/>
          <w:color w:val="000000" w:themeColor="text1"/>
        </w:rPr>
        <w:t xml:space="preserve"> 1224, 1154, and 1271 </w:t>
      </w:r>
      <w:r w:rsidR="00970083" w:rsidRPr="004219CA">
        <w:rPr>
          <w:rFonts w:ascii="Times New Roman" w:hAnsi="Times New Roman" w:cs="Times New Roman"/>
          <w:color w:val="000000" w:themeColor="text1"/>
        </w:rPr>
        <w:t>amplicon sequence variants (</w:t>
      </w:r>
      <w:r w:rsidR="005F6299" w:rsidRPr="004219CA">
        <w:rPr>
          <w:rFonts w:ascii="Times New Roman" w:hAnsi="Times New Roman" w:cs="Times New Roman"/>
        </w:rPr>
        <w:t>ASVs</w:t>
      </w:r>
      <w:r w:rsidR="00970083" w:rsidRPr="004219CA">
        <w:rPr>
          <w:rFonts w:ascii="Times New Roman" w:hAnsi="Times New Roman" w:cs="Times New Roman"/>
        </w:rPr>
        <w:t>)</w:t>
      </w:r>
      <w:r w:rsidR="005F6299" w:rsidRPr="004219CA">
        <w:rPr>
          <w:rFonts w:ascii="Times New Roman" w:hAnsi="Times New Roman" w:cs="Times New Roman"/>
        </w:rPr>
        <w:t xml:space="preserve"> in NPK, PK, and U</w:t>
      </w:r>
      <w:commentRangeEnd w:id="58"/>
      <w:r w:rsidR="00B01B3C">
        <w:rPr>
          <w:rStyle w:val="CommentReference"/>
        </w:rPr>
        <w:commentReference w:id="58"/>
      </w:r>
      <w:r w:rsidR="005F6299" w:rsidRPr="004219CA">
        <w:rPr>
          <w:rFonts w:ascii="Times New Roman" w:hAnsi="Times New Roman" w:cs="Times New Roman"/>
        </w:rPr>
        <w:t>F soil</w:t>
      </w:r>
      <w:r w:rsidR="00970083" w:rsidRPr="004219CA">
        <w:rPr>
          <w:rFonts w:ascii="Times New Roman" w:hAnsi="Times New Roman" w:cs="Times New Roman"/>
        </w:rPr>
        <w:t>s</w:t>
      </w:r>
      <w:r w:rsidR="005F6299" w:rsidRPr="004219CA">
        <w:rPr>
          <w:rFonts w:ascii="Times New Roman" w:hAnsi="Times New Roman" w:cs="Times New Roman"/>
        </w:rPr>
        <w:t>, respectively (ASV</w:t>
      </w:r>
      <w:r w:rsidR="00970083" w:rsidRPr="004219CA">
        <w:rPr>
          <w:rFonts w:ascii="Times New Roman" w:hAnsi="Times New Roman" w:cs="Times New Roman"/>
        </w:rPr>
        <w:t>s</w:t>
      </w:r>
      <w:r w:rsidR="005F6299" w:rsidRPr="004219CA">
        <w:rPr>
          <w:rFonts w:ascii="Times New Roman" w:hAnsi="Times New Roman" w:cs="Times New Roman"/>
        </w:rPr>
        <w:t xml:space="preserve"> </w:t>
      </w:r>
      <w:r w:rsidR="00970083" w:rsidRPr="004219CA">
        <w:rPr>
          <w:rFonts w:ascii="Times New Roman" w:hAnsi="Times New Roman" w:cs="Times New Roman"/>
        </w:rPr>
        <w:t>were considered</w:t>
      </w:r>
      <w:r w:rsidR="005F6299" w:rsidRPr="004219CA">
        <w:rPr>
          <w:rFonts w:ascii="Times New Roman" w:hAnsi="Times New Roman" w:cs="Times New Roman"/>
        </w:rPr>
        <w:t xml:space="preserve"> present if </w:t>
      </w:r>
      <w:r w:rsidR="00970083" w:rsidRPr="004219CA">
        <w:rPr>
          <w:rFonts w:ascii="Times New Roman" w:hAnsi="Times New Roman" w:cs="Times New Roman"/>
        </w:rPr>
        <w:t>read counts were detected in at least</w:t>
      </w:r>
      <w:r w:rsidR="005F6299" w:rsidRPr="004219CA">
        <w:rPr>
          <w:rFonts w:ascii="Times New Roman" w:hAnsi="Times New Roman" w:cs="Times New Roman"/>
        </w:rPr>
        <w:t xml:space="preserve"> 2 out of 3 replicates). </w:t>
      </w:r>
      <w:r w:rsidR="00970083" w:rsidRPr="004219CA">
        <w:rPr>
          <w:rFonts w:ascii="Times New Roman" w:hAnsi="Times New Roman" w:cs="Times New Roman"/>
        </w:rPr>
        <w:t>Among these,</w:t>
      </w:r>
      <w:r w:rsidR="005F6299" w:rsidRPr="004219CA">
        <w:rPr>
          <w:rFonts w:ascii="Times New Roman" w:hAnsi="Times New Roman" w:cs="Times New Roman"/>
        </w:rPr>
        <w:t xml:space="preserve"> 459 were </w:t>
      </w:r>
      <w:r w:rsidR="00970083" w:rsidRPr="004219CA">
        <w:rPr>
          <w:rFonts w:ascii="Times New Roman" w:hAnsi="Times New Roman" w:cs="Times New Roman"/>
        </w:rPr>
        <w:t>shared across</w:t>
      </w:r>
      <w:r w:rsidR="005F6299" w:rsidRPr="004219CA">
        <w:rPr>
          <w:rFonts w:ascii="Times New Roman" w:hAnsi="Times New Roman" w:cs="Times New Roman"/>
        </w:rPr>
        <w:t xml:space="preserve"> all soil types, wh</w:t>
      </w:r>
      <w:r w:rsidR="00970083" w:rsidRPr="004219CA">
        <w:rPr>
          <w:rFonts w:ascii="Times New Roman" w:hAnsi="Times New Roman" w:cs="Times New Roman"/>
        </w:rPr>
        <w:t>ile</w:t>
      </w:r>
      <w:r w:rsidR="005F6299" w:rsidRPr="004219CA">
        <w:rPr>
          <w:rFonts w:ascii="Times New Roman" w:hAnsi="Times New Roman" w:cs="Times New Roman"/>
        </w:rPr>
        <w:t xml:space="preserve"> 498, 330 and 482 ASVs were unique to NPK, PK, </w:t>
      </w:r>
      <w:r w:rsidR="00970083" w:rsidRPr="004219CA">
        <w:rPr>
          <w:rFonts w:ascii="Times New Roman" w:hAnsi="Times New Roman" w:cs="Times New Roman"/>
        </w:rPr>
        <w:t>and</w:t>
      </w:r>
      <w:r w:rsidR="005F6299" w:rsidRPr="004219CA">
        <w:rPr>
          <w:rFonts w:ascii="Times New Roman" w:hAnsi="Times New Roman" w:cs="Times New Roman"/>
        </w:rPr>
        <w:t xml:space="preserve"> UF soil</w:t>
      </w:r>
      <w:r w:rsidR="00970083" w:rsidRPr="004219CA">
        <w:rPr>
          <w:rFonts w:ascii="Times New Roman" w:hAnsi="Times New Roman" w:cs="Times New Roman"/>
        </w:rPr>
        <w:t>s</w:t>
      </w:r>
      <w:r w:rsidR="005F6299" w:rsidRPr="004219CA">
        <w:rPr>
          <w:rFonts w:ascii="Times New Roman" w:hAnsi="Times New Roman" w:cs="Times New Roman"/>
        </w:rPr>
        <w:t>, respectively.</w:t>
      </w:r>
      <w:r w:rsidR="00970083" w:rsidRPr="004219CA">
        <w:rPr>
          <w:rFonts w:ascii="Times New Roman" w:hAnsi="Times New Roman" w:cs="Times New Roman"/>
        </w:rPr>
        <w:t xml:space="preserve"> Additionally,</w:t>
      </w:r>
      <w:r w:rsidR="005F6299" w:rsidRPr="004219CA">
        <w:rPr>
          <w:rFonts w:ascii="Times New Roman" w:hAnsi="Times New Roman" w:cs="Times New Roman"/>
        </w:rPr>
        <w:t xml:space="preserve"> 151, 214, and 116 ASVs </w:t>
      </w:r>
      <w:r w:rsidR="00970083" w:rsidRPr="004219CA">
        <w:rPr>
          <w:rFonts w:ascii="Times New Roman" w:hAnsi="Times New Roman" w:cs="Times New Roman"/>
        </w:rPr>
        <w:t>were found exclusively in NPK-PK, PK-UF, or NPK-UF soil pairings, respectively</w:t>
      </w:r>
      <w:r w:rsidR="005F6299" w:rsidRPr="004219CA">
        <w:rPr>
          <w:rFonts w:ascii="Times New Roman" w:hAnsi="Times New Roman" w:cs="Times New Roman"/>
        </w:rPr>
        <w:t xml:space="preserve"> (Fig. </w:t>
      </w:r>
      <w:r w:rsidR="00C91289" w:rsidRPr="004219CA">
        <w:rPr>
          <w:rFonts w:ascii="Times New Roman" w:hAnsi="Times New Roman" w:cs="Times New Roman"/>
        </w:rPr>
        <w:t>1E</w:t>
      </w:r>
      <w:r w:rsidR="005F6299" w:rsidRPr="004219CA">
        <w:rPr>
          <w:rFonts w:ascii="Times New Roman" w:hAnsi="Times New Roman" w:cs="Times New Roman"/>
        </w:rPr>
        <w:t xml:space="preserve">). </w:t>
      </w:r>
      <w:r w:rsidR="00970083" w:rsidRPr="004219CA">
        <w:rPr>
          <w:rFonts w:ascii="Times New Roman" w:hAnsi="Times New Roman" w:cs="Times New Roman"/>
        </w:rPr>
        <w:t>These u</w:t>
      </w:r>
      <w:r w:rsidR="005F6299" w:rsidRPr="004219CA">
        <w:rPr>
          <w:rFonts w:ascii="Times New Roman" w:hAnsi="Times New Roman" w:cs="Times New Roman"/>
        </w:rPr>
        <w:t xml:space="preserve">nique and shared ASVs </w:t>
      </w:r>
      <w:r w:rsidR="00970083" w:rsidRPr="004219CA">
        <w:rPr>
          <w:rFonts w:ascii="Times New Roman" w:hAnsi="Times New Roman" w:cs="Times New Roman"/>
        </w:rPr>
        <w:t>spanned</w:t>
      </w:r>
      <w:r w:rsidR="005F6299" w:rsidRPr="004219CA">
        <w:rPr>
          <w:rFonts w:ascii="Times New Roman" w:hAnsi="Times New Roman" w:cs="Times New Roman"/>
        </w:rPr>
        <w:t xml:space="preserve"> a broad range of bacterial orders (Fig. </w:t>
      </w:r>
      <w:r w:rsidR="00C91289" w:rsidRPr="004219CA">
        <w:rPr>
          <w:rFonts w:ascii="Times New Roman" w:hAnsi="Times New Roman" w:cs="Times New Roman"/>
        </w:rPr>
        <w:t>1F</w:t>
      </w:r>
      <w:r w:rsidR="005F6299" w:rsidRPr="004219CA">
        <w:rPr>
          <w:rFonts w:ascii="Times New Roman" w:hAnsi="Times New Roman" w:cs="Times New Roman"/>
        </w:rPr>
        <w:t xml:space="preserve">). </w:t>
      </w:r>
      <w:r w:rsidR="005F6299" w:rsidRPr="00B01B3C">
        <w:rPr>
          <w:rFonts w:ascii="Times New Roman" w:hAnsi="Times New Roman" w:cs="Times New Roman"/>
          <w:strike/>
          <w:rPrChange w:id="59" w:author="Simona Radutoiu" w:date="2025-02-19T14:57:00Z" w16du:dateUtc="2025-02-19T13:57:00Z">
            <w:rPr>
              <w:rFonts w:ascii="Times New Roman" w:hAnsi="Times New Roman" w:cs="Times New Roman"/>
            </w:rPr>
          </w:rPrChange>
        </w:rPr>
        <w:t xml:space="preserve">A </w:t>
      </w:r>
      <w:r w:rsidR="00970083" w:rsidRPr="00B01B3C">
        <w:rPr>
          <w:rFonts w:ascii="Times New Roman" w:hAnsi="Times New Roman" w:cs="Times New Roman"/>
          <w:strike/>
          <w:rPrChange w:id="60" w:author="Simona Radutoiu" w:date="2025-02-19T14:57:00Z" w16du:dateUtc="2025-02-19T13:57:00Z">
            <w:rPr>
              <w:rFonts w:ascii="Times New Roman" w:hAnsi="Times New Roman" w:cs="Times New Roman"/>
            </w:rPr>
          </w:rPrChange>
        </w:rPr>
        <w:t xml:space="preserve">comprehensive </w:t>
      </w:r>
      <w:r w:rsidR="005F6299" w:rsidRPr="00B01B3C">
        <w:rPr>
          <w:rFonts w:ascii="Times New Roman" w:hAnsi="Times New Roman" w:cs="Times New Roman"/>
          <w:strike/>
          <w:rPrChange w:id="61" w:author="Simona Radutoiu" w:date="2025-02-19T14:57:00Z" w16du:dateUtc="2025-02-19T13:57:00Z">
            <w:rPr>
              <w:rFonts w:ascii="Times New Roman" w:hAnsi="Times New Roman" w:cs="Times New Roman"/>
            </w:rPr>
          </w:rPrChange>
        </w:rPr>
        <w:t xml:space="preserve">list of all </w:t>
      </w:r>
      <w:r w:rsidR="00970083" w:rsidRPr="00B01B3C">
        <w:rPr>
          <w:rFonts w:ascii="Times New Roman" w:hAnsi="Times New Roman" w:cs="Times New Roman"/>
          <w:strike/>
          <w:rPrChange w:id="62" w:author="Simona Radutoiu" w:date="2025-02-19T14:57:00Z" w16du:dateUtc="2025-02-19T13:57:00Z">
            <w:rPr>
              <w:rFonts w:ascii="Times New Roman" w:hAnsi="Times New Roman" w:cs="Times New Roman"/>
            </w:rPr>
          </w:rPrChange>
        </w:rPr>
        <w:t xml:space="preserve">detected ASVs across the different combinations, including their </w:t>
      </w:r>
      <w:r w:rsidR="005F6299" w:rsidRPr="00B01B3C">
        <w:rPr>
          <w:rFonts w:ascii="Times New Roman" w:hAnsi="Times New Roman" w:cs="Times New Roman"/>
          <w:strike/>
          <w:rPrChange w:id="63" w:author="Simona Radutoiu" w:date="2025-02-19T14:57:00Z" w16du:dateUtc="2025-02-19T13:57:00Z">
            <w:rPr>
              <w:rFonts w:ascii="Times New Roman" w:hAnsi="Times New Roman" w:cs="Times New Roman"/>
            </w:rPr>
          </w:rPrChange>
        </w:rPr>
        <w:t>taxonomy can be found in Suppl. Table</w:t>
      </w:r>
      <w:r w:rsidR="0046168B" w:rsidRPr="00B01B3C">
        <w:rPr>
          <w:rFonts w:ascii="Times New Roman" w:hAnsi="Times New Roman" w:cs="Times New Roman"/>
          <w:strike/>
          <w:color w:val="FF0000"/>
          <w:rPrChange w:id="64" w:author="Simona Radutoiu" w:date="2025-02-19T14:57:00Z" w16du:dateUtc="2025-02-19T13:57:00Z">
            <w:rPr>
              <w:rFonts w:ascii="Times New Roman" w:hAnsi="Times New Roman" w:cs="Times New Roman"/>
              <w:color w:val="FF0000"/>
            </w:rPr>
          </w:rPrChange>
        </w:rPr>
        <w:t xml:space="preserve"> </w:t>
      </w:r>
      <w:r w:rsidR="0046168B" w:rsidRPr="00B01B3C">
        <w:rPr>
          <w:rFonts w:ascii="Times New Roman" w:hAnsi="Times New Roman" w:cs="Times New Roman"/>
          <w:strike/>
          <w:color w:val="000000" w:themeColor="text1"/>
          <w:rPrChange w:id="65" w:author="Simona Radutoiu" w:date="2025-02-19T14:57:00Z" w16du:dateUtc="2025-02-19T13:57:00Z">
            <w:rPr>
              <w:rFonts w:ascii="Times New Roman" w:hAnsi="Times New Roman" w:cs="Times New Roman"/>
              <w:color w:val="000000" w:themeColor="text1"/>
            </w:rPr>
          </w:rPrChange>
        </w:rPr>
        <w:t>1</w:t>
      </w:r>
      <w:r w:rsidR="005F6299" w:rsidRPr="00B01B3C">
        <w:rPr>
          <w:rFonts w:ascii="Times New Roman" w:hAnsi="Times New Roman" w:cs="Times New Roman"/>
          <w:strike/>
          <w:rPrChange w:id="66" w:author="Simona Radutoiu" w:date="2025-02-19T14:57:00Z" w16du:dateUtc="2025-02-19T13:57:00Z">
            <w:rPr>
              <w:rFonts w:ascii="Times New Roman" w:hAnsi="Times New Roman" w:cs="Times New Roman"/>
            </w:rPr>
          </w:rPrChange>
        </w:rPr>
        <w:t>.</w:t>
      </w:r>
      <w:r w:rsidR="00B26457" w:rsidRPr="00B01B3C">
        <w:rPr>
          <w:rFonts w:ascii="Times New Roman" w:hAnsi="Times New Roman" w:cs="Times New Roman"/>
          <w:strike/>
          <w:rPrChange w:id="67" w:author="Simona Radutoiu" w:date="2025-02-19T14:57:00Z" w16du:dateUtc="2025-02-19T13:57:00Z">
            <w:rPr>
              <w:rFonts w:ascii="Times New Roman" w:hAnsi="Times New Roman" w:cs="Times New Roman"/>
            </w:rPr>
          </w:rPrChange>
        </w:rPr>
        <w:t xml:space="preserve"> </w:t>
      </w:r>
      <w:r w:rsidR="00970083" w:rsidRPr="004219CA">
        <w:rPr>
          <w:rFonts w:ascii="Times New Roman" w:hAnsi="Times New Roman" w:cs="Times New Roman"/>
        </w:rPr>
        <w:t xml:space="preserve">Overall, our findings demonstrate that </w:t>
      </w:r>
      <w:r w:rsidR="00B26457" w:rsidRPr="004219CA">
        <w:rPr>
          <w:rFonts w:ascii="Times New Roman" w:hAnsi="Times New Roman" w:cs="Times New Roman"/>
        </w:rPr>
        <w:t xml:space="preserve">soil fertilisation </w:t>
      </w:r>
      <w:r w:rsidR="00970083" w:rsidRPr="004219CA">
        <w:rPr>
          <w:rFonts w:ascii="Times New Roman" w:hAnsi="Times New Roman" w:cs="Times New Roman"/>
        </w:rPr>
        <w:t>significantly influences bacterial community composition, with different fertilisation regimes shaping distinct microbial profiles. The soil types</w:t>
      </w:r>
      <w:r w:rsidR="00B26457" w:rsidRPr="004219CA">
        <w:rPr>
          <w:rFonts w:ascii="Times New Roman" w:hAnsi="Times New Roman" w:cs="Times New Roman"/>
        </w:rPr>
        <w:t xml:space="preserve"> used in </w:t>
      </w:r>
      <w:r w:rsidR="00970083" w:rsidRPr="004219CA">
        <w:rPr>
          <w:rFonts w:ascii="Times New Roman" w:hAnsi="Times New Roman" w:cs="Times New Roman"/>
        </w:rPr>
        <w:t>this study harbour unique bacterial communities that have adapted to specific nutrient conditions, providing a valuable framework for the following plant experiments.</w:t>
      </w:r>
    </w:p>
    <w:p w14:paraId="293B4D58" w14:textId="77777777" w:rsidR="005F6299" w:rsidRPr="004219CA" w:rsidRDefault="005F6299" w:rsidP="003D59D8">
      <w:pPr>
        <w:spacing w:line="276" w:lineRule="auto"/>
        <w:jc w:val="both"/>
        <w:rPr>
          <w:rFonts w:ascii="Times New Roman" w:hAnsi="Times New Roman" w:cs="Times New Roman"/>
          <w:b/>
          <w:bCs/>
        </w:rPr>
        <w:pPrChange w:id="68" w:author="Simona Radutoiu" w:date="2025-02-19T14:17:00Z" w16du:dateUtc="2025-02-19T13:17:00Z">
          <w:pPr>
            <w:jc w:val="both"/>
          </w:pPr>
        </w:pPrChange>
      </w:pPr>
    </w:p>
    <w:p w14:paraId="6312E01D" w14:textId="77777777" w:rsidR="002158A5" w:rsidRPr="004219CA" w:rsidRDefault="0037472A" w:rsidP="003D59D8">
      <w:pPr>
        <w:spacing w:line="276" w:lineRule="auto"/>
        <w:jc w:val="both"/>
        <w:rPr>
          <w:rFonts w:ascii="Times New Roman" w:hAnsi="Times New Roman" w:cs="Times New Roman"/>
          <w:b/>
          <w:bCs/>
        </w:rPr>
        <w:pPrChange w:id="69" w:author="Simona Radutoiu" w:date="2025-02-19T14:17:00Z" w16du:dateUtc="2025-02-19T13:17:00Z">
          <w:pPr>
            <w:jc w:val="both"/>
          </w:pPr>
        </w:pPrChange>
      </w:pPr>
      <w:r w:rsidRPr="004219CA">
        <w:rPr>
          <w:rFonts w:ascii="Times New Roman" w:hAnsi="Times New Roman" w:cs="Times New Roman"/>
          <w:b/>
          <w:bCs/>
        </w:rPr>
        <w:t xml:space="preserve">Host-specific </w:t>
      </w:r>
      <w:r w:rsidR="00E6445F" w:rsidRPr="004219CA">
        <w:rPr>
          <w:rFonts w:ascii="Times New Roman" w:hAnsi="Times New Roman" w:cs="Times New Roman"/>
          <w:b/>
          <w:bCs/>
        </w:rPr>
        <w:t xml:space="preserve">colonisation of </w:t>
      </w:r>
      <w:r w:rsidR="005F6299" w:rsidRPr="004219CA">
        <w:rPr>
          <w:rFonts w:ascii="Times New Roman" w:hAnsi="Times New Roman" w:cs="Times New Roman"/>
          <w:b/>
          <w:bCs/>
        </w:rPr>
        <w:t>distinct</w:t>
      </w:r>
      <w:r w:rsidR="00E6445F" w:rsidRPr="004219CA">
        <w:rPr>
          <w:rFonts w:ascii="Times New Roman" w:hAnsi="Times New Roman" w:cs="Times New Roman"/>
          <w:b/>
          <w:bCs/>
        </w:rPr>
        <w:t xml:space="preserve"> </w:t>
      </w:r>
      <w:r w:rsidR="002158A5" w:rsidRPr="004219CA">
        <w:rPr>
          <w:rFonts w:ascii="Times New Roman" w:hAnsi="Times New Roman" w:cs="Times New Roman"/>
          <w:b/>
          <w:bCs/>
        </w:rPr>
        <w:t xml:space="preserve">soil </w:t>
      </w:r>
      <w:r w:rsidR="00E6445F" w:rsidRPr="004219CA">
        <w:rPr>
          <w:rFonts w:ascii="Times New Roman" w:hAnsi="Times New Roman" w:cs="Times New Roman"/>
          <w:b/>
          <w:bCs/>
        </w:rPr>
        <w:t>microbiota across three fertilisation regimes</w:t>
      </w:r>
    </w:p>
    <w:p w14:paraId="662CACBF" w14:textId="77777777" w:rsidR="006F7A59" w:rsidRPr="004219CA" w:rsidRDefault="005F6299" w:rsidP="003D59D8">
      <w:pPr>
        <w:autoSpaceDE w:val="0"/>
        <w:autoSpaceDN w:val="0"/>
        <w:adjustRightInd w:val="0"/>
        <w:spacing w:line="276" w:lineRule="auto"/>
        <w:jc w:val="both"/>
        <w:rPr>
          <w:rFonts w:ascii="Times New Roman" w:hAnsi="Times New Roman" w:cs="Times New Roman"/>
        </w:rPr>
        <w:pPrChange w:id="70" w:author="Simona Radutoiu" w:date="2025-02-19T14:17:00Z" w16du:dateUtc="2025-02-19T13:17:00Z">
          <w:pPr>
            <w:autoSpaceDE w:val="0"/>
            <w:autoSpaceDN w:val="0"/>
            <w:adjustRightInd w:val="0"/>
            <w:jc w:val="both"/>
          </w:pPr>
        </w:pPrChange>
      </w:pPr>
      <w:r w:rsidRPr="004219CA">
        <w:rPr>
          <w:rFonts w:ascii="Times New Roman" w:hAnsi="Times New Roman" w:cs="Times New Roman"/>
        </w:rPr>
        <w:t xml:space="preserve">Next, we cultivated </w:t>
      </w:r>
      <w:r w:rsidRPr="004219CA">
        <w:rPr>
          <w:rFonts w:ascii="Times New Roman" w:hAnsi="Times New Roman" w:cs="Times New Roman"/>
          <w:i/>
          <w:iCs/>
        </w:rPr>
        <w:t>Lotus japonicus</w:t>
      </w:r>
      <w:r w:rsidRPr="004219CA">
        <w:rPr>
          <w:rFonts w:ascii="Times New Roman" w:hAnsi="Times New Roman" w:cs="Times New Roman"/>
        </w:rPr>
        <w:t xml:space="preserve"> and </w:t>
      </w:r>
      <w:r w:rsidRPr="004219CA">
        <w:rPr>
          <w:rFonts w:ascii="Times New Roman" w:hAnsi="Times New Roman" w:cs="Times New Roman"/>
          <w:i/>
          <w:iCs/>
        </w:rPr>
        <w:t>Hordeum vulgare</w:t>
      </w:r>
      <w:r w:rsidRPr="004219CA">
        <w:rPr>
          <w:rFonts w:ascii="Times New Roman" w:hAnsi="Times New Roman" w:cs="Times New Roman"/>
        </w:rPr>
        <w:t xml:space="preserve"> wild-type </w:t>
      </w:r>
      <w:r w:rsidR="005703CD" w:rsidRPr="004219CA">
        <w:rPr>
          <w:rFonts w:ascii="Times New Roman" w:hAnsi="Times New Roman" w:cs="Times New Roman"/>
        </w:rPr>
        <w:t>i</w:t>
      </w:r>
      <w:r w:rsidRPr="004219CA">
        <w:rPr>
          <w:rFonts w:ascii="Times New Roman" w:hAnsi="Times New Roman" w:cs="Times New Roman"/>
        </w:rPr>
        <w:t xml:space="preserve">n the three soil types </w:t>
      </w:r>
      <w:r w:rsidR="005703CD" w:rsidRPr="004219CA">
        <w:rPr>
          <w:rFonts w:ascii="Times New Roman" w:hAnsi="Times New Roman" w:cs="Times New Roman"/>
        </w:rPr>
        <w:t>(</w:t>
      </w:r>
      <w:r w:rsidRPr="004219CA">
        <w:rPr>
          <w:rFonts w:ascii="Times New Roman" w:hAnsi="Times New Roman" w:cs="Times New Roman"/>
        </w:rPr>
        <w:t>NPK, PK and UF</w:t>
      </w:r>
      <w:r w:rsidR="005703CD" w:rsidRPr="004219CA">
        <w:rPr>
          <w:rFonts w:ascii="Times New Roman" w:hAnsi="Times New Roman" w:cs="Times New Roman"/>
        </w:rPr>
        <w:t>)</w:t>
      </w:r>
      <w:r w:rsidRPr="004219CA">
        <w:rPr>
          <w:rFonts w:ascii="Times New Roman" w:hAnsi="Times New Roman" w:cs="Times New Roman"/>
        </w:rPr>
        <w:t xml:space="preserve"> for three weeks (Fig. </w:t>
      </w:r>
      <w:r w:rsidR="00195D04" w:rsidRPr="004219CA">
        <w:rPr>
          <w:rFonts w:ascii="Times New Roman" w:hAnsi="Times New Roman" w:cs="Times New Roman"/>
        </w:rPr>
        <w:t>2A</w:t>
      </w:r>
      <w:r w:rsidRPr="004219CA">
        <w:rPr>
          <w:rFonts w:ascii="Times New Roman" w:hAnsi="Times New Roman" w:cs="Times New Roman"/>
        </w:rPr>
        <w:t>)</w:t>
      </w:r>
      <w:r w:rsidR="00195D04" w:rsidRPr="004219CA">
        <w:rPr>
          <w:rFonts w:ascii="Times New Roman" w:hAnsi="Times New Roman" w:cs="Times New Roman"/>
        </w:rPr>
        <w:t xml:space="preserve">. </w:t>
      </w:r>
      <w:r w:rsidR="005703CD" w:rsidRPr="004219CA">
        <w:rPr>
          <w:rFonts w:ascii="Times New Roman" w:hAnsi="Times New Roman" w:cs="Times New Roman"/>
        </w:rPr>
        <w:t>Our goal was t</w:t>
      </w:r>
      <w:r w:rsidR="00195D04" w:rsidRPr="004219CA">
        <w:rPr>
          <w:rFonts w:ascii="Times New Roman" w:hAnsi="Times New Roman" w:cs="Times New Roman"/>
        </w:rPr>
        <w:t>o identify the host-</w:t>
      </w:r>
      <w:r w:rsidR="0046168B" w:rsidRPr="004219CA">
        <w:rPr>
          <w:rFonts w:ascii="Times New Roman" w:hAnsi="Times New Roman" w:cs="Times New Roman"/>
        </w:rPr>
        <w:t xml:space="preserve"> and nutrient- </w:t>
      </w:r>
      <w:r w:rsidR="00195D04" w:rsidRPr="004219CA">
        <w:rPr>
          <w:rFonts w:ascii="Times New Roman" w:hAnsi="Times New Roman" w:cs="Times New Roman"/>
        </w:rPr>
        <w:t xml:space="preserve">specific recruitment of bacterial taxa in a nodulating- and </w:t>
      </w:r>
      <w:r w:rsidR="005703CD" w:rsidRPr="004219CA">
        <w:rPr>
          <w:rFonts w:ascii="Times New Roman" w:hAnsi="Times New Roman" w:cs="Times New Roman"/>
        </w:rPr>
        <w:t xml:space="preserve">a </w:t>
      </w:r>
      <w:r w:rsidR="00195D04" w:rsidRPr="004219CA">
        <w:rPr>
          <w:rFonts w:ascii="Times New Roman" w:hAnsi="Times New Roman" w:cs="Times New Roman"/>
        </w:rPr>
        <w:t>non-nodulating plant</w:t>
      </w:r>
      <w:r w:rsidR="0046168B" w:rsidRPr="004219CA">
        <w:rPr>
          <w:rFonts w:ascii="Times New Roman" w:hAnsi="Times New Roman" w:cs="Times New Roman"/>
        </w:rPr>
        <w:t>, as well as</w:t>
      </w:r>
      <w:r w:rsidR="00195D04" w:rsidRPr="004219CA">
        <w:rPr>
          <w:rFonts w:ascii="Times New Roman" w:hAnsi="Times New Roman" w:cs="Times New Roman"/>
        </w:rPr>
        <w:t xml:space="preserve"> </w:t>
      </w:r>
      <w:r w:rsidR="005703CD" w:rsidRPr="004219CA">
        <w:rPr>
          <w:rFonts w:ascii="Times New Roman" w:hAnsi="Times New Roman" w:cs="Times New Roman"/>
        </w:rPr>
        <w:t xml:space="preserve">to assess </w:t>
      </w:r>
      <w:r w:rsidR="00195D04" w:rsidRPr="004219CA">
        <w:rPr>
          <w:rFonts w:ascii="Times New Roman" w:hAnsi="Times New Roman" w:cs="Times New Roman"/>
        </w:rPr>
        <w:t xml:space="preserve">plant fitness under </w:t>
      </w:r>
      <w:r w:rsidR="00F47626" w:rsidRPr="004219CA">
        <w:rPr>
          <w:rFonts w:ascii="Times New Roman" w:hAnsi="Times New Roman" w:cs="Times New Roman"/>
        </w:rPr>
        <w:t>different</w:t>
      </w:r>
      <w:r w:rsidR="00195D04" w:rsidRPr="004219CA">
        <w:rPr>
          <w:rFonts w:ascii="Times New Roman" w:hAnsi="Times New Roman" w:cs="Times New Roman"/>
        </w:rPr>
        <w:t xml:space="preserve"> nutrient regimes</w:t>
      </w:r>
      <w:r w:rsidRPr="004219CA">
        <w:rPr>
          <w:rFonts w:ascii="Times New Roman" w:hAnsi="Times New Roman" w:cs="Times New Roman"/>
        </w:rPr>
        <w:t>.</w:t>
      </w:r>
      <w:r w:rsidR="00195D04" w:rsidRPr="004219CA">
        <w:rPr>
          <w:rFonts w:ascii="Times New Roman" w:hAnsi="Times New Roman" w:cs="Times New Roman"/>
        </w:rPr>
        <w:t xml:space="preserve"> Shoot fresh weight analysis </w:t>
      </w:r>
      <w:r w:rsidR="00F47626" w:rsidRPr="004219CA">
        <w:rPr>
          <w:rFonts w:ascii="Times New Roman" w:hAnsi="Times New Roman" w:cs="Times New Roman"/>
        </w:rPr>
        <w:t>revealed</w:t>
      </w:r>
      <w:r w:rsidR="00195D04" w:rsidRPr="004219CA">
        <w:rPr>
          <w:rFonts w:ascii="Times New Roman" w:hAnsi="Times New Roman" w:cs="Times New Roman"/>
        </w:rPr>
        <w:t xml:space="preserve"> a significant effect of fertilisation levels on </w:t>
      </w:r>
      <w:r w:rsidR="00195D04" w:rsidRPr="004219CA">
        <w:rPr>
          <w:rFonts w:ascii="Times New Roman" w:hAnsi="Times New Roman" w:cs="Times New Roman"/>
          <w:i/>
          <w:iCs/>
        </w:rPr>
        <w:t>Lotus</w:t>
      </w:r>
      <w:r w:rsidR="00195D04" w:rsidRPr="004219CA">
        <w:rPr>
          <w:rFonts w:ascii="Times New Roman" w:hAnsi="Times New Roman" w:cs="Times New Roman"/>
        </w:rPr>
        <w:t xml:space="preserve"> and </w:t>
      </w:r>
      <w:r w:rsidR="00195D04" w:rsidRPr="004219CA">
        <w:rPr>
          <w:rFonts w:ascii="Times New Roman" w:hAnsi="Times New Roman" w:cs="Times New Roman"/>
          <w:i/>
          <w:iCs/>
        </w:rPr>
        <w:t>Hordeum</w:t>
      </w:r>
      <w:r w:rsidR="00195D04" w:rsidRPr="004219CA">
        <w:rPr>
          <w:rFonts w:ascii="Times New Roman" w:hAnsi="Times New Roman" w:cs="Times New Roman"/>
        </w:rPr>
        <w:t xml:space="preserve"> growth, with reduced growth </w:t>
      </w:r>
      <w:r w:rsidR="00F47626" w:rsidRPr="004219CA">
        <w:rPr>
          <w:rFonts w:ascii="Times New Roman" w:hAnsi="Times New Roman" w:cs="Times New Roman"/>
        </w:rPr>
        <w:t>as</w:t>
      </w:r>
      <w:r w:rsidR="00195D04" w:rsidRPr="004219CA">
        <w:rPr>
          <w:rFonts w:ascii="Times New Roman" w:hAnsi="Times New Roman" w:cs="Times New Roman"/>
        </w:rPr>
        <w:t xml:space="preserve"> nutrient</w:t>
      </w:r>
      <w:r w:rsidR="00F47626" w:rsidRPr="004219CA">
        <w:rPr>
          <w:rFonts w:ascii="Times New Roman" w:hAnsi="Times New Roman" w:cs="Times New Roman"/>
        </w:rPr>
        <w:t xml:space="preserve"> availability decrease</w:t>
      </w:r>
      <w:r w:rsidR="00703E6B" w:rsidRPr="004219CA">
        <w:rPr>
          <w:rFonts w:ascii="Times New Roman" w:hAnsi="Times New Roman" w:cs="Times New Roman"/>
        </w:rPr>
        <w:t>s</w:t>
      </w:r>
      <w:r w:rsidR="00195D04" w:rsidRPr="004219CA">
        <w:rPr>
          <w:rFonts w:ascii="Times New Roman" w:hAnsi="Times New Roman" w:cs="Times New Roman"/>
        </w:rPr>
        <w:t xml:space="preserve">, and </w:t>
      </w:r>
      <w:r w:rsidR="00F47626" w:rsidRPr="004219CA">
        <w:rPr>
          <w:rFonts w:ascii="Times New Roman" w:hAnsi="Times New Roman" w:cs="Times New Roman"/>
        </w:rPr>
        <w:t xml:space="preserve">the </w:t>
      </w:r>
      <w:r w:rsidR="00195D04" w:rsidRPr="004219CA">
        <w:rPr>
          <w:rFonts w:ascii="Times New Roman" w:hAnsi="Times New Roman" w:cs="Times New Roman"/>
        </w:rPr>
        <w:t xml:space="preserve">lowest growth </w:t>
      </w:r>
      <w:r w:rsidR="00F47626" w:rsidRPr="004219CA">
        <w:rPr>
          <w:rFonts w:ascii="Times New Roman" w:hAnsi="Times New Roman" w:cs="Times New Roman"/>
        </w:rPr>
        <w:t>observed</w:t>
      </w:r>
      <w:r w:rsidR="00195D04" w:rsidRPr="004219CA">
        <w:rPr>
          <w:rFonts w:ascii="Times New Roman" w:hAnsi="Times New Roman" w:cs="Times New Roman"/>
        </w:rPr>
        <w:t xml:space="preserve"> in UF soil (Fig.2B)</w:t>
      </w:r>
      <w:r w:rsidR="00195D04" w:rsidRPr="004219CA">
        <w:rPr>
          <w:rFonts w:ascii="Times New Roman" w:hAnsi="Times New Roman" w:cs="Times New Roman"/>
          <w:kern w:val="0"/>
        </w:rPr>
        <w:t xml:space="preserve">. This </w:t>
      </w:r>
      <w:r w:rsidR="00F47626" w:rsidRPr="004219CA">
        <w:rPr>
          <w:rFonts w:ascii="Times New Roman" w:hAnsi="Times New Roman" w:cs="Times New Roman"/>
          <w:kern w:val="0"/>
        </w:rPr>
        <w:t>highlights</w:t>
      </w:r>
      <w:r w:rsidR="00195D04" w:rsidRPr="004219CA">
        <w:rPr>
          <w:rFonts w:ascii="Times New Roman" w:hAnsi="Times New Roman" w:cs="Times New Roman"/>
          <w:kern w:val="0"/>
        </w:rPr>
        <w:t xml:space="preserve"> the importance of sufficient N, P, and K levels for successful plant growth and development (</w:t>
      </w:r>
      <w:r w:rsidR="00195D04" w:rsidRPr="004219CA">
        <w:rPr>
          <w:rFonts w:ascii="Times New Roman" w:hAnsi="Times New Roman" w:cs="Times New Roman"/>
          <w:color w:val="FF0000"/>
          <w:kern w:val="0"/>
        </w:rPr>
        <w:t>citation:261</w:t>
      </w:r>
      <w:r w:rsidR="00195D04" w:rsidRPr="004219CA">
        <w:rPr>
          <w:rFonts w:ascii="Times New Roman" w:hAnsi="Times New Roman" w:cs="Times New Roman"/>
          <w:kern w:val="0"/>
        </w:rPr>
        <w:t xml:space="preserve">). </w:t>
      </w:r>
      <w:r w:rsidR="00F47626" w:rsidRPr="004219CA">
        <w:rPr>
          <w:rFonts w:ascii="Times New Roman" w:hAnsi="Times New Roman" w:cs="Times New Roman"/>
          <w:kern w:val="0"/>
        </w:rPr>
        <w:t>I</w:t>
      </w:r>
      <w:r w:rsidR="00195D04" w:rsidRPr="004219CA">
        <w:rPr>
          <w:rFonts w:ascii="Times New Roman" w:hAnsi="Times New Roman" w:cs="Times New Roman"/>
          <w:kern w:val="0"/>
        </w:rPr>
        <w:t xml:space="preserve">n </w:t>
      </w:r>
      <w:r w:rsidR="00195D04" w:rsidRPr="004219CA">
        <w:rPr>
          <w:rFonts w:ascii="Times New Roman" w:hAnsi="Times New Roman" w:cs="Times New Roman"/>
          <w:i/>
          <w:iCs/>
          <w:kern w:val="0"/>
        </w:rPr>
        <w:t>Lotus</w:t>
      </w:r>
      <w:r w:rsidR="00195D04" w:rsidRPr="004219CA">
        <w:rPr>
          <w:rFonts w:ascii="Times New Roman" w:hAnsi="Times New Roman" w:cs="Times New Roman"/>
          <w:kern w:val="0"/>
        </w:rPr>
        <w:t xml:space="preserve"> wild-type</w:t>
      </w:r>
      <w:r w:rsidR="00F47626" w:rsidRPr="004219CA">
        <w:rPr>
          <w:rFonts w:ascii="Times New Roman" w:hAnsi="Times New Roman" w:cs="Times New Roman"/>
          <w:kern w:val="0"/>
        </w:rPr>
        <w:t xml:space="preserve">, NFS was </w:t>
      </w:r>
      <w:r w:rsidR="00195D04" w:rsidRPr="004219CA">
        <w:rPr>
          <w:rFonts w:ascii="Times New Roman" w:hAnsi="Times New Roman" w:cs="Times New Roman"/>
          <w:kern w:val="0"/>
        </w:rPr>
        <w:t xml:space="preserve">confirmed by the </w:t>
      </w:r>
      <w:r w:rsidR="00F47626" w:rsidRPr="004219CA">
        <w:rPr>
          <w:rFonts w:ascii="Times New Roman" w:hAnsi="Times New Roman" w:cs="Times New Roman"/>
          <w:kern w:val="0"/>
        </w:rPr>
        <w:t>presence</w:t>
      </w:r>
      <w:r w:rsidR="00195D04" w:rsidRPr="004219CA">
        <w:rPr>
          <w:rFonts w:ascii="Times New Roman" w:hAnsi="Times New Roman" w:cs="Times New Roman"/>
          <w:kern w:val="0"/>
        </w:rPr>
        <w:t xml:space="preserve"> of pink root nodules</w:t>
      </w:r>
      <w:r w:rsidR="0046168B" w:rsidRPr="004219CA">
        <w:rPr>
          <w:rFonts w:ascii="Times New Roman" w:hAnsi="Times New Roman" w:cs="Times New Roman"/>
          <w:kern w:val="0"/>
        </w:rPr>
        <w:t xml:space="preserve"> in all soil conditions</w:t>
      </w:r>
      <w:r w:rsidR="00F47626" w:rsidRPr="004219CA">
        <w:rPr>
          <w:rFonts w:ascii="Times New Roman" w:hAnsi="Times New Roman" w:cs="Times New Roman"/>
          <w:kern w:val="0"/>
        </w:rPr>
        <w:t>;</w:t>
      </w:r>
      <w:r w:rsidR="00195D04" w:rsidRPr="004219CA">
        <w:rPr>
          <w:rFonts w:ascii="Times New Roman" w:hAnsi="Times New Roman" w:cs="Times New Roman"/>
          <w:kern w:val="0"/>
        </w:rPr>
        <w:t xml:space="preserve"> </w:t>
      </w:r>
      <w:r w:rsidR="0046168B" w:rsidRPr="004219CA">
        <w:rPr>
          <w:rFonts w:ascii="Times New Roman" w:hAnsi="Times New Roman" w:cs="Times New Roman"/>
          <w:kern w:val="0"/>
        </w:rPr>
        <w:t>however, nodule counts</w:t>
      </w:r>
      <w:r w:rsidR="00195D04" w:rsidRPr="004219CA">
        <w:rPr>
          <w:rFonts w:ascii="Times New Roman" w:hAnsi="Times New Roman" w:cs="Times New Roman"/>
          <w:kern w:val="0"/>
        </w:rPr>
        <w:t xml:space="preserve"> were significantly higher </w:t>
      </w:r>
      <w:r w:rsidR="00F47626" w:rsidRPr="004219CA">
        <w:rPr>
          <w:rFonts w:ascii="Times New Roman" w:hAnsi="Times New Roman" w:cs="Times New Roman"/>
          <w:kern w:val="0"/>
        </w:rPr>
        <w:t>i</w:t>
      </w:r>
      <w:r w:rsidR="00195D04" w:rsidRPr="004219CA">
        <w:rPr>
          <w:rFonts w:ascii="Times New Roman" w:hAnsi="Times New Roman" w:cs="Times New Roman"/>
          <w:kern w:val="0"/>
        </w:rPr>
        <w:t xml:space="preserve">n PK and UF soils (Fig.2C). The highest nodule counts were observed </w:t>
      </w:r>
      <w:r w:rsidR="00F47626" w:rsidRPr="004219CA">
        <w:rPr>
          <w:rFonts w:ascii="Times New Roman" w:hAnsi="Times New Roman" w:cs="Times New Roman"/>
          <w:kern w:val="0"/>
        </w:rPr>
        <w:t>i</w:t>
      </w:r>
      <w:r w:rsidR="00195D04" w:rsidRPr="004219CA">
        <w:rPr>
          <w:rFonts w:ascii="Times New Roman" w:hAnsi="Times New Roman" w:cs="Times New Roman"/>
          <w:kern w:val="0"/>
        </w:rPr>
        <w:t xml:space="preserve">n </w:t>
      </w:r>
      <w:r w:rsidR="00195D04" w:rsidRPr="004219CA">
        <w:rPr>
          <w:rFonts w:ascii="Times New Roman" w:hAnsi="Times New Roman" w:cs="Times New Roman"/>
          <w:i/>
          <w:iCs/>
          <w:kern w:val="0"/>
        </w:rPr>
        <w:t>Lotus</w:t>
      </w:r>
      <w:r w:rsidR="00195D04" w:rsidRPr="004219CA">
        <w:rPr>
          <w:rFonts w:ascii="Times New Roman" w:hAnsi="Times New Roman" w:cs="Times New Roman"/>
          <w:kern w:val="0"/>
        </w:rPr>
        <w:t xml:space="preserve"> grown in PK soil, </w:t>
      </w:r>
      <w:r w:rsidR="00F47626" w:rsidRPr="004219CA">
        <w:rPr>
          <w:rFonts w:ascii="Times New Roman" w:hAnsi="Times New Roman" w:cs="Times New Roman"/>
          <w:kern w:val="0"/>
        </w:rPr>
        <w:t>likely due to</w:t>
      </w:r>
      <w:r w:rsidR="00195D04" w:rsidRPr="004219CA">
        <w:rPr>
          <w:rFonts w:ascii="Times New Roman" w:hAnsi="Times New Roman" w:cs="Times New Roman"/>
          <w:kern w:val="0"/>
        </w:rPr>
        <w:t xml:space="preserve"> the </w:t>
      </w:r>
      <w:r w:rsidR="00F47626" w:rsidRPr="004219CA">
        <w:rPr>
          <w:rFonts w:ascii="Times New Roman" w:hAnsi="Times New Roman" w:cs="Times New Roman"/>
          <w:kern w:val="0"/>
        </w:rPr>
        <w:t xml:space="preserve">requirement of </w:t>
      </w:r>
      <w:r w:rsidR="00195D04" w:rsidRPr="004219CA">
        <w:rPr>
          <w:rFonts w:ascii="Times New Roman" w:hAnsi="Times New Roman" w:cs="Times New Roman"/>
          <w:kern w:val="0"/>
        </w:rPr>
        <w:t xml:space="preserve">sufficient </w:t>
      </w:r>
      <w:r w:rsidR="00F47626" w:rsidRPr="004219CA">
        <w:rPr>
          <w:rFonts w:ascii="Times New Roman" w:hAnsi="Times New Roman" w:cs="Times New Roman"/>
          <w:kern w:val="0"/>
        </w:rPr>
        <w:t>P</w:t>
      </w:r>
      <w:r w:rsidR="00195D04" w:rsidRPr="004219CA">
        <w:rPr>
          <w:rFonts w:ascii="Times New Roman" w:hAnsi="Times New Roman" w:cs="Times New Roman"/>
          <w:kern w:val="0"/>
        </w:rPr>
        <w:t xml:space="preserve"> levels for optimal </w:t>
      </w:r>
      <w:r w:rsidR="00F47626" w:rsidRPr="004219CA">
        <w:rPr>
          <w:rFonts w:ascii="Times New Roman" w:hAnsi="Times New Roman" w:cs="Times New Roman"/>
          <w:kern w:val="0"/>
        </w:rPr>
        <w:t xml:space="preserve">NFS </w:t>
      </w:r>
      <w:r w:rsidR="00195D04" w:rsidRPr="004219CA">
        <w:rPr>
          <w:rFonts w:ascii="Times New Roman" w:hAnsi="Times New Roman" w:cs="Times New Roman"/>
          <w:kern w:val="0"/>
        </w:rPr>
        <w:t>functionality (</w:t>
      </w:r>
      <w:r w:rsidR="00195D04" w:rsidRPr="004219CA">
        <w:rPr>
          <w:rFonts w:ascii="Times New Roman" w:hAnsi="Times New Roman" w:cs="Times New Roman"/>
          <w:color w:val="FF0000"/>
          <w:kern w:val="0"/>
        </w:rPr>
        <w:t>citation:246</w:t>
      </w:r>
      <w:r w:rsidR="00195D04" w:rsidRPr="004219CA">
        <w:rPr>
          <w:rFonts w:ascii="Times New Roman" w:hAnsi="Times New Roman" w:cs="Times New Roman"/>
          <w:kern w:val="0"/>
        </w:rPr>
        <w:t>).</w:t>
      </w:r>
      <w:r w:rsidR="00195D04" w:rsidRPr="004219CA">
        <w:rPr>
          <w:rFonts w:ascii="Times New Roman" w:hAnsi="Times New Roman" w:cs="Times New Roman"/>
        </w:rPr>
        <w:t xml:space="preserve"> </w:t>
      </w:r>
      <w:r w:rsidR="00F47626" w:rsidRPr="004219CA">
        <w:rPr>
          <w:rFonts w:ascii="Times New Roman" w:hAnsi="Times New Roman" w:cs="Times New Roman"/>
        </w:rPr>
        <w:t xml:space="preserve">To investigate microbial composition, we </w:t>
      </w:r>
      <w:r w:rsidRPr="004219CA">
        <w:rPr>
          <w:rFonts w:ascii="Times New Roman" w:hAnsi="Times New Roman" w:cs="Times New Roman"/>
        </w:rPr>
        <w:t>collected rhizosphere, root, and nodule samples (</w:t>
      </w:r>
      <w:r w:rsidR="00F47626" w:rsidRPr="004219CA">
        <w:rPr>
          <w:rFonts w:ascii="Times New Roman" w:hAnsi="Times New Roman" w:cs="Times New Roman"/>
        </w:rPr>
        <w:t>when</w:t>
      </w:r>
      <w:r w:rsidR="00195D04" w:rsidRPr="004219CA">
        <w:rPr>
          <w:rFonts w:ascii="Times New Roman" w:hAnsi="Times New Roman" w:cs="Times New Roman"/>
        </w:rPr>
        <w:t xml:space="preserve"> present</w:t>
      </w:r>
      <w:r w:rsidRPr="004219CA">
        <w:rPr>
          <w:rFonts w:ascii="Times New Roman" w:hAnsi="Times New Roman" w:cs="Times New Roman"/>
        </w:rPr>
        <w:t>) for microbiome analysi</w:t>
      </w:r>
      <w:r w:rsidR="0046168B" w:rsidRPr="004219CA">
        <w:rPr>
          <w:rFonts w:ascii="Times New Roman" w:hAnsi="Times New Roman" w:cs="Times New Roman"/>
        </w:rPr>
        <w:t xml:space="preserve">s. </w:t>
      </w:r>
      <w:r w:rsidR="00F47626" w:rsidRPr="004219CA">
        <w:rPr>
          <w:rFonts w:ascii="Times New Roman" w:hAnsi="Times New Roman" w:cs="Times New Roman"/>
        </w:rPr>
        <w:t>A</w:t>
      </w:r>
      <w:r w:rsidR="005B6BB6" w:rsidRPr="004219CA">
        <w:rPr>
          <w:rFonts w:ascii="Times New Roman" w:hAnsi="Times New Roman" w:cs="Times New Roman"/>
        </w:rPr>
        <w:t>lpha</w:t>
      </w:r>
      <w:r w:rsidR="00F47626" w:rsidRPr="004219CA">
        <w:rPr>
          <w:rFonts w:ascii="Times New Roman" w:hAnsi="Times New Roman" w:cs="Times New Roman"/>
        </w:rPr>
        <w:t xml:space="preserve"> </w:t>
      </w:r>
      <w:r w:rsidR="0046168B" w:rsidRPr="004219CA">
        <w:rPr>
          <w:rFonts w:ascii="Times New Roman" w:hAnsi="Times New Roman" w:cs="Times New Roman"/>
        </w:rPr>
        <w:t xml:space="preserve">diversity </w:t>
      </w:r>
      <w:r w:rsidR="005B6BB6" w:rsidRPr="004219CA">
        <w:rPr>
          <w:rFonts w:ascii="Times New Roman" w:hAnsi="Times New Roman" w:cs="Times New Roman"/>
        </w:rPr>
        <w:t xml:space="preserve">was </w:t>
      </w:r>
      <w:r w:rsidR="00F47626" w:rsidRPr="004219CA">
        <w:rPr>
          <w:rFonts w:ascii="Times New Roman" w:hAnsi="Times New Roman" w:cs="Times New Roman"/>
        </w:rPr>
        <w:t xml:space="preserve">highest </w:t>
      </w:r>
      <w:r w:rsidR="0046168B" w:rsidRPr="004219CA">
        <w:rPr>
          <w:rFonts w:ascii="Times New Roman" w:hAnsi="Times New Roman" w:cs="Times New Roman"/>
        </w:rPr>
        <w:t>in rhizosphere samples</w:t>
      </w:r>
      <w:r w:rsidR="005B6BB6" w:rsidRPr="004219CA">
        <w:rPr>
          <w:rFonts w:ascii="Times New Roman" w:hAnsi="Times New Roman" w:cs="Times New Roman"/>
        </w:rPr>
        <w:t xml:space="preserve"> </w:t>
      </w:r>
      <w:r w:rsidR="00F47626" w:rsidRPr="004219CA">
        <w:rPr>
          <w:rFonts w:ascii="Times New Roman" w:hAnsi="Times New Roman" w:cs="Times New Roman"/>
        </w:rPr>
        <w:t>of</w:t>
      </w:r>
      <w:r w:rsidR="005B6BB6" w:rsidRPr="004219CA">
        <w:rPr>
          <w:rFonts w:ascii="Times New Roman" w:hAnsi="Times New Roman" w:cs="Times New Roman"/>
        </w:rPr>
        <w:t xml:space="preserve"> both hosts</w:t>
      </w:r>
      <w:r w:rsidR="0046168B" w:rsidRPr="004219CA">
        <w:rPr>
          <w:rFonts w:ascii="Times New Roman" w:hAnsi="Times New Roman" w:cs="Times New Roman"/>
        </w:rPr>
        <w:t xml:space="preserve">, followed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Suppl. Fig. 2A,</w:t>
      </w:r>
      <w:r w:rsidR="006F7A59" w:rsidRPr="004219CA">
        <w:rPr>
          <w:rFonts w:ascii="Times New Roman" w:hAnsi="Times New Roman" w:cs="Times New Roman"/>
        </w:rPr>
        <w:t xml:space="preserve"> </w:t>
      </w:r>
      <w:r w:rsidR="005B6BB6" w:rsidRPr="004219CA">
        <w:rPr>
          <w:rFonts w:ascii="Times New Roman" w:hAnsi="Times New Roman" w:cs="Times New Roman"/>
        </w:rPr>
        <w:t>3A)</w:t>
      </w:r>
      <w:r w:rsidR="0046168B" w:rsidRPr="004219CA">
        <w:rPr>
          <w:rFonts w:ascii="Times New Roman" w:hAnsi="Times New Roman" w:cs="Times New Roman"/>
        </w:rPr>
        <w:t xml:space="preserve">. </w:t>
      </w:r>
      <w:r w:rsidR="005B6BB6" w:rsidRPr="004219CA">
        <w:rPr>
          <w:rFonts w:ascii="Times New Roman" w:hAnsi="Times New Roman" w:cs="Times New Roman"/>
        </w:rPr>
        <w:t xml:space="preserve">This </w:t>
      </w:r>
      <w:r w:rsidR="00F47626" w:rsidRPr="004219CA">
        <w:rPr>
          <w:rFonts w:ascii="Times New Roman" w:hAnsi="Times New Roman" w:cs="Times New Roman"/>
        </w:rPr>
        <w:t>trend</w:t>
      </w:r>
      <w:r w:rsidR="005B6BB6" w:rsidRPr="004219CA">
        <w:rPr>
          <w:rFonts w:ascii="Times New Roman" w:hAnsi="Times New Roman" w:cs="Times New Roman"/>
        </w:rPr>
        <w:t xml:space="preserve"> has been </w:t>
      </w:r>
      <w:r w:rsidR="00F47626" w:rsidRPr="004219CA">
        <w:rPr>
          <w:rFonts w:ascii="Times New Roman" w:hAnsi="Times New Roman" w:cs="Times New Roman"/>
        </w:rPr>
        <w:t>widely observed in previous</w:t>
      </w:r>
      <w:r w:rsidR="005B6BB6" w:rsidRPr="004219CA">
        <w:rPr>
          <w:rFonts w:ascii="Times New Roman" w:hAnsi="Times New Roman" w:cs="Times New Roman"/>
        </w:rPr>
        <w:t xml:space="preserve"> studies, </w:t>
      </w:r>
      <w:r w:rsidR="0046168B" w:rsidRPr="004219CA">
        <w:rPr>
          <w:rFonts w:ascii="Times New Roman" w:hAnsi="Times New Roman" w:cs="Times New Roman"/>
        </w:rPr>
        <w:t>as microb</w:t>
      </w:r>
      <w:r w:rsidR="00F47626" w:rsidRPr="004219CA">
        <w:rPr>
          <w:rFonts w:ascii="Times New Roman" w:hAnsi="Times New Roman" w:cs="Times New Roman"/>
        </w:rPr>
        <w:t>ial</w:t>
      </w:r>
      <w:r w:rsidR="0046168B" w:rsidRPr="004219CA">
        <w:rPr>
          <w:rFonts w:ascii="Times New Roman" w:hAnsi="Times New Roman" w:cs="Times New Roman"/>
        </w:rPr>
        <w:t xml:space="preserve"> colonis</w:t>
      </w:r>
      <w:r w:rsidR="00F47626" w:rsidRPr="004219CA">
        <w:rPr>
          <w:rFonts w:ascii="Times New Roman" w:hAnsi="Times New Roman" w:cs="Times New Roman"/>
        </w:rPr>
        <w:t>ation of</w:t>
      </w:r>
      <w:r w:rsidR="0046168B" w:rsidRPr="004219CA">
        <w:rPr>
          <w:rFonts w:ascii="Times New Roman" w:hAnsi="Times New Roman" w:cs="Times New Roman"/>
        </w:rPr>
        <w:t xml:space="preserve"> the root</w:t>
      </w:r>
      <w:r w:rsidR="005B6BB6" w:rsidRPr="004219CA">
        <w:rPr>
          <w:rFonts w:ascii="Times New Roman" w:hAnsi="Times New Roman" w:cs="Times New Roman"/>
        </w:rPr>
        <w:t xml:space="preserve"> is high</w:t>
      </w:r>
      <w:r w:rsidR="00F47626" w:rsidRPr="004219CA">
        <w:rPr>
          <w:rFonts w:ascii="Times New Roman" w:hAnsi="Times New Roman" w:cs="Times New Roman"/>
        </w:rPr>
        <w:t>ly selective</w:t>
      </w:r>
      <w:r w:rsidR="005B6BB6" w:rsidRPr="004219CA">
        <w:rPr>
          <w:rFonts w:ascii="Times New Roman" w:hAnsi="Times New Roman" w:cs="Times New Roman"/>
        </w:rPr>
        <w:t xml:space="preserve">, </w:t>
      </w:r>
      <w:r w:rsidR="00F47626" w:rsidRPr="004219CA">
        <w:rPr>
          <w:rFonts w:ascii="Times New Roman" w:hAnsi="Times New Roman" w:cs="Times New Roman"/>
        </w:rPr>
        <w:t xml:space="preserve">with even greater restriction </w:t>
      </w:r>
      <w:r w:rsidR="00703E6B" w:rsidRPr="004219CA">
        <w:rPr>
          <w:rFonts w:ascii="Times New Roman" w:hAnsi="Times New Roman" w:cs="Times New Roman"/>
        </w:rPr>
        <w:t xml:space="preserve">in </w:t>
      </w:r>
      <w:r w:rsidR="005B6BB6" w:rsidRPr="004219CA">
        <w:rPr>
          <w:rFonts w:ascii="Times New Roman" w:hAnsi="Times New Roman" w:cs="Times New Roman"/>
        </w:rPr>
        <w:t>nodules</w:t>
      </w:r>
      <w:r w:rsidR="00F47626" w:rsidRPr="004219CA">
        <w:rPr>
          <w:rFonts w:ascii="Times New Roman" w:hAnsi="Times New Roman" w:cs="Times New Roman"/>
        </w:rPr>
        <w:t>, where only a limited number of bacteria gain access</w:t>
      </w:r>
      <w:r w:rsidR="005B6BB6" w:rsidRPr="004219CA">
        <w:rPr>
          <w:rFonts w:ascii="Times New Roman" w:hAnsi="Times New Roman" w:cs="Times New Roman"/>
        </w:rPr>
        <w:t xml:space="preserve"> (</w:t>
      </w:r>
      <w:r w:rsidR="005B6BB6" w:rsidRPr="004219CA">
        <w:rPr>
          <w:rFonts w:ascii="Times New Roman" w:hAnsi="Times New Roman" w:cs="Times New Roman"/>
          <w:color w:val="FF0000"/>
        </w:rPr>
        <w:t>citations</w:t>
      </w:r>
      <w:r w:rsidR="005B6BB6" w:rsidRPr="004219CA">
        <w:rPr>
          <w:rFonts w:ascii="Times New Roman" w:hAnsi="Times New Roman" w:cs="Times New Roman"/>
        </w:rPr>
        <w:t xml:space="preserve">). </w:t>
      </w:r>
      <w:r w:rsidR="00F47626" w:rsidRPr="004219CA">
        <w:rPr>
          <w:rFonts w:ascii="Times New Roman" w:hAnsi="Times New Roman" w:cs="Times New Roman"/>
        </w:rPr>
        <w:t>While</w:t>
      </w:r>
      <w:r w:rsidR="005B6BB6" w:rsidRPr="004219CA">
        <w:rPr>
          <w:rFonts w:ascii="Times New Roman" w:hAnsi="Times New Roman" w:cs="Times New Roman"/>
        </w:rPr>
        <w:t xml:space="preserve"> fertilisation regimes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5B6BB6" w:rsidRPr="004219CA">
        <w:rPr>
          <w:rFonts w:ascii="Times New Roman" w:hAnsi="Times New Roman" w:cs="Times New Roman"/>
        </w:rPr>
        <w:t xml:space="preserve"> (Suppl. Fig. 2A</w:t>
      </w:r>
      <w:r w:rsidR="006F7A59" w:rsidRPr="004219CA">
        <w:rPr>
          <w:rFonts w:ascii="Times New Roman" w:hAnsi="Times New Roman" w:cs="Times New Roman"/>
        </w:rPr>
        <w:t>, 3A</w:t>
      </w:r>
      <w:r w:rsidR="005B6BB6" w:rsidRPr="004219CA">
        <w:rPr>
          <w:rFonts w:ascii="Times New Roman" w:hAnsi="Times New Roman" w:cs="Times New Roman"/>
        </w:rPr>
        <w:t>). Beta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was </w:t>
      </w:r>
      <w:r w:rsidR="00F47626" w:rsidRPr="004219CA">
        <w:rPr>
          <w:rFonts w:ascii="Times New Roman" w:hAnsi="Times New Roman" w:cs="Times New Roman"/>
        </w:rPr>
        <w:t>significanlty</w:t>
      </w:r>
      <w:r w:rsidR="005B6BB6" w:rsidRPr="004219CA">
        <w:rPr>
          <w:rFonts w:ascii="Times New Roman" w:hAnsi="Times New Roman" w:cs="Times New Roman"/>
        </w:rPr>
        <w:t xml:space="preserve"> influenced by </w:t>
      </w:r>
      <w:r w:rsidR="00F47626" w:rsidRPr="004219CA">
        <w:rPr>
          <w:rFonts w:ascii="Times New Roman" w:hAnsi="Times New Roman" w:cs="Times New Roman"/>
        </w:rPr>
        <w:t xml:space="preserve">both </w:t>
      </w:r>
      <w:r w:rsidR="005B6BB6" w:rsidRPr="004219CA">
        <w:rPr>
          <w:rFonts w:ascii="Times New Roman" w:hAnsi="Times New Roman" w:cs="Times New Roman"/>
        </w:rPr>
        <w:t xml:space="preserve">sample fraction </w:t>
      </w:r>
      <w:r w:rsidR="00F47626" w:rsidRPr="004219CA">
        <w:rPr>
          <w:rFonts w:ascii="Times New Roman" w:hAnsi="Times New Roman" w:cs="Times New Roman"/>
        </w:rPr>
        <w:t>and</w:t>
      </w:r>
      <w:r w:rsidR="005B6BB6" w:rsidRPr="004219CA">
        <w:rPr>
          <w:rFonts w:ascii="Times New Roman" w:hAnsi="Times New Roman" w:cs="Times New Roman"/>
        </w:rPr>
        <w:t xml:space="preserve"> soil type in both plants (Suppl. Fig. 2B</w:t>
      </w:r>
      <w:r w:rsidR="006F7A59" w:rsidRPr="004219CA">
        <w:rPr>
          <w:rFonts w:ascii="Times New Roman" w:hAnsi="Times New Roman" w:cs="Times New Roman"/>
        </w:rPr>
        <w:t>,C;</w:t>
      </w:r>
      <w:r w:rsidR="005B6BB6" w:rsidRPr="004219CA">
        <w:rPr>
          <w:rFonts w:ascii="Times New Roman" w:hAnsi="Times New Roman" w:cs="Times New Roman"/>
        </w:rPr>
        <w:t xml:space="preserve"> 3</w:t>
      </w:r>
      <w:r w:rsidR="007F06C8">
        <w:rPr>
          <w:rFonts w:ascii="Times New Roman" w:hAnsi="Times New Roman" w:cs="Times New Roman"/>
        </w:rPr>
        <w:t>B</w:t>
      </w:r>
      <w:r w:rsidR="006F7A59" w:rsidRPr="004219CA">
        <w:rPr>
          <w:rFonts w:ascii="Times New Roman" w:hAnsi="Times New Roman" w:cs="Times New Roman"/>
        </w:rPr>
        <w:t>,C</w:t>
      </w:r>
      <w:r w:rsidR="005B6BB6" w:rsidRPr="004219CA">
        <w:rPr>
          <w:rFonts w:ascii="Times New Roman" w:hAnsi="Times New Roman" w:cs="Times New Roman"/>
        </w:rPr>
        <w:t>)</w:t>
      </w:r>
      <w:r w:rsidR="006F7A59" w:rsidRPr="004219CA">
        <w:rPr>
          <w:rFonts w:ascii="Times New Roman" w:hAnsi="Times New Roman" w:cs="Times New Roman"/>
        </w:rPr>
        <w:t xml:space="preserve">, with distinct clustering of rhizosphere and root communities. </w:t>
      </w:r>
      <w:r w:rsidR="00F47626" w:rsidRPr="004219CA">
        <w:rPr>
          <w:rFonts w:ascii="Times New Roman" w:hAnsi="Times New Roman" w:cs="Times New Roman"/>
        </w:rPr>
        <w:t xml:space="preserve">However, </w:t>
      </w:r>
      <w:r w:rsidR="006F7A59" w:rsidRPr="004219CA">
        <w:rPr>
          <w:rFonts w:ascii="Times New Roman" w:hAnsi="Times New Roman" w:cs="Times New Roman"/>
          <w:i/>
          <w:iCs/>
        </w:rPr>
        <w:t>Lotus</w:t>
      </w:r>
      <w:r w:rsidR="006F7A59" w:rsidRPr="004219CA">
        <w:rPr>
          <w:rFonts w:ascii="Times New Roman" w:hAnsi="Times New Roman" w:cs="Times New Roman"/>
        </w:rPr>
        <w:t xml:space="preserve"> nodule communities </w:t>
      </w:r>
      <w:r w:rsidR="00F47626" w:rsidRPr="004219CA">
        <w:rPr>
          <w:rFonts w:ascii="Times New Roman" w:hAnsi="Times New Roman" w:cs="Times New Roman"/>
        </w:rPr>
        <w:t>i</w:t>
      </w:r>
      <w:r w:rsidR="006F7A59" w:rsidRPr="004219CA">
        <w:rPr>
          <w:rFonts w:ascii="Times New Roman" w:hAnsi="Times New Roman" w:cs="Times New Roman"/>
        </w:rPr>
        <w:t>n PK and UF soil</w:t>
      </w:r>
      <w:r w:rsidR="00F47626" w:rsidRPr="004219CA">
        <w:rPr>
          <w:rFonts w:ascii="Times New Roman" w:hAnsi="Times New Roman" w:cs="Times New Roman"/>
        </w:rPr>
        <w:t xml:space="preserve">s </w:t>
      </w:r>
      <w:r w:rsidR="006F7A59" w:rsidRPr="004219CA">
        <w:rPr>
          <w:rFonts w:ascii="Times New Roman" w:hAnsi="Times New Roman" w:cs="Times New Roman"/>
        </w:rPr>
        <w:t>showed similar beta</w:t>
      </w:r>
      <w:r w:rsidR="00F47626" w:rsidRPr="004219CA">
        <w:rPr>
          <w:rFonts w:ascii="Times New Roman" w:hAnsi="Times New Roman" w:cs="Times New Roman"/>
        </w:rPr>
        <w:t xml:space="preserve"> </w:t>
      </w:r>
      <w:r w:rsidR="006F7A59" w:rsidRPr="004219CA">
        <w:rPr>
          <w:rFonts w:ascii="Times New Roman" w:hAnsi="Times New Roman" w:cs="Times New Roman"/>
        </w:rPr>
        <w:t xml:space="preserve">diversity </w:t>
      </w:r>
      <w:r w:rsidR="00F47626" w:rsidRPr="004219CA">
        <w:rPr>
          <w:rFonts w:ascii="Times New Roman" w:hAnsi="Times New Roman" w:cs="Times New Roman"/>
        </w:rPr>
        <w:t xml:space="preserve">patterns </w:t>
      </w:r>
      <w:r w:rsidR="006F7A59" w:rsidRPr="004219CA">
        <w:rPr>
          <w:rFonts w:ascii="Times New Roman" w:hAnsi="Times New Roman" w:cs="Times New Roman"/>
        </w:rPr>
        <w:t xml:space="preserve">(Suppl. Fig. 2C). </w:t>
      </w:r>
      <w:r w:rsidR="00947845" w:rsidRPr="004219CA">
        <w:rPr>
          <w:rFonts w:ascii="Times New Roman" w:hAnsi="Times New Roman" w:cs="Times New Roman"/>
        </w:rPr>
        <w:t>Community structure analysis revealed common features in both hosts</w:t>
      </w:r>
      <w:r w:rsidR="008961A4" w:rsidRPr="004219CA">
        <w:rPr>
          <w:rFonts w:ascii="Times New Roman" w:hAnsi="Times New Roman" w:cs="Times New Roman"/>
        </w:rPr>
        <w:t xml:space="preserve">. </w:t>
      </w:r>
      <w:r w:rsidR="00947845" w:rsidRPr="004219CA">
        <w:rPr>
          <w:rFonts w:ascii="Times New Roman" w:hAnsi="Times New Roman" w:cs="Times New Roman"/>
        </w:rPr>
        <w:t xml:space="preserve">Burkholderiales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bacterial order</w:t>
      </w:r>
      <w:r w:rsidR="00F47626" w:rsidRPr="004219CA">
        <w:rPr>
          <w:rFonts w:ascii="Times New Roman" w:hAnsi="Times New Roman" w:cs="Times New Roman"/>
        </w:rPr>
        <w:t xml:space="preserve"> in both cases</w:t>
      </w:r>
      <w:r w:rsidR="008961A4" w:rsidRPr="004219CA">
        <w:rPr>
          <w:rFonts w:ascii="Times New Roman" w:hAnsi="Times New Roman" w:cs="Times New Roman"/>
        </w:rPr>
        <w:t xml:space="preserve">, while </w:t>
      </w:r>
      <w:r w:rsidR="00F47626" w:rsidRPr="004219CA">
        <w:rPr>
          <w:rFonts w:ascii="Times New Roman" w:hAnsi="Times New Roman" w:cs="Times New Roman"/>
        </w:rPr>
        <w:t>Rhizobiale</w:t>
      </w:r>
      <w:r w:rsidR="008961A4" w:rsidRPr="004219CA">
        <w:rPr>
          <w:rFonts w:ascii="Times New Roman" w:hAnsi="Times New Roman" w:cs="Times New Roman"/>
        </w:rPr>
        <w:t>s</w:t>
      </w:r>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 xml:space="preserve">the </w:t>
      </w:r>
      <w:r w:rsidR="008961A4" w:rsidRPr="004219CA">
        <w:rPr>
          <w:rFonts w:ascii="Times New Roman" w:hAnsi="Times New Roman" w:cs="Times New Roman"/>
        </w:rPr>
        <w:t xml:space="preserve">presence of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4219CA">
        <w:rPr>
          <w:rFonts w:ascii="Times New Roman" w:hAnsi="Times New Roman" w:cs="Times New Roman"/>
        </w:rPr>
        <w:t>Fig. 2E, Suppl. Fig. 4,5)</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colonisation </w:t>
      </w:r>
      <w:r w:rsidR="008961A4" w:rsidRPr="004219CA">
        <w:rPr>
          <w:rFonts w:ascii="Times New Roman" w:hAnsi="Times New Roman" w:cs="Times New Roman"/>
        </w:rPr>
        <w:t>patterns</w:t>
      </w:r>
      <w:r w:rsidR="00947845" w:rsidRPr="004219CA">
        <w:rPr>
          <w:rFonts w:ascii="Times New Roman" w:hAnsi="Times New Roman" w:cs="Times New Roman"/>
        </w:rPr>
        <w:t xml:space="preserve"> were observed, </w:t>
      </w:r>
      <w:r w:rsidR="008961A4" w:rsidRPr="004219CA">
        <w:rPr>
          <w:rFonts w:ascii="Times New Roman" w:hAnsi="Times New Roman" w:cs="Times New Roman"/>
        </w:rPr>
        <w:t>including a</w:t>
      </w:r>
      <w:r w:rsidR="00947845" w:rsidRPr="004219CA">
        <w:rPr>
          <w:rFonts w:ascii="Times New Roman" w:hAnsi="Times New Roman" w:cs="Times New Roman"/>
        </w:rPr>
        <w:t xml:space="preserve"> higher </w:t>
      </w:r>
      <w:r w:rsidR="008961A4" w:rsidRPr="004219CA">
        <w:rPr>
          <w:rFonts w:ascii="Times New Roman" w:hAnsi="Times New Roman" w:cs="Times New Roman"/>
        </w:rPr>
        <w:t xml:space="preserve">abundance of </w:t>
      </w:r>
      <w:r w:rsidR="00947845" w:rsidRPr="004219CA">
        <w:rPr>
          <w:rFonts w:ascii="Times New Roman" w:hAnsi="Times New Roman" w:cs="Times New Roman"/>
        </w:rPr>
        <w:t xml:space="preserve">Pseudomonadales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compared to </w:t>
      </w:r>
      <w:r w:rsidR="00947845" w:rsidRPr="004219CA">
        <w:rPr>
          <w:rFonts w:ascii="Times New Roman" w:hAnsi="Times New Roman" w:cs="Times New Roman"/>
          <w:i/>
          <w:iCs/>
        </w:rPr>
        <w:t>Hordeum</w:t>
      </w:r>
      <w:r w:rsidR="00947845" w:rsidRPr="004219CA">
        <w:rPr>
          <w:rFonts w:ascii="Times New Roman" w:hAnsi="Times New Roman" w:cs="Times New Roman"/>
        </w:rPr>
        <w:t xml:space="preserve">, </w:t>
      </w:r>
      <w:r w:rsidR="008961A4" w:rsidRPr="004219CA">
        <w:rPr>
          <w:rFonts w:ascii="Times New Roman" w:hAnsi="Times New Roman" w:cs="Times New Roman"/>
        </w:rPr>
        <w:t>whereas</w:t>
      </w:r>
      <w:r w:rsidR="00947845" w:rsidRPr="004219CA">
        <w:rPr>
          <w:rFonts w:ascii="Times New Roman" w:hAnsi="Times New Roman" w:cs="Times New Roman"/>
        </w:rPr>
        <w:t xml:space="preserve"> Flavobacteriales and Streptomycetales </w:t>
      </w:r>
      <w:r w:rsidR="008961A4" w:rsidRPr="004219CA">
        <w:rPr>
          <w:rFonts w:ascii="Times New Roman" w:hAnsi="Times New Roman" w:cs="Times New Roman"/>
        </w:rPr>
        <w:t xml:space="preserve">were more prevalent </w:t>
      </w:r>
      <w:r w:rsidR="00947845" w:rsidRPr="004219CA">
        <w:rPr>
          <w:rFonts w:ascii="Times New Roman" w:hAnsi="Times New Roman" w:cs="Times New Roman"/>
        </w:rPr>
        <w:t xml:space="preserve">in </w:t>
      </w:r>
      <w:r w:rsidR="00947845" w:rsidRPr="004219CA">
        <w:rPr>
          <w:rFonts w:ascii="Times New Roman" w:hAnsi="Times New Roman" w:cs="Times New Roman"/>
          <w:i/>
          <w:iCs/>
        </w:rPr>
        <w:t>Hordeum</w:t>
      </w:r>
      <w:r w:rsidR="008961A4"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with t</w:t>
      </w:r>
      <w:r w:rsidR="00947845" w:rsidRPr="004219CA">
        <w:rPr>
          <w:rFonts w:ascii="Times New Roman" w:hAnsi="Times New Roman" w:cs="Times New Roman"/>
        </w:rPr>
        <w:t>he latter particular</w:t>
      </w:r>
      <w:r w:rsidR="0057297E" w:rsidRPr="004219CA">
        <w:rPr>
          <w:rFonts w:ascii="Times New Roman" w:hAnsi="Times New Roman" w:cs="Times New Roman"/>
        </w:rPr>
        <w:t>l</w:t>
      </w:r>
      <w:r w:rsidR="00947845" w:rsidRPr="004219CA">
        <w:rPr>
          <w:rFonts w:ascii="Times New Roman" w:hAnsi="Times New Roman" w:cs="Times New Roman"/>
        </w:rPr>
        <w:t xml:space="preserve">y </w:t>
      </w:r>
      <w:r w:rsidR="008961A4" w:rsidRPr="004219CA">
        <w:rPr>
          <w:rFonts w:ascii="Times New Roman" w:hAnsi="Times New Roman" w:cs="Times New Roman"/>
        </w:rPr>
        <w:t>enriched in</w:t>
      </w:r>
      <w:r w:rsidR="00947845" w:rsidRPr="004219CA">
        <w:rPr>
          <w:rFonts w:ascii="Times New Roman" w:hAnsi="Times New Roman" w:cs="Times New Roman"/>
        </w:rPr>
        <w:t xml:space="preserve"> roots. </w:t>
      </w:r>
      <w:r w:rsidR="008961A4" w:rsidRPr="004219CA">
        <w:rPr>
          <w:rFonts w:ascii="Times New Roman" w:hAnsi="Times New Roman" w:cs="Times New Roman"/>
        </w:rPr>
        <w:t>N</w:t>
      </w:r>
      <w:r w:rsidR="00B72CB7" w:rsidRPr="004219CA">
        <w:rPr>
          <w:rFonts w:ascii="Times New Roman" w:hAnsi="Times New Roman" w:cs="Times New Roman"/>
        </w:rPr>
        <w:t xml:space="preserve">utrient-specific </w:t>
      </w:r>
      <w:r w:rsidR="0057297E" w:rsidRPr="004219CA">
        <w:rPr>
          <w:rFonts w:ascii="Times New Roman" w:hAnsi="Times New Roman" w:cs="Times New Roman"/>
        </w:rPr>
        <w:t xml:space="preserve">community </w:t>
      </w:r>
      <w:r w:rsidR="008961A4" w:rsidRPr="004219CA">
        <w:rPr>
          <w:rFonts w:ascii="Times New Roman" w:hAnsi="Times New Roman" w:cs="Times New Roman"/>
        </w:rPr>
        <w:t>shifts were also detected. For example,</w:t>
      </w:r>
      <w:r w:rsidR="0057297E" w:rsidRPr="004219CA">
        <w:rPr>
          <w:rFonts w:ascii="Times New Roman" w:hAnsi="Times New Roman" w:cs="Times New Roman"/>
        </w:rPr>
        <w:t xml:space="preserve"> Burkholderiales abundance </w:t>
      </w:r>
      <w:r w:rsidR="008961A4" w:rsidRPr="004219CA">
        <w:rPr>
          <w:rFonts w:ascii="Times New Roman" w:hAnsi="Times New Roman" w:cs="Times New Roman"/>
        </w:rPr>
        <w:t>increased in</w:t>
      </w:r>
      <w:r w:rsidR="0057297E" w:rsidRPr="004219CA">
        <w:rPr>
          <w:rFonts w:ascii="Times New Roman" w:hAnsi="Times New Roman" w:cs="Times New Roman"/>
        </w:rPr>
        <w:t xml:space="preserve"> 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in</w:t>
      </w:r>
      <w:r w:rsidR="00B72CB7" w:rsidRPr="004219CA">
        <w:rPr>
          <w:rFonts w:ascii="Times New Roman" w:hAnsi="Times New Roman" w:cs="Times New Roman"/>
        </w:rPr>
        <w:t xml:space="preserve"> </w:t>
      </w:r>
      <w:r w:rsidR="00531F14" w:rsidRPr="004219CA">
        <w:rPr>
          <w:rFonts w:ascii="Times New Roman" w:hAnsi="Times New Roman" w:cs="Times New Roman"/>
        </w:rPr>
        <w:t xml:space="preserve">both </w:t>
      </w:r>
      <w:r w:rsidR="0057297E" w:rsidRPr="004219CA">
        <w:rPr>
          <w:rFonts w:ascii="Times New Roman" w:hAnsi="Times New Roman" w:cs="Times New Roman"/>
        </w:rPr>
        <w:t xml:space="preserve">hosts. </w:t>
      </w:r>
      <w:r w:rsidR="0057297E" w:rsidRPr="004219CA">
        <w:rPr>
          <w:rFonts w:ascii="Times New Roman" w:hAnsi="Times New Roman" w:cs="Times New Roman"/>
        </w:rPr>
        <w:lastRenderedPageBreak/>
        <w:t xml:space="preserve">In </w:t>
      </w:r>
      <w:r w:rsidR="0057297E" w:rsidRPr="004219CA">
        <w:rPr>
          <w:rFonts w:ascii="Times New Roman" w:hAnsi="Times New Roman" w:cs="Times New Roman"/>
          <w:i/>
          <w:iCs/>
        </w:rPr>
        <w:t>Lotus</w:t>
      </w:r>
      <w:r w:rsidR="0057297E" w:rsidRPr="004219CA">
        <w:rPr>
          <w:rFonts w:ascii="Times New Roman" w:hAnsi="Times New Roman" w:cs="Times New Roman"/>
        </w:rPr>
        <w:t>, Chloroflexales w</w:t>
      </w:r>
      <w:r w:rsidR="008961A4" w:rsidRPr="004219CA">
        <w:rPr>
          <w:rFonts w:ascii="Times New Roman" w:hAnsi="Times New Roman" w:cs="Times New Roman"/>
        </w:rPr>
        <w:t>as</w:t>
      </w:r>
      <w:r w:rsidR="0057297E" w:rsidRPr="004219CA">
        <w:rPr>
          <w:rFonts w:ascii="Times New Roman" w:hAnsi="Times New Roman" w:cs="Times New Roman"/>
        </w:rPr>
        <w:t xml:space="preserve"> enriched in rhizosphere and root fractions in UF soil, </w:t>
      </w:r>
      <w:r w:rsidR="008961A4" w:rsidRPr="004219CA">
        <w:rPr>
          <w:rFonts w:ascii="Times New Roman" w:hAnsi="Times New Roman" w:cs="Times New Roman"/>
        </w:rPr>
        <w:t>while</w:t>
      </w:r>
      <w:r w:rsidR="0057297E" w:rsidRPr="004219CA">
        <w:rPr>
          <w:rFonts w:ascii="Times New Roman" w:hAnsi="Times New Roman" w:cs="Times New Roman"/>
        </w:rPr>
        <w:t xml:space="preserve"> Sphingomonadales (root) and Streptomycetales (rhizosphere and root) </w:t>
      </w:r>
      <w:r w:rsidR="008961A4" w:rsidRPr="004219CA">
        <w:rPr>
          <w:rFonts w:ascii="Times New Roman" w:hAnsi="Times New Roman" w:cs="Times New Roman"/>
        </w:rPr>
        <w:t>exhibited reduced colonisation</w:t>
      </w:r>
      <w:r w:rsidR="0057297E" w:rsidRPr="004219CA">
        <w:rPr>
          <w:rFonts w:ascii="Times New Roman" w:hAnsi="Times New Roman" w:cs="Times New Roman"/>
        </w:rPr>
        <w:t xml:space="preserve"> </w:t>
      </w:r>
      <w:r w:rsidR="008961A4" w:rsidRPr="004219CA">
        <w:rPr>
          <w:rFonts w:ascii="Times New Roman" w:hAnsi="Times New Roman" w:cs="Times New Roman"/>
        </w:rPr>
        <w:t>i</w:t>
      </w:r>
      <w:r w:rsidR="0057297E" w:rsidRPr="004219CA">
        <w:rPr>
          <w:rFonts w:ascii="Times New Roman" w:hAnsi="Times New Roman" w:cs="Times New Roman"/>
        </w:rPr>
        <w:t>n 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w:t>
      </w:r>
      <w:r w:rsidR="008961A4" w:rsidRPr="004219CA">
        <w:rPr>
          <w:rFonts w:ascii="Times New Roman" w:hAnsi="Times New Roman" w:cs="Times New Roman"/>
        </w:rPr>
        <w:t>In</w:t>
      </w:r>
      <w:r w:rsidR="0057297E" w:rsidRPr="004219CA">
        <w:rPr>
          <w:rFonts w:ascii="Times New Roman" w:hAnsi="Times New Roman" w:cs="Times New Roman"/>
        </w:rPr>
        <w:t xml:space="preserve"> </w:t>
      </w:r>
      <w:r w:rsidR="0057297E" w:rsidRPr="004219CA">
        <w:rPr>
          <w:rFonts w:ascii="Times New Roman" w:hAnsi="Times New Roman" w:cs="Times New Roman"/>
          <w:i/>
          <w:iCs/>
        </w:rPr>
        <w:t>Hordeum</w:t>
      </w:r>
      <w:r w:rsidR="0057297E" w:rsidRPr="004219CA">
        <w:rPr>
          <w:rFonts w:ascii="Times New Roman" w:hAnsi="Times New Roman" w:cs="Times New Roman"/>
        </w:rPr>
        <w:t xml:space="preserve">, Caulobacterales colonisation was </w:t>
      </w:r>
      <w:r w:rsidR="008961A4" w:rsidRPr="004219CA">
        <w:rPr>
          <w:rFonts w:ascii="Times New Roman" w:hAnsi="Times New Roman" w:cs="Times New Roman"/>
        </w:rPr>
        <w:t>reduced</w:t>
      </w:r>
      <w:r w:rsidR="0057297E" w:rsidRPr="004219CA">
        <w:rPr>
          <w:rFonts w:ascii="Times New Roman" w:hAnsi="Times New Roman" w:cs="Times New Roman"/>
        </w:rPr>
        <w:t xml:space="preserve"> in roots in NPK</w:t>
      </w:r>
      <w:r w:rsidR="008961A4" w:rsidRPr="004219CA">
        <w:rPr>
          <w:rFonts w:ascii="Times New Roman" w:hAnsi="Times New Roman" w:cs="Times New Roman"/>
        </w:rPr>
        <w:t xml:space="preserve"> soil</w:t>
      </w:r>
      <w:r w:rsidR="0057297E" w:rsidRPr="004219CA">
        <w:rPr>
          <w:rFonts w:ascii="Times New Roman" w:hAnsi="Times New Roman" w:cs="Times New Roman"/>
        </w:rPr>
        <w:t xml:space="preserve">, </w:t>
      </w:r>
      <w:r w:rsidR="008961A4" w:rsidRPr="004219CA">
        <w:rPr>
          <w:rFonts w:ascii="Times New Roman" w:hAnsi="Times New Roman" w:cs="Times New Roman"/>
        </w:rPr>
        <w:t>while</w:t>
      </w:r>
      <w:r w:rsidR="0057297E" w:rsidRPr="004219CA">
        <w:rPr>
          <w:rFonts w:ascii="Times New Roman" w:hAnsi="Times New Roman" w:cs="Times New Roman"/>
        </w:rPr>
        <w:t xml:space="preserve"> Flavobacteriales w</w:t>
      </w:r>
      <w:r w:rsidR="008961A4" w:rsidRPr="004219CA">
        <w:rPr>
          <w:rFonts w:ascii="Times New Roman" w:hAnsi="Times New Roman" w:cs="Times New Roman"/>
        </w:rPr>
        <w:t>as</w:t>
      </w:r>
      <w:r w:rsidR="0057297E" w:rsidRPr="004219CA">
        <w:rPr>
          <w:rFonts w:ascii="Times New Roman" w:hAnsi="Times New Roman" w:cs="Times New Roman"/>
        </w:rPr>
        <w:t xml:space="preserve"> enriched in roots in PK and UF soil</w:t>
      </w:r>
      <w:r w:rsidR="008961A4" w:rsidRPr="004219CA">
        <w:rPr>
          <w:rFonts w:ascii="Times New Roman" w:hAnsi="Times New Roman" w:cs="Times New Roman"/>
        </w:rPr>
        <w:t>s</w:t>
      </w:r>
      <w:r w:rsidR="0057297E" w:rsidRPr="004219CA">
        <w:rPr>
          <w:rFonts w:ascii="Times New Roman" w:hAnsi="Times New Roman" w:cs="Times New Roman"/>
        </w:rPr>
        <w:t xml:space="preserve"> (Fig. 2E, Suppl. Fig. 4). </w:t>
      </w:r>
      <w:commentRangeStart w:id="71"/>
      <w:r w:rsidR="00F65694" w:rsidRPr="004219CA">
        <w:rPr>
          <w:rFonts w:ascii="Times New Roman" w:hAnsi="Times New Roman" w:cs="Times New Roman"/>
        </w:rPr>
        <w:t xml:space="preserve">In </w:t>
      </w:r>
      <w:r w:rsidR="007F06C8" w:rsidRPr="007F06C8">
        <w:rPr>
          <w:rFonts w:ascii="Times New Roman" w:hAnsi="Times New Roman" w:cs="Times New Roman"/>
          <w:i/>
          <w:iCs/>
        </w:rPr>
        <w:t>Lotus</w:t>
      </w:r>
      <w:r w:rsidR="007F06C8">
        <w:rPr>
          <w:rFonts w:ascii="Times New Roman" w:hAnsi="Times New Roman" w:cs="Times New Roman"/>
        </w:rPr>
        <w:t xml:space="preserve"> </w:t>
      </w:r>
      <w:r w:rsidR="00947845" w:rsidRPr="004219CA">
        <w:rPr>
          <w:rFonts w:ascii="Times New Roman" w:hAnsi="Times New Roman" w:cs="Times New Roman"/>
        </w:rPr>
        <w:t>nodule samples</w:t>
      </w:r>
      <w:r w:rsidR="00F65694" w:rsidRPr="004219CA">
        <w:rPr>
          <w:rFonts w:ascii="Times New Roman" w:hAnsi="Times New Roman" w:cs="Times New Roman"/>
        </w:rPr>
        <w:t xml:space="preserve"> </w:t>
      </w:r>
      <w:r w:rsidR="008961A4" w:rsidRPr="004219CA">
        <w:rPr>
          <w:rFonts w:ascii="Times New Roman" w:hAnsi="Times New Roman" w:cs="Times New Roman"/>
        </w:rPr>
        <w:t>across</w:t>
      </w:r>
      <w:r w:rsidR="00F65694" w:rsidRPr="004219CA">
        <w:rPr>
          <w:rFonts w:ascii="Times New Roman" w:hAnsi="Times New Roman" w:cs="Times New Roman"/>
        </w:rPr>
        <w:t xml:space="preserve"> the three soil types,</w:t>
      </w:r>
      <w:r w:rsidR="0057297E" w:rsidRPr="004219CA">
        <w:rPr>
          <w:rFonts w:ascii="Times New Roman" w:hAnsi="Times New Roman" w:cs="Times New Roman"/>
        </w:rPr>
        <w:t xml:space="preserve"> one </w:t>
      </w:r>
      <w:r w:rsidR="0057297E" w:rsidRPr="004219CA">
        <w:rPr>
          <w:rFonts w:ascii="Times New Roman" w:hAnsi="Times New Roman" w:cs="Times New Roman"/>
          <w:i/>
          <w:iCs/>
        </w:rPr>
        <w:t>Pseudomonas</w:t>
      </w:r>
      <w:r w:rsidR="0057297E" w:rsidRPr="004219CA">
        <w:rPr>
          <w:rFonts w:ascii="Times New Roman" w:hAnsi="Times New Roman" w:cs="Times New Roman"/>
        </w:rPr>
        <w:t xml:space="preserve"> ASV and </w:t>
      </w:r>
      <w:r w:rsidR="008961A4" w:rsidRPr="004219CA">
        <w:rPr>
          <w:rFonts w:ascii="Times New Roman" w:hAnsi="Times New Roman" w:cs="Times New Roman"/>
        </w:rPr>
        <w:t>six</w:t>
      </w:r>
      <w:r w:rsidR="0057297E" w:rsidRPr="004219CA">
        <w:rPr>
          <w:rFonts w:ascii="Times New Roman" w:hAnsi="Times New Roman" w:cs="Times New Roman"/>
        </w:rPr>
        <w:t xml:space="preserve"> </w:t>
      </w:r>
      <w:r w:rsidR="0057297E" w:rsidRPr="004219CA">
        <w:rPr>
          <w:rFonts w:ascii="Times New Roman" w:hAnsi="Times New Roman" w:cs="Times New Roman"/>
          <w:i/>
          <w:iCs/>
        </w:rPr>
        <w:t>Mesorhizobium</w:t>
      </w:r>
      <w:r w:rsidR="0057297E" w:rsidRPr="004219CA">
        <w:rPr>
          <w:rFonts w:ascii="Times New Roman" w:hAnsi="Times New Roman" w:cs="Times New Roman"/>
        </w:rPr>
        <w:t xml:space="preserve"> ASVs were </w:t>
      </w:r>
      <w:r w:rsidR="00F65694" w:rsidRPr="004219CA">
        <w:rPr>
          <w:rFonts w:ascii="Times New Roman" w:hAnsi="Times New Roman" w:cs="Times New Roman"/>
        </w:rPr>
        <w:t xml:space="preserve">detected. Diversity differences across fertilisation regimes </w:t>
      </w:r>
      <w:r w:rsidR="00947845" w:rsidRPr="004219CA">
        <w:rPr>
          <w:rFonts w:ascii="Times New Roman" w:hAnsi="Times New Roman" w:cs="Times New Roman"/>
        </w:rPr>
        <w:t xml:space="preserve">were </w:t>
      </w:r>
      <w:r w:rsidR="008961A4" w:rsidRPr="004219CA">
        <w:rPr>
          <w:rFonts w:ascii="Times New Roman" w:hAnsi="Times New Roman" w:cs="Times New Roman"/>
        </w:rPr>
        <w:t xml:space="preserve">primarily due to variation in dominant strains. On NPK soil, </w:t>
      </w:r>
      <w:r w:rsidR="00947845" w:rsidRPr="004219CA">
        <w:rPr>
          <w:rFonts w:ascii="Times New Roman" w:hAnsi="Times New Roman" w:cs="Times New Roman"/>
          <w:i/>
          <w:iCs/>
        </w:rPr>
        <w:t>Pseudomonas</w:t>
      </w:r>
      <w:r w:rsidR="008961A4" w:rsidRPr="004219CA">
        <w:rPr>
          <w:rFonts w:ascii="Times New Roman" w:hAnsi="Times New Roman" w:cs="Times New Roman"/>
        </w:rPr>
        <w:t>_1</w:t>
      </w:r>
      <w:r w:rsidR="00947845" w:rsidRPr="004219CA">
        <w:rPr>
          <w:rFonts w:ascii="Times New Roman" w:hAnsi="Times New Roman" w:cs="Times New Roman"/>
        </w:rPr>
        <w:t xml:space="preserve">, </w:t>
      </w:r>
      <w:r w:rsidR="00947845" w:rsidRPr="004219CA">
        <w:rPr>
          <w:rFonts w:ascii="Times New Roman" w:hAnsi="Times New Roman" w:cs="Times New Roman"/>
          <w:i/>
          <w:iCs/>
        </w:rPr>
        <w:t>Mesorhizobium</w:t>
      </w:r>
      <w:r w:rsidR="00947845" w:rsidRPr="004219CA">
        <w:rPr>
          <w:rFonts w:ascii="Times New Roman" w:hAnsi="Times New Roman" w:cs="Times New Roman"/>
        </w:rPr>
        <w:t xml:space="preserve">_1, and </w:t>
      </w:r>
      <w:r w:rsidR="00947845" w:rsidRPr="004219CA">
        <w:rPr>
          <w:rFonts w:ascii="Times New Roman" w:hAnsi="Times New Roman" w:cs="Times New Roman"/>
          <w:i/>
          <w:iCs/>
        </w:rPr>
        <w:t>Mesorhizobium</w:t>
      </w:r>
      <w:r w:rsidR="00947845" w:rsidRPr="004219CA">
        <w:rPr>
          <w:rFonts w:ascii="Times New Roman" w:hAnsi="Times New Roman" w:cs="Times New Roman"/>
        </w:rPr>
        <w:t xml:space="preserve">_2 were </w:t>
      </w:r>
      <w:r w:rsidR="008961A4" w:rsidRPr="004219CA">
        <w:rPr>
          <w:rFonts w:ascii="Times New Roman" w:hAnsi="Times New Roman" w:cs="Times New Roman"/>
        </w:rPr>
        <w:t>most prevalent</w:t>
      </w:r>
      <w:r w:rsidR="00947845" w:rsidRPr="004219CA">
        <w:rPr>
          <w:rFonts w:ascii="Times New Roman" w:hAnsi="Times New Roman" w:cs="Times New Roman"/>
        </w:rPr>
        <w:t xml:space="preserve">, </w:t>
      </w:r>
      <w:r w:rsidR="008961A4" w:rsidRPr="004219CA">
        <w:rPr>
          <w:rFonts w:ascii="Times New Roman" w:hAnsi="Times New Roman" w:cs="Times New Roman"/>
        </w:rPr>
        <w:t>while</w:t>
      </w:r>
      <w:r w:rsidR="00947845" w:rsidRPr="004219CA">
        <w:rPr>
          <w:rFonts w:ascii="Times New Roman" w:hAnsi="Times New Roman" w:cs="Times New Roman"/>
        </w:rPr>
        <w:t xml:space="preserve"> PK soil </w:t>
      </w:r>
      <w:r w:rsidR="008961A4" w:rsidRPr="004219CA">
        <w:rPr>
          <w:rFonts w:ascii="Times New Roman" w:hAnsi="Times New Roman" w:cs="Times New Roman"/>
        </w:rPr>
        <w:t xml:space="preserve">was dominated by </w:t>
      </w:r>
      <w:r w:rsidR="00947845" w:rsidRPr="004219CA">
        <w:rPr>
          <w:rFonts w:ascii="Times New Roman" w:hAnsi="Times New Roman" w:cs="Times New Roman"/>
          <w:i/>
          <w:iCs/>
        </w:rPr>
        <w:t>Mesorhizobium</w:t>
      </w:r>
      <w:r w:rsidR="00947845" w:rsidRPr="004219CA">
        <w:rPr>
          <w:rFonts w:ascii="Times New Roman" w:hAnsi="Times New Roman" w:cs="Times New Roman"/>
        </w:rPr>
        <w:t>_1</w:t>
      </w:r>
      <w:r w:rsidR="008961A4" w:rsidRPr="004219CA">
        <w:rPr>
          <w:rFonts w:ascii="Times New Roman" w:hAnsi="Times New Roman" w:cs="Times New Roman"/>
        </w:rPr>
        <w:t>, and UF soil by</w:t>
      </w:r>
      <w:r w:rsidR="00947845" w:rsidRPr="004219CA">
        <w:rPr>
          <w:rFonts w:ascii="Times New Roman" w:hAnsi="Times New Roman" w:cs="Times New Roman"/>
        </w:rPr>
        <w:t xml:space="preserve"> </w:t>
      </w:r>
      <w:r w:rsidR="00947845" w:rsidRPr="004219CA">
        <w:rPr>
          <w:rFonts w:ascii="Times New Roman" w:hAnsi="Times New Roman" w:cs="Times New Roman"/>
          <w:i/>
          <w:iCs/>
        </w:rPr>
        <w:t>Mesorhizobium</w:t>
      </w:r>
      <w:r w:rsidR="00947845" w:rsidRPr="004219CA">
        <w:rPr>
          <w:rFonts w:ascii="Times New Roman" w:hAnsi="Times New Roman" w:cs="Times New Roman"/>
        </w:rPr>
        <w:t>_5</w:t>
      </w:r>
      <w:r w:rsidR="008961A4" w:rsidRPr="004219CA">
        <w:rPr>
          <w:rFonts w:ascii="Times New Roman" w:hAnsi="Times New Roman" w:cs="Times New Roman"/>
        </w:rPr>
        <w:t>.</w:t>
      </w:r>
      <w:r w:rsidR="00947845" w:rsidRPr="004219CA">
        <w:rPr>
          <w:rFonts w:ascii="Times New Roman" w:hAnsi="Times New Roman" w:cs="Times New Roman"/>
        </w:rPr>
        <w:t xml:space="preserve"> </w:t>
      </w:r>
      <w:commentRangeStart w:id="72"/>
      <w:r w:rsidR="008961A4" w:rsidRPr="004219CA">
        <w:rPr>
          <w:rFonts w:ascii="Times New Roman" w:hAnsi="Times New Roman" w:cs="Times New Roman"/>
        </w:rPr>
        <w:t>Nearly</w:t>
      </w:r>
      <w:r w:rsidR="00947845" w:rsidRPr="004219CA">
        <w:rPr>
          <w:rFonts w:ascii="Times New Roman" w:hAnsi="Times New Roman" w:cs="Times New Roman"/>
        </w:rPr>
        <w:t xml:space="preserve"> 50% of the nodules </w:t>
      </w:r>
      <w:r w:rsidR="008961A4" w:rsidRPr="004219CA">
        <w:rPr>
          <w:rFonts w:ascii="Times New Roman" w:hAnsi="Times New Roman" w:cs="Times New Roman"/>
        </w:rPr>
        <w:t>contained an</w:t>
      </w:r>
      <w:r w:rsidR="00947845" w:rsidRPr="004219CA">
        <w:rPr>
          <w:rFonts w:ascii="Times New Roman" w:hAnsi="Times New Roman" w:cs="Times New Roman"/>
        </w:rPr>
        <w:t xml:space="preserve"> unidentified ASV that could not be matched to any</w:t>
      </w:r>
      <w:r w:rsidR="00F65694" w:rsidRPr="004219CA">
        <w:rPr>
          <w:rFonts w:ascii="Times New Roman" w:hAnsi="Times New Roman" w:cs="Times New Roman"/>
        </w:rPr>
        <w:t xml:space="preserve"> known</w:t>
      </w:r>
      <w:r w:rsidR="00947845" w:rsidRPr="004219CA">
        <w:rPr>
          <w:rFonts w:ascii="Times New Roman" w:hAnsi="Times New Roman" w:cs="Times New Roman"/>
        </w:rPr>
        <w:t xml:space="preserve"> taxonomy</w:t>
      </w:r>
      <w:r w:rsidR="0068146F" w:rsidRPr="004219CA">
        <w:rPr>
          <w:rFonts w:ascii="Times New Roman" w:hAnsi="Times New Roman" w:cs="Times New Roman"/>
        </w:rPr>
        <w:t xml:space="preserve"> </w:t>
      </w:r>
      <w:commentRangeEnd w:id="72"/>
      <w:r w:rsidR="00DA53C2">
        <w:rPr>
          <w:rStyle w:val="CommentReference"/>
        </w:rPr>
        <w:commentReference w:id="72"/>
      </w:r>
      <w:commentRangeEnd w:id="71"/>
      <w:r w:rsidR="00DA53C2">
        <w:rPr>
          <w:rStyle w:val="CommentReference"/>
        </w:rPr>
        <w:commentReference w:id="71"/>
      </w:r>
      <w:r w:rsidR="0068146F" w:rsidRPr="004219CA">
        <w:rPr>
          <w:rFonts w:ascii="Times New Roman" w:hAnsi="Times New Roman" w:cs="Times New Roman"/>
        </w:rPr>
        <w:t>(Suppl. Fig. 5)</w:t>
      </w:r>
      <w:r w:rsidR="00947845" w:rsidRPr="004219CA">
        <w:rPr>
          <w:rFonts w:ascii="Times New Roman" w:hAnsi="Times New Roman" w:cs="Times New Roman"/>
        </w:rPr>
        <w:t>.</w:t>
      </w:r>
      <w:r w:rsidR="0068146F" w:rsidRPr="004219CA">
        <w:rPr>
          <w:rFonts w:ascii="Times New Roman" w:hAnsi="Times New Roman" w:cs="Times New Roman"/>
        </w:rPr>
        <w:t xml:space="preserve"> </w:t>
      </w:r>
      <w:commentRangeStart w:id="73"/>
      <w:r w:rsidR="0068146F" w:rsidRPr="004219CA">
        <w:rPr>
          <w:rFonts w:ascii="Times New Roman" w:hAnsi="Times New Roman" w:cs="Times New Roman"/>
        </w:rPr>
        <w:t>In summary, pr</w:t>
      </w:r>
      <w:commentRangeEnd w:id="73"/>
      <w:r w:rsidR="00DA53C2">
        <w:rPr>
          <w:rStyle w:val="CommentReference"/>
        </w:rPr>
        <w:commentReference w:id="73"/>
      </w:r>
      <w:r w:rsidR="0068146F" w:rsidRPr="004219CA">
        <w:rPr>
          <w:rFonts w:ascii="Times New Roman" w:hAnsi="Times New Roman" w:cs="Times New Roman"/>
        </w:rPr>
        <w:t xml:space="preserve">ofiling of plant phenotypes and </w:t>
      </w:r>
      <w:r w:rsidR="008961A4" w:rsidRPr="004219CA">
        <w:rPr>
          <w:rFonts w:ascii="Times New Roman" w:hAnsi="Times New Roman" w:cs="Times New Roman"/>
        </w:rPr>
        <w:t xml:space="preserve">microbial </w:t>
      </w:r>
      <w:r w:rsidR="0068146F" w:rsidRPr="004219CA">
        <w:rPr>
          <w:rFonts w:ascii="Times New Roman" w:hAnsi="Times New Roman" w:cs="Times New Roman"/>
        </w:rPr>
        <w:t xml:space="preserve">community structures </w:t>
      </w:r>
      <w:r w:rsidR="008961A4" w:rsidRPr="004219CA">
        <w:rPr>
          <w:rFonts w:ascii="Times New Roman" w:hAnsi="Times New Roman" w:cs="Times New Roman"/>
        </w:rPr>
        <w:t>in</w:t>
      </w:r>
      <w:r w:rsidR="0068146F" w:rsidRPr="004219CA">
        <w:rPr>
          <w:rFonts w:ascii="Times New Roman" w:hAnsi="Times New Roman" w:cs="Times New Roman"/>
        </w:rPr>
        <w:t xml:space="preserve"> </w:t>
      </w:r>
      <w:r w:rsidR="0068146F" w:rsidRPr="004219CA">
        <w:rPr>
          <w:rFonts w:ascii="Times New Roman" w:hAnsi="Times New Roman" w:cs="Times New Roman"/>
          <w:i/>
          <w:iCs/>
        </w:rPr>
        <w:t>Lotus</w:t>
      </w:r>
      <w:r w:rsidR="0068146F" w:rsidRPr="004219CA">
        <w:rPr>
          <w:rFonts w:ascii="Times New Roman" w:hAnsi="Times New Roman" w:cs="Times New Roman"/>
        </w:rPr>
        <w:t xml:space="preserve"> and </w:t>
      </w:r>
      <w:r w:rsidR="0068146F" w:rsidRPr="004219CA">
        <w:rPr>
          <w:rFonts w:ascii="Times New Roman" w:hAnsi="Times New Roman" w:cs="Times New Roman"/>
          <w:i/>
          <w:iCs/>
        </w:rPr>
        <w:t>Hordeum</w:t>
      </w:r>
      <w:r w:rsidR="0068146F" w:rsidRPr="004219CA">
        <w:rPr>
          <w:rFonts w:ascii="Times New Roman" w:hAnsi="Times New Roman" w:cs="Times New Roman"/>
        </w:rPr>
        <w:t xml:space="preserve"> </w:t>
      </w:r>
      <w:r w:rsidR="008961A4" w:rsidRPr="004219CA">
        <w:rPr>
          <w:rFonts w:ascii="Times New Roman" w:hAnsi="Times New Roman" w:cs="Times New Roman"/>
        </w:rPr>
        <w:t>grown in</w:t>
      </w:r>
      <w:r w:rsidR="0068146F" w:rsidRPr="004219CA">
        <w:rPr>
          <w:rFonts w:ascii="Times New Roman" w:hAnsi="Times New Roman" w:cs="Times New Roman"/>
        </w:rPr>
        <w:t xml:space="preserve"> the three soil types </w:t>
      </w:r>
      <w:r w:rsidR="008961A4" w:rsidRPr="004219CA">
        <w:rPr>
          <w:rFonts w:ascii="Times New Roman" w:hAnsi="Times New Roman" w:cs="Times New Roman"/>
        </w:rPr>
        <w:t>revealed</w:t>
      </w:r>
      <w:r w:rsidR="0068146F" w:rsidRPr="004219CA">
        <w:rPr>
          <w:rFonts w:ascii="Times New Roman" w:hAnsi="Times New Roman" w:cs="Times New Roman"/>
        </w:rPr>
        <w:t xml:space="preserve"> that</w:t>
      </w:r>
      <w:commentRangeStart w:id="74"/>
      <w:r w:rsidR="008961A4" w:rsidRPr="004219CA">
        <w:rPr>
          <w:rFonts w:ascii="Times New Roman" w:hAnsi="Times New Roman" w:cs="Times New Roman"/>
        </w:rPr>
        <w:t xml:space="preserve">: </w:t>
      </w:r>
      <w:r w:rsidR="0068146F" w:rsidRPr="004219CA">
        <w:rPr>
          <w:rFonts w:ascii="Times New Roman" w:hAnsi="Times New Roman" w:cs="Times New Roman"/>
        </w:rPr>
        <w:t>1) soil nutrient levels and fertilis</w:t>
      </w:r>
      <w:r w:rsidR="008961A4" w:rsidRPr="004219CA">
        <w:rPr>
          <w:rFonts w:ascii="Times New Roman" w:hAnsi="Times New Roman" w:cs="Times New Roman"/>
        </w:rPr>
        <w:t xml:space="preserve">ation regimes have a significant impact on </w:t>
      </w:r>
      <w:r w:rsidR="0068146F" w:rsidRPr="004219CA">
        <w:rPr>
          <w:rFonts w:ascii="Times New Roman" w:hAnsi="Times New Roman" w:cs="Times New Roman"/>
        </w:rPr>
        <w:t>plant fitness</w:t>
      </w:r>
      <w:r w:rsidR="008961A4" w:rsidRPr="004219CA">
        <w:rPr>
          <w:rFonts w:ascii="Times New Roman" w:hAnsi="Times New Roman" w:cs="Times New Roman"/>
        </w:rPr>
        <w:t xml:space="preserve">, with </w:t>
      </w:r>
      <w:r w:rsidR="0068146F" w:rsidRPr="004219CA">
        <w:rPr>
          <w:rFonts w:ascii="Times New Roman" w:hAnsi="Times New Roman" w:cs="Times New Roman"/>
        </w:rPr>
        <w:t xml:space="preserve">sufficient nutrient </w:t>
      </w:r>
      <w:r w:rsidR="008961A4" w:rsidRPr="004219CA">
        <w:rPr>
          <w:rFonts w:ascii="Times New Roman" w:hAnsi="Times New Roman" w:cs="Times New Roman"/>
        </w:rPr>
        <w:t>availability being</w:t>
      </w:r>
      <w:r w:rsidR="0068146F" w:rsidRPr="004219CA">
        <w:rPr>
          <w:rFonts w:ascii="Times New Roman" w:hAnsi="Times New Roman" w:cs="Times New Roman"/>
        </w:rPr>
        <w:t xml:space="preserve"> crucial for plant health, 2) </w:t>
      </w:r>
      <w:r w:rsidR="00BE611C" w:rsidRPr="004219CA">
        <w:rPr>
          <w:rFonts w:ascii="Times New Roman" w:hAnsi="Times New Roman" w:cs="Times New Roman"/>
        </w:rPr>
        <w:t xml:space="preserve">fertilisation regimes </w:t>
      </w:r>
      <w:r w:rsidR="008961A4" w:rsidRPr="004219CA">
        <w:rPr>
          <w:rFonts w:ascii="Times New Roman" w:hAnsi="Times New Roman" w:cs="Times New Roman"/>
        </w:rPr>
        <w:t>influence the extent</w:t>
      </w:r>
      <w:r w:rsidR="00BE611C" w:rsidRPr="004219CA">
        <w:rPr>
          <w:rFonts w:ascii="Times New Roman" w:hAnsi="Times New Roman" w:cs="Times New Roman"/>
        </w:rPr>
        <w:t xml:space="preserve"> of nitrogen-fixing symbiosis in </w:t>
      </w:r>
      <w:r w:rsidR="00BE611C" w:rsidRPr="004219CA">
        <w:rPr>
          <w:rFonts w:ascii="Times New Roman" w:hAnsi="Times New Roman" w:cs="Times New Roman"/>
          <w:i/>
          <w:iCs/>
        </w:rPr>
        <w:t>Lotus</w:t>
      </w:r>
      <w:r w:rsidR="00BE611C" w:rsidRPr="004219CA">
        <w:rPr>
          <w:rFonts w:ascii="Times New Roman" w:hAnsi="Times New Roman" w:cs="Times New Roman"/>
        </w:rPr>
        <w:t xml:space="preserve">, </w:t>
      </w:r>
      <w:r w:rsidR="008961A4" w:rsidRPr="004219CA">
        <w:rPr>
          <w:rFonts w:ascii="Times New Roman" w:hAnsi="Times New Roman" w:cs="Times New Roman"/>
        </w:rPr>
        <w:t xml:space="preserve">and </w:t>
      </w:r>
      <w:r w:rsidR="00BE611C" w:rsidRPr="004219CA">
        <w:rPr>
          <w:rFonts w:ascii="Times New Roman" w:hAnsi="Times New Roman" w:cs="Times New Roman"/>
        </w:rPr>
        <w:t xml:space="preserve">3) plant species </w:t>
      </w:r>
      <w:r w:rsidR="008961A4" w:rsidRPr="004219CA">
        <w:rPr>
          <w:rFonts w:ascii="Times New Roman" w:hAnsi="Times New Roman" w:cs="Times New Roman"/>
        </w:rPr>
        <w:t xml:space="preserve">selectively </w:t>
      </w:r>
      <w:r w:rsidR="00BE611C" w:rsidRPr="004219CA">
        <w:rPr>
          <w:rFonts w:ascii="Times New Roman" w:hAnsi="Times New Roman" w:cs="Times New Roman"/>
        </w:rPr>
        <w:t xml:space="preserve">recruit distinct </w:t>
      </w:r>
      <w:r w:rsidR="008961A4" w:rsidRPr="004219CA">
        <w:rPr>
          <w:rFonts w:ascii="Times New Roman" w:hAnsi="Times New Roman" w:cs="Times New Roman"/>
        </w:rPr>
        <w:t>microbiota, reinforcing the concept of</w:t>
      </w:r>
      <w:r w:rsidR="00BE611C" w:rsidRPr="004219CA">
        <w:rPr>
          <w:rFonts w:ascii="Times New Roman" w:hAnsi="Times New Roman" w:cs="Times New Roman"/>
        </w:rPr>
        <w:t xml:space="preserve"> host</w:t>
      </w:r>
      <w:r w:rsidR="008961A4" w:rsidRPr="004219CA">
        <w:rPr>
          <w:rFonts w:ascii="Times New Roman" w:hAnsi="Times New Roman" w:cs="Times New Roman"/>
        </w:rPr>
        <w:t>-</w:t>
      </w:r>
      <w:r w:rsidR="00BE611C" w:rsidRPr="004219CA">
        <w:rPr>
          <w:rFonts w:ascii="Times New Roman" w:hAnsi="Times New Roman" w:cs="Times New Roman"/>
        </w:rPr>
        <w:t>specific</w:t>
      </w:r>
      <w:r w:rsidR="008961A4" w:rsidRPr="004219CA">
        <w:rPr>
          <w:rFonts w:ascii="Times New Roman" w:hAnsi="Times New Roman" w:cs="Times New Roman"/>
        </w:rPr>
        <w:t>i</w:t>
      </w:r>
      <w:r w:rsidR="00703E6B" w:rsidRPr="004219CA">
        <w:rPr>
          <w:rFonts w:ascii="Times New Roman" w:hAnsi="Times New Roman" w:cs="Times New Roman"/>
        </w:rPr>
        <w:t>t</w:t>
      </w:r>
      <w:r w:rsidR="008961A4" w:rsidRPr="004219CA">
        <w:rPr>
          <w:rFonts w:ascii="Times New Roman" w:hAnsi="Times New Roman" w:cs="Times New Roman"/>
        </w:rPr>
        <w:t xml:space="preserve">y, with nutrient levels significantly shaping </w:t>
      </w:r>
      <w:commentRangeEnd w:id="74"/>
      <w:r w:rsidR="00DA53C2">
        <w:rPr>
          <w:rStyle w:val="CommentReference"/>
        </w:rPr>
        <w:commentReference w:id="74"/>
      </w:r>
      <w:r w:rsidR="008961A4" w:rsidRPr="004219CA">
        <w:rPr>
          <w:rFonts w:ascii="Times New Roman" w:hAnsi="Times New Roman" w:cs="Times New Roman"/>
        </w:rPr>
        <w:t xml:space="preserve">host-specific bacterial community composition across </w:t>
      </w:r>
      <w:r w:rsidR="00BE611C" w:rsidRPr="004219CA">
        <w:rPr>
          <w:rFonts w:ascii="Times New Roman" w:hAnsi="Times New Roman" w:cs="Times New Roman"/>
        </w:rPr>
        <w:t>different root fractions.</w:t>
      </w:r>
    </w:p>
    <w:p w14:paraId="5AEC1106" w14:textId="77777777" w:rsidR="00933FFE" w:rsidRPr="004219CA" w:rsidRDefault="00933FFE" w:rsidP="003D59D8">
      <w:pPr>
        <w:spacing w:line="276" w:lineRule="auto"/>
        <w:jc w:val="both"/>
        <w:rPr>
          <w:rFonts w:ascii="Times New Roman" w:hAnsi="Times New Roman" w:cs="Times New Roman"/>
          <w:b/>
          <w:bCs/>
        </w:rPr>
        <w:pPrChange w:id="75" w:author="Simona Radutoiu" w:date="2025-02-19T14:17:00Z" w16du:dateUtc="2025-02-19T13:17:00Z">
          <w:pPr>
            <w:jc w:val="both"/>
          </w:pPr>
        </w:pPrChange>
      </w:pPr>
    </w:p>
    <w:p w14:paraId="2D55F3C4" w14:textId="77777777" w:rsidR="00EB1967" w:rsidRPr="004219CA" w:rsidRDefault="00EB1967" w:rsidP="003D59D8">
      <w:pPr>
        <w:spacing w:line="276" w:lineRule="auto"/>
        <w:jc w:val="both"/>
        <w:rPr>
          <w:rFonts w:ascii="Times New Roman" w:hAnsi="Times New Roman" w:cs="Times New Roman"/>
          <w:b/>
          <w:bCs/>
        </w:rPr>
        <w:pPrChange w:id="76" w:author="Simona Radutoiu" w:date="2025-02-19T14:17:00Z" w16du:dateUtc="2025-02-19T13:17:00Z">
          <w:pPr>
            <w:jc w:val="both"/>
          </w:pPr>
        </w:pPrChange>
      </w:pPr>
      <w:commentRangeStart w:id="77"/>
      <w:r w:rsidRPr="004219CA">
        <w:rPr>
          <w:rFonts w:ascii="Times New Roman" w:hAnsi="Times New Roman" w:cs="Times New Roman"/>
          <w:b/>
          <w:bCs/>
        </w:rPr>
        <w:t>Hig</w:t>
      </w:r>
      <w:commentRangeEnd w:id="77"/>
      <w:r w:rsidR="00DF5E94">
        <w:rPr>
          <w:rStyle w:val="CommentReference"/>
        </w:rPr>
        <w:commentReference w:id="77"/>
      </w:r>
      <w:r w:rsidRPr="004219CA">
        <w:rPr>
          <w:rFonts w:ascii="Times New Roman" w:hAnsi="Times New Roman" w:cs="Times New Roman"/>
          <w:b/>
          <w:bCs/>
        </w:rPr>
        <w:t xml:space="preserve">h accuracy </w:t>
      </w:r>
      <w:r w:rsidR="001333A5" w:rsidRPr="004219CA">
        <w:rPr>
          <w:rFonts w:ascii="Times New Roman" w:hAnsi="Times New Roman" w:cs="Times New Roman"/>
          <w:b/>
          <w:bCs/>
        </w:rPr>
        <w:t xml:space="preserve">prediction of plant </w:t>
      </w:r>
      <w:r w:rsidRPr="004219CA">
        <w:rPr>
          <w:rFonts w:ascii="Times New Roman" w:hAnsi="Times New Roman" w:cs="Times New Roman"/>
          <w:b/>
          <w:bCs/>
        </w:rPr>
        <w:t xml:space="preserve">nutrient status based on </w:t>
      </w:r>
      <w:proofErr w:type="gramStart"/>
      <w:r w:rsidRPr="004219CA">
        <w:rPr>
          <w:rFonts w:ascii="Times New Roman" w:hAnsi="Times New Roman" w:cs="Times New Roman"/>
          <w:b/>
          <w:bCs/>
        </w:rPr>
        <w:t xml:space="preserve">bacterial </w:t>
      </w:r>
      <w:r w:rsidR="001333A5" w:rsidRPr="004219CA">
        <w:rPr>
          <w:rFonts w:ascii="Times New Roman" w:hAnsi="Times New Roman" w:cs="Times New Roman"/>
          <w:b/>
          <w:bCs/>
        </w:rPr>
        <w:t xml:space="preserve"> community</w:t>
      </w:r>
      <w:proofErr w:type="gramEnd"/>
      <w:r w:rsidR="001333A5" w:rsidRPr="004219CA">
        <w:rPr>
          <w:rFonts w:ascii="Times New Roman" w:hAnsi="Times New Roman" w:cs="Times New Roman"/>
          <w:b/>
          <w:bCs/>
        </w:rPr>
        <w:t xml:space="preserve"> </w:t>
      </w:r>
      <w:r w:rsidRPr="004219CA">
        <w:rPr>
          <w:rFonts w:ascii="Times New Roman" w:hAnsi="Times New Roman" w:cs="Times New Roman"/>
          <w:b/>
          <w:bCs/>
        </w:rPr>
        <w:t>compositions</w:t>
      </w:r>
    </w:p>
    <w:p w14:paraId="55755ED9" w14:textId="43E7B86C" w:rsidR="00933FFE" w:rsidRPr="004219CA" w:rsidRDefault="00DB6A8D" w:rsidP="003D59D8">
      <w:pPr>
        <w:spacing w:line="276" w:lineRule="auto"/>
        <w:jc w:val="both"/>
        <w:rPr>
          <w:rFonts w:ascii="Times New Roman" w:hAnsi="Times New Roman" w:cs="Times New Roman"/>
        </w:rPr>
        <w:pPrChange w:id="78" w:author="Simona Radutoiu" w:date="2025-02-19T14:17:00Z" w16du:dateUtc="2025-02-19T13:17:00Z">
          <w:pPr>
            <w:jc w:val="both"/>
          </w:pPr>
        </w:pPrChange>
      </w:pPr>
      <w:r w:rsidRPr="004219CA">
        <w:rPr>
          <w:rFonts w:ascii="Times New Roman" w:hAnsi="Times New Roman" w:cs="Times New Roman"/>
        </w:rPr>
        <w:t>In the following</w:t>
      </w:r>
      <w:r w:rsidR="001333A5" w:rsidRPr="004219CA">
        <w:rPr>
          <w:rFonts w:ascii="Times New Roman" w:hAnsi="Times New Roman" w:cs="Times New Roman"/>
        </w:rPr>
        <w:t>,</w:t>
      </w:r>
      <w:r w:rsidRPr="004219CA">
        <w:rPr>
          <w:rFonts w:ascii="Times New Roman" w:hAnsi="Times New Roman" w:cs="Times New Roman"/>
        </w:rPr>
        <w:t xml:space="preserve"> we </w:t>
      </w:r>
      <w:r w:rsidR="001333A5" w:rsidRPr="004219CA">
        <w:rPr>
          <w:rFonts w:ascii="Times New Roman" w:hAnsi="Times New Roman" w:cs="Times New Roman"/>
        </w:rPr>
        <w:t>aimed</w:t>
      </w:r>
      <w:r w:rsidRPr="004219CA">
        <w:rPr>
          <w:rFonts w:ascii="Times New Roman" w:hAnsi="Times New Roman" w:cs="Times New Roman"/>
        </w:rPr>
        <w:t xml:space="preserve"> to </w:t>
      </w:r>
      <w:r w:rsidR="001333A5" w:rsidRPr="004219CA">
        <w:rPr>
          <w:rFonts w:ascii="Times New Roman" w:hAnsi="Times New Roman" w:cs="Times New Roman"/>
        </w:rPr>
        <w:t>develop</w:t>
      </w:r>
      <w:r w:rsidRPr="004219CA">
        <w:rPr>
          <w:rFonts w:ascii="Times New Roman" w:hAnsi="Times New Roman" w:cs="Times New Roman"/>
        </w:rPr>
        <w:t xml:space="preserve"> a </w:t>
      </w:r>
      <w:r w:rsidR="001333A5" w:rsidRPr="004219CA">
        <w:rPr>
          <w:rFonts w:ascii="Times New Roman" w:hAnsi="Times New Roman" w:cs="Times New Roman"/>
        </w:rPr>
        <w:t xml:space="preserve">prediction </w:t>
      </w:r>
      <w:r w:rsidRPr="004219CA">
        <w:rPr>
          <w:rFonts w:ascii="Times New Roman" w:hAnsi="Times New Roman" w:cs="Times New Roman"/>
        </w:rPr>
        <w:t xml:space="preserve">model for </w:t>
      </w:r>
      <w:r w:rsidR="001333A5" w:rsidRPr="004219CA">
        <w:rPr>
          <w:rFonts w:ascii="Times New Roman" w:hAnsi="Times New Roman" w:cs="Times New Roman"/>
        </w:rPr>
        <w:t>determining</w:t>
      </w:r>
      <w:r w:rsidR="00AD1328" w:rsidRPr="004219CA">
        <w:rPr>
          <w:rFonts w:ascii="Times New Roman" w:hAnsi="Times New Roman" w:cs="Times New Roman"/>
        </w:rPr>
        <w:t xml:space="preserve"> </w:t>
      </w:r>
      <w:r w:rsidR="001333A5" w:rsidRPr="004219CA">
        <w:rPr>
          <w:rFonts w:ascii="Times New Roman" w:hAnsi="Times New Roman" w:cs="Times New Roman"/>
        </w:rPr>
        <w:t xml:space="preserve">the </w:t>
      </w:r>
      <w:r w:rsidRPr="004219CA">
        <w:rPr>
          <w:rFonts w:ascii="Times New Roman" w:hAnsi="Times New Roman" w:cs="Times New Roman"/>
        </w:rPr>
        <w:t xml:space="preserve">nutrient status of </w:t>
      </w:r>
      <w:r w:rsidRPr="004219CA">
        <w:rPr>
          <w:rFonts w:ascii="Times New Roman" w:hAnsi="Times New Roman" w:cs="Times New Roman"/>
          <w:i/>
          <w:iCs/>
        </w:rPr>
        <w:t>Lotus</w:t>
      </w:r>
      <w:r w:rsidRPr="004219CA">
        <w:rPr>
          <w:rFonts w:ascii="Times New Roman" w:hAnsi="Times New Roman" w:cs="Times New Roman"/>
        </w:rPr>
        <w:t xml:space="preserve"> and </w:t>
      </w:r>
      <w:r w:rsidRPr="004219CA">
        <w:rPr>
          <w:rFonts w:ascii="Times New Roman" w:hAnsi="Times New Roman" w:cs="Times New Roman"/>
          <w:i/>
          <w:iCs/>
        </w:rPr>
        <w:t>Hordeum</w:t>
      </w:r>
      <w:r w:rsidRPr="004219CA">
        <w:rPr>
          <w:rFonts w:ascii="Times New Roman" w:hAnsi="Times New Roman" w:cs="Times New Roman"/>
        </w:rPr>
        <w:t xml:space="preserve"> based on bacterial community profiles detected in the previous step. For this, we </w:t>
      </w:r>
      <w:r w:rsidR="007777A7" w:rsidRPr="004219CA">
        <w:rPr>
          <w:rFonts w:ascii="Times New Roman" w:hAnsi="Times New Roman" w:cs="Times New Roman"/>
          <w:highlight w:val="red"/>
        </w:rPr>
        <w:t>Ib describes method in 1-2 sentences, also briefly mentioned that we included wild-type and mutant data and add in brackets that mutant studies are performed in later stages of the paper</w:t>
      </w:r>
      <w:r w:rsidRPr="004219CA">
        <w:rPr>
          <w:rFonts w:ascii="Times New Roman" w:hAnsi="Times New Roman" w:cs="Times New Roman"/>
        </w:rPr>
        <w:t>.</w:t>
      </w:r>
      <w:r w:rsidR="00AD1328" w:rsidRPr="004219CA">
        <w:rPr>
          <w:rFonts w:ascii="Times New Roman" w:hAnsi="Times New Roman" w:cs="Times New Roman"/>
        </w:rPr>
        <w:t xml:space="preserve"> </w:t>
      </w:r>
      <w:r w:rsidR="001333A5" w:rsidRPr="004219CA">
        <w:rPr>
          <w:rFonts w:ascii="Times New Roman" w:hAnsi="Times New Roman" w:cs="Times New Roman"/>
        </w:rPr>
        <w:t>Our approach consist</w:t>
      </w:r>
      <w:r w:rsidR="00FB5D05" w:rsidRPr="004219CA">
        <w:rPr>
          <w:rFonts w:ascii="Times New Roman" w:hAnsi="Times New Roman" w:cs="Times New Roman"/>
        </w:rPr>
        <w:t>s</w:t>
      </w:r>
      <w:r w:rsidR="001333A5" w:rsidRPr="004219CA">
        <w:rPr>
          <w:rFonts w:ascii="Times New Roman" w:hAnsi="Times New Roman" w:cs="Times New Roman"/>
        </w:rPr>
        <w:t xml:space="preserve"> of a two-step classification model. The first </w:t>
      </w:r>
      <w:r w:rsidR="00AD1328" w:rsidRPr="004219CA">
        <w:rPr>
          <w:rFonts w:ascii="Times New Roman" w:hAnsi="Times New Roman" w:cs="Times New Roman"/>
        </w:rPr>
        <w:t>model</w:t>
      </w:r>
      <w:r w:rsidR="001333A5" w:rsidRPr="004219CA">
        <w:rPr>
          <w:rFonts w:ascii="Times New Roman" w:hAnsi="Times New Roman" w:cs="Times New Roman"/>
        </w:rPr>
        <w:t>,</w:t>
      </w:r>
      <w:r w:rsidR="00AD1328" w:rsidRPr="004219CA">
        <w:rPr>
          <w:rFonts w:ascii="Times New Roman" w:hAnsi="Times New Roman" w:cs="Times New Roman"/>
        </w:rPr>
        <w:t xml:space="preserve"> trained on </w:t>
      </w:r>
      <w:r w:rsidR="001333A5" w:rsidRPr="004219CA">
        <w:rPr>
          <w:rFonts w:ascii="Times New Roman" w:hAnsi="Times New Roman" w:cs="Times New Roman"/>
        </w:rPr>
        <w:t xml:space="preserve">bacterial community data from </w:t>
      </w:r>
      <w:r w:rsidR="00AD1328" w:rsidRPr="004219CA">
        <w:rPr>
          <w:rFonts w:ascii="Times New Roman" w:hAnsi="Times New Roman" w:cs="Times New Roman"/>
        </w:rPr>
        <w:t>NPK, PK, and UF soil</w:t>
      </w:r>
      <w:r w:rsidR="00FB5D05" w:rsidRPr="004219CA">
        <w:rPr>
          <w:rFonts w:ascii="Times New Roman" w:hAnsi="Times New Roman" w:cs="Times New Roman"/>
        </w:rPr>
        <w:t>s, predicts</w:t>
      </w:r>
      <w:r w:rsidR="00AD1328" w:rsidRPr="004219CA">
        <w:rPr>
          <w:rFonts w:ascii="Times New Roman" w:hAnsi="Times New Roman" w:cs="Times New Roman"/>
        </w:rPr>
        <w:t xml:space="preserve"> whether a plant was cultiva</w:t>
      </w:r>
      <w:r w:rsidR="00FB5D05" w:rsidRPr="004219CA">
        <w:rPr>
          <w:rFonts w:ascii="Times New Roman" w:hAnsi="Times New Roman" w:cs="Times New Roman"/>
        </w:rPr>
        <w:t>t</w:t>
      </w:r>
      <w:r w:rsidR="00AD1328" w:rsidRPr="004219CA">
        <w:rPr>
          <w:rFonts w:ascii="Times New Roman" w:hAnsi="Times New Roman" w:cs="Times New Roman"/>
        </w:rPr>
        <w:t xml:space="preserve">ed </w:t>
      </w:r>
      <w:r w:rsidR="00FB5D05" w:rsidRPr="004219CA">
        <w:rPr>
          <w:rFonts w:ascii="Times New Roman" w:hAnsi="Times New Roman" w:cs="Times New Roman"/>
        </w:rPr>
        <w:t>i</w:t>
      </w:r>
      <w:r w:rsidR="00AD1328" w:rsidRPr="004219CA">
        <w:rPr>
          <w:rFonts w:ascii="Times New Roman" w:hAnsi="Times New Roman" w:cs="Times New Roman"/>
        </w:rPr>
        <w:t xml:space="preserve">n NPK </w:t>
      </w:r>
      <w:r w:rsidR="00FB5D05" w:rsidRPr="004219CA">
        <w:rPr>
          <w:rFonts w:ascii="Times New Roman" w:hAnsi="Times New Roman" w:cs="Times New Roman"/>
        </w:rPr>
        <w:t xml:space="preserve">soil </w:t>
      </w:r>
      <w:r w:rsidR="00AD1328" w:rsidRPr="004219CA">
        <w:rPr>
          <w:rFonts w:ascii="Times New Roman" w:hAnsi="Times New Roman" w:cs="Times New Roman"/>
        </w:rPr>
        <w:t xml:space="preserve">or a non-NPK soil. If </w:t>
      </w:r>
      <w:r w:rsidR="00FB5D05" w:rsidRPr="004219CA">
        <w:rPr>
          <w:rFonts w:ascii="Times New Roman" w:hAnsi="Times New Roman" w:cs="Times New Roman"/>
        </w:rPr>
        <w:t xml:space="preserve">a plant was classified as being grown in a non-NPK soil, the second model further distinguished between PK and UF soils </w:t>
      </w:r>
      <w:r w:rsidR="00AD1328" w:rsidRPr="004219CA">
        <w:rPr>
          <w:rFonts w:ascii="Times New Roman" w:hAnsi="Times New Roman" w:cs="Times New Roman"/>
        </w:rPr>
        <w:t xml:space="preserve">(Fig. 3A). </w:t>
      </w:r>
      <w:r w:rsidR="00FB5D05" w:rsidRPr="004219CA">
        <w:rPr>
          <w:rFonts w:ascii="Times New Roman" w:hAnsi="Times New Roman" w:cs="Times New Roman"/>
        </w:rPr>
        <w:t>A c</w:t>
      </w:r>
      <w:r w:rsidR="00AD1328" w:rsidRPr="004219CA">
        <w:rPr>
          <w:rFonts w:ascii="Times New Roman" w:hAnsi="Times New Roman" w:cs="Times New Roman"/>
        </w:rPr>
        <w:t>omparison of predicted and observed outcome</w:t>
      </w:r>
      <w:r w:rsidR="00FB5D05" w:rsidRPr="004219CA">
        <w:rPr>
          <w:rFonts w:ascii="Times New Roman" w:hAnsi="Times New Roman" w:cs="Times New Roman"/>
        </w:rPr>
        <w:t>s</w:t>
      </w:r>
      <w:r w:rsidR="00AD1328" w:rsidRPr="004219CA">
        <w:rPr>
          <w:rFonts w:ascii="Times New Roman" w:hAnsi="Times New Roman" w:cs="Times New Roman"/>
        </w:rPr>
        <w:t xml:space="preserve"> </w:t>
      </w:r>
      <w:r w:rsidR="00FB5D05" w:rsidRPr="004219CA">
        <w:rPr>
          <w:rFonts w:ascii="Times New Roman" w:hAnsi="Times New Roman" w:cs="Times New Roman"/>
        </w:rPr>
        <w:t>demonstrated</w:t>
      </w:r>
      <w:r w:rsidR="00AD1328" w:rsidRPr="004219CA">
        <w:rPr>
          <w:rFonts w:ascii="Times New Roman" w:hAnsi="Times New Roman" w:cs="Times New Roman"/>
        </w:rPr>
        <w:t xml:space="preserve"> </w:t>
      </w:r>
      <w:r w:rsidR="00FB5D05" w:rsidRPr="004219CA">
        <w:rPr>
          <w:rFonts w:ascii="Times New Roman" w:hAnsi="Times New Roman" w:cs="Times New Roman"/>
        </w:rPr>
        <w:t>high accuracy</w:t>
      </w:r>
      <w:r w:rsidR="00AD1328" w:rsidRPr="004219CA">
        <w:rPr>
          <w:rFonts w:ascii="Times New Roman" w:hAnsi="Times New Roman" w:cs="Times New Roman"/>
        </w:rPr>
        <w:t xml:space="preserve">, with only </w:t>
      </w:r>
      <w:r w:rsidR="00CE4777" w:rsidRPr="004219CA">
        <w:rPr>
          <w:rFonts w:ascii="Times New Roman" w:hAnsi="Times New Roman" w:cs="Times New Roman"/>
        </w:rPr>
        <w:t>nine</w:t>
      </w:r>
      <w:r w:rsidR="00AD1328" w:rsidRPr="004219CA">
        <w:rPr>
          <w:rFonts w:ascii="Times New Roman" w:hAnsi="Times New Roman" w:cs="Times New Roman"/>
        </w:rPr>
        <w:t xml:space="preserve"> out of </w:t>
      </w:r>
      <w:r w:rsidR="00AD1328" w:rsidRPr="004219CA">
        <w:rPr>
          <w:rFonts w:ascii="Times New Roman" w:hAnsi="Times New Roman" w:cs="Times New Roman"/>
          <w:highlight w:val="red"/>
        </w:rPr>
        <w:t>XXX</w:t>
      </w:r>
      <w:r w:rsidR="00AD1328" w:rsidRPr="004219CA">
        <w:rPr>
          <w:rFonts w:ascii="Times New Roman" w:hAnsi="Times New Roman" w:cs="Times New Roman"/>
        </w:rPr>
        <w:t xml:space="preserve"> samples </w:t>
      </w:r>
      <w:r w:rsidR="00FB5D05" w:rsidRPr="004219CA">
        <w:rPr>
          <w:rFonts w:ascii="Times New Roman" w:hAnsi="Times New Roman" w:cs="Times New Roman"/>
        </w:rPr>
        <w:t>misclassified</w:t>
      </w:r>
      <w:r w:rsidR="00AD1328" w:rsidRPr="004219CA">
        <w:rPr>
          <w:rFonts w:ascii="Times New Roman" w:hAnsi="Times New Roman" w:cs="Times New Roman"/>
        </w:rPr>
        <w:t xml:space="preserve"> (Fig. 3B).</w:t>
      </w:r>
      <w:r w:rsidR="00CE4777" w:rsidRPr="004219CA">
        <w:rPr>
          <w:rFonts w:ascii="Times New Roman" w:hAnsi="Times New Roman" w:cs="Times New Roman"/>
        </w:rPr>
        <w:t xml:space="preserve"> P</w:t>
      </w:r>
      <w:r w:rsidR="00AD1328" w:rsidRPr="004219CA">
        <w:rPr>
          <w:rFonts w:ascii="Times New Roman" w:hAnsi="Times New Roman" w:cs="Times New Roman"/>
        </w:rPr>
        <w:t>rediction</w:t>
      </w:r>
      <w:r w:rsidR="00695932" w:rsidRPr="004219CA">
        <w:rPr>
          <w:rFonts w:ascii="Times New Roman" w:hAnsi="Times New Roman" w:cs="Times New Roman"/>
        </w:rPr>
        <w:t>s</w:t>
      </w:r>
      <w:r w:rsidR="00AD1328" w:rsidRPr="004219CA">
        <w:rPr>
          <w:rFonts w:ascii="Times New Roman" w:hAnsi="Times New Roman" w:cs="Times New Roman"/>
        </w:rPr>
        <w:t xml:space="preserve"> </w:t>
      </w:r>
      <w:r w:rsidR="00FB5D05" w:rsidRPr="004219CA">
        <w:rPr>
          <w:rFonts w:ascii="Times New Roman" w:hAnsi="Times New Roman" w:cs="Times New Roman"/>
        </w:rPr>
        <w:t>were</w:t>
      </w:r>
      <w:r w:rsidR="00AD1328" w:rsidRPr="004219CA">
        <w:rPr>
          <w:rFonts w:ascii="Times New Roman" w:hAnsi="Times New Roman" w:cs="Times New Roman"/>
        </w:rPr>
        <w:t xml:space="preserve"> </w:t>
      </w:r>
      <w:commentRangeStart w:id="79"/>
      <w:r w:rsidR="00AD1328" w:rsidRPr="004219CA">
        <w:rPr>
          <w:rFonts w:ascii="Times New Roman" w:hAnsi="Times New Roman" w:cs="Times New Roman"/>
        </w:rPr>
        <w:t>based on log-ratios of relative abundances of specific ASV combinations</w:t>
      </w:r>
      <w:r w:rsidR="00CE4777" w:rsidRPr="004219CA">
        <w:rPr>
          <w:rFonts w:ascii="Times New Roman" w:hAnsi="Times New Roman" w:cs="Times New Roman"/>
        </w:rPr>
        <w:t xml:space="preserve"> </w:t>
      </w:r>
      <w:r w:rsidR="00FB5D05" w:rsidRPr="004219CA">
        <w:rPr>
          <w:rFonts w:ascii="Times New Roman" w:hAnsi="Times New Roman" w:cs="Times New Roman"/>
        </w:rPr>
        <w:t>derived from either</w:t>
      </w:r>
      <w:r w:rsidR="0010703B" w:rsidRPr="004219CA">
        <w:rPr>
          <w:rFonts w:ascii="Times New Roman" w:hAnsi="Times New Roman" w:cs="Times New Roman"/>
        </w:rPr>
        <w:t xml:space="preserve"> </w:t>
      </w:r>
      <w:r w:rsidR="00CE4777" w:rsidRPr="004219CA">
        <w:rPr>
          <w:rFonts w:ascii="Times New Roman" w:hAnsi="Times New Roman" w:cs="Times New Roman"/>
        </w:rPr>
        <w:t xml:space="preserve">rhizosphere or root </w:t>
      </w:r>
      <w:r w:rsidR="0010703B" w:rsidRPr="004219CA">
        <w:rPr>
          <w:rFonts w:ascii="Times New Roman" w:hAnsi="Times New Roman" w:cs="Times New Roman"/>
        </w:rPr>
        <w:t>data</w:t>
      </w:r>
      <w:r w:rsidR="00CE4777" w:rsidRPr="004219CA">
        <w:rPr>
          <w:rFonts w:ascii="Times New Roman" w:hAnsi="Times New Roman" w:cs="Times New Roman"/>
        </w:rPr>
        <w:t xml:space="preserve"> </w:t>
      </w:r>
      <w:commentRangeEnd w:id="79"/>
      <w:r w:rsidR="00200B81">
        <w:rPr>
          <w:rStyle w:val="CommentReference"/>
        </w:rPr>
        <w:commentReference w:id="79"/>
      </w:r>
      <w:r w:rsidR="00CE4777" w:rsidRPr="004219CA">
        <w:rPr>
          <w:rFonts w:ascii="Times New Roman" w:hAnsi="Times New Roman" w:cs="Times New Roman"/>
        </w:rPr>
        <w:t>(</w:t>
      </w:r>
      <w:r w:rsidR="00AD1328" w:rsidRPr="004219CA">
        <w:rPr>
          <w:rFonts w:ascii="Times New Roman" w:hAnsi="Times New Roman" w:cs="Times New Roman"/>
        </w:rPr>
        <w:t>Fig</w:t>
      </w:r>
      <w:r w:rsidR="00CE4777" w:rsidRPr="004219CA">
        <w:rPr>
          <w:rFonts w:ascii="Times New Roman" w:hAnsi="Times New Roman" w:cs="Times New Roman"/>
        </w:rPr>
        <w:t>.</w:t>
      </w:r>
      <w:r w:rsidR="00AD1328" w:rsidRPr="004219CA">
        <w:rPr>
          <w:rFonts w:ascii="Times New Roman" w:hAnsi="Times New Roman" w:cs="Times New Roman"/>
        </w:rPr>
        <w:t xml:space="preserve"> 3C</w:t>
      </w:r>
      <w:r w:rsidR="00CE4777" w:rsidRPr="004219CA">
        <w:rPr>
          <w:rFonts w:ascii="Times New Roman" w:hAnsi="Times New Roman" w:cs="Times New Roman"/>
        </w:rPr>
        <w:t>,</w:t>
      </w:r>
      <w:r w:rsidR="00AD1328" w:rsidRPr="004219CA">
        <w:rPr>
          <w:rFonts w:ascii="Times New Roman" w:hAnsi="Times New Roman" w:cs="Times New Roman"/>
        </w:rPr>
        <w:t xml:space="preserve"> details in Suppl. Table 2). </w:t>
      </w:r>
      <w:r w:rsidR="00FB5D05" w:rsidRPr="004219CA">
        <w:rPr>
          <w:rFonts w:ascii="Times New Roman" w:hAnsi="Times New Roman" w:cs="Times New Roman"/>
        </w:rPr>
        <w:t xml:space="preserve">For </w:t>
      </w:r>
      <w:r w:rsidR="00FB5D05" w:rsidRPr="004219CA">
        <w:rPr>
          <w:rFonts w:ascii="Times New Roman" w:hAnsi="Times New Roman" w:cs="Times New Roman"/>
          <w:i/>
          <w:iCs/>
        </w:rPr>
        <w:t>Lotus</w:t>
      </w:r>
      <w:r w:rsidR="00FB5D05" w:rsidRPr="004219CA">
        <w:rPr>
          <w:rFonts w:ascii="Times New Roman" w:hAnsi="Times New Roman" w:cs="Times New Roman"/>
        </w:rPr>
        <w:t>, a single</w:t>
      </w:r>
      <w:r w:rsidR="00AD1328" w:rsidRPr="004219CA">
        <w:rPr>
          <w:rFonts w:ascii="Times New Roman" w:hAnsi="Times New Roman" w:cs="Times New Roman"/>
        </w:rPr>
        <w:t xml:space="preserve"> rhizosphere log-ratio consisting of </w:t>
      </w:r>
      <w:r w:rsidR="007D4CE2" w:rsidRPr="004219CA">
        <w:rPr>
          <w:rFonts w:ascii="Times New Roman" w:hAnsi="Times New Roman" w:cs="Times New Roman"/>
        </w:rPr>
        <w:t>two</w:t>
      </w:r>
      <w:r w:rsidR="00AD1328" w:rsidRPr="004219CA">
        <w:rPr>
          <w:rFonts w:ascii="Times New Roman" w:hAnsi="Times New Roman" w:cs="Times New Roman"/>
        </w:rPr>
        <w:t xml:space="preserve"> ASVs </w:t>
      </w:r>
      <w:r w:rsidR="007D4CE2" w:rsidRPr="004219CA">
        <w:rPr>
          <w:rFonts w:ascii="Times New Roman" w:hAnsi="Times New Roman" w:cs="Times New Roman"/>
        </w:rPr>
        <w:t>(</w:t>
      </w:r>
      <w:r w:rsidR="00CE4777" w:rsidRPr="004219CA">
        <w:rPr>
          <w:rFonts w:ascii="Times New Roman" w:hAnsi="Times New Roman" w:cs="Times New Roman"/>
        </w:rPr>
        <w:t xml:space="preserve">both </w:t>
      </w:r>
      <w:r w:rsidR="00FB5D05" w:rsidRPr="004219CA">
        <w:rPr>
          <w:rFonts w:ascii="Times New Roman" w:hAnsi="Times New Roman" w:cs="Times New Roman"/>
        </w:rPr>
        <w:t>unidentified</w:t>
      </w:r>
      <w:r w:rsidR="00CE4777" w:rsidRPr="004219CA">
        <w:rPr>
          <w:rFonts w:ascii="Times New Roman" w:hAnsi="Times New Roman" w:cs="Times New Roman"/>
        </w:rPr>
        <w:t xml:space="preserve"> Burkholderiales</w:t>
      </w:r>
      <w:r w:rsidR="0010703B" w:rsidRPr="004219CA">
        <w:rPr>
          <w:rFonts w:ascii="Times New Roman" w:hAnsi="Times New Roman" w:cs="Times New Roman"/>
        </w:rPr>
        <w:t>,</w:t>
      </w:r>
      <w:r w:rsidR="00CE4777" w:rsidRPr="004219CA">
        <w:rPr>
          <w:rFonts w:ascii="Times New Roman" w:hAnsi="Times New Roman" w:cs="Times New Roman"/>
        </w:rPr>
        <w:t xml:space="preserve"> family Comamonadaceae and Oxalobacteraceae</w:t>
      </w:r>
      <w:r w:rsidR="007D4CE2" w:rsidRPr="004219CA">
        <w:rPr>
          <w:rFonts w:ascii="Times New Roman" w:hAnsi="Times New Roman" w:cs="Times New Roman"/>
        </w:rPr>
        <w:t xml:space="preserve">) </w:t>
      </w:r>
      <w:r w:rsidR="00AD1328" w:rsidRPr="004219CA">
        <w:rPr>
          <w:rFonts w:ascii="Times New Roman" w:hAnsi="Times New Roman" w:cs="Times New Roman"/>
        </w:rPr>
        <w:t xml:space="preserve">was sufficient to predict </w:t>
      </w:r>
      <w:del w:id="80" w:author="Simona Radutoiu" w:date="2025-02-27T11:26:00Z" w16du:dateUtc="2025-02-27T10:26:00Z">
        <w:r w:rsidR="00AD1328" w:rsidRPr="004219CA" w:rsidDel="00B3148B">
          <w:rPr>
            <w:rFonts w:ascii="Times New Roman" w:hAnsi="Times New Roman" w:cs="Times New Roman"/>
          </w:rPr>
          <w:delText>NPK soil</w:delText>
        </w:r>
        <w:r w:rsidR="00FB5D05" w:rsidRPr="004219CA" w:rsidDel="00B3148B">
          <w:rPr>
            <w:rFonts w:ascii="Times New Roman" w:hAnsi="Times New Roman" w:cs="Times New Roman"/>
          </w:rPr>
          <w:delText xml:space="preserve"> cultivation</w:delText>
        </w:r>
      </w:del>
      <w:ins w:id="81" w:author="Simona Radutoiu" w:date="2025-02-27T11:26:00Z" w16du:dateUtc="2025-02-27T10:26:00Z">
        <w:r w:rsidR="00B3148B">
          <w:rPr>
            <w:rFonts w:ascii="Times New Roman" w:hAnsi="Times New Roman" w:cs="Times New Roman"/>
          </w:rPr>
          <w:t>growth in</w:t>
        </w:r>
        <w:r w:rsidR="00B3148B" w:rsidRPr="00B3148B">
          <w:rPr>
            <w:rFonts w:ascii="Times New Roman" w:hAnsi="Times New Roman" w:cs="Times New Roman"/>
          </w:rPr>
          <w:t xml:space="preserve"> </w:t>
        </w:r>
        <w:r w:rsidR="00B3148B">
          <w:rPr>
            <w:rFonts w:ascii="Times New Roman" w:hAnsi="Times New Roman" w:cs="Times New Roman"/>
          </w:rPr>
          <w:t xml:space="preserve">NPK </w:t>
        </w:r>
        <w:r w:rsidR="00B3148B" w:rsidRPr="004219CA">
          <w:rPr>
            <w:rFonts w:ascii="Times New Roman" w:hAnsi="Times New Roman" w:cs="Times New Roman"/>
          </w:rPr>
          <w:t>soil</w:t>
        </w:r>
      </w:ins>
      <w:r w:rsidR="00FB5D05" w:rsidRPr="004219CA">
        <w:rPr>
          <w:rFonts w:ascii="Times New Roman" w:hAnsi="Times New Roman" w:cs="Times New Roman"/>
        </w:rPr>
        <w:t xml:space="preserve">. In contrast, PK soil prediction relied on </w:t>
      </w:r>
      <w:r w:rsidR="00C8001E" w:rsidRPr="004219CA">
        <w:rPr>
          <w:rFonts w:ascii="Times New Roman" w:hAnsi="Times New Roman" w:cs="Times New Roman"/>
        </w:rPr>
        <w:t xml:space="preserve">five </w:t>
      </w:r>
      <w:r w:rsidR="00FB5D05" w:rsidRPr="004219CA">
        <w:rPr>
          <w:rFonts w:ascii="Times New Roman" w:hAnsi="Times New Roman" w:cs="Times New Roman"/>
        </w:rPr>
        <w:t>log-</w:t>
      </w:r>
      <w:r w:rsidR="00C8001E" w:rsidRPr="004219CA">
        <w:rPr>
          <w:rFonts w:ascii="Times New Roman" w:hAnsi="Times New Roman" w:cs="Times New Roman"/>
        </w:rPr>
        <w:t xml:space="preserve">ratios </w:t>
      </w:r>
      <w:r w:rsidR="00FB5D05" w:rsidRPr="004219CA">
        <w:rPr>
          <w:rFonts w:ascii="Times New Roman" w:hAnsi="Times New Roman" w:cs="Times New Roman"/>
        </w:rPr>
        <w:t>involving</w:t>
      </w:r>
      <w:r w:rsidR="00C8001E" w:rsidRPr="004219CA">
        <w:rPr>
          <w:rFonts w:ascii="Times New Roman" w:hAnsi="Times New Roman" w:cs="Times New Roman"/>
        </w:rPr>
        <w:t xml:space="preserve"> </w:t>
      </w:r>
      <w:r w:rsidR="007A7D47" w:rsidRPr="004219CA">
        <w:rPr>
          <w:rFonts w:ascii="Times New Roman" w:hAnsi="Times New Roman" w:cs="Times New Roman"/>
        </w:rPr>
        <w:t>three Burkholderiales</w:t>
      </w:r>
      <w:r w:rsidR="00C8001E" w:rsidRPr="004219CA">
        <w:rPr>
          <w:rFonts w:ascii="Times New Roman" w:hAnsi="Times New Roman" w:cs="Times New Roman"/>
        </w:rPr>
        <w:t xml:space="preserve"> ASVs </w:t>
      </w:r>
      <w:r w:rsidR="007A7D47" w:rsidRPr="004219CA">
        <w:rPr>
          <w:rFonts w:ascii="Times New Roman" w:hAnsi="Times New Roman" w:cs="Times New Roman"/>
        </w:rPr>
        <w:t xml:space="preserve">(Oxalobacteraceae </w:t>
      </w:r>
      <w:r w:rsidR="007A7D47" w:rsidRPr="004219CA">
        <w:rPr>
          <w:rFonts w:ascii="Times New Roman" w:hAnsi="Times New Roman" w:cs="Times New Roman"/>
          <w:i/>
          <w:iCs/>
        </w:rPr>
        <w:t xml:space="preserve">Duganella </w:t>
      </w:r>
      <w:r w:rsidR="007A7D47" w:rsidRPr="004219CA">
        <w:rPr>
          <w:rFonts w:ascii="Times New Roman" w:hAnsi="Times New Roman" w:cs="Times New Roman"/>
        </w:rPr>
        <w:t xml:space="preserve">and </w:t>
      </w:r>
      <w:r w:rsidR="007A7D47" w:rsidRPr="004219CA">
        <w:rPr>
          <w:rFonts w:ascii="Times New Roman" w:hAnsi="Times New Roman" w:cs="Times New Roman"/>
          <w:i/>
          <w:iCs/>
        </w:rPr>
        <w:t>Noviherbaspirillum</w:t>
      </w:r>
      <w:r w:rsidR="007A7D47" w:rsidRPr="004219CA">
        <w:rPr>
          <w:rFonts w:ascii="Times New Roman" w:hAnsi="Times New Roman" w:cs="Times New Roman"/>
        </w:rPr>
        <w:t xml:space="preserve">, one </w:t>
      </w:r>
      <w:r w:rsidR="00FB5D05" w:rsidRPr="004219CA">
        <w:rPr>
          <w:rFonts w:ascii="Times New Roman" w:hAnsi="Times New Roman" w:cs="Times New Roman"/>
        </w:rPr>
        <w:t>unidentified</w:t>
      </w:r>
      <w:r w:rsidR="007A7D47" w:rsidRPr="004219CA">
        <w:rPr>
          <w:rFonts w:ascii="Times New Roman" w:hAnsi="Times New Roman" w:cs="Times New Roman"/>
        </w:rPr>
        <w:t xml:space="preserve"> Comamonadaceae) and one </w:t>
      </w:r>
      <w:r w:rsidR="007A7D47" w:rsidRPr="004219CA">
        <w:rPr>
          <w:rFonts w:ascii="Times New Roman" w:hAnsi="Times New Roman" w:cs="Times New Roman"/>
          <w:i/>
          <w:iCs/>
        </w:rPr>
        <w:t>Pseudomonas</w:t>
      </w:r>
      <w:r w:rsidR="007A7D47" w:rsidRPr="004219CA">
        <w:rPr>
          <w:rFonts w:ascii="Times New Roman" w:hAnsi="Times New Roman" w:cs="Times New Roman"/>
        </w:rPr>
        <w:t xml:space="preserve"> ASV</w:t>
      </w:r>
      <w:r w:rsidR="00FB5D05" w:rsidRPr="004219CA">
        <w:rPr>
          <w:rFonts w:ascii="Times New Roman" w:hAnsi="Times New Roman" w:cs="Times New Roman"/>
        </w:rPr>
        <w:t>. When using</w:t>
      </w:r>
      <w:r w:rsidR="00C8001E" w:rsidRPr="004219CA">
        <w:rPr>
          <w:rFonts w:ascii="Times New Roman" w:hAnsi="Times New Roman" w:cs="Times New Roman"/>
        </w:rPr>
        <w:t xml:space="preserve"> </w:t>
      </w:r>
      <w:r w:rsidR="00C8001E" w:rsidRPr="004219CA">
        <w:rPr>
          <w:rFonts w:ascii="Times New Roman" w:hAnsi="Times New Roman" w:cs="Times New Roman"/>
          <w:i/>
          <w:iCs/>
        </w:rPr>
        <w:t>Lotus</w:t>
      </w:r>
      <w:r w:rsidR="00C8001E" w:rsidRPr="004219CA">
        <w:rPr>
          <w:rFonts w:ascii="Times New Roman" w:hAnsi="Times New Roman" w:cs="Times New Roman"/>
        </w:rPr>
        <w:t xml:space="preserve"> root community data, </w:t>
      </w:r>
      <w:r w:rsidR="00FB5D05" w:rsidRPr="004219CA">
        <w:rPr>
          <w:rFonts w:ascii="Times New Roman" w:hAnsi="Times New Roman" w:cs="Times New Roman"/>
        </w:rPr>
        <w:t xml:space="preserve">predictions were based on a single log-ratio </w:t>
      </w:r>
      <w:r w:rsidR="007A7D47" w:rsidRPr="004219CA">
        <w:rPr>
          <w:rFonts w:ascii="Times New Roman" w:hAnsi="Times New Roman" w:cs="Times New Roman"/>
        </w:rPr>
        <w:t xml:space="preserve">of a Comamonadaceae </w:t>
      </w:r>
      <w:r w:rsidR="007A7D47" w:rsidRPr="004219CA">
        <w:rPr>
          <w:rFonts w:ascii="Times New Roman" w:hAnsi="Times New Roman" w:cs="Times New Roman"/>
          <w:i/>
          <w:iCs/>
        </w:rPr>
        <w:t>Rhizobacter</w:t>
      </w:r>
      <w:r w:rsidR="007A7D47" w:rsidRPr="004219CA">
        <w:rPr>
          <w:rFonts w:ascii="Times New Roman" w:hAnsi="Times New Roman" w:cs="Times New Roman"/>
        </w:rPr>
        <w:t xml:space="preserve"> ASV and </w:t>
      </w:r>
      <w:r w:rsidR="00FB5D05" w:rsidRPr="004219CA">
        <w:rPr>
          <w:rFonts w:ascii="Times New Roman" w:hAnsi="Times New Roman" w:cs="Times New Roman"/>
        </w:rPr>
        <w:t xml:space="preserve">an </w:t>
      </w:r>
      <w:r w:rsidR="007A7D47" w:rsidRPr="004219CA">
        <w:rPr>
          <w:rFonts w:ascii="Times New Roman" w:hAnsi="Times New Roman" w:cs="Times New Roman"/>
        </w:rPr>
        <w:t xml:space="preserve">Oxalobacteracea </w:t>
      </w:r>
      <w:r w:rsidR="007A7D47" w:rsidRPr="004219CA">
        <w:rPr>
          <w:rFonts w:ascii="Times New Roman" w:hAnsi="Times New Roman" w:cs="Times New Roman"/>
          <w:i/>
          <w:iCs/>
        </w:rPr>
        <w:t>Massilia</w:t>
      </w:r>
      <w:r w:rsidR="007A7D47" w:rsidRPr="004219CA">
        <w:rPr>
          <w:rFonts w:ascii="Times New Roman" w:hAnsi="Times New Roman" w:cs="Times New Roman"/>
        </w:rPr>
        <w:t xml:space="preserve"> ASV</w:t>
      </w:r>
      <w:r w:rsidR="00FB5D05" w:rsidRPr="004219CA">
        <w:rPr>
          <w:rFonts w:ascii="Times New Roman" w:hAnsi="Times New Roman" w:cs="Times New Roman"/>
        </w:rPr>
        <w:t xml:space="preserve"> for NPK soil. PK soil classification required two additional log-ratios involving </w:t>
      </w:r>
      <w:r w:rsidR="000C17E3" w:rsidRPr="004219CA">
        <w:rPr>
          <w:rFonts w:ascii="Times New Roman" w:hAnsi="Times New Roman" w:cs="Times New Roman"/>
        </w:rPr>
        <w:t>a</w:t>
      </w:r>
      <w:r w:rsidR="007A7D47" w:rsidRPr="004219CA">
        <w:rPr>
          <w:rFonts w:ascii="Times New Roman" w:hAnsi="Times New Roman" w:cs="Times New Roman"/>
        </w:rPr>
        <w:t xml:space="preserve"> </w:t>
      </w:r>
      <w:r w:rsidR="007A7D47" w:rsidRPr="004219CA">
        <w:rPr>
          <w:rFonts w:ascii="Times New Roman" w:hAnsi="Times New Roman" w:cs="Times New Roman"/>
          <w:i/>
          <w:iCs/>
        </w:rPr>
        <w:t>Duganella</w:t>
      </w:r>
      <w:r w:rsidR="007A7D47" w:rsidRPr="004219CA">
        <w:rPr>
          <w:rFonts w:ascii="Times New Roman" w:hAnsi="Times New Roman" w:cs="Times New Roman"/>
        </w:rPr>
        <w:t xml:space="preserve"> ASV, another Oxalobacteraceae </w:t>
      </w:r>
      <w:r w:rsidR="007A7D47" w:rsidRPr="004219CA">
        <w:rPr>
          <w:rFonts w:ascii="Times New Roman" w:hAnsi="Times New Roman" w:cs="Times New Roman"/>
          <w:i/>
          <w:iCs/>
        </w:rPr>
        <w:t>Massilia</w:t>
      </w:r>
      <w:r w:rsidR="007A7D47" w:rsidRPr="004219CA">
        <w:rPr>
          <w:rFonts w:ascii="Times New Roman" w:hAnsi="Times New Roman" w:cs="Times New Roman"/>
        </w:rPr>
        <w:t xml:space="preserve">, </w:t>
      </w:r>
      <w:r w:rsidR="000C17E3" w:rsidRPr="004219CA">
        <w:rPr>
          <w:rFonts w:ascii="Times New Roman" w:hAnsi="Times New Roman" w:cs="Times New Roman"/>
        </w:rPr>
        <w:t>an</w:t>
      </w:r>
      <w:r w:rsidR="007A7D47" w:rsidRPr="004219CA">
        <w:rPr>
          <w:rFonts w:ascii="Times New Roman" w:hAnsi="Times New Roman" w:cs="Times New Roman"/>
        </w:rPr>
        <w:t xml:space="preserve"> </w:t>
      </w:r>
      <w:r w:rsidR="00FB5D05" w:rsidRPr="004219CA">
        <w:rPr>
          <w:rFonts w:ascii="Times New Roman" w:hAnsi="Times New Roman" w:cs="Times New Roman"/>
        </w:rPr>
        <w:t>unidentified</w:t>
      </w:r>
      <w:r w:rsidR="007A7D47" w:rsidRPr="004219CA">
        <w:rPr>
          <w:rFonts w:ascii="Times New Roman" w:hAnsi="Times New Roman" w:cs="Times New Roman"/>
        </w:rPr>
        <w:t xml:space="preserve"> Oxalobacteraceae</w:t>
      </w:r>
      <w:r w:rsidR="0010703B" w:rsidRPr="004219CA">
        <w:rPr>
          <w:rFonts w:ascii="Times New Roman" w:hAnsi="Times New Roman" w:cs="Times New Roman"/>
        </w:rPr>
        <w:t xml:space="preserve"> ASV</w:t>
      </w:r>
      <w:r w:rsidR="007A7D47" w:rsidRPr="004219CA">
        <w:rPr>
          <w:rFonts w:ascii="Times New Roman" w:hAnsi="Times New Roman" w:cs="Times New Roman"/>
        </w:rPr>
        <w:t xml:space="preserve">, and a Sphingomonadaceae </w:t>
      </w:r>
      <w:r w:rsidR="007A7D47" w:rsidRPr="004219CA">
        <w:rPr>
          <w:rFonts w:ascii="Times New Roman" w:hAnsi="Times New Roman" w:cs="Times New Roman"/>
          <w:i/>
          <w:iCs/>
        </w:rPr>
        <w:t>Novosphingobium</w:t>
      </w:r>
      <w:r w:rsidR="007A7D47" w:rsidRPr="004219CA">
        <w:rPr>
          <w:rFonts w:ascii="Times New Roman" w:hAnsi="Times New Roman" w:cs="Times New Roman"/>
        </w:rPr>
        <w:t xml:space="preserve"> </w:t>
      </w:r>
      <w:r w:rsidR="0010703B" w:rsidRPr="004219CA">
        <w:rPr>
          <w:rFonts w:ascii="Times New Roman" w:hAnsi="Times New Roman" w:cs="Times New Roman"/>
        </w:rPr>
        <w:t>ASV</w:t>
      </w:r>
      <w:r w:rsidR="00FB5D05" w:rsidRPr="004219CA">
        <w:rPr>
          <w:rFonts w:ascii="Times New Roman" w:hAnsi="Times New Roman" w:cs="Times New Roman"/>
        </w:rPr>
        <w:t>. For</w:t>
      </w:r>
      <w:r w:rsidR="00C8001E" w:rsidRPr="004219CA">
        <w:rPr>
          <w:rFonts w:ascii="Times New Roman" w:hAnsi="Times New Roman" w:cs="Times New Roman"/>
        </w:rPr>
        <w:t xml:space="preserve"> </w:t>
      </w:r>
      <w:r w:rsidR="00C8001E" w:rsidRPr="004219CA">
        <w:rPr>
          <w:rFonts w:ascii="Times New Roman" w:hAnsi="Times New Roman" w:cs="Times New Roman"/>
          <w:i/>
          <w:iCs/>
        </w:rPr>
        <w:t>Hordeum</w:t>
      </w:r>
      <w:r w:rsidR="00C8001E" w:rsidRPr="004219CA">
        <w:rPr>
          <w:rFonts w:ascii="Times New Roman" w:hAnsi="Times New Roman" w:cs="Times New Roman"/>
        </w:rPr>
        <w:t xml:space="preserve">, </w:t>
      </w:r>
      <w:r w:rsidR="00FB5D05" w:rsidRPr="004219CA">
        <w:rPr>
          <w:rFonts w:ascii="Times New Roman" w:hAnsi="Times New Roman" w:cs="Times New Roman"/>
        </w:rPr>
        <w:t>predictions based on rhizosphere data identified NPK soil cultivation using a single log-</w:t>
      </w:r>
      <w:r w:rsidR="00C8001E" w:rsidRPr="004219CA">
        <w:rPr>
          <w:rFonts w:ascii="Times New Roman" w:hAnsi="Times New Roman" w:cs="Times New Roman"/>
        </w:rPr>
        <w:t xml:space="preserve">ratio </w:t>
      </w:r>
      <w:r w:rsidR="0010703B" w:rsidRPr="004219CA">
        <w:rPr>
          <w:rFonts w:ascii="Times New Roman" w:hAnsi="Times New Roman" w:cs="Times New Roman"/>
        </w:rPr>
        <w:t xml:space="preserve">of </w:t>
      </w:r>
      <w:r w:rsidR="00C8001E" w:rsidRPr="004219CA">
        <w:rPr>
          <w:rFonts w:ascii="Times New Roman" w:hAnsi="Times New Roman" w:cs="Times New Roman"/>
        </w:rPr>
        <w:t>14 ASVs</w:t>
      </w:r>
      <w:r w:rsidR="00FB5D05" w:rsidRPr="004219CA">
        <w:rPr>
          <w:rFonts w:ascii="Times New Roman" w:hAnsi="Times New Roman" w:cs="Times New Roman"/>
        </w:rPr>
        <w:t xml:space="preserve">, including </w:t>
      </w:r>
      <w:r w:rsidR="0010703B" w:rsidRPr="004219CA">
        <w:rPr>
          <w:rFonts w:ascii="Times New Roman" w:hAnsi="Times New Roman" w:cs="Times New Roman"/>
        </w:rPr>
        <w:t xml:space="preserve">two </w:t>
      </w:r>
      <w:r w:rsidR="0010703B" w:rsidRPr="004219CA">
        <w:rPr>
          <w:rFonts w:ascii="Times New Roman" w:hAnsi="Times New Roman" w:cs="Times New Roman"/>
          <w:i/>
          <w:iCs/>
        </w:rPr>
        <w:t>Pseudomonas</w:t>
      </w:r>
      <w:r w:rsidR="0010703B" w:rsidRPr="004219CA">
        <w:rPr>
          <w:rFonts w:ascii="Times New Roman" w:hAnsi="Times New Roman" w:cs="Times New Roman"/>
        </w:rPr>
        <w:t xml:space="preserve">, two </w:t>
      </w:r>
      <w:r w:rsidR="0010703B" w:rsidRPr="004219CA">
        <w:rPr>
          <w:rFonts w:ascii="Times New Roman" w:hAnsi="Times New Roman" w:cs="Times New Roman"/>
          <w:i/>
          <w:iCs/>
        </w:rPr>
        <w:t>Bacillus</w:t>
      </w:r>
      <w:r w:rsidR="0010703B" w:rsidRPr="004219CA">
        <w:rPr>
          <w:rFonts w:ascii="Times New Roman" w:hAnsi="Times New Roman" w:cs="Times New Roman"/>
        </w:rPr>
        <w:t xml:space="preserve">, two </w:t>
      </w:r>
      <w:r w:rsidR="0010703B" w:rsidRPr="004219CA">
        <w:rPr>
          <w:rFonts w:ascii="Times New Roman" w:hAnsi="Times New Roman" w:cs="Times New Roman"/>
          <w:i/>
          <w:iCs/>
        </w:rPr>
        <w:t>Flavobacterium</w:t>
      </w:r>
      <w:r w:rsidR="0010703B" w:rsidRPr="004219CA">
        <w:rPr>
          <w:rFonts w:ascii="Times New Roman" w:hAnsi="Times New Roman" w:cs="Times New Roman"/>
        </w:rPr>
        <w:t xml:space="preserve">, two </w:t>
      </w:r>
      <w:r w:rsidR="0010703B" w:rsidRPr="004219CA">
        <w:rPr>
          <w:rFonts w:ascii="Times New Roman" w:hAnsi="Times New Roman" w:cs="Times New Roman"/>
          <w:i/>
          <w:iCs/>
        </w:rPr>
        <w:t>Asticcacaulis</w:t>
      </w:r>
      <w:r w:rsidR="0010703B" w:rsidRPr="004219CA">
        <w:rPr>
          <w:rFonts w:ascii="Times New Roman" w:hAnsi="Times New Roman" w:cs="Times New Roman"/>
        </w:rPr>
        <w:t xml:space="preserve"> (Caulobacteraceae), one </w:t>
      </w:r>
      <w:r w:rsidR="0010703B" w:rsidRPr="004219CA">
        <w:rPr>
          <w:rFonts w:ascii="Times New Roman" w:hAnsi="Times New Roman" w:cs="Times New Roman"/>
          <w:i/>
          <w:iCs/>
        </w:rPr>
        <w:t>Streptomyces</w:t>
      </w:r>
      <w:r w:rsidR="0010703B" w:rsidRPr="004219CA">
        <w:rPr>
          <w:rFonts w:ascii="Times New Roman" w:hAnsi="Times New Roman" w:cs="Times New Roman"/>
        </w:rPr>
        <w:t xml:space="preserve">, one </w:t>
      </w:r>
      <w:r w:rsidR="0010703B" w:rsidRPr="004219CA">
        <w:rPr>
          <w:rFonts w:ascii="Times New Roman" w:hAnsi="Times New Roman" w:cs="Times New Roman"/>
          <w:i/>
          <w:iCs/>
        </w:rPr>
        <w:t>Ideonella</w:t>
      </w:r>
      <w:r w:rsidR="0010703B" w:rsidRPr="004219CA">
        <w:rPr>
          <w:rFonts w:ascii="Times New Roman" w:hAnsi="Times New Roman" w:cs="Times New Roman"/>
        </w:rPr>
        <w:t xml:space="preserve"> (Oxalobacteraceae), and four </w:t>
      </w:r>
      <w:r w:rsidR="00FB5D05" w:rsidRPr="004219CA">
        <w:rPr>
          <w:rFonts w:ascii="Times New Roman" w:hAnsi="Times New Roman" w:cs="Times New Roman"/>
        </w:rPr>
        <w:t>unidentified</w:t>
      </w:r>
      <w:r w:rsidR="0010703B" w:rsidRPr="004219CA">
        <w:rPr>
          <w:rFonts w:ascii="Times New Roman" w:hAnsi="Times New Roman" w:cs="Times New Roman"/>
        </w:rPr>
        <w:t xml:space="preserve"> Oxalobacteracea</w:t>
      </w:r>
      <w:r w:rsidR="00FB5D05" w:rsidRPr="004219CA">
        <w:rPr>
          <w:rFonts w:ascii="Times New Roman" w:hAnsi="Times New Roman" w:cs="Times New Roman"/>
        </w:rPr>
        <w:t>. PK soil classification relied on a single log-ratio of</w:t>
      </w:r>
      <w:r w:rsidR="0010703B" w:rsidRPr="004219CA">
        <w:rPr>
          <w:rFonts w:ascii="Times New Roman" w:hAnsi="Times New Roman" w:cs="Times New Roman"/>
        </w:rPr>
        <w:t xml:space="preserve"> two </w:t>
      </w:r>
      <w:r w:rsidR="0010703B" w:rsidRPr="004219CA">
        <w:rPr>
          <w:rFonts w:ascii="Times New Roman" w:hAnsi="Times New Roman" w:cs="Times New Roman"/>
          <w:i/>
          <w:iCs/>
        </w:rPr>
        <w:lastRenderedPageBreak/>
        <w:t>Flavobacterium</w:t>
      </w:r>
      <w:r w:rsidR="0010703B" w:rsidRPr="004219CA">
        <w:rPr>
          <w:rFonts w:ascii="Times New Roman" w:hAnsi="Times New Roman" w:cs="Times New Roman"/>
        </w:rPr>
        <w:t xml:space="preserve"> ASVs</w:t>
      </w:r>
      <w:r w:rsidR="00FB5D05" w:rsidRPr="004219CA">
        <w:rPr>
          <w:rFonts w:ascii="Times New Roman" w:hAnsi="Times New Roman" w:cs="Times New Roman"/>
        </w:rPr>
        <w:t>. Predictions from</w:t>
      </w:r>
      <w:r w:rsidR="0010703B" w:rsidRPr="004219CA">
        <w:rPr>
          <w:rFonts w:ascii="Times New Roman" w:hAnsi="Times New Roman" w:cs="Times New Roman"/>
        </w:rPr>
        <w:t xml:space="preserve"> </w:t>
      </w:r>
      <w:r w:rsidR="000C17E3" w:rsidRPr="004219CA">
        <w:rPr>
          <w:rFonts w:ascii="Times New Roman" w:hAnsi="Times New Roman" w:cs="Times New Roman"/>
          <w:i/>
          <w:iCs/>
        </w:rPr>
        <w:t>Hordeum</w:t>
      </w:r>
      <w:r w:rsidR="000C17E3" w:rsidRPr="004219CA">
        <w:rPr>
          <w:rFonts w:ascii="Times New Roman" w:hAnsi="Times New Roman" w:cs="Times New Roman"/>
        </w:rPr>
        <w:t xml:space="preserve"> r</w:t>
      </w:r>
      <w:r w:rsidR="0010703B" w:rsidRPr="004219CA">
        <w:rPr>
          <w:rFonts w:ascii="Times New Roman" w:hAnsi="Times New Roman" w:cs="Times New Roman"/>
        </w:rPr>
        <w:t>oot data</w:t>
      </w:r>
      <w:r w:rsidR="00FB5D05" w:rsidRPr="004219CA">
        <w:rPr>
          <w:rFonts w:ascii="Times New Roman" w:hAnsi="Times New Roman" w:cs="Times New Roman"/>
        </w:rPr>
        <w:t xml:space="preserve"> were based on a log-ratio </w:t>
      </w:r>
      <w:r w:rsidR="00424AA5" w:rsidRPr="004219CA">
        <w:rPr>
          <w:rFonts w:ascii="Times New Roman" w:hAnsi="Times New Roman" w:cs="Times New Roman"/>
        </w:rPr>
        <w:t xml:space="preserve">of seven ASVs (three </w:t>
      </w:r>
      <w:r w:rsidR="00424AA5" w:rsidRPr="004219CA">
        <w:rPr>
          <w:rFonts w:ascii="Times New Roman" w:hAnsi="Times New Roman" w:cs="Times New Roman"/>
          <w:i/>
          <w:iCs/>
        </w:rPr>
        <w:t>Flavobacterium</w:t>
      </w:r>
      <w:r w:rsidR="00424AA5" w:rsidRPr="004219CA">
        <w:rPr>
          <w:rFonts w:ascii="Times New Roman" w:hAnsi="Times New Roman" w:cs="Times New Roman"/>
        </w:rPr>
        <w:t xml:space="preserve">, one </w:t>
      </w:r>
      <w:r w:rsidR="00424AA5" w:rsidRPr="004219CA">
        <w:rPr>
          <w:rFonts w:ascii="Times New Roman" w:hAnsi="Times New Roman" w:cs="Times New Roman"/>
          <w:i/>
          <w:iCs/>
        </w:rPr>
        <w:t>Ideonella</w:t>
      </w:r>
      <w:r w:rsidR="00424AA5" w:rsidRPr="004219CA">
        <w:rPr>
          <w:rFonts w:ascii="Times New Roman" w:hAnsi="Times New Roman" w:cs="Times New Roman"/>
        </w:rPr>
        <w:t xml:space="preserve">, two </w:t>
      </w:r>
      <w:r w:rsidR="00424AA5" w:rsidRPr="004219CA">
        <w:rPr>
          <w:rFonts w:ascii="Times New Roman" w:hAnsi="Times New Roman" w:cs="Times New Roman"/>
          <w:i/>
          <w:iCs/>
        </w:rPr>
        <w:t>Asticcacaulis</w:t>
      </w:r>
      <w:r w:rsidR="00424AA5" w:rsidRPr="004219CA">
        <w:rPr>
          <w:rFonts w:ascii="Times New Roman" w:hAnsi="Times New Roman" w:cs="Times New Roman"/>
        </w:rPr>
        <w:t xml:space="preserve">, and one </w:t>
      </w:r>
      <w:r w:rsidR="00424AA5" w:rsidRPr="004219CA">
        <w:rPr>
          <w:rFonts w:ascii="Times New Roman" w:hAnsi="Times New Roman" w:cs="Times New Roman"/>
          <w:i/>
          <w:iCs/>
        </w:rPr>
        <w:t>Streptomyces</w:t>
      </w:r>
      <w:r w:rsidR="000C17E3" w:rsidRPr="004219CA">
        <w:rPr>
          <w:rFonts w:ascii="Times New Roman" w:hAnsi="Times New Roman" w:cs="Times New Roman"/>
        </w:rPr>
        <w:t xml:space="preserve">) </w:t>
      </w:r>
      <w:r w:rsidR="00C8001E" w:rsidRPr="004219CA">
        <w:rPr>
          <w:rFonts w:ascii="Times New Roman" w:hAnsi="Times New Roman" w:cs="Times New Roman"/>
        </w:rPr>
        <w:t>for NPK</w:t>
      </w:r>
      <w:r w:rsidR="00424AA5" w:rsidRPr="004219CA">
        <w:rPr>
          <w:rFonts w:ascii="Times New Roman" w:hAnsi="Times New Roman" w:cs="Times New Roman"/>
        </w:rPr>
        <w:t xml:space="preserve"> soil.</w:t>
      </w:r>
      <w:r w:rsidR="00C8001E" w:rsidRPr="004219CA">
        <w:rPr>
          <w:rFonts w:ascii="Times New Roman" w:hAnsi="Times New Roman" w:cs="Times New Roman"/>
        </w:rPr>
        <w:t xml:space="preserve"> </w:t>
      </w:r>
      <w:r w:rsidR="00424AA5" w:rsidRPr="004219CA">
        <w:rPr>
          <w:rFonts w:ascii="Times New Roman" w:hAnsi="Times New Roman" w:cs="Times New Roman"/>
        </w:rPr>
        <w:t xml:space="preserve">For PK soil, </w:t>
      </w:r>
      <w:r w:rsidR="007D4CE2" w:rsidRPr="004219CA">
        <w:rPr>
          <w:rFonts w:ascii="Times New Roman" w:hAnsi="Times New Roman" w:cs="Times New Roman"/>
        </w:rPr>
        <w:t>three</w:t>
      </w:r>
      <w:r w:rsidR="00C8001E" w:rsidRPr="004219CA">
        <w:rPr>
          <w:rFonts w:ascii="Times New Roman" w:hAnsi="Times New Roman" w:cs="Times New Roman"/>
        </w:rPr>
        <w:t xml:space="preserve"> </w:t>
      </w:r>
      <w:r w:rsidR="00FB5D05" w:rsidRPr="004219CA">
        <w:rPr>
          <w:rFonts w:ascii="Times New Roman" w:hAnsi="Times New Roman" w:cs="Times New Roman"/>
        </w:rPr>
        <w:t>log-</w:t>
      </w:r>
      <w:r w:rsidR="00C8001E" w:rsidRPr="004219CA">
        <w:rPr>
          <w:rFonts w:ascii="Times New Roman" w:hAnsi="Times New Roman" w:cs="Times New Roman"/>
        </w:rPr>
        <w:t>ratios</w:t>
      </w:r>
      <w:r w:rsidR="00424AA5" w:rsidRPr="004219CA">
        <w:rPr>
          <w:rFonts w:ascii="Times New Roman" w:hAnsi="Times New Roman" w:cs="Times New Roman"/>
        </w:rPr>
        <w:t xml:space="preserve"> </w:t>
      </w:r>
      <w:r w:rsidR="00FB5D05" w:rsidRPr="004219CA">
        <w:rPr>
          <w:rFonts w:ascii="Times New Roman" w:hAnsi="Times New Roman" w:cs="Times New Roman"/>
        </w:rPr>
        <w:t>involving</w:t>
      </w:r>
      <w:r w:rsidR="000C17E3" w:rsidRPr="004219CA">
        <w:rPr>
          <w:rFonts w:ascii="Times New Roman" w:hAnsi="Times New Roman" w:cs="Times New Roman"/>
        </w:rPr>
        <w:t xml:space="preserve"> six </w:t>
      </w:r>
      <w:r w:rsidR="000C17E3" w:rsidRPr="004219CA">
        <w:rPr>
          <w:rFonts w:ascii="Times New Roman" w:hAnsi="Times New Roman" w:cs="Times New Roman"/>
          <w:i/>
          <w:iCs/>
        </w:rPr>
        <w:t>Flavobacterium</w:t>
      </w:r>
      <w:r w:rsidR="000C17E3" w:rsidRPr="004219CA">
        <w:rPr>
          <w:rFonts w:ascii="Times New Roman" w:hAnsi="Times New Roman" w:cs="Times New Roman"/>
        </w:rPr>
        <w:t xml:space="preserve">, five </w:t>
      </w:r>
      <w:r w:rsidR="000C17E3" w:rsidRPr="004219CA">
        <w:rPr>
          <w:rFonts w:ascii="Times New Roman" w:hAnsi="Times New Roman" w:cs="Times New Roman"/>
          <w:i/>
          <w:iCs/>
        </w:rPr>
        <w:t>Streptomyces</w:t>
      </w:r>
      <w:r w:rsidR="000C17E3" w:rsidRPr="004219CA">
        <w:rPr>
          <w:rFonts w:ascii="Times New Roman" w:hAnsi="Times New Roman" w:cs="Times New Roman"/>
        </w:rPr>
        <w:t xml:space="preserve">, one </w:t>
      </w:r>
      <w:r w:rsidR="000C17E3" w:rsidRPr="004219CA">
        <w:rPr>
          <w:rFonts w:ascii="Times New Roman" w:hAnsi="Times New Roman" w:cs="Times New Roman"/>
          <w:i/>
          <w:iCs/>
        </w:rPr>
        <w:t>Pseudomonas</w:t>
      </w:r>
      <w:r w:rsidR="000C17E3" w:rsidRPr="004219CA">
        <w:rPr>
          <w:rFonts w:ascii="Times New Roman" w:hAnsi="Times New Roman" w:cs="Times New Roman"/>
        </w:rPr>
        <w:t xml:space="preserve">, one </w:t>
      </w:r>
      <w:r w:rsidR="000C17E3" w:rsidRPr="004219CA">
        <w:rPr>
          <w:rFonts w:ascii="Times New Roman" w:hAnsi="Times New Roman" w:cs="Times New Roman"/>
          <w:i/>
          <w:iCs/>
        </w:rPr>
        <w:t>Asticcacaulis</w:t>
      </w:r>
      <w:r w:rsidR="000C17E3" w:rsidRPr="004219CA">
        <w:rPr>
          <w:rFonts w:ascii="Times New Roman" w:hAnsi="Times New Roman" w:cs="Times New Roman"/>
        </w:rPr>
        <w:t xml:space="preserve">, two </w:t>
      </w:r>
      <w:r w:rsidR="000C17E3" w:rsidRPr="004219CA">
        <w:rPr>
          <w:rFonts w:ascii="Times New Roman" w:hAnsi="Times New Roman" w:cs="Times New Roman"/>
          <w:i/>
          <w:iCs/>
        </w:rPr>
        <w:t>Lechevalieria</w:t>
      </w:r>
      <w:r w:rsidR="000C17E3" w:rsidRPr="004219CA">
        <w:rPr>
          <w:rFonts w:ascii="Times New Roman" w:hAnsi="Times New Roman" w:cs="Times New Roman"/>
        </w:rPr>
        <w:t xml:space="preserve"> (Pseudonocardiaceae), and two </w:t>
      </w:r>
      <w:r w:rsidR="00FB5D05" w:rsidRPr="004219CA">
        <w:rPr>
          <w:rFonts w:ascii="Times New Roman" w:hAnsi="Times New Roman" w:cs="Times New Roman"/>
        </w:rPr>
        <w:t>unidentified</w:t>
      </w:r>
      <w:r w:rsidR="000C17E3" w:rsidRPr="004219CA">
        <w:rPr>
          <w:rFonts w:ascii="Times New Roman" w:hAnsi="Times New Roman" w:cs="Times New Roman"/>
        </w:rPr>
        <w:t xml:space="preserve"> Oxalobacteraceae </w:t>
      </w:r>
      <w:r w:rsidR="00FB5D05" w:rsidRPr="004219CA">
        <w:rPr>
          <w:rFonts w:ascii="Times New Roman" w:hAnsi="Times New Roman" w:cs="Times New Roman"/>
        </w:rPr>
        <w:t xml:space="preserve">ASVs </w:t>
      </w:r>
      <w:r w:rsidR="000C17E3" w:rsidRPr="004219CA">
        <w:rPr>
          <w:rFonts w:ascii="Times New Roman" w:hAnsi="Times New Roman" w:cs="Times New Roman"/>
        </w:rPr>
        <w:t>w</w:t>
      </w:r>
      <w:r w:rsidR="00FB5D05" w:rsidRPr="004219CA">
        <w:rPr>
          <w:rFonts w:ascii="Times New Roman" w:hAnsi="Times New Roman" w:cs="Times New Roman"/>
        </w:rPr>
        <w:t>ere used</w:t>
      </w:r>
      <w:r w:rsidR="00C8001E" w:rsidRPr="004219CA">
        <w:rPr>
          <w:rFonts w:ascii="Times New Roman" w:hAnsi="Times New Roman" w:cs="Times New Roman"/>
        </w:rPr>
        <w:t>.</w:t>
      </w:r>
      <w:r w:rsidR="001333A5" w:rsidRPr="004219CA">
        <w:rPr>
          <w:rFonts w:ascii="Times New Roman" w:hAnsi="Times New Roman" w:cs="Times New Roman"/>
        </w:rPr>
        <w:t xml:space="preserve"> The ASVs used for prediction accounted for up to 10% relative abundance in </w:t>
      </w:r>
      <w:r w:rsidR="001333A5" w:rsidRPr="004219CA">
        <w:rPr>
          <w:rFonts w:ascii="Times New Roman" w:hAnsi="Times New Roman" w:cs="Times New Roman"/>
          <w:i/>
          <w:iCs/>
        </w:rPr>
        <w:t>Lotus</w:t>
      </w:r>
      <w:r w:rsidR="001333A5" w:rsidRPr="004219CA">
        <w:rPr>
          <w:rFonts w:ascii="Times New Roman" w:hAnsi="Times New Roman" w:cs="Times New Roman"/>
        </w:rPr>
        <w:t xml:space="preserve"> root and rhizosphere for NPK soil and between 15</w:t>
      </w:r>
      <w:r w:rsidR="00FB5D05" w:rsidRPr="004219CA">
        <w:rPr>
          <w:rFonts w:ascii="Times New Roman" w:hAnsi="Times New Roman" w:cs="Times New Roman"/>
        </w:rPr>
        <w:t>%</w:t>
      </w:r>
      <w:r w:rsidR="001333A5" w:rsidRPr="004219CA">
        <w:rPr>
          <w:rFonts w:ascii="Times New Roman" w:hAnsi="Times New Roman" w:cs="Times New Roman"/>
        </w:rPr>
        <w:t xml:space="preserve"> and </w:t>
      </w:r>
      <w:r w:rsidR="00FB5D05" w:rsidRPr="004219CA">
        <w:rPr>
          <w:rFonts w:ascii="Times New Roman" w:hAnsi="Times New Roman" w:cs="Times New Roman"/>
        </w:rPr>
        <w:t>~</w:t>
      </w:r>
      <w:r w:rsidR="001333A5" w:rsidRPr="004219CA">
        <w:rPr>
          <w:rFonts w:ascii="Times New Roman" w:hAnsi="Times New Roman" w:cs="Times New Roman"/>
        </w:rPr>
        <w:t>30% for PK and UF soils</w:t>
      </w:r>
      <w:r w:rsidR="00FB5D05" w:rsidRPr="004219CA">
        <w:rPr>
          <w:rFonts w:ascii="Times New Roman" w:hAnsi="Times New Roman" w:cs="Times New Roman"/>
        </w:rPr>
        <w:t>. In</w:t>
      </w:r>
      <w:r w:rsidR="001333A5" w:rsidRPr="004219CA">
        <w:rPr>
          <w:rFonts w:ascii="Times New Roman" w:hAnsi="Times New Roman" w:cs="Times New Roman"/>
        </w:rPr>
        <w:t xml:space="preserve"> </w:t>
      </w:r>
      <w:r w:rsidR="001333A5" w:rsidRPr="004219CA">
        <w:rPr>
          <w:rFonts w:ascii="Times New Roman" w:hAnsi="Times New Roman" w:cs="Times New Roman"/>
          <w:i/>
          <w:iCs/>
        </w:rPr>
        <w:t>Hordeum</w:t>
      </w:r>
      <w:r w:rsidR="00FB5D05" w:rsidRPr="004219CA">
        <w:rPr>
          <w:rFonts w:ascii="Times New Roman" w:hAnsi="Times New Roman" w:cs="Times New Roman"/>
        </w:rPr>
        <w:t>,</w:t>
      </w:r>
      <w:r w:rsidR="001333A5" w:rsidRPr="004219CA">
        <w:rPr>
          <w:rFonts w:ascii="Times New Roman" w:hAnsi="Times New Roman" w:cs="Times New Roman"/>
        </w:rPr>
        <w:t xml:space="preserve"> they represented up to 15% </w:t>
      </w:r>
      <w:r w:rsidR="00FB5D05" w:rsidRPr="004219CA">
        <w:rPr>
          <w:rFonts w:ascii="Times New Roman" w:hAnsi="Times New Roman" w:cs="Times New Roman"/>
        </w:rPr>
        <w:t xml:space="preserve">relative </w:t>
      </w:r>
      <w:r w:rsidR="001333A5" w:rsidRPr="004219CA">
        <w:rPr>
          <w:rFonts w:ascii="Times New Roman" w:hAnsi="Times New Roman" w:cs="Times New Roman"/>
        </w:rPr>
        <w:t xml:space="preserve">abundance in the rhizosphere and between 30-45% in root fractions </w:t>
      </w:r>
      <w:r w:rsidR="007777A7" w:rsidRPr="004219CA">
        <w:rPr>
          <w:rFonts w:ascii="Times New Roman" w:hAnsi="Times New Roman" w:cs="Times New Roman"/>
        </w:rPr>
        <w:t>across</w:t>
      </w:r>
      <w:r w:rsidR="001333A5" w:rsidRPr="004219CA">
        <w:rPr>
          <w:rFonts w:ascii="Times New Roman" w:hAnsi="Times New Roman" w:cs="Times New Roman"/>
        </w:rPr>
        <w:t xml:space="preserve"> all soil</w:t>
      </w:r>
      <w:r w:rsidR="007777A7" w:rsidRPr="004219CA">
        <w:rPr>
          <w:rFonts w:ascii="Times New Roman" w:hAnsi="Times New Roman" w:cs="Times New Roman"/>
        </w:rPr>
        <w:t xml:space="preserve"> types</w:t>
      </w:r>
      <w:r w:rsidR="004204D1" w:rsidRPr="004219CA">
        <w:rPr>
          <w:rFonts w:ascii="Times New Roman" w:hAnsi="Times New Roman" w:cs="Times New Roman"/>
        </w:rPr>
        <w:t xml:space="preserve"> (Fig. 3D)</w:t>
      </w:r>
      <w:r w:rsidR="001333A5" w:rsidRPr="004219CA">
        <w:rPr>
          <w:rFonts w:ascii="Times New Roman" w:hAnsi="Times New Roman" w:cs="Times New Roman"/>
        </w:rPr>
        <w:t>.</w:t>
      </w:r>
      <w:r w:rsidR="007777A7" w:rsidRPr="004219CA">
        <w:rPr>
          <w:rFonts w:ascii="Times New Roman" w:hAnsi="Times New Roman" w:cs="Times New Roman"/>
        </w:rPr>
        <w:t xml:space="preserve"> </w:t>
      </w:r>
      <w:r w:rsidR="007D4CE2" w:rsidRPr="004219CA">
        <w:rPr>
          <w:rFonts w:ascii="Times New Roman" w:hAnsi="Times New Roman" w:cs="Times New Roman"/>
        </w:rPr>
        <w:t xml:space="preserve">Overall, </w:t>
      </w:r>
      <w:r w:rsidR="007777A7" w:rsidRPr="004219CA">
        <w:rPr>
          <w:rFonts w:ascii="Times New Roman" w:hAnsi="Times New Roman" w:cs="Times New Roman"/>
        </w:rPr>
        <w:t>our model achieved a predition</w:t>
      </w:r>
      <w:r w:rsidR="007D4CE2" w:rsidRPr="004219CA">
        <w:rPr>
          <w:rFonts w:ascii="Times New Roman" w:hAnsi="Times New Roman" w:cs="Times New Roman"/>
        </w:rPr>
        <w:t xml:space="preserve"> accuracy of 90% based on </w:t>
      </w:r>
      <w:r w:rsidR="007D4CE2" w:rsidRPr="004219CA">
        <w:rPr>
          <w:rFonts w:ascii="Times New Roman" w:hAnsi="Times New Roman" w:cs="Times New Roman"/>
          <w:i/>
          <w:iCs/>
        </w:rPr>
        <w:t>Lotus</w:t>
      </w:r>
      <w:r w:rsidR="007D4CE2" w:rsidRPr="004219CA">
        <w:rPr>
          <w:rFonts w:ascii="Times New Roman" w:hAnsi="Times New Roman" w:cs="Times New Roman"/>
        </w:rPr>
        <w:t xml:space="preserve"> and </w:t>
      </w:r>
      <w:r w:rsidR="007D4CE2" w:rsidRPr="004219CA">
        <w:rPr>
          <w:rFonts w:ascii="Times New Roman" w:hAnsi="Times New Roman" w:cs="Times New Roman"/>
          <w:i/>
          <w:iCs/>
        </w:rPr>
        <w:t>Hordeum</w:t>
      </w:r>
      <w:r w:rsidR="007D4CE2" w:rsidRPr="004219CA">
        <w:rPr>
          <w:rFonts w:ascii="Times New Roman" w:hAnsi="Times New Roman" w:cs="Times New Roman"/>
        </w:rPr>
        <w:t xml:space="preserve"> rhizosphere data and 96.7% </w:t>
      </w:r>
      <w:r w:rsidR="007777A7" w:rsidRPr="004219CA">
        <w:rPr>
          <w:rFonts w:ascii="Times New Roman" w:hAnsi="Times New Roman" w:cs="Times New Roman"/>
        </w:rPr>
        <w:t>using</w:t>
      </w:r>
      <w:r w:rsidR="007D4CE2" w:rsidRPr="004219CA">
        <w:rPr>
          <w:rFonts w:ascii="Times New Roman" w:hAnsi="Times New Roman" w:cs="Times New Roman"/>
        </w:rPr>
        <w:t xml:space="preserve"> root data</w:t>
      </w:r>
      <w:r w:rsidR="001333A5" w:rsidRPr="004219CA">
        <w:rPr>
          <w:rFonts w:ascii="Times New Roman" w:hAnsi="Times New Roman" w:cs="Times New Roman"/>
        </w:rPr>
        <w:t xml:space="preserve"> (Fig. 3C)</w:t>
      </w:r>
      <w:r w:rsidR="007D4CE2" w:rsidRPr="004219CA">
        <w:rPr>
          <w:rFonts w:ascii="Times New Roman" w:hAnsi="Times New Roman" w:cs="Times New Roman"/>
        </w:rPr>
        <w:t>.</w:t>
      </w:r>
      <w:r w:rsidR="001333A5" w:rsidRPr="004219CA">
        <w:rPr>
          <w:rFonts w:ascii="Times New Roman" w:hAnsi="Times New Roman" w:cs="Times New Roman"/>
        </w:rPr>
        <w:t xml:space="preserve"> </w:t>
      </w:r>
      <w:r w:rsidR="007777A7" w:rsidRPr="004219CA">
        <w:rPr>
          <w:rFonts w:ascii="Times New Roman" w:hAnsi="Times New Roman" w:cs="Times New Roman"/>
        </w:rPr>
        <w:t xml:space="preserve">The inclusion of both </w:t>
      </w:r>
      <w:r w:rsidR="007777A7" w:rsidRPr="004219CA">
        <w:rPr>
          <w:rFonts w:ascii="Times New Roman" w:hAnsi="Times New Roman" w:cs="Times New Roman"/>
          <w:i/>
          <w:iCs/>
        </w:rPr>
        <w:t>Lotus</w:t>
      </w:r>
      <w:r w:rsidR="007777A7" w:rsidRPr="004219CA">
        <w:rPr>
          <w:rFonts w:ascii="Times New Roman" w:hAnsi="Times New Roman" w:cs="Times New Roman"/>
        </w:rPr>
        <w:t xml:space="preserve"> and </w:t>
      </w:r>
      <w:r w:rsidR="007777A7" w:rsidRPr="004219CA">
        <w:rPr>
          <w:rFonts w:ascii="Times New Roman" w:hAnsi="Times New Roman" w:cs="Times New Roman"/>
          <w:i/>
          <w:iCs/>
        </w:rPr>
        <w:t>Hordeum</w:t>
      </w:r>
      <w:r w:rsidR="007777A7" w:rsidRPr="004219CA">
        <w:rPr>
          <w:rFonts w:ascii="Times New Roman" w:hAnsi="Times New Roman" w:cs="Times New Roman"/>
        </w:rPr>
        <w:t xml:space="preserve"> wild-type and symbiosis mutant data in the model demonstrates that plant genotype in our case does not interfere with prediction accuracy. These results show that </w:t>
      </w:r>
      <w:r w:rsidR="000C17E3" w:rsidRPr="004219CA">
        <w:rPr>
          <w:rFonts w:ascii="Times New Roman" w:hAnsi="Times New Roman" w:cs="Times New Roman"/>
        </w:rPr>
        <w:t xml:space="preserve">the nutritional </w:t>
      </w:r>
      <w:r w:rsidR="007777A7" w:rsidRPr="004219CA">
        <w:rPr>
          <w:rFonts w:ascii="Times New Roman" w:hAnsi="Times New Roman" w:cs="Times New Roman"/>
        </w:rPr>
        <w:t>status</w:t>
      </w:r>
      <w:r w:rsidR="000C17E3" w:rsidRPr="004219CA">
        <w:rPr>
          <w:rFonts w:ascii="Times New Roman" w:hAnsi="Times New Roman" w:cs="Times New Roman"/>
        </w:rPr>
        <w:t xml:space="preserve"> of </w:t>
      </w:r>
      <w:r w:rsidR="000C17E3" w:rsidRPr="004219CA">
        <w:rPr>
          <w:rFonts w:ascii="Times New Roman" w:hAnsi="Times New Roman" w:cs="Times New Roman"/>
          <w:i/>
          <w:iCs/>
        </w:rPr>
        <w:t>Lotus</w:t>
      </w:r>
      <w:r w:rsidR="000C17E3" w:rsidRPr="004219CA">
        <w:rPr>
          <w:rFonts w:ascii="Times New Roman" w:hAnsi="Times New Roman" w:cs="Times New Roman"/>
        </w:rPr>
        <w:t xml:space="preserve"> and </w:t>
      </w:r>
      <w:r w:rsidR="000C17E3" w:rsidRPr="004219CA">
        <w:rPr>
          <w:rFonts w:ascii="Times New Roman" w:hAnsi="Times New Roman" w:cs="Times New Roman"/>
          <w:i/>
          <w:iCs/>
        </w:rPr>
        <w:t>Hordeum</w:t>
      </w:r>
      <w:r w:rsidR="000C17E3" w:rsidRPr="004219CA">
        <w:rPr>
          <w:rFonts w:ascii="Times New Roman" w:hAnsi="Times New Roman" w:cs="Times New Roman"/>
        </w:rPr>
        <w:t xml:space="preserve"> </w:t>
      </w:r>
      <w:r w:rsidR="007777A7" w:rsidRPr="004219CA">
        <w:rPr>
          <w:rFonts w:ascii="Times New Roman" w:hAnsi="Times New Roman" w:cs="Times New Roman"/>
        </w:rPr>
        <w:t>can be accurately predicted (</w:t>
      </w:r>
      <w:r w:rsidR="000C17E3" w:rsidRPr="004219CA">
        <w:rPr>
          <w:rFonts w:ascii="Times New Roman" w:hAnsi="Times New Roman" w:cs="Times New Roman"/>
        </w:rPr>
        <w:t xml:space="preserve">&gt;90%) based on </w:t>
      </w:r>
      <w:r w:rsidR="007777A7" w:rsidRPr="004219CA">
        <w:rPr>
          <w:rFonts w:ascii="Times New Roman" w:hAnsi="Times New Roman" w:cs="Times New Roman"/>
        </w:rPr>
        <w:t xml:space="preserve">bacterial community profiles. </w:t>
      </w:r>
      <w:commentRangeStart w:id="82"/>
      <w:r w:rsidR="007777A7" w:rsidRPr="004219CA">
        <w:rPr>
          <w:rFonts w:ascii="Times New Roman" w:hAnsi="Times New Roman" w:cs="Times New Roman"/>
        </w:rPr>
        <w:t xml:space="preserve">This prediction approach provides a valuable framework that can be applied to other </w:t>
      </w:r>
      <w:r w:rsidR="001333A5" w:rsidRPr="004219CA">
        <w:rPr>
          <w:rFonts w:ascii="Times New Roman" w:hAnsi="Times New Roman" w:cs="Times New Roman"/>
        </w:rPr>
        <w:t xml:space="preserve">environmental conditions and </w:t>
      </w:r>
      <w:r w:rsidR="007777A7" w:rsidRPr="004219CA">
        <w:rPr>
          <w:rFonts w:ascii="Times New Roman" w:hAnsi="Times New Roman" w:cs="Times New Roman"/>
        </w:rPr>
        <w:t xml:space="preserve">agricultural </w:t>
      </w:r>
      <w:r w:rsidR="001333A5" w:rsidRPr="004219CA">
        <w:rPr>
          <w:rFonts w:ascii="Times New Roman" w:hAnsi="Times New Roman" w:cs="Times New Roman"/>
        </w:rPr>
        <w:t>contexts.</w:t>
      </w:r>
      <w:commentRangeEnd w:id="82"/>
      <w:r w:rsidR="004B5C5B">
        <w:rPr>
          <w:rStyle w:val="CommentReference"/>
        </w:rPr>
        <w:commentReference w:id="82"/>
      </w:r>
    </w:p>
    <w:p w14:paraId="12C490F6" w14:textId="77777777" w:rsidR="00933FFE" w:rsidRPr="004219CA" w:rsidRDefault="00933FFE" w:rsidP="003D59D8">
      <w:pPr>
        <w:spacing w:line="276" w:lineRule="auto"/>
        <w:jc w:val="both"/>
        <w:rPr>
          <w:rFonts w:ascii="Times New Roman" w:hAnsi="Times New Roman" w:cs="Times New Roman"/>
          <w:b/>
          <w:bCs/>
        </w:rPr>
        <w:pPrChange w:id="83" w:author="Simona Radutoiu" w:date="2025-02-19T14:17:00Z" w16du:dateUtc="2025-02-19T13:17:00Z">
          <w:pPr>
            <w:jc w:val="both"/>
          </w:pPr>
        </w:pPrChange>
      </w:pPr>
    </w:p>
    <w:p w14:paraId="19F9F6F3" w14:textId="77777777" w:rsidR="00053E8B" w:rsidRPr="004219CA" w:rsidRDefault="00E6445F" w:rsidP="003D59D8">
      <w:pPr>
        <w:spacing w:line="276" w:lineRule="auto"/>
        <w:jc w:val="both"/>
        <w:rPr>
          <w:rFonts w:ascii="Times New Roman" w:hAnsi="Times New Roman" w:cs="Times New Roman"/>
          <w:b/>
          <w:bCs/>
        </w:rPr>
        <w:pPrChange w:id="84" w:author="Simona Radutoiu" w:date="2025-02-19T14:17:00Z" w16du:dateUtc="2025-02-19T13:17:00Z">
          <w:pPr>
            <w:jc w:val="both"/>
          </w:pPr>
        </w:pPrChange>
      </w:pPr>
      <w:r w:rsidRPr="004219CA">
        <w:rPr>
          <w:rFonts w:ascii="Times New Roman" w:hAnsi="Times New Roman" w:cs="Times New Roman"/>
          <w:b/>
          <w:bCs/>
        </w:rPr>
        <w:t>Impai</w:t>
      </w:r>
      <w:r w:rsidR="002158A5" w:rsidRPr="004219CA">
        <w:rPr>
          <w:rFonts w:ascii="Times New Roman" w:hAnsi="Times New Roman" w:cs="Times New Roman"/>
          <w:b/>
          <w:bCs/>
        </w:rPr>
        <w:t>rment of</w:t>
      </w:r>
      <w:r w:rsidRPr="004219CA">
        <w:rPr>
          <w:rFonts w:ascii="Times New Roman" w:hAnsi="Times New Roman" w:cs="Times New Roman"/>
          <w:b/>
          <w:bCs/>
        </w:rPr>
        <w:t xml:space="preserve"> symbiosis signalling </w:t>
      </w:r>
      <w:r w:rsidR="002158A5" w:rsidRPr="004219CA">
        <w:rPr>
          <w:rFonts w:ascii="Times New Roman" w:hAnsi="Times New Roman" w:cs="Times New Roman"/>
          <w:b/>
          <w:bCs/>
        </w:rPr>
        <w:t>genes leads to differential s</w:t>
      </w:r>
      <w:r w:rsidRPr="004219CA">
        <w:rPr>
          <w:rFonts w:ascii="Times New Roman" w:hAnsi="Times New Roman" w:cs="Times New Roman"/>
          <w:b/>
          <w:bCs/>
        </w:rPr>
        <w:t>hif</w:t>
      </w:r>
      <w:r w:rsidR="002158A5" w:rsidRPr="004219CA">
        <w:rPr>
          <w:rFonts w:ascii="Times New Roman" w:hAnsi="Times New Roman" w:cs="Times New Roman"/>
          <w:b/>
          <w:bCs/>
        </w:rPr>
        <w:t>ts</w:t>
      </w:r>
      <w:r w:rsidRPr="004219CA">
        <w:rPr>
          <w:rFonts w:ascii="Times New Roman" w:hAnsi="Times New Roman" w:cs="Times New Roman"/>
          <w:b/>
          <w:bCs/>
        </w:rPr>
        <w:t xml:space="preserve"> </w:t>
      </w:r>
      <w:r w:rsidR="002158A5" w:rsidRPr="004219CA">
        <w:rPr>
          <w:rFonts w:ascii="Times New Roman" w:hAnsi="Times New Roman" w:cs="Times New Roman"/>
          <w:b/>
          <w:bCs/>
        </w:rPr>
        <w:t>in the assembly of soil-dwelling microbes</w:t>
      </w:r>
      <w:r w:rsidRPr="004219CA">
        <w:rPr>
          <w:rFonts w:ascii="Times New Roman" w:hAnsi="Times New Roman" w:cs="Times New Roman"/>
          <w:b/>
          <w:bCs/>
        </w:rPr>
        <w:t xml:space="preserve"> in </w:t>
      </w:r>
      <w:r w:rsidRPr="004219CA">
        <w:rPr>
          <w:rFonts w:ascii="Times New Roman" w:hAnsi="Times New Roman" w:cs="Times New Roman"/>
          <w:b/>
          <w:bCs/>
          <w:i/>
          <w:iCs/>
        </w:rPr>
        <w:t>Lotus</w:t>
      </w:r>
      <w:r w:rsidRPr="004219CA">
        <w:rPr>
          <w:rFonts w:ascii="Times New Roman" w:hAnsi="Times New Roman" w:cs="Times New Roman"/>
          <w:b/>
          <w:bCs/>
        </w:rPr>
        <w:t xml:space="preserve"> and </w:t>
      </w:r>
      <w:r w:rsidR="00B36D68" w:rsidRPr="004219CA">
        <w:rPr>
          <w:rFonts w:ascii="Times New Roman" w:hAnsi="Times New Roman" w:cs="Times New Roman"/>
          <w:b/>
          <w:bCs/>
          <w:i/>
          <w:iCs/>
        </w:rPr>
        <w:t>Hordeum</w:t>
      </w:r>
    </w:p>
    <w:p w14:paraId="258389FE" w14:textId="6B587FDB" w:rsidR="00975BE5" w:rsidRPr="004219CA" w:rsidRDefault="00844322" w:rsidP="003D59D8">
      <w:pPr>
        <w:spacing w:line="276" w:lineRule="auto"/>
        <w:jc w:val="both"/>
        <w:rPr>
          <w:rFonts w:ascii="Times New Roman" w:hAnsi="Times New Roman" w:cs="Times New Roman"/>
          <w:kern w:val="0"/>
        </w:rPr>
        <w:pPrChange w:id="85" w:author="Simona Radutoiu" w:date="2025-02-19T14:17:00Z" w16du:dateUtc="2025-02-19T13:17:00Z">
          <w:pPr>
            <w:jc w:val="both"/>
          </w:pPr>
        </w:pPrChange>
      </w:pPr>
      <w:r w:rsidRPr="004219CA">
        <w:rPr>
          <w:rFonts w:ascii="Times New Roman" w:hAnsi="Times New Roman" w:cs="Times New Roman"/>
        </w:rPr>
        <w:t>Building on previously discusses effect</w:t>
      </w:r>
      <w:r w:rsidR="00B36D68" w:rsidRPr="004219CA">
        <w:rPr>
          <w:rFonts w:ascii="Times New Roman" w:hAnsi="Times New Roman" w:cs="Times New Roman"/>
        </w:rPr>
        <w:t>s</w:t>
      </w:r>
      <w:r w:rsidRPr="004219CA">
        <w:rPr>
          <w:rFonts w:ascii="Times New Roman" w:hAnsi="Times New Roman" w:cs="Times New Roman"/>
        </w:rPr>
        <w:t xml:space="preserve"> of soil nutrient levels and host</w:t>
      </w:r>
      <w:r w:rsidR="00B36D68" w:rsidRPr="004219CA">
        <w:rPr>
          <w:rFonts w:ascii="Times New Roman" w:hAnsi="Times New Roman" w:cs="Times New Roman"/>
        </w:rPr>
        <w:t xml:space="preserve"> </w:t>
      </w:r>
      <w:r w:rsidRPr="004219CA">
        <w:rPr>
          <w:rFonts w:ascii="Times New Roman" w:hAnsi="Times New Roman" w:cs="Times New Roman"/>
        </w:rPr>
        <w:t>specificity</w:t>
      </w:r>
      <w:ins w:id="86" w:author="Simona Radutoiu" w:date="2025-02-27T12:05:00Z" w16du:dateUtc="2025-02-27T11:05:00Z">
        <w:r w:rsidR="004E0E3E">
          <w:rPr>
            <w:rFonts w:ascii="Times New Roman" w:hAnsi="Times New Roman" w:cs="Times New Roman"/>
          </w:rPr>
          <w:t xml:space="preserve"> on root-associated communities</w:t>
        </w:r>
      </w:ins>
      <w:r w:rsidRPr="004219CA">
        <w:rPr>
          <w:rFonts w:ascii="Times New Roman" w:hAnsi="Times New Roman" w:cs="Times New Roman"/>
        </w:rPr>
        <w:t xml:space="preserve">, we </w:t>
      </w:r>
      <w:r w:rsidR="00B36D68" w:rsidRPr="004219CA">
        <w:rPr>
          <w:rFonts w:ascii="Times New Roman" w:hAnsi="Times New Roman" w:cs="Times New Roman"/>
        </w:rPr>
        <w:t>further</w:t>
      </w:r>
      <w:r w:rsidRPr="004219CA">
        <w:rPr>
          <w:rFonts w:ascii="Times New Roman" w:hAnsi="Times New Roman" w:cs="Times New Roman"/>
        </w:rPr>
        <w:t xml:space="preserve"> cultivated </w:t>
      </w:r>
      <w:r w:rsidRPr="004219CA">
        <w:rPr>
          <w:rFonts w:ascii="Times New Roman" w:hAnsi="Times New Roman" w:cs="Times New Roman"/>
          <w:i/>
        </w:rPr>
        <w:t>Lotus</w:t>
      </w:r>
      <w:r w:rsidRPr="004219CA">
        <w:rPr>
          <w:rFonts w:ascii="Times New Roman" w:hAnsi="Times New Roman" w:cs="Times New Roman"/>
          <w:iCs/>
        </w:rPr>
        <w:t xml:space="preserve"> and </w:t>
      </w:r>
      <w:r w:rsidRPr="004219CA">
        <w:rPr>
          <w:rFonts w:ascii="Times New Roman" w:hAnsi="Times New Roman" w:cs="Times New Roman"/>
          <w:i/>
          <w:iCs/>
        </w:rPr>
        <w:t>Hordeum</w:t>
      </w:r>
      <w:r w:rsidRPr="004219CA">
        <w:rPr>
          <w:rFonts w:ascii="Times New Roman" w:hAnsi="Times New Roman" w:cs="Times New Roman"/>
        </w:rPr>
        <w:t xml:space="preserve"> </w:t>
      </w:r>
      <w:r w:rsidR="00115F49" w:rsidRPr="004219CA">
        <w:rPr>
          <w:rFonts w:ascii="Times New Roman" w:hAnsi="Times New Roman" w:cs="Times New Roman"/>
        </w:rPr>
        <w:t>CSSP</w:t>
      </w:r>
      <w:r w:rsidRPr="004219CA">
        <w:rPr>
          <w:rFonts w:ascii="Times New Roman" w:hAnsi="Times New Roman" w:cs="Times New Roman"/>
        </w:rPr>
        <w:t xml:space="preserve"> mutants </w:t>
      </w:r>
      <w:r w:rsidRPr="004219CA">
        <w:rPr>
          <w:rFonts w:ascii="Times New Roman" w:hAnsi="Times New Roman" w:cs="Times New Roman"/>
          <w:i/>
          <w:iCs/>
        </w:rPr>
        <w:t>symrk</w:t>
      </w:r>
      <w:r w:rsidRPr="004219CA">
        <w:rPr>
          <w:rFonts w:ascii="Times New Roman" w:hAnsi="Times New Roman" w:cs="Times New Roman"/>
        </w:rPr>
        <w:t xml:space="preserve">, </w:t>
      </w:r>
      <w:r w:rsidRPr="004219CA">
        <w:rPr>
          <w:rFonts w:ascii="Times New Roman" w:hAnsi="Times New Roman" w:cs="Times New Roman"/>
          <w:i/>
          <w:iCs/>
        </w:rPr>
        <w:t>ccamk</w:t>
      </w:r>
      <w:r w:rsidRPr="004219CA">
        <w:rPr>
          <w:rFonts w:ascii="Times New Roman" w:hAnsi="Times New Roman" w:cs="Times New Roman"/>
        </w:rPr>
        <w:t xml:space="preserve">, </w:t>
      </w:r>
      <w:r w:rsidRPr="004219CA">
        <w:rPr>
          <w:rFonts w:ascii="Times New Roman" w:hAnsi="Times New Roman" w:cs="Times New Roman"/>
          <w:i/>
          <w:iCs/>
        </w:rPr>
        <w:t>nsp1</w:t>
      </w:r>
      <w:r w:rsidRPr="004219CA">
        <w:rPr>
          <w:rFonts w:ascii="Times New Roman" w:hAnsi="Times New Roman" w:cs="Times New Roman"/>
        </w:rPr>
        <w:t xml:space="preserve">, and </w:t>
      </w:r>
      <w:r w:rsidRPr="004219CA">
        <w:rPr>
          <w:rFonts w:ascii="Times New Roman" w:hAnsi="Times New Roman" w:cs="Times New Roman"/>
          <w:i/>
          <w:iCs/>
        </w:rPr>
        <w:t>nsp2</w:t>
      </w:r>
      <w:r w:rsidRPr="004219CA">
        <w:rPr>
          <w:rFonts w:ascii="Times New Roman" w:hAnsi="Times New Roman" w:cs="Times New Roman"/>
        </w:rPr>
        <w:t xml:space="preserve"> on the three soil</w:t>
      </w:r>
      <w:r w:rsidR="00B36D68" w:rsidRPr="004219CA">
        <w:rPr>
          <w:rFonts w:ascii="Times New Roman" w:hAnsi="Times New Roman" w:cs="Times New Roman"/>
        </w:rPr>
        <w:t xml:space="preserve"> types to </w:t>
      </w:r>
      <w:r w:rsidRPr="004219CA">
        <w:rPr>
          <w:rFonts w:ascii="Times New Roman" w:hAnsi="Times New Roman" w:cs="Times New Roman"/>
        </w:rPr>
        <w:t xml:space="preserve">perform a comparative analysis </w:t>
      </w:r>
      <w:r w:rsidR="00B36D68" w:rsidRPr="004219CA">
        <w:rPr>
          <w:rFonts w:ascii="Times New Roman" w:hAnsi="Times New Roman" w:cs="Times New Roman"/>
        </w:rPr>
        <w:t>between</w:t>
      </w:r>
      <w:r w:rsidRPr="004219CA">
        <w:rPr>
          <w:rFonts w:ascii="Times New Roman" w:hAnsi="Times New Roman" w:cs="Times New Roman"/>
        </w:rPr>
        <w:t xml:space="preserve"> a nodulating and non-nodulating host</w:t>
      </w:r>
      <w:r w:rsidR="00B36D68" w:rsidRPr="004219CA">
        <w:rPr>
          <w:rFonts w:ascii="Times New Roman" w:hAnsi="Times New Roman" w:cs="Times New Roman"/>
        </w:rPr>
        <w:t xml:space="preserve">. This analysis aimed to assess </w:t>
      </w:r>
      <w:del w:id="87" w:author="Simona Radutoiu" w:date="2025-02-27T12:05:00Z" w16du:dateUtc="2025-02-27T11:05:00Z">
        <w:r w:rsidRPr="004219CA" w:rsidDel="003E6CAC">
          <w:rPr>
            <w:rFonts w:ascii="Times New Roman" w:hAnsi="Times New Roman" w:cs="Times New Roman"/>
          </w:rPr>
          <w:delText xml:space="preserve">addressed </w:delText>
        </w:r>
      </w:del>
      <w:r w:rsidRPr="004219CA">
        <w:rPr>
          <w:rFonts w:ascii="Times New Roman" w:hAnsi="Times New Roman" w:cs="Times New Roman"/>
        </w:rPr>
        <w:t>the effect</w:t>
      </w:r>
      <w:r w:rsidR="00B36D68" w:rsidRPr="004219CA">
        <w:rPr>
          <w:rFonts w:ascii="Times New Roman" w:hAnsi="Times New Roman" w:cs="Times New Roman"/>
        </w:rPr>
        <w:t>s</w:t>
      </w:r>
      <w:r w:rsidRPr="004219CA">
        <w:rPr>
          <w:rFonts w:ascii="Times New Roman" w:hAnsi="Times New Roman" w:cs="Times New Roman"/>
        </w:rPr>
        <w:t xml:space="preserve"> of impaired symbiosis </w:t>
      </w:r>
      <w:del w:id="88" w:author="Simona Radutoiu" w:date="2025-02-27T12:05:00Z" w16du:dateUtc="2025-02-27T11:05:00Z">
        <w:r w:rsidRPr="004219CA" w:rsidDel="003E6CAC">
          <w:rPr>
            <w:rFonts w:ascii="Times New Roman" w:hAnsi="Times New Roman" w:cs="Times New Roman"/>
          </w:rPr>
          <w:delText xml:space="preserve">formation and </w:delText>
        </w:r>
      </w:del>
      <w:r w:rsidRPr="004219CA">
        <w:rPr>
          <w:rFonts w:ascii="Times New Roman" w:hAnsi="Times New Roman" w:cs="Times New Roman"/>
        </w:rPr>
        <w:t>signalling on plant fitness</w:t>
      </w:r>
      <w:r w:rsidR="00B36D68" w:rsidRPr="004219CA">
        <w:rPr>
          <w:rFonts w:ascii="Times New Roman" w:hAnsi="Times New Roman" w:cs="Times New Roman"/>
        </w:rPr>
        <w:t>, as well as</w:t>
      </w:r>
      <w:r w:rsidRPr="004219CA">
        <w:rPr>
          <w:rFonts w:ascii="Times New Roman" w:hAnsi="Times New Roman" w:cs="Times New Roman"/>
        </w:rPr>
        <w:t xml:space="preserve"> the colon</w:t>
      </w:r>
      <w:ins w:id="89" w:author="Simona Radutoiu" w:date="2025-02-27T12:05:00Z" w16du:dateUtc="2025-02-27T11:05:00Z">
        <w:r w:rsidR="003E6CAC">
          <w:rPr>
            <w:rFonts w:ascii="Times New Roman" w:hAnsi="Times New Roman" w:cs="Times New Roman"/>
          </w:rPr>
          <w:t>i</w:t>
        </w:r>
      </w:ins>
      <w:r w:rsidRPr="004219CA">
        <w:rPr>
          <w:rFonts w:ascii="Times New Roman" w:hAnsi="Times New Roman" w:cs="Times New Roman"/>
        </w:rPr>
        <w:t>s</w:t>
      </w:r>
      <w:del w:id="90" w:author="Simona Radutoiu" w:date="2025-02-27T12:06:00Z" w16du:dateUtc="2025-02-27T11:06:00Z">
        <w:r w:rsidRPr="004219CA" w:rsidDel="003E6CAC">
          <w:rPr>
            <w:rFonts w:ascii="Times New Roman" w:hAnsi="Times New Roman" w:cs="Times New Roman"/>
          </w:rPr>
          <w:delText>i</w:delText>
        </w:r>
      </w:del>
      <w:r w:rsidRPr="004219CA">
        <w:rPr>
          <w:rFonts w:ascii="Times New Roman" w:hAnsi="Times New Roman" w:cs="Times New Roman"/>
        </w:rPr>
        <w:t xml:space="preserve">ation </w:t>
      </w:r>
      <w:commentRangeStart w:id="91"/>
      <w:r w:rsidRPr="004219CA">
        <w:rPr>
          <w:rFonts w:ascii="Times New Roman" w:hAnsi="Times New Roman" w:cs="Times New Roman"/>
        </w:rPr>
        <w:t>o</w:t>
      </w:r>
      <w:r w:rsidR="004A2993" w:rsidRPr="004219CA">
        <w:rPr>
          <w:rFonts w:ascii="Times New Roman" w:hAnsi="Times New Roman" w:cs="Times New Roman"/>
        </w:rPr>
        <w:t>f</w:t>
      </w:r>
      <w:r w:rsidRPr="004219CA">
        <w:rPr>
          <w:rFonts w:ascii="Times New Roman" w:hAnsi="Times New Roman" w:cs="Times New Roman"/>
        </w:rPr>
        <w:t xml:space="preserve"> </w:t>
      </w:r>
      <w:r w:rsidR="00B36D68" w:rsidRPr="004219CA">
        <w:rPr>
          <w:rFonts w:ascii="Times New Roman" w:hAnsi="Times New Roman" w:cs="Times New Roman"/>
        </w:rPr>
        <w:t xml:space="preserve">both symbionts </w:t>
      </w:r>
      <w:commentRangeEnd w:id="91"/>
      <w:r w:rsidR="003E6CAC">
        <w:rPr>
          <w:rStyle w:val="CommentReference"/>
        </w:rPr>
        <w:commentReference w:id="91"/>
      </w:r>
      <w:r w:rsidR="00B36D68" w:rsidRPr="004219CA">
        <w:rPr>
          <w:rFonts w:ascii="Times New Roman" w:hAnsi="Times New Roman" w:cs="Times New Roman"/>
        </w:rPr>
        <w:t xml:space="preserve">and other </w:t>
      </w:r>
      <w:r w:rsidR="004A2993" w:rsidRPr="004219CA">
        <w:rPr>
          <w:rFonts w:ascii="Times New Roman" w:hAnsi="Times New Roman" w:cs="Times New Roman"/>
        </w:rPr>
        <w:t>bacterial</w:t>
      </w:r>
      <w:r w:rsidRPr="004219CA">
        <w:rPr>
          <w:rFonts w:ascii="Times New Roman" w:hAnsi="Times New Roman" w:cs="Times New Roman"/>
        </w:rPr>
        <w:t xml:space="preserve"> organisms at the root</w:t>
      </w:r>
      <w:r w:rsidR="00115F49" w:rsidRPr="004219CA">
        <w:rPr>
          <w:rFonts w:ascii="Times New Roman" w:hAnsi="Times New Roman" w:cs="Times New Roman"/>
        </w:rPr>
        <w:t>-</w:t>
      </w:r>
      <w:r w:rsidRPr="004219CA">
        <w:rPr>
          <w:rFonts w:ascii="Times New Roman" w:hAnsi="Times New Roman" w:cs="Times New Roman"/>
        </w:rPr>
        <w:t>soil interface (Fi</w:t>
      </w:r>
      <w:r w:rsidR="004A2993" w:rsidRPr="004219CA">
        <w:rPr>
          <w:rFonts w:ascii="Times New Roman" w:hAnsi="Times New Roman" w:cs="Times New Roman"/>
        </w:rPr>
        <w:t>g</w:t>
      </w:r>
      <w:r w:rsidRPr="004219CA">
        <w:rPr>
          <w:rFonts w:ascii="Times New Roman" w:hAnsi="Times New Roman" w:cs="Times New Roman"/>
        </w:rPr>
        <w:t>. 4A). We first assessed plant phenotype</w:t>
      </w:r>
      <w:r w:rsidR="004A2993" w:rsidRPr="004219CA">
        <w:rPr>
          <w:rFonts w:ascii="Times New Roman" w:hAnsi="Times New Roman" w:cs="Times New Roman"/>
        </w:rPr>
        <w:t>s</w:t>
      </w:r>
      <w:r w:rsidRPr="004219CA">
        <w:rPr>
          <w:rFonts w:ascii="Times New Roman" w:hAnsi="Times New Roman" w:cs="Times New Roman"/>
        </w:rPr>
        <w:t xml:space="preserve">. </w:t>
      </w:r>
      <w:r w:rsidR="003F3664" w:rsidRPr="004219CA">
        <w:rPr>
          <w:rFonts w:ascii="Times New Roman" w:hAnsi="Times New Roman" w:cs="Times New Roman"/>
        </w:rPr>
        <w:t xml:space="preserve">In </w:t>
      </w:r>
      <w:r w:rsidRPr="004219CA">
        <w:rPr>
          <w:rFonts w:ascii="Times New Roman" w:hAnsi="Times New Roman" w:cs="Times New Roman"/>
          <w:i/>
          <w:iCs/>
        </w:rPr>
        <w:t>Lotus</w:t>
      </w:r>
      <w:r w:rsidR="003F3664" w:rsidRPr="004219CA">
        <w:rPr>
          <w:rFonts w:ascii="Times New Roman" w:hAnsi="Times New Roman" w:cs="Times New Roman"/>
        </w:rPr>
        <w:t xml:space="preserve">, a significant growth reduction was observed in </w:t>
      </w:r>
      <w:r w:rsidR="003F3664" w:rsidRPr="004219CA">
        <w:rPr>
          <w:rFonts w:ascii="Times New Roman" w:hAnsi="Times New Roman" w:cs="Times New Roman"/>
          <w:i/>
          <w:iCs/>
        </w:rPr>
        <w:t>ccamk</w:t>
      </w:r>
      <w:r w:rsidR="003F3664" w:rsidRPr="004219CA">
        <w:rPr>
          <w:rFonts w:ascii="Times New Roman" w:hAnsi="Times New Roman" w:cs="Times New Roman"/>
        </w:rPr>
        <w:t xml:space="preserve"> and </w:t>
      </w:r>
      <w:r w:rsidR="003F3664" w:rsidRPr="004219CA">
        <w:rPr>
          <w:rFonts w:ascii="Times New Roman" w:hAnsi="Times New Roman" w:cs="Times New Roman"/>
          <w:i/>
          <w:iCs/>
        </w:rPr>
        <w:t>nsp1</w:t>
      </w:r>
      <w:r w:rsidR="003F3664" w:rsidRPr="004219CA">
        <w:rPr>
          <w:rFonts w:ascii="Times New Roman" w:hAnsi="Times New Roman" w:cs="Times New Roman"/>
        </w:rPr>
        <w:t xml:space="preserve"> mutants in NPK soil, while an overall reduction in all </w:t>
      </w:r>
      <w:r w:rsidRPr="004219CA">
        <w:rPr>
          <w:rFonts w:ascii="Times New Roman" w:hAnsi="Times New Roman" w:cs="Times New Roman"/>
        </w:rPr>
        <w:t xml:space="preserve">mutants </w:t>
      </w:r>
      <w:r w:rsidR="003F3664" w:rsidRPr="004219CA">
        <w:rPr>
          <w:rFonts w:ascii="Times New Roman" w:hAnsi="Times New Roman" w:cs="Times New Roman"/>
        </w:rPr>
        <w:t>was present in PK and UF soil</w:t>
      </w:r>
      <w:r w:rsidR="00B36D68" w:rsidRPr="004219CA">
        <w:rPr>
          <w:rFonts w:ascii="Times New Roman" w:hAnsi="Times New Roman" w:cs="Times New Roman"/>
        </w:rPr>
        <w:t>s</w:t>
      </w:r>
      <w:r w:rsidR="003F3664" w:rsidRPr="004219CA">
        <w:rPr>
          <w:rFonts w:ascii="Times New Roman" w:hAnsi="Times New Roman" w:cs="Times New Roman"/>
        </w:rPr>
        <w:t xml:space="preserve">. This growth reduction </w:t>
      </w:r>
      <w:r w:rsidR="00B36D68" w:rsidRPr="004219CA">
        <w:rPr>
          <w:rFonts w:ascii="Times New Roman" w:hAnsi="Times New Roman" w:cs="Times New Roman"/>
        </w:rPr>
        <w:t>likely due</w:t>
      </w:r>
      <w:r w:rsidR="003F3664" w:rsidRPr="004219CA">
        <w:rPr>
          <w:rFonts w:ascii="Times New Roman" w:hAnsi="Times New Roman" w:cs="Times New Roman"/>
        </w:rPr>
        <w:t xml:space="preserve"> to </w:t>
      </w:r>
      <w:r w:rsidR="00B36D68" w:rsidRPr="004219CA">
        <w:rPr>
          <w:rFonts w:ascii="Times New Roman" w:hAnsi="Times New Roman" w:cs="Times New Roman"/>
        </w:rPr>
        <w:t>the</w:t>
      </w:r>
      <w:r w:rsidR="003F3664" w:rsidRPr="004219CA">
        <w:rPr>
          <w:rFonts w:ascii="Times New Roman" w:hAnsi="Times New Roman" w:cs="Times New Roman"/>
        </w:rPr>
        <w:t xml:space="preserve"> loss of NFS functionality in CSSP mutants, </w:t>
      </w:r>
      <w:r w:rsidR="00B36D68" w:rsidRPr="004219CA">
        <w:rPr>
          <w:rFonts w:ascii="Times New Roman" w:hAnsi="Times New Roman" w:cs="Times New Roman"/>
        </w:rPr>
        <w:t>as</w:t>
      </w:r>
      <w:r w:rsidR="003F3664" w:rsidRPr="004219CA">
        <w:rPr>
          <w:rFonts w:ascii="Times New Roman" w:hAnsi="Times New Roman" w:cs="Times New Roman"/>
        </w:rPr>
        <w:t xml:space="preserve"> supported by the </w:t>
      </w:r>
      <w:r w:rsidR="00B36D68" w:rsidRPr="004219CA">
        <w:rPr>
          <w:rFonts w:ascii="Times New Roman" w:hAnsi="Times New Roman" w:cs="Times New Roman"/>
        </w:rPr>
        <w:t>absence</w:t>
      </w:r>
      <w:r w:rsidR="003F3664" w:rsidRPr="004219CA">
        <w:rPr>
          <w:rFonts w:ascii="Times New Roman" w:hAnsi="Times New Roman" w:cs="Times New Roman"/>
        </w:rPr>
        <w:t xml:space="preserve"> of nodules in all </w:t>
      </w:r>
      <w:r w:rsidR="003F3664" w:rsidRPr="004219CA">
        <w:rPr>
          <w:rFonts w:ascii="Times New Roman" w:hAnsi="Times New Roman" w:cs="Times New Roman"/>
          <w:i/>
          <w:iCs/>
        </w:rPr>
        <w:t>Lotus</w:t>
      </w:r>
      <w:r w:rsidR="003F3664" w:rsidRPr="004219CA">
        <w:rPr>
          <w:rFonts w:ascii="Times New Roman" w:hAnsi="Times New Roman" w:cs="Times New Roman"/>
        </w:rPr>
        <w:t xml:space="preserve"> mutants (Suppl. Fig. 6)</w:t>
      </w:r>
      <w:r w:rsidR="004A2993" w:rsidRPr="004219CA">
        <w:rPr>
          <w:rFonts w:ascii="Times New Roman" w:hAnsi="Times New Roman" w:cs="Times New Roman"/>
        </w:rPr>
        <w:t>.</w:t>
      </w:r>
      <w:r w:rsidR="003F3664" w:rsidRPr="004219CA">
        <w:rPr>
          <w:rFonts w:ascii="Times New Roman" w:hAnsi="Times New Roman" w:cs="Times New Roman"/>
        </w:rPr>
        <w:t xml:space="preserve"> A</w:t>
      </w:r>
      <w:r w:rsidR="00B36D68" w:rsidRPr="004219CA">
        <w:rPr>
          <w:rFonts w:ascii="Times New Roman" w:hAnsi="Times New Roman" w:cs="Times New Roman"/>
        </w:rPr>
        <w:t>dditionally,</w:t>
      </w:r>
      <w:r w:rsidR="003F3664" w:rsidRPr="004219CA">
        <w:rPr>
          <w:rFonts w:ascii="Times New Roman" w:hAnsi="Times New Roman" w:cs="Times New Roman"/>
        </w:rPr>
        <w:t xml:space="preserve"> AMS </w:t>
      </w:r>
      <w:r w:rsidR="00B36D68" w:rsidRPr="004219CA">
        <w:rPr>
          <w:rFonts w:ascii="Times New Roman" w:hAnsi="Times New Roman" w:cs="Times New Roman"/>
        </w:rPr>
        <w:t>was</w:t>
      </w:r>
      <w:r w:rsidR="003F3664" w:rsidRPr="004219CA">
        <w:rPr>
          <w:rFonts w:ascii="Times New Roman" w:hAnsi="Times New Roman" w:cs="Times New Roman"/>
        </w:rPr>
        <w:t xml:space="preserve"> diminished,</w:t>
      </w:r>
      <w:r w:rsidR="003F3664" w:rsidRPr="004219CA">
        <w:rPr>
          <w:rFonts w:ascii="Times New Roman" w:hAnsi="Times New Roman" w:cs="Times New Roman"/>
          <w:kern w:val="0"/>
        </w:rPr>
        <w:t xml:space="preserve"> which is </w:t>
      </w:r>
      <w:r w:rsidR="00B36D68" w:rsidRPr="004219CA">
        <w:rPr>
          <w:rFonts w:ascii="Times New Roman" w:hAnsi="Times New Roman" w:cs="Times New Roman"/>
          <w:kern w:val="0"/>
        </w:rPr>
        <w:t>crucial</w:t>
      </w:r>
      <w:r w:rsidR="003F3664" w:rsidRPr="004219CA">
        <w:rPr>
          <w:rFonts w:ascii="Times New Roman" w:hAnsi="Times New Roman" w:cs="Times New Roman"/>
          <w:kern w:val="0"/>
        </w:rPr>
        <w:t xml:space="preserve"> for P acquisition, </w:t>
      </w:r>
      <w:r w:rsidR="00B36D68" w:rsidRPr="004219CA">
        <w:rPr>
          <w:rFonts w:ascii="Times New Roman" w:hAnsi="Times New Roman" w:cs="Times New Roman"/>
          <w:kern w:val="0"/>
        </w:rPr>
        <w:t>particularly</w:t>
      </w:r>
      <w:r w:rsidR="003F3664" w:rsidRPr="004219CA">
        <w:rPr>
          <w:rFonts w:ascii="Times New Roman" w:hAnsi="Times New Roman" w:cs="Times New Roman"/>
          <w:kern w:val="0"/>
        </w:rPr>
        <w:t xml:space="preserve"> under P</w:t>
      </w:r>
      <w:r w:rsidR="00B36D68" w:rsidRPr="004219CA">
        <w:rPr>
          <w:rFonts w:ascii="Times New Roman" w:hAnsi="Times New Roman" w:cs="Times New Roman"/>
          <w:kern w:val="0"/>
        </w:rPr>
        <w:t>-limited</w:t>
      </w:r>
      <w:r w:rsidR="003F3664" w:rsidRPr="004219CA">
        <w:rPr>
          <w:rFonts w:ascii="Times New Roman" w:hAnsi="Times New Roman" w:cs="Times New Roman"/>
          <w:kern w:val="0"/>
        </w:rPr>
        <w:t xml:space="preserve"> conditions [</w:t>
      </w:r>
      <w:r w:rsidR="006853C3" w:rsidRPr="004219CA">
        <w:rPr>
          <w:rFonts w:ascii="Times New Roman" w:hAnsi="Times New Roman" w:cs="Times New Roman"/>
          <w:kern w:val="0"/>
        </w:rPr>
        <w:t>citation:</w:t>
      </w:r>
      <w:r w:rsidR="003F3664" w:rsidRPr="004219CA">
        <w:rPr>
          <w:rFonts w:ascii="Times New Roman" w:hAnsi="Times New Roman" w:cs="Times New Roman"/>
          <w:kern w:val="0"/>
          <w:highlight w:val="red"/>
        </w:rPr>
        <w:t>130</w:t>
      </w:r>
      <w:r w:rsidR="003F3664" w:rsidRPr="004219CA">
        <w:rPr>
          <w:rFonts w:ascii="Times New Roman" w:hAnsi="Times New Roman" w:cs="Times New Roman"/>
          <w:kern w:val="0"/>
        </w:rPr>
        <w:t xml:space="preserve">], </w:t>
      </w:r>
      <w:r w:rsidR="00B36D68" w:rsidRPr="004219CA">
        <w:rPr>
          <w:rFonts w:ascii="Times New Roman" w:hAnsi="Times New Roman" w:cs="Times New Roman"/>
          <w:kern w:val="0"/>
        </w:rPr>
        <w:t>further explaining</w:t>
      </w:r>
      <w:r w:rsidR="003F3664" w:rsidRPr="004219CA">
        <w:rPr>
          <w:rFonts w:ascii="Times New Roman" w:hAnsi="Times New Roman" w:cs="Times New Roman"/>
          <w:kern w:val="0"/>
        </w:rPr>
        <w:t xml:space="preserve"> the reduced growth of </w:t>
      </w:r>
      <w:r w:rsidR="003F3664" w:rsidRPr="004219CA">
        <w:rPr>
          <w:rFonts w:ascii="Times New Roman" w:hAnsi="Times New Roman" w:cs="Times New Roman"/>
          <w:i/>
          <w:iCs/>
          <w:kern w:val="0"/>
        </w:rPr>
        <w:t>Lotus</w:t>
      </w:r>
      <w:r w:rsidR="003F3664" w:rsidRPr="004219CA">
        <w:rPr>
          <w:rFonts w:ascii="Times New Roman" w:hAnsi="Times New Roman" w:cs="Times New Roman"/>
          <w:kern w:val="0"/>
        </w:rPr>
        <w:t xml:space="preserve"> CSSP mutants </w:t>
      </w:r>
      <w:r w:rsidR="00B36D68" w:rsidRPr="004219CA">
        <w:rPr>
          <w:rFonts w:ascii="Times New Roman" w:hAnsi="Times New Roman" w:cs="Times New Roman"/>
          <w:kern w:val="0"/>
        </w:rPr>
        <w:t>i</w:t>
      </w:r>
      <w:r w:rsidR="003F3664" w:rsidRPr="004219CA">
        <w:rPr>
          <w:rFonts w:ascii="Times New Roman" w:hAnsi="Times New Roman" w:cs="Times New Roman"/>
          <w:kern w:val="0"/>
        </w:rPr>
        <w:t>n UF soil</w:t>
      </w:r>
      <w:r w:rsidR="003F3664" w:rsidRPr="004219CA">
        <w:rPr>
          <w:rFonts w:ascii="Times New Roman" w:hAnsi="Times New Roman" w:cs="Times New Roman"/>
          <w:highlight w:val="red"/>
        </w:rPr>
        <w:t xml:space="preserve"> (check whether AM colonisation </w:t>
      </w:r>
      <w:r w:rsidR="006853C3" w:rsidRPr="004219CA">
        <w:rPr>
          <w:rFonts w:ascii="Times New Roman" w:hAnsi="Times New Roman" w:cs="Times New Roman"/>
          <w:highlight w:val="red"/>
        </w:rPr>
        <w:t>quantified)</w:t>
      </w:r>
      <w:r w:rsidR="006853C3" w:rsidRPr="004219CA">
        <w:rPr>
          <w:rFonts w:ascii="Times New Roman" w:hAnsi="Times New Roman" w:cs="Times New Roman"/>
        </w:rPr>
        <w:t xml:space="preserve">. </w:t>
      </w:r>
      <w:commentRangeStart w:id="92"/>
      <w:r w:rsidR="006853C3" w:rsidRPr="004219CA">
        <w:rPr>
          <w:rFonts w:ascii="Times New Roman" w:hAnsi="Times New Roman" w:cs="Times New Roman"/>
        </w:rPr>
        <w:t xml:space="preserve">In </w:t>
      </w:r>
      <w:r w:rsidR="006853C3" w:rsidRPr="004219CA">
        <w:rPr>
          <w:rFonts w:ascii="Times New Roman" w:hAnsi="Times New Roman" w:cs="Times New Roman"/>
          <w:i/>
          <w:iCs/>
        </w:rPr>
        <w:t>Hordeum</w:t>
      </w:r>
      <w:commentRangeEnd w:id="92"/>
      <w:r w:rsidR="00464CB0">
        <w:rPr>
          <w:rStyle w:val="CommentReference"/>
        </w:rPr>
        <w:commentReference w:id="92"/>
      </w:r>
      <w:r w:rsidR="006853C3" w:rsidRPr="004219CA">
        <w:rPr>
          <w:rFonts w:ascii="Times New Roman" w:hAnsi="Times New Roman" w:cs="Times New Roman"/>
        </w:rPr>
        <w:t>, a more distinct phenotype was observed, with a significant growth reduction specifically</w:t>
      </w:r>
      <w:r w:rsidR="00B36D68" w:rsidRPr="004219CA">
        <w:rPr>
          <w:rFonts w:ascii="Times New Roman" w:hAnsi="Times New Roman" w:cs="Times New Roman"/>
        </w:rPr>
        <w:t xml:space="preserve"> in</w:t>
      </w:r>
      <w:r w:rsidR="006853C3" w:rsidRPr="004219CA">
        <w:rPr>
          <w:rFonts w:ascii="Times New Roman" w:hAnsi="Times New Roman" w:cs="Times New Roman"/>
        </w:rPr>
        <w:t xml:space="preserve"> </w:t>
      </w:r>
      <w:r w:rsidR="006853C3" w:rsidRPr="004219CA">
        <w:rPr>
          <w:rFonts w:ascii="Times New Roman" w:hAnsi="Times New Roman" w:cs="Times New Roman"/>
          <w:i/>
          <w:iCs/>
        </w:rPr>
        <w:t>ccamk</w:t>
      </w:r>
      <w:r w:rsidR="006853C3" w:rsidRPr="004219CA">
        <w:rPr>
          <w:rFonts w:ascii="Times New Roman" w:hAnsi="Times New Roman" w:cs="Times New Roman"/>
        </w:rPr>
        <w:t xml:space="preserve"> mutants </w:t>
      </w:r>
      <w:r w:rsidR="00B36D68" w:rsidRPr="004219CA">
        <w:rPr>
          <w:rFonts w:ascii="Times New Roman" w:hAnsi="Times New Roman" w:cs="Times New Roman"/>
        </w:rPr>
        <w:t>across</w:t>
      </w:r>
      <w:r w:rsidR="006853C3" w:rsidRPr="004219CA">
        <w:rPr>
          <w:rFonts w:ascii="Times New Roman" w:hAnsi="Times New Roman" w:cs="Times New Roman"/>
        </w:rPr>
        <w:t xml:space="preserve"> all soil types (Fig.4C). </w:t>
      </w:r>
      <w:r w:rsidR="00B36D68" w:rsidRPr="004219CA">
        <w:rPr>
          <w:rFonts w:ascii="Times New Roman" w:hAnsi="Times New Roman" w:cs="Times New Roman"/>
        </w:rPr>
        <w:t>Notably, t</w:t>
      </w:r>
      <w:r w:rsidR="006853C3" w:rsidRPr="004219CA">
        <w:rPr>
          <w:rFonts w:ascii="Times New Roman" w:hAnsi="Times New Roman" w:cs="Times New Roman"/>
        </w:rPr>
        <w:t xml:space="preserve">his reduction </w:t>
      </w:r>
      <w:r w:rsidR="00B36D68" w:rsidRPr="004219CA">
        <w:rPr>
          <w:rFonts w:ascii="Times New Roman" w:hAnsi="Times New Roman" w:cs="Times New Roman"/>
        </w:rPr>
        <w:t xml:space="preserve">was not </w:t>
      </w:r>
      <w:r w:rsidR="006853C3" w:rsidRPr="004219CA">
        <w:rPr>
          <w:rFonts w:ascii="Times New Roman" w:hAnsi="Times New Roman" w:cs="Times New Roman"/>
        </w:rPr>
        <w:t xml:space="preserve">replicated when the same </w:t>
      </w:r>
      <w:r w:rsidR="006853C3" w:rsidRPr="004219CA">
        <w:rPr>
          <w:rFonts w:ascii="Times New Roman" w:hAnsi="Times New Roman" w:cs="Times New Roman"/>
          <w:i/>
          <w:iCs/>
        </w:rPr>
        <w:t>Hordeum</w:t>
      </w:r>
      <w:r w:rsidR="006853C3" w:rsidRPr="004219CA">
        <w:rPr>
          <w:rFonts w:ascii="Times New Roman" w:hAnsi="Times New Roman" w:cs="Times New Roman"/>
        </w:rPr>
        <w:t xml:space="preserve"> genotypes w</w:t>
      </w:r>
      <w:r w:rsidR="004A2993" w:rsidRPr="004219CA">
        <w:rPr>
          <w:rFonts w:ascii="Times New Roman" w:hAnsi="Times New Roman" w:cs="Times New Roman"/>
        </w:rPr>
        <w:t>ere</w:t>
      </w:r>
      <w:r w:rsidR="006853C3" w:rsidRPr="004219CA">
        <w:rPr>
          <w:rFonts w:ascii="Times New Roman" w:hAnsi="Times New Roman" w:cs="Times New Roman"/>
        </w:rPr>
        <w:t xml:space="preserve"> grown in sterile substrate in the absence of bacteria (see </w:t>
      </w:r>
      <w:r w:rsidR="00B36D68" w:rsidRPr="004219CA">
        <w:rPr>
          <w:rFonts w:ascii="Times New Roman" w:hAnsi="Times New Roman" w:cs="Times New Roman"/>
        </w:rPr>
        <w:t>M</w:t>
      </w:r>
      <w:r w:rsidR="006853C3" w:rsidRPr="004219CA">
        <w:rPr>
          <w:rFonts w:ascii="Times New Roman" w:hAnsi="Times New Roman" w:cs="Times New Roman"/>
        </w:rPr>
        <w:t xml:space="preserve">ethods for details). In this setup, no significant differences were detected between </w:t>
      </w:r>
      <w:r w:rsidR="006853C3" w:rsidRPr="004219CA">
        <w:rPr>
          <w:rFonts w:ascii="Times New Roman" w:hAnsi="Times New Roman" w:cs="Times New Roman"/>
          <w:i/>
          <w:iCs/>
        </w:rPr>
        <w:t>Hordeum</w:t>
      </w:r>
      <w:r w:rsidR="006853C3" w:rsidRPr="004219CA">
        <w:rPr>
          <w:rFonts w:ascii="Times New Roman" w:hAnsi="Times New Roman" w:cs="Times New Roman"/>
        </w:rPr>
        <w:t xml:space="preserve"> wild-type and CSSP mutants (Suppl. Fig. 7)</w:t>
      </w:r>
      <w:r w:rsidR="00B36D68" w:rsidRPr="004219CA">
        <w:rPr>
          <w:rFonts w:ascii="Times New Roman" w:hAnsi="Times New Roman" w:cs="Times New Roman"/>
        </w:rPr>
        <w:t>, suggesting that the</w:t>
      </w:r>
      <w:r w:rsidR="006853C3" w:rsidRPr="004219CA">
        <w:rPr>
          <w:rFonts w:ascii="Times New Roman" w:hAnsi="Times New Roman" w:cs="Times New Roman"/>
        </w:rPr>
        <w:t xml:space="preserve"> </w:t>
      </w:r>
      <w:r w:rsidR="00B36D68" w:rsidRPr="004219CA">
        <w:rPr>
          <w:rFonts w:ascii="Times New Roman" w:hAnsi="Times New Roman" w:cs="Times New Roman"/>
        </w:rPr>
        <w:t>reduced growth</w:t>
      </w:r>
      <w:r w:rsidR="006853C3" w:rsidRPr="004219CA">
        <w:rPr>
          <w:rFonts w:ascii="Times New Roman" w:hAnsi="Times New Roman" w:cs="Times New Roman"/>
        </w:rPr>
        <w:t xml:space="preserve"> in </w:t>
      </w:r>
      <w:r w:rsidR="006853C3" w:rsidRPr="004219CA">
        <w:rPr>
          <w:rFonts w:ascii="Times New Roman" w:hAnsi="Times New Roman" w:cs="Times New Roman"/>
          <w:i/>
          <w:iCs/>
        </w:rPr>
        <w:t>Hordeum</w:t>
      </w:r>
      <w:r w:rsidR="006853C3" w:rsidRPr="004219CA">
        <w:rPr>
          <w:rFonts w:ascii="Times New Roman" w:hAnsi="Times New Roman" w:cs="Times New Roman"/>
        </w:rPr>
        <w:t xml:space="preserve"> </w:t>
      </w:r>
      <w:r w:rsidR="006853C3" w:rsidRPr="004219CA">
        <w:rPr>
          <w:rFonts w:ascii="Times New Roman" w:hAnsi="Times New Roman" w:cs="Times New Roman"/>
          <w:i/>
          <w:iCs/>
        </w:rPr>
        <w:t>ccamk</w:t>
      </w:r>
      <w:r w:rsidR="006853C3" w:rsidRPr="004219CA">
        <w:rPr>
          <w:rFonts w:ascii="Times New Roman" w:hAnsi="Times New Roman" w:cs="Times New Roman"/>
        </w:rPr>
        <w:t xml:space="preserve"> </w:t>
      </w:r>
      <w:r w:rsidR="00F847C2" w:rsidRPr="004219CA">
        <w:rPr>
          <w:rFonts w:ascii="Times New Roman" w:hAnsi="Times New Roman" w:cs="Times New Roman"/>
        </w:rPr>
        <w:t>mutants is not</w:t>
      </w:r>
      <w:r w:rsidR="006853C3" w:rsidRPr="004219CA">
        <w:rPr>
          <w:rFonts w:ascii="Times New Roman" w:hAnsi="Times New Roman" w:cs="Times New Roman"/>
        </w:rPr>
        <w:t xml:space="preserve"> directly caused by the CCamK </w:t>
      </w:r>
      <w:r w:rsidR="00F847C2" w:rsidRPr="004219CA">
        <w:rPr>
          <w:rFonts w:ascii="Times New Roman" w:hAnsi="Times New Roman" w:cs="Times New Roman"/>
        </w:rPr>
        <w:t>mutation itself</w:t>
      </w:r>
      <w:r w:rsidR="006853C3" w:rsidRPr="004219CA">
        <w:rPr>
          <w:rFonts w:ascii="Times New Roman" w:hAnsi="Times New Roman" w:cs="Times New Roman"/>
        </w:rPr>
        <w:t xml:space="preserve">, but rather </w:t>
      </w:r>
      <w:r w:rsidR="00F847C2" w:rsidRPr="004219CA">
        <w:rPr>
          <w:rFonts w:ascii="Times New Roman" w:hAnsi="Times New Roman" w:cs="Times New Roman"/>
        </w:rPr>
        <w:t xml:space="preserve">by </w:t>
      </w:r>
      <w:r w:rsidR="006853C3" w:rsidRPr="004219CA">
        <w:rPr>
          <w:rFonts w:ascii="Times New Roman" w:hAnsi="Times New Roman" w:cs="Times New Roman"/>
        </w:rPr>
        <w:t xml:space="preserve">impaired fitness when </w:t>
      </w:r>
      <w:r w:rsidR="006853C3" w:rsidRPr="004219CA">
        <w:rPr>
          <w:rFonts w:ascii="Times New Roman" w:hAnsi="Times New Roman" w:cs="Times New Roman"/>
          <w:i/>
          <w:iCs/>
        </w:rPr>
        <w:t>ccamk</w:t>
      </w:r>
      <w:r w:rsidR="006853C3" w:rsidRPr="004219CA">
        <w:rPr>
          <w:rFonts w:ascii="Times New Roman" w:hAnsi="Times New Roman" w:cs="Times New Roman"/>
        </w:rPr>
        <w:t xml:space="preserve"> interacts with microorganisms. </w:t>
      </w:r>
      <w:commentRangeStart w:id="93"/>
      <w:r w:rsidR="00695932" w:rsidRPr="004219CA">
        <w:rPr>
          <w:rFonts w:ascii="Times New Roman" w:hAnsi="Times New Roman" w:cs="Times New Roman"/>
          <w:kern w:val="0"/>
        </w:rPr>
        <w:t xml:space="preserve">The fact that </w:t>
      </w:r>
      <w:r w:rsidR="00115F49" w:rsidRPr="004219CA">
        <w:rPr>
          <w:rFonts w:ascii="Times New Roman" w:hAnsi="Times New Roman" w:cs="Times New Roman"/>
          <w:kern w:val="0"/>
        </w:rPr>
        <w:t xml:space="preserve">neither </w:t>
      </w:r>
      <w:r w:rsidR="00115F49" w:rsidRPr="004219CA">
        <w:rPr>
          <w:rFonts w:ascii="Times New Roman" w:hAnsi="Times New Roman" w:cs="Times New Roman"/>
          <w:i/>
          <w:iCs/>
          <w:kern w:val="0"/>
        </w:rPr>
        <w:t>Hordeum</w:t>
      </w:r>
      <w:r w:rsidR="00115F49" w:rsidRPr="004219CA">
        <w:rPr>
          <w:rFonts w:ascii="Times New Roman" w:hAnsi="Times New Roman" w:cs="Times New Roman"/>
          <w:kern w:val="0"/>
        </w:rPr>
        <w:t xml:space="preserve"> wild-type nor the CSSP </w:t>
      </w:r>
      <w:commentRangeStart w:id="94"/>
      <w:r w:rsidR="00115F49" w:rsidRPr="004219CA">
        <w:rPr>
          <w:rFonts w:ascii="Times New Roman" w:hAnsi="Times New Roman" w:cs="Times New Roman"/>
          <w:kern w:val="0"/>
        </w:rPr>
        <w:t xml:space="preserve">mutants formed AMS </w:t>
      </w:r>
      <w:commentRangeEnd w:id="94"/>
      <w:r w:rsidR="00464CB0">
        <w:rPr>
          <w:rStyle w:val="CommentReference"/>
        </w:rPr>
        <w:commentReference w:id="94"/>
      </w:r>
      <w:r w:rsidR="00115F49" w:rsidRPr="004219CA">
        <w:rPr>
          <w:rFonts w:ascii="Times New Roman" w:hAnsi="Times New Roman" w:cs="Times New Roman"/>
          <w:kern w:val="0"/>
        </w:rPr>
        <w:t xml:space="preserve">at this </w:t>
      </w:r>
      <w:r w:rsidR="00F847C2" w:rsidRPr="004219CA">
        <w:rPr>
          <w:rFonts w:ascii="Times New Roman" w:hAnsi="Times New Roman" w:cs="Times New Roman"/>
          <w:kern w:val="0"/>
        </w:rPr>
        <w:t xml:space="preserve">growth </w:t>
      </w:r>
      <w:r w:rsidR="00115F49" w:rsidRPr="004219CA">
        <w:rPr>
          <w:rFonts w:ascii="Times New Roman" w:hAnsi="Times New Roman" w:cs="Times New Roman"/>
          <w:kern w:val="0"/>
        </w:rPr>
        <w:t xml:space="preserve">stage, and that the </w:t>
      </w:r>
      <w:r w:rsidR="00695932" w:rsidRPr="004219CA">
        <w:rPr>
          <w:rFonts w:ascii="Times New Roman" w:hAnsi="Times New Roman" w:cs="Times New Roman"/>
          <w:kern w:val="0"/>
        </w:rPr>
        <w:t xml:space="preserve">other CSSP mutants did not show significant </w:t>
      </w:r>
      <w:r w:rsidR="00F847C2" w:rsidRPr="004219CA">
        <w:rPr>
          <w:rFonts w:ascii="Times New Roman" w:hAnsi="Times New Roman" w:cs="Times New Roman"/>
          <w:kern w:val="0"/>
        </w:rPr>
        <w:t>differences</w:t>
      </w:r>
      <w:r w:rsidR="00695932" w:rsidRPr="004219CA">
        <w:rPr>
          <w:rFonts w:ascii="Times New Roman" w:hAnsi="Times New Roman" w:cs="Times New Roman"/>
          <w:kern w:val="0"/>
        </w:rPr>
        <w:t xml:space="preserve"> in shoot fresh weight compared to </w:t>
      </w:r>
      <w:r w:rsidR="006853C3" w:rsidRPr="004219CA">
        <w:rPr>
          <w:rFonts w:ascii="Times New Roman" w:hAnsi="Times New Roman" w:cs="Times New Roman"/>
          <w:kern w:val="0"/>
        </w:rPr>
        <w:t>wild-type</w:t>
      </w:r>
      <w:r w:rsidR="00695932" w:rsidRPr="004219CA">
        <w:rPr>
          <w:rFonts w:ascii="Times New Roman" w:hAnsi="Times New Roman" w:cs="Times New Roman"/>
          <w:kern w:val="0"/>
        </w:rPr>
        <w:t xml:space="preserve">, </w:t>
      </w:r>
      <w:r w:rsidR="00F847C2" w:rsidRPr="004219CA">
        <w:rPr>
          <w:rFonts w:ascii="Times New Roman" w:hAnsi="Times New Roman" w:cs="Times New Roman"/>
          <w:kern w:val="0"/>
        </w:rPr>
        <w:t>indicates</w:t>
      </w:r>
      <w:r w:rsidR="00695932" w:rsidRPr="004219CA">
        <w:rPr>
          <w:rFonts w:ascii="Times New Roman" w:hAnsi="Times New Roman" w:cs="Times New Roman"/>
          <w:kern w:val="0"/>
        </w:rPr>
        <w:t xml:space="preserve"> that AMS </w:t>
      </w:r>
      <w:r w:rsidR="00F847C2" w:rsidRPr="004219CA">
        <w:rPr>
          <w:rFonts w:ascii="Times New Roman" w:hAnsi="Times New Roman" w:cs="Times New Roman"/>
          <w:kern w:val="0"/>
        </w:rPr>
        <w:t xml:space="preserve">impairment </w:t>
      </w:r>
      <w:r w:rsidR="00695932" w:rsidRPr="004219CA">
        <w:rPr>
          <w:rFonts w:ascii="Times New Roman" w:hAnsi="Times New Roman" w:cs="Times New Roman"/>
          <w:kern w:val="0"/>
        </w:rPr>
        <w:t xml:space="preserve">did not significantly impact </w:t>
      </w:r>
      <w:r w:rsidR="00F847C2" w:rsidRPr="004219CA">
        <w:rPr>
          <w:rFonts w:ascii="Times New Roman" w:hAnsi="Times New Roman" w:cs="Times New Roman"/>
          <w:i/>
          <w:iCs/>
          <w:kern w:val="0"/>
        </w:rPr>
        <w:t>Hordeum</w:t>
      </w:r>
      <w:r w:rsidR="00695932" w:rsidRPr="004219CA">
        <w:rPr>
          <w:rFonts w:ascii="Times New Roman" w:hAnsi="Times New Roman" w:cs="Times New Roman"/>
          <w:kern w:val="0"/>
        </w:rPr>
        <w:t xml:space="preserve"> fitness </w:t>
      </w:r>
      <w:r w:rsidR="00F847C2" w:rsidRPr="004219CA">
        <w:rPr>
          <w:rFonts w:ascii="Times New Roman" w:hAnsi="Times New Roman" w:cs="Times New Roman"/>
          <w:kern w:val="0"/>
        </w:rPr>
        <w:t>during</w:t>
      </w:r>
      <w:r w:rsidR="00695932" w:rsidRPr="004219CA">
        <w:rPr>
          <w:rFonts w:ascii="Times New Roman" w:hAnsi="Times New Roman" w:cs="Times New Roman"/>
          <w:kern w:val="0"/>
        </w:rPr>
        <w:t xml:space="preserve"> early growth stages (three weeks) in this study</w:t>
      </w:r>
      <w:r w:rsidR="00F847C2" w:rsidRPr="004219CA">
        <w:rPr>
          <w:rFonts w:ascii="Times New Roman" w:hAnsi="Times New Roman" w:cs="Times New Roman"/>
          <w:kern w:val="0"/>
        </w:rPr>
        <w:t>. It is possible that</w:t>
      </w:r>
      <w:r w:rsidR="00695932" w:rsidRPr="004219CA">
        <w:rPr>
          <w:rFonts w:ascii="Times New Roman" w:hAnsi="Times New Roman" w:cs="Times New Roman"/>
          <w:kern w:val="0"/>
        </w:rPr>
        <w:t xml:space="preserve"> fitness </w:t>
      </w:r>
      <w:r w:rsidR="00F847C2" w:rsidRPr="004219CA">
        <w:rPr>
          <w:rFonts w:ascii="Times New Roman" w:hAnsi="Times New Roman" w:cs="Times New Roman"/>
          <w:kern w:val="0"/>
        </w:rPr>
        <w:t xml:space="preserve">effects in </w:t>
      </w:r>
      <w:r w:rsidR="006853C3" w:rsidRPr="004219CA">
        <w:rPr>
          <w:rFonts w:ascii="Times New Roman" w:hAnsi="Times New Roman" w:cs="Times New Roman"/>
          <w:i/>
          <w:iCs/>
          <w:kern w:val="0"/>
        </w:rPr>
        <w:t>Hordeum</w:t>
      </w:r>
      <w:r w:rsidR="006853C3" w:rsidRPr="004219CA">
        <w:rPr>
          <w:rFonts w:ascii="Times New Roman" w:hAnsi="Times New Roman" w:cs="Times New Roman"/>
          <w:kern w:val="0"/>
        </w:rPr>
        <w:t xml:space="preserve"> </w:t>
      </w:r>
      <w:r w:rsidR="00695932" w:rsidRPr="004219CA">
        <w:rPr>
          <w:rFonts w:ascii="Times New Roman" w:hAnsi="Times New Roman" w:cs="Times New Roman"/>
          <w:kern w:val="0"/>
        </w:rPr>
        <w:t xml:space="preserve">CSSP mutants </w:t>
      </w:r>
      <w:r w:rsidR="00F847C2" w:rsidRPr="004219CA">
        <w:rPr>
          <w:rFonts w:ascii="Times New Roman" w:hAnsi="Times New Roman" w:cs="Times New Roman"/>
          <w:kern w:val="0"/>
        </w:rPr>
        <w:t xml:space="preserve">may become more pronounced at </w:t>
      </w:r>
      <w:r w:rsidR="00695932" w:rsidRPr="004219CA">
        <w:rPr>
          <w:rFonts w:ascii="Times New Roman" w:hAnsi="Times New Roman" w:cs="Times New Roman"/>
          <w:kern w:val="0"/>
        </w:rPr>
        <w:t xml:space="preserve">later growth stages, </w:t>
      </w:r>
      <w:r w:rsidR="00F847C2" w:rsidRPr="004219CA">
        <w:rPr>
          <w:rFonts w:ascii="Times New Roman" w:hAnsi="Times New Roman" w:cs="Times New Roman"/>
          <w:kern w:val="0"/>
        </w:rPr>
        <w:t>as</w:t>
      </w:r>
      <w:r w:rsidR="00695932" w:rsidRPr="004219CA">
        <w:rPr>
          <w:rFonts w:ascii="Times New Roman" w:hAnsi="Times New Roman" w:cs="Times New Roman"/>
          <w:kern w:val="0"/>
        </w:rPr>
        <w:t xml:space="preserve"> AMS is </w:t>
      </w:r>
      <w:r w:rsidR="00F847C2" w:rsidRPr="004219CA">
        <w:rPr>
          <w:rFonts w:ascii="Times New Roman" w:hAnsi="Times New Roman" w:cs="Times New Roman"/>
          <w:kern w:val="0"/>
        </w:rPr>
        <w:t xml:space="preserve">typically fully </w:t>
      </w:r>
      <w:r w:rsidR="00695932" w:rsidRPr="004219CA">
        <w:rPr>
          <w:rFonts w:ascii="Times New Roman" w:hAnsi="Times New Roman" w:cs="Times New Roman"/>
          <w:kern w:val="0"/>
        </w:rPr>
        <w:t xml:space="preserve">established </w:t>
      </w:r>
      <w:r w:rsidR="00F847C2" w:rsidRPr="004219CA">
        <w:rPr>
          <w:rFonts w:ascii="Times New Roman" w:hAnsi="Times New Roman" w:cs="Times New Roman"/>
          <w:kern w:val="0"/>
        </w:rPr>
        <w:t>after</w:t>
      </w:r>
      <w:r w:rsidR="00695932" w:rsidRPr="004219CA">
        <w:rPr>
          <w:rFonts w:ascii="Times New Roman" w:hAnsi="Times New Roman" w:cs="Times New Roman"/>
          <w:kern w:val="0"/>
        </w:rPr>
        <w:t xml:space="preserve"> four to six weeks of growth in </w:t>
      </w:r>
      <w:commentRangeEnd w:id="93"/>
      <w:r w:rsidR="00021214">
        <w:rPr>
          <w:rStyle w:val="CommentReference"/>
        </w:rPr>
        <w:commentReference w:id="93"/>
      </w:r>
      <w:r w:rsidR="006853C3" w:rsidRPr="004219CA">
        <w:rPr>
          <w:rFonts w:ascii="Times New Roman" w:hAnsi="Times New Roman" w:cs="Times New Roman"/>
          <w:i/>
          <w:iCs/>
          <w:kern w:val="0"/>
        </w:rPr>
        <w:t>Hordeum</w:t>
      </w:r>
      <w:r w:rsidR="00695932" w:rsidRPr="004219CA">
        <w:rPr>
          <w:rFonts w:ascii="Times New Roman" w:hAnsi="Times New Roman" w:cs="Times New Roman"/>
          <w:kern w:val="0"/>
        </w:rPr>
        <w:t xml:space="preserve"> [</w:t>
      </w:r>
      <w:r w:rsidR="006853C3" w:rsidRPr="004219CA">
        <w:rPr>
          <w:rFonts w:ascii="Times New Roman" w:hAnsi="Times New Roman" w:cs="Times New Roman"/>
          <w:kern w:val="0"/>
          <w:highlight w:val="red"/>
        </w:rPr>
        <w:t>citation:</w:t>
      </w:r>
      <w:r w:rsidR="00695932" w:rsidRPr="004219CA">
        <w:rPr>
          <w:rFonts w:ascii="Times New Roman" w:hAnsi="Times New Roman" w:cs="Times New Roman"/>
          <w:kern w:val="0"/>
          <w:highlight w:val="red"/>
        </w:rPr>
        <w:t>262</w:t>
      </w:r>
      <w:r w:rsidR="00695932" w:rsidRPr="004219CA">
        <w:rPr>
          <w:rFonts w:ascii="Times New Roman" w:hAnsi="Times New Roman" w:cs="Times New Roman"/>
          <w:kern w:val="0"/>
        </w:rPr>
        <w:t>].</w:t>
      </w:r>
    </w:p>
    <w:p w14:paraId="42519437" w14:textId="77777777" w:rsidR="009B203D" w:rsidRPr="004219CA" w:rsidRDefault="004A2993" w:rsidP="003D59D8">
      <w:pPr>
        <w:spacing w:line="276" w:lineRule="auto"/>
        <w:jc w:val="both"/>
        <w:rPr>
          <w:rFonts w:ascii="Times New Roman" w:hAnsi="Times New Roman" w:cs="Times New Roman"/>
          <w:kern w:val="0"/>
        </w:rPr>
        <w:pPrChange w:id="95" w:author="Simona Radutoiu" w:date="2025-02-19T14:17:00Z" w16du:dateUtc="2025-02-19T13:17:00Z">
          <w:pPr>
            <w:jc w:val="both"/>
          </w:pPr>
        </w:pPrChange>
      </w:pPr>
      <w:r w:rsidRPr="004219CA">
        <w:rPr>
          <w:rFonts w:ascii="Times New Roman" w:hAnsi="Times New Roman" w:cs="Times New Roman"/>
          <w:kern w:val="0"/>
        </w:rPr>
        <w:lastRenderedPageBreak/>
        <w:t xml:space="preserve">Alpha diversity of </w:t>
      </w:r>
      <w:r w:rsidRPr="004219CA">
        <w:rPr>
          <w:rFonts w:ascii="Times New Roman" w:hAnsi="Times New Roman" w:cs="Times New Roman"/>
          <w:i/>
          <w:iCs/>
          <w:kern w:val="0"/>
        </w:rPr>
        <w:t>Lotus</w:t>
      </w:r>
      <w:r w:rsidRPr="004219CA">
        <w:rPr>
          <w:rFonts w:ascii="Times New Roman" w:hAnsi="Times New Roman" w:cs="Times New Roman"/>
          <w:kern w:val="0"/>
        </w:rPr>
        <w:t xml:space="preserve"> and </w:t>
      </w:r>
      <w:r w:rsidRPr="004219CA">
        <w:rPr>
          <w:rFonts w:ascii="Times New Roman" w:hAnsi="Times New Roman" w:cs="Times New Roman"/>
          <w:i/>
          <w:iCs/>
          <w:kern w:val="0"/>
        </w:rPr>
        <w:t>Hordeum</w:t>
      </w:r>
      <w:r w:rsidRPr="004219CA">
        <w:rPr>
          <w:rFonts w:ascii="Times New Roman" w:hAnsi="Times New Roman" w:cs="Times New Roman"/>
          <w:kern w:val="0"/>
        </w:rPr>
        <w:t xml:space="preserve"> bacterial communities was </w:t>
      </w:r>
      <w:r w:rsidR="00975BE5" w:rsidRPr="004219CA">
        <w:rPr>
          <w:rFonts w:ascii="Times New Roman" w:hAnsi="Times New Roman" w:cs="Times New Roman"/>
          <w:kern w:val="0"/>
        </w:rPr>
        <w:t>generally</w:t>
      </w:r>
      <w:r w:rsidRPr="004219CA">
        <w:rPr>
          <w:rFonts w:ascii="Times New Roman" w:hAnsi="Times New Roman" w:cs="Times New Roman"/>
          <w:kern w:val="0"/>
        </w:rPr>
        <w:t xml:space="preserve"> unaffected by CSSP impairment, except for higher diversity observed in</w:t>
      </w:r>
      <w:r w:rsidR="00975BE5" w:rsidRPr="004219CA">
        <w:rPr>
          <w:rFonts w:ascii="Times New Roman" w:hAnsi="Times New Roman" w:cs="Times New Roman"/>
          <w:kern w:val="0"/>
        </w:rPr>
        <w:t xml:space="preserve"> the</w:t>
      </w:r>
      <w:r w:rsidRPr="004219CA">
        <w:rPr>
          <w:rFonts w:ascii="Times New Roman" w:hAnsi="Times New Roman" w:cs="Times New Roman"/>
          <w:kern w:val="0"/>
        </w:rPr>
        <w:t xml:space="preserve"> </w:t>
      </w:r>
      <w:r w:rsidRPr="004219CA">
        <w:rPr>
          <w:rFonts w:ascii="Times New Roman" w:hAnsi="Times New Roman" w:cs="Times New Roman"/>
          <w:i/>
          <w:iCs/>
          <w:kern w:val="0"/>
        </w:rPr>
        <w:t>Lotus</w:t>
      </w:r>
      <w:r w:rsidRPr="004219CA">
        <w:rPr>
          <w:rFonts w:ascii="Times New Roman" w:hAnsi="Times New Roman" w:cs="Times New Roman"/>
          <w:kern w:val="0"/>
        </w:rPr>
        <w:t xml:space="preserve"> </w:t>
      </w:r>
      <w:r w:rsidRPr="004219CA">
        <w:rPr>
          <w:rFonts w:ascii="Times New Roman" w:hAnsi="Times New Roman" w:cs="Times New Roman"/>
          <w:i/>
          <w:iCs/>
          <w:kern w:val="0"/>
        </w:rPr>
        <w:t>nsp2</w:t>
      </w:r>
      <w:r w:rsidRPr="004219CA">
        <w:rPr>
          <w:rFonts w:ascii="Times New Roman" w:hAnsi="Times New Roman" w:cs="Times New Roman"/>
          <w:kern w:val="0"/>
        </w:rPr>
        <w:t xml:space="preserve"> mutant in the PK rhizosphere (Suppl. Fig. 8).</w:t>
      </w:r>
      <w:r w:rsidR="009B203D" w:rsidRPr="004219CA">
        <w:rPr>
          <w:rFonts w:ascii="Times New Roman" w:hAnsi="Times New Roman" w:cs="Times New Roman"/>
          <w:kern w:val="0"/>
        </w:rPr>
        <w:t xml:space="preserve"> Beta diversity was predominantly shaped by soil nutrient levels (Fig. 4B) but also </w:t>
      </w:r>
      <w:r w:rsidR="00975BE5" w:rsidRPr="004219CA">
        <w:rPr>
          <w:rFonts w:ascii="Times New Roman" w:hAnsi="Times New Roman" w:cs="Times New Roman"/>
          <w:kern w:val="0"/>
        </w:rPr>
        <w:t>exhibited</w:t>
      </w:r>
      <w:r w:rsidR="009B203D" w:rsidRPr="004219CA">
        <w:rPr>
          <w:rFonts w:ascii="Times New Roman" w:hAnsi="Times New Roman" w:cs="Times New Roman"/>
          <w:kern w:val="0"/>
        </w:rPr>
        <w:t xml:space="preserve"> </w:t>
      </w:r>
      <w:r w:rsidR="00975BE5" w:rsidRPr="004219CA">
        <w:rPr>
          <w:rFonts w:ascii="Times New Roman" w:hAnsi="Times New Roman" w:cs="Times New Roman"/>
          <w:kern w:val="0"/>
        </w:rPr>
        <w:t>varying degrees of</w:t>
      </w:r>
      <w:r w:rsidR="009B203D" w:rsidRPr="004219CA">
        <w:rPr>
          <w:rFonts w:ascii="Times New Roman" w:hAnsi="Times New Roman" w:cs="Times New Roman"/>
          <w:kern w:val="0"/>
        </w:rPr>
        <w:t xml:space="preserve"> </w:t>
      </w:r>
      <w:r w:rsidR="00975BE5" w:rsidRPr="004219CA">
        <w:rPr>
          <w:rFonts w:ascii="Times New Roman" w:hAnsi="Times New Roman" w:cs="Times New Roman"/>
          <w:kern w:val="0"/>
        </w:rPr>
        <w:t xml:space="preserve">differential </w:t>
      </w:r>
      <w:r w:rsidR="009B203D" w:rsidRPr="004219CA">
        <w:rPr>
          <w:rFonts w:ascii="Times New Roman" w:hAnsi="Times New Roman" w:cs="Times New Roman"/>
          <w:kern w:val="0"/>
        </w:rPr>
        <w:t xml:space="preserve">clustering </w:t>
      </w:r>
      <w:r w:rsidR="00975BE5" w:rsidRPr="004219CA">
        <w:rPr>
          <w:rFonts w:ascii="Times New Roman" w:hAnsi="Times New Roman" w:cs="Times New Roman"/>
          <w:kern w:val="0"/>
        </w:rPr>
        <w:t>across</w:t>
      </w:r>
      <w:r w:rsidR="009B203D" w:rsidRPr="004219CA">
        <w:rPr>
          <w:rFonts w:ascii="Times New Roman" w:hAnsi="Times New Roman" w:cs="Times New Roman"/>
          <w:kern w:val="0"/>
        </w:rPr>
        <w:t xml:space="preserve"> plant-soil-fraction combinations (Fig. 4D).</w:t>
      </w:r>
      <w:r w:rsidR="002E6A29" w:rsidRPr="004219CA">
        <w:rPr>
          <w:rFonts w:ascii="Times New Roman" w:hAnsi="Times New Roman" w:cs="Times New Roman"/>
          <w:kern w:val="0"/>
        </w:rPr>
        <w:t xml:space="preserve"> The cumulative relative abundance of bacterial orders </w:t>
      </w:r>
      <w:r w:rsidR="00975BE5" w:rsidRPr="004219CA">
        <w:rPr>
          <w:rFonts w:ascii="Times New Roman" w:hAnsi="Times New Roman" w:cs="Times New Roman"/>
          <w:kern w:val="0"/>
        </w:rPr>
        <w:t>displayed</w:t>
      </w:r>
      <w:r w:rsidR="002E6A29" w:rsidRPr="004219CA">
        <w:rPr>
          <w:rFonts w:ascii="Times New Roman" w:hAnsi="Times New Roman" w:cs="Times New Roman"/>
          <w:kern w:val="0"/>
        </w:rPr>
        <w:t xml:space="preserve"> </w:t>
      </w:r>
      <w:r w:rsidR="00975BE5" w:rsidRPr="004219CA">
        <w:rPr>
          <w:rFonts w:ascii="Times New Roman" w:hAnsi="Times New Roman" w:cs="Times New Roman"/>
          <w:kern w:val="0"/>
        </w:rPr>
        <w:t>distinct</w:t>
      </w:r>
      <w:r w:rsidR="002E6A29" w:rsidRPr="004219CA">
        <w:rPr>
          <w:rFonts w:ascii="Times New Roman" w:hAnsi="Times New Roman" w:cs="Times New Roman"/>
          <w:kern w:val="0"/>
        </w:rPr>
        <w:t xml:space="preserve"> patterns across wild-type and CSSP mutants, which were unique to </w:t>
      </w:r>
      <w:r w:rsidR="00975BE5" w:rsidRPr="004219CA">
        <w:rPr>
          <w:rFonts w:ascii="Times New Roman" w:hAnsi="Times New Roman" w:cs="Times New Roman"/>
          <w:kern w:val="0"/>
        </w:rPr>
        <w:t>specific</w:t>
      </w:r>
      <w:r w:rsidR="002E6A29" w:rsidRPr="004219CA">
        <w:rPr>
          <w:rFonts w:ascii="Times New Roman" w:hAnsi="Times New Roman" w:cs="Times New Roman"/>
          <w:kern w:val="0"/>
        </w:rPr>
        <w:t xml:space="preserve"> genotypes</w:t>
      </w:r>
      <w:r w:rsidR="00975BE5" w:rsidRPr="004219CA">
        <w:rPr>
          <w:rFonts w:ascii="Times New Roman" w:hAnsi="Times New Roman" w:cs="Times New Roman"/>
          <w:kern w:val="0"/>
        </w:rPr>
        <w:t xml:space="preserve"> and</w:t>
      </w:r>
      <w:r w:rsidR="002E6A29" w:rsidRPr="004219CA">
        <w:rPr>
          <w:rFonts w:ascii="Times New Roman" w:hAnsi="Times New Roman" w:cs="Times New Roman"/>
          <w:kern w:val="0"/>
        </w:rPr>
        <w:t xml:space="preserve"> soil types</w:t>
      </w:r>
      <w:r w:rsidR="00E76038" w:rsidRPr="004219CA">
        <w:rPr>
          <w:rFonts w:ascii="Times New Roman" w:hAnsi="Times New Roman" w:cs="Times New Roman"/>
          <w:kern w:val="0"/>
        </w:rPr>
        <w:t xml:space="preserve"> (Fig. 5A,B)</w:t>
      </w:r>
      <w:r w:rsidR="002E6A29" w:rsidRPr="004219CA">
        <w:rPr>
          <w:rFonts w:ascii="Times New Roman" w:hAnsi="Times New Roman" w:cs="Times New Roman"/>
          <w:kern w:val="0"/>
        </w:rPr>
        <w:t xml:space="preserve">. </w:t>
      </w:r>
      <w:r w:rsidR="00975BE5" w:rsidRPr="004219CA">
        <w:rPr>
          <w:rFonts w:ascii="Times New Roman" w:hAnsi="Times New Roman" w:cs="Times New Roman"/>
          <w:kern w:val="0"/>
        </w:rPr>
        <w:t xml:space="preserve">In the </w:t>
      </w:r>
      <w:r w:rsidR="002E6A29" w:rsidRPr="004219CA">
        <w:rPr>
          <w:rFonts w:ascii="Times New Roman" w:hAnsi="Times New Roman" w:cs="Times New Roman"/>
          <w:i/>
          <w:iCs/>
          <w:kern w:val="0"/>
        </w:rPr>
        <w:t>Lotus</w:t>
      </w:r>
      <w:r w:rsidR="002E6A29" w:rsidRPr="004219CA">
        <w:rPr>
          <w:rFonts w:ascii="Times New Roman" w:hAnsi="Times New Roman" w:cs="Times New Roman"/>
          <w:kern w:val="0"/>
        </w:rPr>
        <w:t xml:space="preserve"> rhizosphere, </w:t>
      </w:r>
      <w:r w:rsidR="00975BE5" w:rsidRPr="004219CA">
        <w:rPr>
          <w:rFonts w:ascii="Times New Roman" w:hAnsi="Times New Roman" w:cs="Times New Roman"/>
          <w:kern w:val="0"/>
        </w:rPr>
        <w:t xml:space="preserve">symbiosis impairment </w:t>
      </w:r>
      <w:r w:rsidR="002E6A29" w:rsidRPr="004219CA">
        <w:rPr>
          <w:rFonts w:ascii="Times New Roman" w:hAnsi="Times New Roman" w:cs="Times New Roman"/>
          <w:kern w:val="0"/>
        </w:rPr>
        <w:t>affected the colonisation of</w:t>
      </w:r>
      <w:r w:rsidR="00975BE5" w:rsidRPr="004219CA">
        <w:rPr>
          <w:rFonts w:ascii="Times New Roman" w:hAnsi="Times New Roman" w:cs="Times New Roman"/>
          <w:kern w:val="0"/>
        </w:rPr>
        <w:t xml:space="preserve"> several bacterial orders, including</w:t>
      </w:r>
      <w:r w:rsidR="002E6A29" w:rsidRPr="004219CA">
        <w:rPr>
          <w:rFonts w:ascii="Times New Roman" w:hAnsi="Times New Roman" w:cs="Times New Roman"/>
          <w:kern w:val="0"/>
        </w:rPr>
        <w:t xml:space="preserve"> Bacilalles, Burkholderiales, Chloroflexales, and Streptomycetales. In </w:t>
      </w:r>
      <w:r w:rsidR="002E6A29" w:rsidRPr="004219CA">
        <w:rPr>
          <w:rFonts w:ascii="Times New Roman" w:hAnsi="Times New Roman" w:cs="Times New Roman"/>
          <w:i/>
          <w:iCs/>
          <w:kern w:val="0"/>
        </w:rPr>
        <w:t>Lotus</w:t>
      </w:r>
      <w:r w:rsidR="002E6A29" w:rsidRPr="004219CA">
        <w:rPr>
          <w:rFonts w:ascii="Times New Roman" w:hAnsi="Times New Roman" w:cs="Times New Roman"/>
          <w:kern w:val="0"/>
        </w:rPr>
        <w:t xml:space="preserve"> roots, Rhizobiales were </w:t>
      </w:r>
      <w:r w:rsidR="00975BE5" w:rsidRPr="004219CA">
        <w:rPr>
          <w:rFonts w:ascii="Times New Roman" w:hAnsi="Times New Roman" w:cs="Times New Roman"/>
          <w:kern w:val="0"/>
        </w:rPr>
        <w:t>significanlty</w:t>
      </w:r>
      <w:r w:rsidR="002E6A29" w:rsidRPr="004219CA">
        <w:rPr>
          <w:rFonts w:ascii="Times New Roman" w:hAnsi="Times New Roman" w:cs="Times New Roman"/>
          <w:kern w:val="0"/>
        </w:rPr>
        <w:t xml:space="preserve"> reduced in all mutants </w:t>
      </w:r>
      <w:r w:rsidR="00A22E66" w:rsidRPr="004219CA">
        <w:rPr>
          <w:rFonts w:ascii="Times New Roman" w:hAnsi="Times New Roman" w:cs="Times New Roman"/>
          <w:kern w:val="0"/>
        </w:rPr>
        <w:t>across</w:t>
      </w:r>
      <w:r w:rsidR="002E6A29" w:rsidRPr="004219CA">
        <w:rPr>
          <w:rFonts w:ascii="Times New Roman" w:hAnsi="Times New Roman" w:cs="Times New Roman"/>
          <w:kern w:val="0"/>
        </w:rPr>
        <w:t xml:space="preserve"> all soils, </w:t>
      </w:r>
      <w:r w:rsidR="00A22E66" w:rsidRPr="004219CA">
        <w:rPr>
          <w:rFonts w:ascii="Times New Roman" w:hAnsi="Times New Roman" w:cs="Times New Roman"/>
          <w:kern w:val="0"/>
        </w:rPr>
        <w:t>likely due</w:t>
      </w:r>
      <w:r w:rsidR="002E6A29" w:rsidRPr="004219CA">
        <w:rPr>
          <w:rFonts w:ascii="Times New Roman" w:hAnsi="Times New Roman" w:cs="Times New Roman"/>
          <w:kern w:val="0"/>
        </w:rPr>
        <w:t xml:space="preserve"> to the </w:t>
      </w:r>
      <w:r w:rsidR="00A22E66" w:rsidRPr="004219CA">
        <w:rPr>
          <w:rFonts w:ascii="Times New Roman" w:hAnsi="Times New Roman" w:cs="Times New Roman"/>
          <w:kern w:val="0"/>
        </w:rPr>
        <w:t>impaired</w:t>
      </w:r>
      <w:r w:rsidR="002E6A29" w:rsidRPr="004219CA">
        <w:rPr>
          <w:rFonts w:ascii="Times New Roman" w:hAnsi="Times New Roman" w:cs="Times New Roman"/>
          <w:kern w:val="0"/>
        </w:rPr>
        <w:t xml:space="preserve"> symbio</w:t>
      </w:r>
      <w:r w:rsidR="00A22E66" w:rsidRPr="004219CA">
        <w:rPr>
          <w:rFonts w:ascii="Times New Roman" w:hAnsi="Times New Roman" w:cs="Times New Roman"/>
          <w:kern w:val="0"/>
        </w:rPr>
        <w:t>nt</w:t>
      </w:r>
      <w:r w:rsidR="002E6A29" w:rsidRPr="004219CA">
        <w:rPr>
          <w:rFonts w:ascii="Times New Roman" w:hAnsi="Times New Roman" w:cs="Times New Roman"/>
          <w:kern w:val="0"/>
        </w:rPr>
        <w:t xml:space="preserve"> colonisation</w:t>
      </w:r>
      <w:r w:rsidR="00A22E66" w:rsidRPr="004219CA">
        <w:rPr>
          <w:rFonts w:ascii="Times New Roman" w:hAnsi="Times New Roman" w:cs="Times New Roman"/>
          <w:kern w:val="0"/>
        </w:rPr>
        <w:t>. Conversely,</w:t>
      </w:r>
      <w:r w:rsidR="002E6A29" w:rsidRPr="004219CA">
        <w:rPr>
          <w:rFonts w:ascii="Times New Roman" w:hAnsi="Times New Roman" w:cs="Times New Roman"/>
          <w:kern w:val="0"/>
        </w:rPr>
        <w:t xml:space="preserve"> Streptomycetales and Chitinophagales were enriched in CSSP mutant roots (</w:t>
      </w:r>
      <w:r w:rsidR="00A22E66" w:rsidRPr="004219CA">
        <w:rPr>
          <w:rFonts w:ascii="Times New Roman" w:hAnsi="Times New Roman" w:cs="Times New Roman"/>
          <w:kern w:val="0"/>
        </w:rPr>
        <w:t xml:space="preserve">the </w:t>
      </w:r>
      <w:r w:rsidR="002E6A29" w:rsidRPr="004219CA">
        <w:rPr>
          <w:rFonts w:ascii="Times New Roman" w:hAnsi="Times New Roman" w:cs="Times New Roman"/>
          <w:kern w:val="0"/>
        </w:rPr>
        <w:t xml:space="preserve">latter only </w:t>
      </w:r>
      <w:r w:rsidR="00A22E66" w:rsidRPr="004219CA">
        <w:rPr>
          <w:rFonts w:ascii="Times New Roman" w:hAnsi="Times New Roman" w:cs="Times New Roman"/>
          <w:kern w:val="0"/>
        </w:rPr>
        <w:t>i</w:t>
      </w:r>
      <w:r w:rsidR="002E6A29" w:rsidRPr="004219CA">
        <w:rPr>
          <w:rFonts w:ascii="Times New Roman" w:hAnsi="Times New Roman" w:cs="Times New Roman"/>
          <w:kern w:val="0"/>
        </w:rPr>
        <w:t xml:space="preserve">n NPK soil). In </w:t>
      </w:r>
      <w:r w:rsidR="002E6A29" w:rsidRPr="004219CA">
        <w:rPr>
          <w:rFonts w:ascii="Times New Roman" w:hAnsi="Times New Roman" w:cs="Times New Roman"/>
          <w:i/>
          <w:iCs/>
          <w:kern w:val="0"/>
        </w:rPr>
        <w:t>Hordeum</w:t>
      </w:r>
      <w:r w:rsidR="002E6A29" w:rsidRPr="004219CA">
        <w:rPr>
          <w:rFonts w:ascii="Times New Roman" w:hAnsi="Times New Roman" w:cs="Times New Roman"/>
          <w:kern w:val="0"/>
        </w:rPr>
        <w:t xml:space="preserve">, </w:t>
      </w:r>
      <w:r w:rsidR="00A22E66" w:rsidRPr="004219CA">
        <w:rPr>
          <w:rFonts w:ascii="Times New Roman" w:hAnsi="Times New Roman" w:cs="Times New Roman"/>
          <w:kern w:val="0"/>
        </w:rPr>
        <w:t>the most significant changes</w:t>
      </w:r>
      <w:r w:rsidR="002E6A29" w:rsidRPr="004219CA">
        <w:rPr>
          <w:rFonts w:ascii="Times New Roman" w:hAnsi="Times New Roman" w:cs="Times New Roman"/>
          <w:kern w:val="0"/>
        </w:rPr>
        <w:t xml:space="preserve"> in bacterial colonisation were observed in </w:t>
      </w:r>
      <w:r w:rsidR="002E6A29" w:rsidRPr="004219CA">
        <w:rPr>
          <w:rFonts w:ascii="Times New Roman" w:hAnsi="Times New Roman" w:cs="Times New Roman"/>
          <w:i/>
          <w:iCs/>
          <w:kern w:val="0"/>
        </w:rPr>
        <w:t>ccamk</w:t>
      </w:r>
      <w:r w:rsidR="002E6A29" w:rsidRPr="004219CA">
        <w:rPr>
          <w:rFonts w:ascii="Times New Roman" w:hAnsi="Times New Roman" w:cs="Times New Roman"/>
          <w:kern w:val="0"/>
        </w:rPr>
        <w:t xml:space="preserve"> and </w:t>
      </w:r>
      <w:r w:rsidR="002E6A29" w:rsidRPr="004219CA">
        <w:rPr>
          <w:rFonts w:ascii="Times New Roman" w:hAnsi="Times New Roman" w:cs="Times New Roman"/>
          <w:i/>
          <w:iCs/>
          <w:kern w:val="0"/>
        </w:rPr>
        <w:t>nsp</w:t>
      </w:r>
      <w:r w:rsidR="002E6A29" w:rsidRPr="004219CA">
        <w:rPr>
          <w:rFonts w:ascii="Times New Roman" w:hAnsi="Times New Roman" w:cs="Times New Roman"/>
          <w:kern w:val="0"/>
        </w:rPr>
        <w:t xml:space="preserve"> mutants in both </w:t>
      </w:r>
      <w:r w:rsidR="00A22E66" w:rsidRPr="004219CA">
        <w:rPr>
          <w:rFonts w:ascii="Times New Roman" w:hAnsi="Times New Roman" w:cs="Times New Roman"/>
          <w:kern w:val="0"/>
        </w:rPr>
        <w:t>rhizosphere and root fractions, with effects varying</w:t>
      </w:r>
      <w:r w:rsidR="002E6A29" w:rsidRPr="004219CA">
        <w:rPr>
          <w:rFonts w:ascii="Times New Roman" w:hAnsi="Times New Roman" w:cs="Times New Roman"/>
          <w:kern w:val="0"/>
        </w:rPr>
        <w:t xml:space="preserve"> across soil types. For example, Caulobacterales </w:t>
      </w:r>
      <w:r w:rsidR="00A22E66" w:rsidRPr="004219CA">
        <w:rPr>
          <w:rFonts w:ascii="Times New Roman" w:hAnsi="Times New Roman" w:cs="Times New Roman"/>
          <w:kern w:val="0"/>
        </w:rPr>
        <w:t>were</w:t>
      </w:r>
      <w:r w:rsidR="002E6A29" w:rsidRPr="004219CA">
        <w:rPr>
          <w:rFonts w:ascii="Times New Roman" w:hAnsi="Times New Roman" w:cs="Times New Roman"/>
          <w:kern w:val="0"/>
        </w:rPr>
        <w:t xml:space="preserve"> enriched in </w:t>
      </w:r>
      <w:r w:rsidR="002E6A29" w:rsidRPr="004219CA">
        <w:rPr>
          <w:rFonts w:ascii="Times New Roman" w:hAnsi="Times New Roman" w:cs="Times New Roman"/>
          <w:i/>
          <w:iCs/>
          <w:kern w:val="0"/>
        </w:rPr>
        <w:t>nsp</w:t>
      </w:r>
      <w:r w:rsidR="00A22E66" w:rsidRPr="004219CA">
        <w:rPr>
          <w:rFonts w:ascii="Times New Roman" w:hAnsi="Times New Roman" w:cs="Times New Roman"/>
          <w:kern w:val="0"/>
        </w:rPr>
        <w:t xml:space="preserve"> mutants</w:t>
      </w:r>
      <w:r w:rsidR="002E6A29" w:rsidRPr="004219CA">
        <w:rPr>
          <w:rFonts w:ascii="Times New Roman" w:hAnsi="Times New Roman" w:cs="Times New Roman"/>
          <w:kern w:val="0"/>
        </w:rPr>
        <w:t xml:space="preserve"> </w:t>
      </w:r>
      <w:r w:rsidR="00A22E66" w:rsidRPr="004219CA">
        <w:rPr>
          <w:rFonts w:ascii="Times New Roman" w:hAnsi="Times New Roman" w:cs="Times New Roman"/>
          <w:kern w:val="0"/>
        </w:rPr>
        <w:t>i</w:t>
      </w:r>
      <w:r w:rsidR="002E6A29" w:rsidRPr="004219CA">
        <w:rPr>
          <w:rFonts w:ascii="Times New Roman" w:hAnsi="Times New Roman" w:cs="Times New Roman"/>
          <w:kern w:val="0"/>
        </w:rPr>
        <w:t>n PK soil</w:t>
      </w:r>
      <w:r w:rsidR="00E76038" w:rsidRPr="004219CA">
        <w:rPr>
          <w:rFonts w:ascii="Times New Roman" w:hAnsi="Times New Roman" w:cs="Times New Roman"/>
          <w:kern w:val="0"/>
        </w:rPr>
        <w:t xml:space="preserve">, </w:t>
      </w:r>
      <w:r w:rsidR="00A22E66" w:rsidRPr="004219CA">
        <w:rPr>
          <w:rFonts w:ascii="Times New Roman" w:hAnsi="Times New Roman" w:cs="Times New Roman"/>
          <w:kern w:val="0"/>
        </w:rPr>
        <w:t>while</w:t>
      </w:r>
      <w:r w:rsidR="00E76038" w:rsidRPr="004219CA">
        <w:rPr>
          <w:rFonts w:ascii="Times New Roman" w:hAnsi="Times New Roman" w:cs="Times New Roman"/>
          <w:kern w:val="0"/>
        </w:rPr>
        <w:t xml:space="preserve"> Pseudomonadales were enriched in </w:t>
      </w:r>
      <w:r w:rsidR="00E76038" w:rsidRPr="004219CA">
        <w:rPr>
          <w:rFonts w:ascii="Times New Roman" w:hAnsi="Times New Roman" w:cs="Times New Roman"/>
          <w:i/>
          <w:iCs/>
          <w:kern w:val="0"/>
        </w:rPr>
        <w:t>ccamk</w:t>
      </w:r>
      <w:r w:rsidR="00E76038" w:rsidRPr="004219CA">
        <w:rPr>
          <w:rFonts w:ascii="Times New Roman" w:hAnsi="Times New Roman" w:cs="Times New Roman"/>
          <w:kern w:val="0"/>
        </w:rPr>
        <w:t xml:space="preserve"> roots </w:t>
      </w:r>
      <w:r w:rsidR="00A22E66" w:rsidRPr="004219CA">
        <w:rPr>
          <w:rFonts w:ascii="Times New Roman" w:hAnsi="Times New Roman" w:cs="Times New Roman"/>
          <w:kern w:val="0"/>
        </w:rPr>
        <w:t>i</w:t>
      </w:r>
      <w:r w:rsidR="00E76038" w:rsidRPr="004219CA">
        <w:rPr>
          <w:rFonts w:ascii="Times New Roman" w:hAnsi="Times New Roman" w:cs="Times New Roman"/>
          <w:kern w:val="0"/>
        </w:rPr>
        <w:t>n NPK and UF soil</w:t>
      </w:r>
      <w:r w:rsidR="00A22E66" w:rsidRPr="004219CA">
        <w:rPr>
          <w:rFonts w:ascii="Times New Roman" w:hAnsi="Times New Roman" w:cs="Times New Roman"/>
          <w:kern w:val="0"/>
        </w:rPr>
        <w:t>s</w:t>
      </w:r>
      <w:r w:rsidR="002E6A29" w:rsidRPr="004219CA">
        <w:rPr>
          <w:rFonts w:ascii="Times New Roman" w:hAnsi="Times New Roman" w:cs="Times New Roman"/>
          <w:kern w:val="0"/>
        </w:rPr>
        <w:t xml:space="preserve">. </w:t>
      </w:r>
      <w:r w:rsidR="00E76038" w:rsidRPr="004219CA">
        <w:rPr>
          <w:rFonts w:ascii="Times New Roman" w:hAnsi="Times New Roman" w:cs="Times New Roman"/>
          <w:kern w:val="0"/>
        </w:rPr>
        <w:t xml:space="preserve">Other bacterial orders </w:t>
      </w:r>
      <w:r w:rsidR="00A22E66" w:rsidRPr="004219CA">
        <w:rPr>
          <w:rFonts w:ascii="Times New Roman" w:hAnsi="Times New Roman" w:cs="Times New Roman"/>
          <w:kern w:val="0"/>
        </w:rPr>
        <w:t>showing</w:t>
      </w:r>
      <w:r w:rsidR="00E76038" w:rsidRPr="004219CA">
        <w:rPr>
          <w:rFonts w:ascii="Times New Roman" w:hAnsi="Times New Roman" w:cs="Times New Roman"/>
          <w:kern w:val="0"/>
        </w:rPr>
        <w:t xml:space="preserve"> differential abundance </w:t>
      </w:r>
      <w:r w:rsidR="00A22E66" w:rsidRPr="004219CA">
        <w:rPr>
          <w:rFonts w:ascii="Times New Roman" w:hAnsi="Times New Roman" w:cs="Times New Roman"/>
          <w:kern w:val="0"/>
        </w:rPr>
        <w:t>included</w:t>
      </w:r>
      <w:r w:rsidR="00E76038" w:rsidRPr="004219CA">
        <w:rPr>
          <w:rFonts w:ascii="Times New Roman" w:hAnsi="Times New Roman" w:cs="Times New Roman"/>
          <w:kern w:val="0"/>
        </w:rPr>
        <w:t xml:space="preserve"> Burkholderiales, Cellvibrionales, Micromonosporales, Rhizobiales, and Xanthomonadales. </w:t>
      </w:r>
      <w:commentRangeStart w:id="96"/>
      <w:r w:rsidR="00A22E66" w:rsidRPr="004219CA">
        <w:rPr>
          <w:rFonts w:ascii="Times New Roman" w:hAnsi="Times New Roman" w:cs="Times New Roman"/>
          <w:kern w:val="0"/>
        </w:rPr>
        <w:t>Analysis of</w:t>
      </w:r>
      <w:r w:rsidR="00E76038" w:rsidRPr="004219CA">
        <w:rPr>
          <w:rFonts w:ascii="Times New Roman" w:hAnsi="Times New Roman" w:cs="Times New Roman"/>
          <w:kern w:val="0"/>
        </w:rPr>
        <w:t xml:space="preserve"> individual ASVs with differential relative abundance in CSSP mutants compared to wild-type plants</w:t>
      </w:r>
      <w:r w:rsidR="00A22E66" w:rsidRPr="004219CA">
        <w:rPr>
          <w:rFonts w:ascii="Times New Roman" w:hAnsi="Times New Roman" w:cs="Times New Roman"/>
          <w:kern w:val="0"/>
        </w:rPr>
        <w:t xml:space="preserve"> revealed that in</w:t>
      </w:r>
      <w:r w:rsidR="00E76038" w:rsidRPr="004219CA">
        <w:rPr>
          <w:rFonts w:ascii="Times New Roman" w:hAnsi="Times New Roman" w:cs="Times New Roman"/>
          <w:kern w:val="0"/>
        </w:rPr>
        <w:t xml:space="preserve"> both hosts</w:t>
      </w:r>
      <w:r w:rsidR="00A22E66" w:rsidRPr="004219CA">
        <w:rPr>
          <w:rFonts w:ascii="Times New Roman" w:hAnsi="Times New Roman" w:cs="Times New Roman"/>
          <w:kern w:val="0"/>
        </w:rPr>
        <w:t>,</w:t>
      </w:r>
      <w:r w:rsidR="00E76038" w:rsidRPr="004219CA">
        <w:rPr>
          <w:rFonts w:ascii="Times New Roman" w:hAnsi="Times New Roman" w:cs="Times New Roman"/>
          <w:kern w:val="0"/>
        </w:rPr>
        <w:t xml:space="preserve"> ASVs respresenting 10</w:t>
      </w:r>
      <w:r w:rsidR="00A22E66" w:rsidRPr="004219CA">
        <w:rPr>
          <w:rFonts w:ascii="Times New Roman" w:hAnsi="Times New Roman" w:cs="Times New Roman"/>
          <w:kern w:val="0"/>
        </w:rPr>
        <w:t>-</w:t>
      </w:r>
      <w:r w:rsidR="00E76038" w:rsidRPr="004219CA">
        <w:rPr>
          <w:rFonts w:ascii="Times New Roman" w:hAnsi="Times New Roman" w:cs="Times New Roman"/>
          <w:kern w:val="0"/>
        </w:rPr>
        <w:t xml:space="preserve"> 20% of total relative abundance in either </w:t>
      </w:r>
      <w:r w:rsidR="00E76038" w:rsidRPr="004219CA">
        <w:rPr>
          <w:rFonts w:ascii="Times New Roman" w:hAnsi="Times New Roman" w:cs="Times New Roman"/>
          <w:i/>
          <w:iCs/>
          <w:kern w:val="0"/>
        </w:rPr>
        <w:t>Lotus</w:t>
      </w:r>
      <w:r w:rsidR="00E76038" w:rsidRPr="004219CA">
        <w:rPr>
          <w:rFonts w:ascii="Times New Roman" w:hAnsi="Times New Roman" w:cs="Times New Roman"/>
          <w:kern w:val="0"/>
        </w:rPr>
        <w:t xml:space="preserve"> or </w:t>
      </w:r>
      <w:r w:rsidR="00E76038" w:rsidRPr="004219CA">
        <w:rPr>
          <w:rFonts w:ascii="Times New Roman" w:hAnsi="Times New Roman" w:cs="Times New Roman"/>
          <w:i/>
          <w:iCs/>
          <w:kern w:val="0"/>
        </w:rPr>
        <w:t>Hordeum</w:t>
      </w:r>
      <w:r w:rsidR="00E76038" w:rsidRPr="004219CA">
        <w:rPr>
          <w:rFonts w:ascii="Times New Roman" w:hAnsi="Times New Roman" w:cs="Times New Roman"/>
          <w:kern w:val="0"/>
        </w:rPr>
        <w:t xml:space="preserve"> wild-type </w:t>
      </w:r>
      <w:r w:rsidR="00A22E66" w:rsidRPr="004219CA">
        <w:rPr>
          <w:rFonts w:ascii="Times New Roman" w:hAnsi="Times New Roman" w:cs="Times New Roman"/>
          <w:kern w:val="0"/>
        </w:rPr>
        <w:t>exhibited altered</w:t>
      </w:r>
      <w:r w:rsidR="00E76038" w:rsidRPr="004219CA">
        <w:rPr>
          <w:rFonts w:ascii="Times New Roman" w:hAnsi="Times New Roman" w:cs="Times New Roman"/>
          <w:kern w:val="0"/>
        </w:rPr>
        <w:t xml:space="preserve"> colonisation </w:t>
      </w:r>
      <w:r w:rsidR="00A22E66" w:rsidRPr="004219CA">
        <w:rPr>
          <w:rFonts w:ascii="Times New Roman" w:hAnsi="Times New Roman" w:cs="Times New Roman"/>
          <w:kern w:val="0"/>
        </w:rPr>
        <w:t xml:space="preserve">patterns </w:t>
      </w:r>
      <w:commentRangeEnd w:id="96"/>
      <w:r w:rsidR="00904A6F">
        <w:rPr>
          <w:rStyle w:val="CommentReference"/>
        </w:rPr>
        <w:commentReference w:id="96"/>
      </w:r>
      <w:r w:rsidR="00E76038" w:rsidRPr="004219CA">
        <w:rPr>
          <w:rFonts w:ascii="Times New Roman" w:hAnsi="Times New Roman" w:cs="Times New Roman"/>
          <w:kern w:val="0"/>
        </w:rPr>
        <w:t xml:space="preserve">(Fig.6, ANCOMB-C and structural-0 analysis used for differential abundance analysis, see </w:t>
      </w:r>
      <w:r w:rsidR="00A22E66" w:rsidRPr="004219CA">
        <w:rPr>
          <w:rFonts w:ascii="Times New Roman" w:hAnsi="Times New Roman" w:cs="Times New Roman"/>
          <w:kern w:val="0"/>
        </w:rPr>
        <w:t>M</w:t>
      </w:r>
      <w:r w:rsidR="00E76038" w:rsidRPr="004219CA">
        <w:rPr>
          <w:rFonts w:ascii="Times New Roman" w:hAnsi="Times New Roman" w:cs="Times New Roman"/>
          <w:kern w:val="0"/>
        </w:rPr>
        <w:t>ethods for details)</w:t>
      </w:r>
      <w:r w:rsidR="00295735" w:rsidRPr="004219CA">
        <w:rPr>
          <w:rFonts w:ascii="Times New Roman" w:hAnsi="Times New Roman" w:cs="Times New Roman"/>
          <w:kern w:val="0"/>
        </w:rPr>
        <w:t xml:space="preserve"> </w:t>
      </w:r>
      <w:r w:rsidR="00295735" w:rsidRPr="004219CA">
        <w:rPr>
          <w:rFonts w:ascii="Times New Roman" w:hAnsi="Times New Roman" w:cs="Times New Roman"/>
          <w:kern w:val="0"/>
          <w:highlight w:val="red"/>
        </w:rPr>
        <w:t>(maybe mention how many ASVs in total detected in each plant-soil-fraction combination)</w:t>
      </w:r>
      <w:r w:rsidR="00E76038" w:rsidRPr="004219CA">
        <w:rPr>
          <w:rFonts w:ascii="Times New Roman" w:hAnsi="Times New Roman" w:cs="Times New Roman"/>
          <w:kern w:val="0"/>
          <w:highlight w:val="red"/>
        </w:rPr>
        <w:t>.</w:t>
      </w:r>
      <w:r w:rsidR="00E76038" w:rsidRPr="004219CA">
        <w:rPr>
          <w:rFonts w:ascii="Times New Roman" w:hAnsi="Times New Roman" w:cs="Times New Roman"/>
          <w:kern w:val="0"/>
        </w:rPr>
        <w:t xml:space="preserve"> </w:t>
      </w:r>
      <w:r w:rsidR="00A22E66" w:rsidRPr="004219CA">
        <w:rPr>
          <w:rFonts w:ascii="Times New Roman" w:hAnsi="Times New Roman" w:cs="Times New Roman"/>
          <w:kern w:val="0"/>
        </w:rPr>
        <w:t>These</w:t>
      </w:r>
      <w:r w:rsidR="002B671D" w:rsidRPr="004219CA">
        <w:rPr>
          <w:rFonts w:ascii="Times New Roman" w:hAnsi="Times New Roman" w:cs="Times New Roman"/>
          <w:kern w:val="0"/>
        </w:rPr>
        <w:t xml:space="preserve"> ASVs </w:t>
      </w:r>
      <w:r w:rsidR="00A22E66" w:rsidRPr="004219CA">
        <w:rPr>
          <w:rFonts w:ascii="Times New Roman" w:hAnsi="Times New Roman" w:cs="Times New Roman"/>
          <w:kern w:val="0"/>
        </w:rPr>
        <w:t>spanned</w:t>
      </w:r>
      <w:r w:rsidR="002B671D" w:rsidRPr="004219CA">
        <w:rPr>
          <w:rFonts w:ascii="Times New Roman" w:hAnsi="Times New Roman" w:cs="Times New Roman"/>
          <w:kern w:val="0"/>
        </w:rPr>
        <w:t xml:space="preserve"> a broad taxonomic </w:t>
      </w:r>
      <w:r w:rsidR="00A22E66" w:rsidRPr="004219CA">
        <w:rPr>
          <w:rFonts w:ascii="Times New Roman" w:hAnsi="Times New Roman" w:cs="Times New Roman"/>
          <w:kern w:val="0"/>
        </w:rPr>
        <w:t>range</w:t>
      </w:r>
      <w:r w:rsidR="002B671D" w:rsidRPr="004219CA">
        <w:rPr>
          <w:rFonts w:ascii="Times New Roman" w:hAnsi="Times New Roman" w:cs="Times New Roman"/>
          <w:kern w:val="0"/>
        </w:rPr>
        <w:t xml:space="preserve">. In </w:t>
      </w:r>
      <w:r w:rsidR="002B671D" w:rsidRPr="004219CA">
        <w:rPr>
          <w:rFonts w:ascii="Times New Roman" w:hAnsi="Times New Roman" w:cs="Times New Roman"/>
          <w:i/>
          <w:iCs/>
          <w:kern w:val="0"/>
        </w:rPr>
        <w:t>Lotus</w:t>
      </w:r>
      <w:r w:rsidR="002B671D" w:rsidRPr="004219CA">
        <w:rPr>
          <w:rFonts w:ascii="Times New Roman" w:hAnsi="Times New Roman" w:cs="Times New Roman"/>
          <w:kern w:val="0"/>
        </w:rPr>
        <w:t xml:space="preserve">, </w:t>
      </w:r>
      <w:r w:rsidR="00A22E66" w:rsidRPr="004219CA">
        <w:rPr>
          <w:rFonts w:ascii="Times New Roman" w:hAnsi="Times New Roman" w:cs="Times New Roman"/>
          <w:kern w:val="0"/>
        </w:rPr>
        <w:t xml:space="preserve">all mutants showed a consistent reduction in the colonisation </w:t>
      </w:r>
      <w:r w:rsidR="002B671D" w:rsidRPr="004219CA">
        <w:rPr>
          <w:rFonts w:ascii="Times New Roman" w:hAnsi="Times New Roman" w:cs="Times New Roman"/>
          <w:kern w:val="0"/>
        </w:rPr>
        <w:t xml:space="preserve"> </w:t>
      </w:r>
      <w:r w:rsidR="00A22E66" w:rsidRPr="004219CA">
        <w:rPr>
          <w:rFonts w:ascii="Times New Roman" w:hAnsi="Times New Roman" w:cs="Times New Roman"/>
          <w:kern w:val="0"/>
        </w:rPr>
        <w:t>of multiple</w:t>
      </w:r>
      <w:r w:rsidR="002B671D" w:rsidRPr="004219CA">
        <w:rPr>
          <w:rFonts w:ascii="Times New Roman" w:hAnsi="Times New Roman" w:cs="Times New Roman"/>
          <w:kern w:val="0"/>
        </w:rPr>
        <w:t xml:space="preserve"> Rhizobiales </w:t>
      </w:r>
      <w:r w:rsidR="00A22E66" w:rsidRPr="004219CA">
        <w:rPr>
          <w:rFonts w:ascii="Times New Roman" w:hAnsi="Times New Roman" w:cs="Times New Roman"/>
          <w:kern w:val="0"/>
        </w:rPr>
        <w:t xml:space="preserve">ASVs, </w:t>
      </w:r>
      <w:r w:rsidR="002B671D" w:rsidRPr="004219CA">
        <w:rPr>
          <w:rFonts w:ascii="Times New Roman" w:hAnsi="Times New Roman" w:cs="Times New Roman"/>
          <w:kern w:val="0"/>
        </w:rPr>
        <w:t xml:space="preserve">most likely symbiotic rhizobia, </w:t>
      </w:r>
      <w:r w:rsidR="00A22E66" w:rsidRPr="004219CA">
        <w:rPr>
          <w:rFonts w:ascii="Times New Roman" w:hAnsi="Times New Roman" w:cs="Times New Roman"/>
          <w:kern w:val="0"/>
        </w:rPr>
        <w:t>alongside genotype-specific increases or decreases in other bacterial taxa.</w:t>
      </w:r>
      <w:r w:rsidR="002B671D" w:rsidRPr="004219CA">
        <w:rPr>
          <w:rFonts w:ascii="Times New Roman" w:hAnsi="Times New Roman" w:cs="Times New Roman"/>
          <w:kern w:val="0"/>
        </w:rPr>
        <w:t xml:space="preserve"> In </w:t>
      </w:r>
      <w:r w:rsidR="002B671D" w:rsidRPr="004219CA">
        <w:rPr>
          <w:rFonts w:ascii="Times New Roman" w:hAnsi="Times New Roman" w:cs="Times New Roman"/>
          <w:i/>
          <w:iCs/>
          <w:kern w:val="0"/>
        </w:rPr>
        <w:t>Hordeum</w:t>
      </w:r>
      <w:r w:rsidR="002B671D" w:rsidRPr="004219CA">
        <w:rPr>
          <w:rFonts w:ascii="Times New Roman" w:hAnsi="Times New Roman" w:cs="Times New Roman"/>
          <w:kern w:val="0"/>
        </w:rPr>
        <w:t xml:space="preserve">, </w:t>
      </w:r>
      <w:r w:rsidR="00A22E66" w:rsidRPr="004219CA">
        <w:rPr>
          <w:rFonts w:ascii="Times New Roman" w:hAnsi="Times New Roman" w:cs="Times New Roman"/>
          <w:kern w:val="0"/>
        </w:rPr>
        <w:t>some</w:t>
      </w:r>
      <w:r w:rsidR="002B671D" w:rsidRPr="004219CA">
        <w:rPr>
          <w:rFonts w:ascii="Times New Roman" w:hAnsi="Times New Roman" w:cs="Times New Roman"/>
          <w:kern w:val="0"/>
        </w:rPr>
        <w:t xml:space="preserve"> Rhizobiales, Micromonosporales, and Burkholderiales </w:t>
      </w:r>
      <w:r w:rsidR="00A22E66" w:rsidRPr="004219CA">
        <w:rPr>
          <w:rFonts w:ascii="Times New Roman" w:hAnsi="Times New Roman" w:cs="Times New Roman"/>
          <w:kern w:val="0"/>
        </w:rPr>
        <w:t>ASVs showed reduced colonisation in all mutants. However, beyond these shared effects, each CSSP mutant displayed unique colonisation patterns, with both negative and positive shifts in bacterial abundance.</w:t>
      </w:r>
      <w:r w:rsidR="002B671D" w:rsidRPr="004219CA">
        <w:rPr>
          <w:rFonts w:ascii="Times New Roman" w:hAnsi="Times New Roman" w:cs="Times New Roman"/>
          <w:kern w:val="0"/>
        </w:rPr>
        <w:t xml:space="preserve"> </w:t>
      </w:r>
      <w:r w:rsidR="00194ECD" w:rsidRPr="004219CA">
        <w:rPr>
          <w:rFonts w:ascii="Times New Roman" w:hAnsi="Times New Roman" w:cs="Times New Roman"/>
          <w:kern w:val="0"/>
        </w:rPr>
        <w:t xml:space="preserve"> Detailed information on differential ASVs in the different conditions can be found in </w:t>
      </w:r>
      <w:r w:rsidR="00194ECD" w:rsidRPr="004219CA">
        <w:rPr>
          <w:rFonts w:ascii="Times New Roman" w:hAnsi="Times New Roman" w:cs="Times New Roman"/>
          <w:kern w:val="0"/>
          <w:highlight w:val="red"/>
        </w:rPr>
        <w:t>Suppl. Table 3</w:t>
      </w:r>
      <w:r w:rsidR="00194ECD" w:rsidRPr="004219CA">
        <w:rPr>
          <w:rFonts w:ascii="Times New Roman" w:hAnsi="Times New Roman" w:cs="Times New Roman"/>
          <w:kern w:val="0"/>
        </w:rPr>
        <w:t>.</w:t>
      </w:r>
    </w:p>
    <w:p w14:paraId="4EAFCBA2" w14:textId="15FF6AE3" w:rsidR="00695932" w:rsidRPr="004219CA" w:rsidRDefault="002B671D" w:rsidP="003D59D8">
      <w:pPr>
        <w:spacing w:line="276" w:lineRule="auto"/>
        <w:jc w:val="both"/>
        <w:rPr>
          <w:rFonts w:ascii="Times New Roman" w:hAnsi="Times New Roman" w:cs="Times New Roman"/>
          <w:kern w:val="0"/>
        </w:rPr>
        <w:pPrChange w:id="97" w:author="Simona Radutoiu" w:date="2025-02-19T14:17:00Z" w16du:dateUtc="2025-02-19T13:17:00Z">
          <w:pPr>
            <w:jc w:val="both"/>
          </w:pPr>
        </w:pPrChange>
      </w:pPr>
      <w:r w:rsidRPr="004219CA">
        <w:rPr>
          <w:rFonts w:ascii="Times New Roman" w:hAnsi="Times New Roman" w:cs="Times New Roman"/>
          <w:kern w:val="0"/>
        </w:rPr>
        <w:t xml:space="preserve">Overall, impairment at different stages of the CSSP not only </w:t>
      </w:r>
      <w:r w:rsidR="00A22E66" w:rsidRPr="004219CA">
        <w:rPr>
          <w:rFonts w:ascii="Times New Roman" w:hAnsi="Times New Roman" w:cs="Times New Roman"/>
          <w:kern w:val="0"/>
        </w:rPr>
        <w:t>had</w:t>
      </w:r>
      <w:r w:rsidRPr="004219CA">
        <w:rPr>
          <w:rFonts w:ascii="Times New Roman" w:hAnsi="Times New Roman" w:cs="Times New Roman"/>
          <w:kern w:val="0"/>
        </w:rPr>
        <w:t xml:space="preserve"> severe impacts on plant growth but also </w:t>
      </w:r>
      <w:r w:rsidR="00A22E66" w:rsidRPr="004219CA">
        <w:rPr>
          <w:rFonts w:ascii="Times New Roman" w:hAnsi="Times New Roman" w:cs="Times New Roman"/>
          <w:kern w:val="0"/>
        </w:rPr>
        <w:t xml:space="preserve">significantly influenced </w:t>
      </w:r>
      <w:r w:rsidRPr="004219CA">
        <w:rPr>
          <w:rFonts w:ascii="Times New Roman" w:hAnsi="Times New Roman" w:cs="Times New Roman"/>
          <w:kern w:val="0"/>
        </w:rPr>
        <w:t xml:space="preserve">the colonisation of a </w:t>
      </w:r>
      <w:r w:rsidR="00A22E66" w:rsidRPr="004219CA">
        <w:rPr>
          <w:rFonts w:ascii="Times New Roman" w:hAnsi="Times New Roman" w:cs="Times New Roman"/>
          <w:kern w:val="0"/>
        </w:rPr>
        <w:t xml:space="preserve">diverse range of </w:t>
      </w:r>
      <w:r w:rsidRPr="004219CA">
        <w:rPr>
          <w:rFonts w:ascii="Times New Roman" w:hAnsi="Times New Roman" w:cs="Times New Roman"/>
          <w:kern w:val="0"/>
        </w:rPr>
        <w:t xml:space="preserve">bacteria in the </w:t>
      </w:r>
      <w:r w:rsidRPr="004219CA">
        <w:rPr>
          <w:rFonts w:ascii="Times New Roman" w:hAnsi="Times New Roman" w:cs="Times New Roman"/>
          <w:i/>
          <w:iCs/>
          <w:kern w:val="0"/>
        </w:rPr>
        <w:t>Lotus</w:t>
      </w:r>
      <w:r w:rsidRPr="004219CA">
        <w:rPr>
          <w:rFonts w:ascii="Times New Roman" w:hAnsi="Times New Roman" w:cs="Times New Roman"/>
          <w:kern w:val="0"/>
        </w:rPr>
        <w:t xml:space="preserve"> and </w:t>
      </w:r>
      <w:r w:rsidRPr="004219CA">
        <w:rPr>
          <w:rFonts w:ascii="Times New Roman" w:hAnsi="Times New Roman" w:cs="Times New Roman"/>
          <w:i/>
          <w:iCs/>
          <w:kern w:val="0"/>
        </w:rPr>
        <w:t>Hordeum</w:t>
      </w:r>
      <w:r w:rsidRPr="004219CA">
        <w:rPr>
          <w:rFonts w:ascii="Times New Roman" w:hAnsi="Times New Roman" w:cs="Times New Roman"/>
          <w:kern w:val="0"/>
        </w:rPr>
        <w:t xml:space="preserve"> rhizosphere and roots. The </w:t>
      </w:r>
      <w:r w:rsidR="00A22E66" w:rsidRPr="004219CA">
        <w:rPr>
          <w:rFonts w:ascii="Times New Roman" w:hAnsi="Times New Roman" w:cs="Times New Roman"/>
          <w:kern w:val="0"/>
        </w:rPr>
        <w:t xml:space="preserve">distinct effects observed for individual mutations, despite NFS and AMS being equally impaired in all mutants (or absent in wild-type </w:t>
      </w:r>
      <w:r w:rsidR="00A22E66" w:rsidRPr="004219CA">
        <w:rPr>
          <w:rFonts w:ascii="Times New Roman" w:hAnsi="Times New Roman" w:cs="Times New Roman"/>
          <w:i/>
          <w:iCs/>
          <w:kern w:val="0"/>
        </w:rPr>
        <w:t>Hordeum</w:t>
      </w:r>
      <w:r w:rsidR="00A22E66" w:rsidRPr="004219CA">
        <w:rPr>
          <w:rFonts w:ascii="Times New Roman" w:hAnsi="Times New Roman" w:cs="Times New Roman"/>
          <w:kern w:val="0"/>
        </w:rPr>
        <w:t xml:space="preserve"> AMS)</w:t>
      </w:r>
      <w:r w:rsidR="005D1170" w:rsidRPr="004219CA">
        <w:rPr>
          <w:rFonts w:ascii="Times New Roman" w:hAnsi="Times New Roman" w:cs="Times New Roman"/>
          <w:kern w:val="0"/>
        </w:rPr>
        <w:t xml:space="preserve">, suggest that CSSP genes play a broader role in plant-microbe interactions beyond their known symbiotic functions. The particularly strong effect of CcamK mutation on </w:t>
      </w:r>
      <w:r w:rsidR="005D1170" w:rsidRPr="004219CA">
        <w:rPr>
          <w:rFonts w:ascii="Times New Roman" w:hAnsi="Times New Roman" w:cs="Times New Roman"/>
          <w:i/>
          <w:iCs/>
          <w:kern w:val="0"/>
        </w:rPr>
        <w:t>Hordeum</w:t>
      </w:r>
      <w:r w:rsidR="005D1170" w:rsidRPr="004219CA">
        <w:rPr>
          <w:rFonts w:ascii="Times New Roman" w:hAnsi="Times New Roman" w:cs="Times New Roman"/>
          <w:kern w:val="0"/>
        </w:rPr>
        <w:t xml:space="preserve"> growth in the presence of microbes suggests that this gene may have an additional, yet poorly characterised, role in regulating plant </w:t>
      </w:r>
      <w:del w:id="98" w:author="Simona Radutoiu" w:date="2025-02-27T12:28:00Z" w16du:dateUtc="2025-02-27T11:28:00Z">
        <w:r w:rsidR="005D1170" w:rsidRPr="004219CA" w:rsidDel="00D64CEE">
          <w:rPr>
            <w:rFonts w:ascii="Times New Roman" w:hAnsi="Times New Roman" w:cs="Times New Roman"/>
            <w:kern w:val="0"/>
          </w:rPr>
          <w:delText xml:space="preserve">performance </w:delText>
        </w:r>
      </w:del>
      <w:ins w:id="99" w:author="Simona Radutoiu" w:date="2025-02-27T12:28:00Z" w16du:dateUtc="2025-02-27T11:28:00Z">
        <w:r w:rsidR="00D64CEE">
          <w:rPr>
            <w:rFonts w:ascii="Times New Roman" w:hAnsi="Times New Roman" w:cs="Times New Roman"/>
            <w:kern w:val="0"/>
          </w:rPr>
          <w:t>growth</w:t>
        </w:r>
        <w:r w:rsidR="00D64CEE" w:rsidRPr="004219CA">
          <w:rPr>
            <w:rFonts w:ascii="Times New Roman" w:hAnsi="Times New Roman" w:cs="Times New Roman"/>
            <w:kern w:val="0"/>
          </w:rPr>
          <w:t xml:space="preserve"> </w:t>
        </w:r>
      </w:ins>
      <w:del w:id="100" w:author="Simona Radutoiu" w:date="2025-02-27T12:28:00Z" w16du:dateUtc="2025-02-27T11:28:00Z">
        <w:r w:rsidR="005D1170" w:rsidRPr="004219CA" w:rsidDel="00D64CEE">
          <w:rPr>
            <w:rFonts w:ascii="Times New Roman" w:hAnsi="Times New Roman" w:cs="Times New Roman"/>
            <w:kern w:val="0"/>
          </w:rPr>
          <w:delText>under microbial interactions</w:delText>
        </w:r>
      </w:del>
      <w:ins w:id="101" w:author="Simona Radutoiu" w:date="2025-02-27T12:28:00Z" w16du:dateUtc="2025-02-27T11:28:00Z">
        <w:r w:rsidR="00D64CEE">
          <w:rPr>
            <w:rFonts w:ascii="Times New Roman" w:hAnsi="Times New Roman" w:cs="Times New Roman"/>
            <w:kern w:val="0"/>
          </w:rPr>
          <w:t>in complex microbial environment</w:t>
        </w:r>
      </w:ins>
      <w:r w:rsidR="005D1170" w:rsidRPr="004219CA">
        <w:rPr>
          <w:rFonts w:ascii="Times New Roman" w:hAnsi="Times New Roman" w:cs="Times New Roman"/>
          <w:kern w:val="0"/>
        </w:rPr>
        <w:t xml:space="preserve">. </w:t>
      </w:r>
    </w:p>
    <w:p w14:paraId="4923F4E5" w14:textId="77777777" w:rsidR="00295735" w:rsidRPr="004219CA" w:rsidRDefault="00295735" w:rsidP="003D59D8">
      <w:pPr>
        <w:spacing w:line="276" w:lineRule="auto"/>
        <w:jc w:val="both"/>
        <w:rPr>
          <w:rFonts w:ascii="Times New Roman" w:hAnsi="Times New Roman" w:cs="Times New Roman"/>
          <w:b/>
          <w:bCs/>
        </w:rPr>
        <w:pPrChange w:id="102" w:author="Simona Radutoiu" w:date="2025-02-19T14:17:00Z" w16du:dateUtc="2025-02-19T13:17:00Z">
          <w:pPr>
            <w:jc w:val="both"/>
          </w:pPr>
        </w:pPrChange>
      </w:pPr>
    </w:p>
    <w:p w14:paraId="0376D661" w14:textId="77777777" w:rsidR="009865C3" w:rsidRPr="004219CA" w:rsidRDefault="00B17868" w:rsidP="003D59D8">
      <w:pPr>
        <w:spacing w:line="276" w:lineRule="auto"/>
        <w:jc w:val="both"/>
        <w:rPr>
          <w:rFonts w:ascii="Times New Roman" w:hAnsi="Times New Roman" w:cs="Times New Roman"/>
          <w:b/>
          <w:bCs/>
        </w:rPr>
        <w:pPrChange w:id="103" w:author="Simona Radutoiu" w:date="2025-02-19T14:17:00Z" w16du:dateUtc="2025-02-19T13:17:00Z">
          <w:pPr>
            <w:jc w:val="both"/>
          </w:pPr>
        </w:pPrChange>
      </w:pPr>
      <w:r w:rsidRPr="004219CA">
        <w:rPr>
          <w:rFonts w:ascii="Times New Roman" w:hAnsi="Times New Roman" w:cs="Times New Roman"/>
          <w:b/>
          <w:bCs/>
        </w:rPr>
        <w:t>Community shifts were replicated in gnotobiotic systems with synthetic bacterial communities</w:t>
      </w:r>
    </w:p>
    <w:p w14:paraId="010AEAE9" w14:textId="4C49C164" w:rsidR="00295735" w:rsidRPr="004219CA" w:rsidRDefault="00B348DD" w:rsidP="003D59D8">
      <w:pPr>
        <w:spacing w:line="276" w:lineRule="auto"/>
        <w:jc w:val="both"/>
        <w:rPr>
          <w:rFonts w:ascii="Times New Roman" w:hAnsi="Times New Roman" w:cs="Times New Roman"/>
        </w:rPr>
        <w:pPrChange w:id="104" w:author="Simona Radutoiu" w:date="2025-02-19T14:17:00Z" w16du:dateUtc="2025-02-19T13:17:00Z">
          <w:pPr>
            <w:jc w:val="both"/>
          </w:pPr>
        </w:pPrChange>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in </w:t>
      </w:r>
      <w:r w:rsidR="00295735" w:rsidRPr="004219CA">
        <w:rPr>
          <w:rFonts w:ascii="Times New Roman" w:hAnsi="Times New Roman" w:cs="Times New Roman"/>
          <w:i/>
          <w:iCs/>
        </w:rPr>
        <w:t>Lotus</w:t>
      </w:r>
      <w:r w:rsidR="00295735" w:rsidRPr="004219CA">
        <w:rPr>
          <w:rFonts w:ascii="Times New Roman" w:hAnsi="Times New Roman" w:cs="Times New Roman"/>
        </w:rPr>
        <w:t xml:space="preserve"> and </w:t>
      </w:r>
      <w:r w:rsidR="00295735" w:rsidRPr="004219CA">
        <w:rPr>
          <w:rFonts w:ascii="Times New Roman" w:hAnsi="Times New Roman" w:cs="Times New Roman"/>
          <w:i/>
          <w:iCs/>
        </w:rPr>
        <w:t>Hordeum</w:t>
      </w:r>
      <w:r w:rsidR="00295735" w:rsidRPr="004219CA">
        <w:rPr>
          <w:rFonts w:ascii="Times New Roman" w:hAnsi="Times New Roman" w:cs="Times New Roman"/>
        </w:rPr>
        <w:t xml:space="preserve"> </w:t>
      </w:r>
      <w:r w:rsidR="00142BB5" w:rsidRPr="004219CA">
        <w:rPr>
          <w:rFonts w:ascii="Times New Roman" w:hAnsi="Times New Roman" w:cs="Times New Roman"/>
        </w:rPr>
        <w:t>grown in soil</w:t>
      </w:r>
      <w:r w:rsidR="00295735" w:rsidRPr="004219CA">
        <w:rPr>
          <w:rFonts w:ascii="Times New Roman" w:hAnsi="Times New Roman" w:cs="Times New Roman"/>
        </w:rPr>
        <w:t xml:space="preserve">. </w:t>
      </w:r>
      <w:r w:rsidRPr="004219CA">
        <w:rPr>
          <w:rFonts w:ascii="Times New Roman" w:hAnsi="Times New Roman" w:cs="Times New Roman"/>
        </w:rPr>
        <w:t>However, s</w:t>
      </w:r>
      <w:r w:rsidR="00295735" w:rsidRPr="004219CA">
        <w:rPr>
          <w:rFonts w:ascii="Times New Roman" w:hAnsi="Times New Roman" w:cs="Times New Roman"/>
        </w:rPr>
        <w:t>oil is</w:t>
      </w:r>
      <w:r w:rsidRPr="004219CA">
        <w:rPr>
          <w:rFonts w:ascii="Times New Roman" w:hAnsi="Times New Roman" w:cs="Times New Roman"/>
        </w:rPr>
        <w:t xml:space="preserve"> </w:t>
      </w:r>
      <w:r w:rsidR="00295735" w:rsidRPr="004219CA">
        <w:rPr>
          <w:rFonts w:ascii="Times New Roman" w:hAnsi="Times New Roman" w:cs="Times New Roman"/>
        </w:rPr>
        <w:t>a</w:t>
      </w:r>
      <w:ins w:id="105" w:author="Simona Radutoiu" w:date="2025-02-27T12:28:00Z" w16du:dateUtc="2025-02-27T11:28:00Z">
        <w:r w:rsidR="004410FA">
          <w:rPr>
            <w:rFonts w:ascii="Times New Roman" w:hAnsi="Times New Roman" w:cs="Times New Roman"/>
          </w:rPr>
          <w:t xml:space="preserve"> </w:t>
        </w:r>
      </w:ins>
      <w:del w:id="106" w:author="Simona Radutoiu" w:date="2025-02-27T12:28:00Z" w16du:dateUtc="2025-02-27T11:28:00Z">
        <w:r w:rsidR="00295735" w:rsidRPr="004219CA" w:rsidDel="004410FA">
          <w:rPr>
            <w:rFonts w:ascii="Times New Roman" w:hAnsi="Times New Roman" w:cs="Times New Roman"/>
          </w:rPr>
          <w:delText xml:space="preserve">n </w:delText>
        </w:r>
        <w:r w:rsidR="00142BB5" w:rsidRPr="004219CA" w:rsidDel="004410FA">
          <w:rPr>
            <w:rFonts w:ascii="Times New Roman" w:hAnsi="Times New Roman" w:cs="Times New Roman"/>
          </w:rPr>
          <w:delText>immensely</w:delText>
        </w:r>
        <w:r w:rsidR="00295735" w:rsidRPr="004219CA" w:rsidDel="004410FA">
          <w:rPr>
            <w:rFonts w:ascii="Times New Roman" w:hAnsi="Times New Roman" w:cs="Times New Roman"/>
          </w:rPr>
          <w:delText xml:space="preserve"> </w:delText>
        </w:r>
      </w:del>
      <w:r w:rsidR="00295735" w:rsidRPr="004219CA">
        <w:rPr>
          <w:rFonts w:ascii="Times New Roman" w:hAnsi="Times New Roman" w:cs="Times New Roman"/>
        </w:rPr>
        <w:t>complex environment</w:t>
      </w:r>
      <w:r w:rsidRPr="004219CA">
        <w:rPr>
          <w:rFonts w:ascii="Times New Roman" w:hAnsi="Times New Roman" w:cs="Times New Roman"/>
        </w:rPr>
        <w:t>,</w:t>
      </w:r>
      <w:r w:rsidR="00295735" w:rsidRPr="004219CA">
        <w:rPr>
          <w:rFonts w:ascii="Times New Roman" w:hAnsi="Times New Roman" w:cs="Times New Roman"/>
        </w:rPr>
        <w:t xml:space="preserve"> </w:t>
      </w:r>
      <w:r w:rsidR="00142BB5" w:rsidRPr="004219CA">
        <w:rPr>
          <w:rFonts w:ascii="Times New Roman" w:hAnsi="Times New Roman" w:cs="Times New Roman"/>
        </w:rPr>
        <w:t xml:space="preserve">making it difficult to </w:t>
      </w:r>
      <w:r w:rsidRPr="004219CA">
        <w:rPr>
          <w:rFonts w:ascii="Times New Roman" w:hAnsi="Times New Roman" w:cs="Times New Roman"/>
        </w:rPr>
        <w:t xml:space="preserve">dissect individual </w:t>
      </w:r>
      <w:r w:rsidR="00142BB5" w:rsidRPr="004219CA">
        <w:rPr>
          <w:rFonts w:ascii="Times New Roman" w:hAnsi="Times New Roman" w:cs="Times New Roman"/>
        </w:rPr>
        <w:t xml:space="preserve">plant-microbe interactions </w:t>
      </w:r>
      <w:r w:rsidR="00B17868" w:rsidRPr="004219CA">
        <w:rPr>
          <w:rFonts w:ascii="Times New Roman" w:hAnsi="Times New Roman" w:cs="Times New Roman"/>
        </w:rPr>
        <w:t>and</w:t>
      </w:r>
      <w:r w:rsidR="00142BB5" w:rsidRPr="004219CA">
        <w:rPr>
          <w:rFonts w:ascii="Times New Roman" w:hAnsi="Times New Roman" w:cs="Times New Roman"/>
        </w:rPr>
        <w:t xml:space="preserve"> </w:t>
      </w:r>
      <w:r w:rsidRPr="004219CA">
        <w:rPr>
          <w:rFonts w:ascii="Times New Roman" w:hAnsi="Times New Roman" w:cs="Times New Roman"/>
        </w:rPr>
        <w:t>uncover the mechanisms underlying the observed community shifts.</w:t>
      </w:r>
      <w:r w:rsidR="00142BB5" w:rsidRPr="004219CA">
        <w:rPr>
          <w:rFonts w:ascii="Times New Roman" w:hAnsi="Times New Roman" w:cs="Times New Roman"/>
        </w:rPr>
        <w:t xml:space="preserve"> </w:t>
      </w:r>
      <w:r w:rsidRPr="004219CA">
        <w:rPr>
          <w:rFonts w:ascii="Times New Roman" w:hAnsi="Times New Roman" w:cs="Times New Roman"/>
        </w:rPr>
        <w:t xml:space="preserve">To address this, we </w:t>
      </w:r>
      <w:r w:rsidR="001A2641" w:rsidRPr="004219CA">
        <w:rPr>
          <w:rFonts w:ascii="Times New Roman" w:hAnsi="Times New Roman" w:cs="Times New Roman"/>
        </w:rPr>
        <w:t xml:space="preserve">employed controlled and </w:t>
      </w:r>
      <w:r w:rsidR="001A2641" w:rsidRPr="004219CA">
        <w:rPr>
          <w:rFonts w:ascii="Times New Roman" w:hAnsi="Times New Roman" w:cs="Times New Roman"/>
        </w:rPr>
        <w:lastRenderedPageBreak/>
        <w:t>simplified systems with reduced complexity</w:t>
      </w:r>
      <w:r w:rsidR="0077510C" w:rsidRPr="004219CA">
        <w:rPr>
          <w:rFonts w:ascii="Times New Roman" w:hAnsi="Times New Roman" w:cs="Times New Roman"/>
        </w:rPr>
        <w:t xml:space="preserve"> to determine whether the</w:t>
      </w:r>
      <w:r w:rsidR="001A2641" w:rsidRPr="004219CA">
        <w:rPr>
          <w:rFonts w:ascii="Times New Roman" w:hAnsi="Times New Roman" w:cs="Times New Roman"/>
        </w:rPr>
        <w:t xml:space="preserve"> effects </w:t>
      </w:r>
      <w:r w:rsidR="0077510C" w:rsidRPr="004219CA">
        <w:rPr>
          <w:rFonts w:ascii="Times New Roman" w:hAnsi="Times New Roman" w:cs="Times New Roman"/>
        </w:rPr>
        <w:t xml:space="preserve">of impaired symbiosis signalling </w:t>
      </w:r>
      <w:r w:rsidR="001A2641" w:rsidRPr="004219CA">
        <w:rPr>
          <w:rFonts w:ascii="Times New Roman" w:hAnsi="Times New Roman" w:cs="Times New Roman"/>
        </w:rPr>
        <w:t xml:space="preserve">on bacterial colonisation in </w:t>
      </w:r>
      <w:r w:rsidR="001A2641" w:rsidRPr="004219CA">
        <w:rPr>
          <w:rFonts w:ascii="Times New Roman" w:hAnsi="Times New Roman" w:cs="Times New Roman"/>
          <w:i/>
          <w:iCs/>
        </w:rPr>
        <w:t>Lotus</w:t>
      </w:r>
      <w:r w:rsidR="001A2641" w:rsidRPr="004219CA">
        <w:rPr>
          <w:rFonts w:ascii="Times New Roman" w:hAnsi="Times New Roman" w:cs="Times New Roman"/>
        </w:rPr>
        <w:t xml:space="preserve"> and </w:t>
      </w:r>
      <w:r w:rsidR="001A2641" w:rsidRPr="004219CA">
        <w:rPr>
          <w:rFonts w:ascii="Times New Roman" w:hAnsi="Times New Roman" w:cs="Times New Roman"/>
          <w:i/>
          <w:iCs/>
        </w:rPr>
        <w:t>Hordeum</w:t>
      </w:r>
      <w:r w:rsidR="001A2641" w:rsidRPr="004219CA">
        <w:rPr>
          <w:rFonts w:ascii="Times New Roman" w:hAnsi="Times New Roman" w:cs="Times New Roman"/>
        </w:rPr>
        <w:t xml:space="preserve"> </w:t>
      </w:r>
      <w:r w:rsidR="0077510C" w:rsidRPr="004219CA">
        <w:rPr>
          <w:rFonts w:ascii="Times New Roman" w:hAnsi="Times New Roman" w:cs="Times New Roman"/>
        </w:rPr>
        <w:t>could be replicated in such conditions. This approach enables follow-up genetic investigations of affected taxa, as closed genomes for these isolates are available, and</w:t>
      </w:r>
      <w:r w:rsidR="001A2641" w:rsidRPr="004219CA">
        <w:rPr>
          <w:rFonts w:ascii="Times New Roman" w:hAnsi="Times New Roman" w:cs="Times New Roman"/>
        </w:rPr>
        <w:t xml:space="preserve"> tailored experiments </w:t>
      </w:r>
      <w:r w:rsidR="0077510C" w:rsidRPr="004219CA">
        <w:rPr>
          <w:rFonts w:ascii="Times New Roman" w:hAnsi="Times New Roman" w:cs="Times New Roman"/>
        </w:rPr>
        <w:t xml:space="preserve">to elucidate how plants </w:t>
      </w:r>
      <w:r w:rsidR="0077510C" w:rsidRPr="004219CA">
        <w:rPr>
          <w:rStyle w:val="LineNumber"/>
        </w:rPr>
        <w:t>mediate</w:t>
      </w:r>
      <w:r w:rsidR="0077510C" w:rsidRPr="004219CA">
        <w:rPr>
          <w:rFonts w:ascii="Times New Roman" w:hAnsi="Times New Roman" w:cs="Times New Roman"/>
        </w:rPr>
        <w:t xml:space="preserve"> these community shifts, potentially from both the plant and bacterial perspectives. </w:t>
      </w:r>
      <w:r w:rsidR="00B17868" w:rsidRPr="004219CA">
        <w:rPr>
          <w:rFonts w:ascii="Times New Roman" w:hAnsi="Times New Roman" w:cs="Times New Roman"/>
        </w:rPr>
        <w:t xml:space="preserve">We </w:t>
      </w:r>
      <w:r w:rsidR="00142BB5" w:rsidRPr="004219CA">
        <w:rPr>
          <w:rFonts w:ascii="Times New Roman" w:hAnsi="Times New Roman" w:cs="Times New Roman"/>
        </w:rPr>
        <w:t xml:space="preserve">used synthetic communities </w:t>
      </w:r>
      <w:r w:rsidR="00B17868" w:rsidRPr="004219CA">
        <w:rPr>
          <w:rFonts w:ascii="Times New Roman" w:hAnsi="Times New Roman" w:cs="Times New Roman"/>
        </w:rPr>
        <w:t xml:space="preserve">(SynComs) </w:t>
      </w:r>
      <w:r w:rsidR="001A2641" w:rsidRPr="004219CA">
        <w:rPr>
          <w:rFonts w:ascii="Times New Roman" w:hAnsi="Times New Roman" w:cs="Times New Roman"/>
        </w:rPr>
        <w:t xml:space="preserve">composed </w:t>
      </w:r>
      <w:r w:rsidR="00142BB5" w:rsidRPr="004219CA">
        <w:rPr>
          <w:rFonts w:ascii="Times New Roman" w:hAnsi="Times New Roman" w:cs="Times New Roman"/>
        </w:rPr>
        <w:t>of bacteria</w:t>
      </w:r>
      <w:r w:rsidR="001A2641" w:rsidRPr="004219CA">
        <w:rPr>
          <w:rFonts w:ascii="Times New Roman" w:hAnsi="Times New Roman" w:cs="Times New Roman"/>
        </w:rPr>
        <w:t>l isolates from</w:t>
      </w:r>
      <w:r w:rsidR="00142BB5" w:rsidRPr="004219CA">
        <w:rPr>
          <w:rFonts w:ascii="Times New Roman" w:hAnsi="Times New Roman" w:cs="Times New Roman"/>
        </w:rPr>
        <w:t xml:space="preserve"> </w:t>
      </w:r>
      <w:r w:rsidR="00142BB5" w:rsidRPr="004219CA">
        <w:rPr>
          <w:rFonts w:ascii="Times New Roman" w:hAnsi="Times New Roman" w:cs="Times New Roman"/>
          <w:i/>
          <w:iCs/>
        </w:rPr>
        <w:t>Lotus</w:t>
      </w:r>
      <w:r w:rsidR="00142BB5" w:rsidRPr="004219CA">
        <w:rPr>
          <w:rFonts w:ascii="Times New Roman" w:hAnsi="Times New Roman" w:cs="Times New Roman"/>
        </w:rPr>
        <w:t xml:space="preserve"> and </w:t>
      </w:r>
      <w:r w:rsidR="00142BB5" w:rsidRPr="004219CA">
        <w:rPr>
          <w:rFonts w:ascii="Times New Roman" w:hAnsi="Times New Roman" w:cs="Times New Roman"/>
          <w:i/>
          <w:iCs/>
        </w:rPr>
        <w:t>Hordeum</w:t>
      </w:r>
      <w:r w:rsidR="00142BB5" w:rsidRPr="004219CA">
        <w:rPr>
          <w:rFonts w:ascii="Times New Roman" w:hAnsi="Times New Roman" w:cs="Times New Roman"/>
        </w:rPr>
        <w:t xml:space="preserve"> culture collections</w:t>
      </w:r>
      <w:r w:rsidR="001A2641" w:rsidRPr="004219CA">
        <w:rPr>
          <w:rFonts w:ascii="Times New Roman" w:hAnsi="Times New Roman" w:cs="Times New Roman"/>
        </w:rPr>
        <w:t xml:space="preserve">. These isolates </w:t>
      </w:r>
      <w:r w:rsidR="0077510C" w:rsidRPr="004219CA">
        <w:rPr>
          <w:rFonts w:ascii="Times New Roman" w:hAnsi="Times New Roman" w:cs="Times New Roman"/>
        </w:rPr>
        <w:t>originated</w:t>
      </w:r>
      <w:r w:rsidR="001A2641" w:rsidRPr="004219CA">
        <w:rPr>
          <w:rFonts w:ascii="Times New Roman" w:hAnsi="Times New Roman" w:cs="Times New Roman"/>
        </w:rPr>
        <w:t xml:space="preserve"> from soil-grown plants, making them native to their</w:t>
      </w:r>
      <w:r w:rsidR="00B17868" w:rsidRPr="004219CA">
        <w:rPr>
          <w:rFonts w:ascii="Times New Roman" w:hAnsi="Times New Roman" w:cs="Times New Roman"/>
        </w:rPr>
        <w:t xml:space="preserve"> </w:t>
      </w:r>
      <w:r w:rsidR="001A2641" w:rsidRPr="004219CA">
        <w:rPr>
          <w:rFonts w:ascii="Times New Roman" w:hAnsi="Times New Roman" w:cs="Times New Roman"/>
        </w:rPr>
        <w:t>respective hosts and representative of their</w:t>
      </w:r>
      <w:r w:rsidR="00142BB5" w:rsidRPr="004219CA">
        <w:rPr>
          <w:rFonts w:ascii="Times New Roman" w:hAnsi="Times New Roman" w:cs="Times New Roman"/>
        </w:rPr>
        <w:t xml:space="preserve"> natural core microbio</w:t>
      </w:r>
      <w:r w:rsidR="00B17868" w:rsidRPr="004219CA">
        <w:rPr>
          <w:rFonts w:ascii="Times New Roman" w:hAnsi="Times New Roman" w:cs="Times New Roman"/>
        </w:rPr>
        <w:t>ta</w:t>
      </w:r>
      <w:r w:rsidR="00142BB5" w:rsidRPr="004219CA">
        <w:rPr>
          <w:rFonts w:ascii="Times New Roman" w:hAnsi="Times New Roman" w:cs="Times New Roman"/>
        </w:rPr>
        <w:t xml:space="preserve"> (</w:t>
      </w:r>
      <w:r w:rsidR="00142BB5" w:rsidRPr="004219CA">
        <w:rPr>
          <w:rFonts w:ascii="Times New Roman" w:hAnsi="Times New Roman" w:cs="Times New Roman"/>
          <w:i/>
          <w:iCs/>
        </w:rPr>
        <w:t>Lotus</w:t>
      </w:r>
      <w:r w:rsidR="00142BB5" w:rsidRPr="004219CA">
        <w:rPr>
          <w:rFonts w:ascii="Times New Roman" w:hAnsi="Times New Roman" w:cs="Times New Roman"/>
        </w:rPr>
        <w:t xml:space="preserve"> collection: Lj-SPHERE, Wippel </w:t>
      </w:r>
      <w:r w:rsidR="00142BB5" w:rsidRPr="004219CA">
        <w:rPr>
          <w:rFonts w:ascii="Times New Roman" w:hAnsi="Times New Roman" w:cs="Times New Roman"/>
          <w:i/>
          <w:iCs/>
        </w:rPr>
        <w:t>et al</w:t>
      </w:r>
      <w:r w:rsidR="00142BB5" w:rsidRPr="004219CA">
        <w:rPr>
          <w:rFonts w:ascii="Times New Roman" w:hAnsi="Times New Roman" w:cs="Times New Roman"/>
        </w:rPr>
        <w:t xml:space="preserve">., 2021; </w:t>
      </w:r>
      <w:r w:rsidR="00142BB5" w:rsidRPr="004219CA">
        <w:rPr>
          <w:rFonts w:ascii="Times New Roman" w:hAnsi="Times New Roman" w:cs="Times New Roman"/>
          <w:i/>
          <w:iCs/>
        </w:rPr>
        <w:t>Hordeum</w:t>
      </w:r>
      <w:r w:rsidR="00142BB5" w:rsidRPr="004219CA">
        <w:rPr>
          <w:rFonts w:ascii="Times New Roman" w:hAnsi="Times New Roman" w:cs="Times New Roman"/>
        </w:rPr>
        <w:t xml:space="preserve"> </w:t>
      </w:r>
      <w:r w:rsidR="00B17868" w:rsidRPr="004219CA">
        <w:rPr>
          <w:rFonts w:ascii="Times New Roman" w:hAnsi="Times New Roman" w:cs="Times New Roman"/>
        </w:rPr>
        <w:t xml:space="preserve">collection: </w:t>
      </w:r>
      <w:r w:rsidR="00142BB5" w:rsidRPr="004219CA">
        <w:rPr>
          <w:rFonts w:ascii="Times New Roman" w:hAnsi="Times New Roman" w:cs="Times New Roman"/>
        </w:rPr>
        <w:t>Radutoiu laboratory</w:t>
      </w:r>
      <w:r w:rsidR="00B17868" w:rsidRPr="004219CA">
        <w:rPr>
          <w:rFonts w:ascii="Times New Roman" w:hAnsi="Times New Roman" w:cs="Times New Roman"/>
        </w:rPr>
        <w:t>,</w:t>
      </w:r>
      <w:r w:rsidR="00142BB5" w:rsidRPr="004219CA">
        <w:rPr>
          <w:rFonts w:ascii="Times New Roman" w:hAnsi="Times New Roman" w:cs="Times New Roman"/>
        </w:rPr>
        <w:t xml:space="preserve"> Aarhus University, unpublished).</w:t>
      </w:r>
      <w:r w:rsidR="00B17868" w:rsidRPr="004219CA">
        <w:rPr>
          <w:rFonts w:ascii="Times New Roman" w:hAnsi="Times New Roman" w:cs="Times New Roman"/>
        </w:rPr>
        <w:t xml:space="preserve"> </w:t>
      </w:r>
      <w:r w:rsidR="001A2641" w:rsidRPr="004219CA">
        <w:rPr>
          <w:rFonts w:ascii="Times New Roman" w:hAnsi="Times New Roman" w:cs="Times New Roman"/>
        </w:rPr>
        <w:t xml:space="preserve">We </w:t>
      </w:r>
      <w:r w:rsidR="00B17868" w:rsidRPr="004219CA">
        <w:rPr>
          <w:rFonts w:ascii="Times New Roman" w:hAnsi="Times New Roman" w:cs="Times New Roman"/>
        </w:rPr>
        <w:t xml:space="preserve">cultivated </w:t>
      </w:r>
      <w:r w:rsidR="00B17868" w:rsidRPr="004219CA">
        <w:rPr>
          <w:rFonts w:ascii="Times New Roman" w:hAnsi="Times New Roman" w:cs="Times New Roman"/>
          <w:i/>
          <w:iCs/>
        </w:rPr>
        <w:t>Lotus</w:t>
      </w:r>
      <w:r w:rsidR="00B17868" w:rsidRPr="004219CA">
        <w:rPr>
          <w:rFonts w:ascii="Times New Roman" w:hAnsi="Times New Roman" w:cs="Times New Roman"/>
        </w:rPr>
        <w:t xml:space="preserve"> and </w:t>
      </w:r>
      <w:r w:rsidR="00B17868" w:rsidRPr="004219CA">
        <w:rPr>
          <w:rFonts w:ascii="Times New Roman" w:hAnsi="Times New Roman" w:cs="Times New Roman"/>
          <w:i/>
          <w:iCs/>
        </w:rPr>
        <w:t>Hordeum</w:t>
      </w:r>
      <w:r w:rsidR="00B17868" w:rsidRPr="004219CA">
        <w:rPr>
          <w:rFonts w:ascii="Times New Roman" w:hAnsi="Times New Roman" w:cs="Times New Roman"/>
        </w:rPr>
        <w:t xml:space="preserve"> wild-type and CSSP mutants </w:t>
      </w:r>
      <w:r w:rsidR="00BF068E" w:rsidRPr="004219CA">
        <w:rPr>
          <w:rFonts w:ascii="Times New Roman" w:hAnsi="Times New Roman" w:cs="Times New Roman"/>
        </w:rPr>
        <w:t>(</w:t>
      </w:r>
      <w:r w:rsidR="00BF068E" w:rsidRPr="004219CA">
        <w:rPr>
          <w:rFonts w:ascii="Times New Roman" w:hAnsi="Times New Roman" w:cs="Times New Roman"/>
          <w:i/>
          <w:iCs/>
        </w:rPr>
        <w:t>symrk</w:t>
      </w:r>
      <w:r w:rsidR="00BF068E" w:rsidRPr="004219CA">
        <w:rPr>
          <w:rFonts w:ascii="Times New Roman" w:hAnsi="Times New Roman" w:cs="Times New Roman"/>
        </w:rPr>
        <w:t xml:space="preserve">, </w:t>
      </w:r>
      <w:r w:rsidR="00BF068E" w:rsidRPr="004219CA">
        <w:rPr>
          <w:rFonts w:ascii="Times New Roman" w:hAnsi="Times New Roman" w:cs="Times New Roman"/>
          <w:i/>
          <w:iCs/>
        </w:rPr>
        <w:t>ccamk</w:t>
      </w:r>
      <w:r w:rsidR="00BF068E" w:rsidRPr="004219CA">
        <w:rPr>
          <w:rFonts w:ascii="Times New Roman" w:hAnsi="Times New Roman" w:cs="Times New Roman"/>
        </w:rPr>
        <w:t xml:space="preserve">, </w:t>
      </w:r>
      <w:r w:rsidR="00BF068E" w:rsidRPr="004219CA">
        <w:rPr>
          <w:rFonts w:ascii="Times New Roman" w:hAnsi="Times New Roman" w:cs="Times New Roman"/>
          <w:i/>
          <w:iCs/>
        </w:rPr>
        <w:t>nsp1</w:t>
      </w:r>
      <w:r w:rsidR="00BF068E" w:rsidRPr="004219CA">
        <w:rPr>
          <w:rFonts w:ascii="Times New Roman" w:hAnsi="Times New Roman" w:cs="Times New Roman"/>
        </w:rPr>
        <w:t xml:space="preserve">, </w:t>
      </w:r>
      <w:r w:rsidR="00BF068E" w:rsidRPr="004219CA">
        <w:rPr>
          <w:rFonts w:ascii="Times New Roman" w:hAnsi="Times New Roman" w:cs="Times New Roman"/>
          <w:i/>
          <w:iCs/>
        </w:rPr>
        <w:t>nsp2</w:t>
      </w:r>
      <w:r w:rsidR="00BF068E" w:rsidRPr="004219CA">
        <w:rPr>
          <w:rFonts w:ascii="Times New Roman" w:hAnsi="Times New Roman" w:cs="Times New Roman"/>
        </w:rPr>
        <w:t xml:space="preserve">) </w:t>
      </w:r>
      <w:r w:rsidR="00B17868" w:rsidRPr="004219CA">
        <w:rPr>
          <w:rFonts w:ascii="Times New Roman" w:hAnsi="Times New Roman" w:cs="Times New Roman"/>
        </w:rPr>
        <w:t>in sterile leca/sand substrate</w:t>
      </w:r>
      <w:r w:rsidR="00B225F0" w:rsidRPr="004219CA">
        <w:rPr>
          <w:rFonts w:ascii="Times New Roman" w:hAnsi="Times New Roman" w:cs="Times New Roman"/>
        </w:rPr>
        <w:t xml:space="preserve"> with low nutrient media</w:t>
      </w:r>
      <w:r w:rsidR="0077510C" w:rsidRPr="004219CA">
        <w:rPr>
          <w:rFonts w:ascii="Times New Roman" w:hAnsi="Times New Roman" w:cs="Times New Roman"/>
        </w:rPr>
        <w:t xml:space="preserve"> and inoculated them with</w:t>
      </w:r>
      <w:r w:rsidR="00B17868" w:rsidRPr="004219CA">
        <w:rPr>
          <w:rFonts w:ascii="Times New Roman" w:hAnsi="Times New Roman" w:cs="Times New Roman"/>
        </w:rPr>
        <w:t xml:space="preserve"> either </w:t>
      </w:r>
      <w:r w:rsidR="00683535" w:rsidRPr="004219CA">
        <w:rPr>
          <w:rFonts w:ascii="Times New Roman" w:hAnsi="Times New Roman" w:cs="Times New Roman"/>
        </w:rPr>
        <w:t>the</w:t>
      </w:r>
      <w:r w:rsidR="00B17868" w:rsidRPr="004219CA">
        <w:rPr>
          <w:rFonts w:ascii="Times New Roman" w:hAnsi="Times New Roman" w:cs="Times New Roman"/>
        </w:rPr>
        <w:t xml:space="preserve"> Lj-SPHERE SynCom </w:t>
      </w:r>
      <w:r w:rsidR="00683535" w:rsidRPr="004219CA">
        <w:rPr>
          <w:rFonts w:ascii="Times New Roman" w:hAnsi="Times New Roman" w:cs="Times New Roman"/>
        </w:rPr>
        <w:t xml:space="preserve">(291 isolates) </w:t>
      </w:r>
      <w:r w:rsidR="00B17868" w:rsidRPr="004219CA">
        <w:rPr>
          <w:rFonts w:ascii="Times New Roman" w:hAnsi="Times New Roman" w:cs="Times New Roman"/>
        </w:rPr>
        <w:t xml:space="preserve">or the </w:t>
      </w:r>
      <w:r w:rsidR="00B17868" w:rsidRPr="004219CA">
        <w:rPr>
          <w:rFonts w:ascii="Times New Roman" w:hAnsi="Times New Roman" w:cs="Times New Roman"/>
          <w:i/>
          <w:iCs/>
        </w:rPr>
        <w:t>Hordeum</w:t>
      </w:r>
      <w:r w:rsidR="00B17868" w:rsidRPr="004219CA">
        <w:rPr>
          <w:rFonts w:ascii="Times New Roman" w:hAnsi="Times New Roman" w:cs="Times New Roman"/>
        </w:rPr>
        <w:t xml:space="preserve"> SynCom</w:t>
      </w:r>
      <w:r w:rsidR="00683535" w:rsidRPr="004219CA">
        <w:rPr>
          <w:rFonts w:ascii="Times New Roman" w:hAnsi="Times New Roman" w:cs="Times New Roman"/>
        </w:rPr>
        <w:t xml:space="preserve"> </w:t>
      </w:r>
      <w:commentRangeStart w:id="107"/>
      <w:r w:rsidR="00683535" w:rsidRPr="004219CA">
        <w:rPr>
          <w:rFonts w:ascii="Times New Roman" w:hAnsi="Times New Roman" w:cs="Times New Roman"/>
        </w:rPr>
        <w:t>(316 isolates)</w:t>
      </w:r>
      <w:r w:rsidR="00B17868" w:rsidRPr="004219CA">
        <w:rPr>
          <w:rFonts w:ascii="Times New Roman" w:hAnsi="Times New Roman" w:cs="Times New Roman"/>
        </w:rPr>
        <w:t>, respectively</w:t>
      </w:r>
      <w:r w:rsidR="00B225F0" w:rsidRPr="004219CA">
        <w:rPr>
          <w:rFonts w:ascii="Times New Roman" w:hAnsi="Times New Roman" w:cs="Times New Roman"/>
        </w:rPr>
        <w:t xml:space="preserve"> (Fig.7A,8A</w:t>
      </w:r>
      <w:commentRangeEnd w:id="107"/>
      <w:r w:rsidR="0089314E">
        <w:rPr>
          <w:rStyle w:val="CommentReference"/>
        </w:rPr>
        <w:commentReference w:id="107"/>
      </w:r>
      <w:r w:rsidR="00B225F0" w:rsidRPr="004219CA">
        <w:rPr>
          <w:rFonts w:ascii="Times New Roman" w:hAnsi="Times New Roman" w:cs="Times New Roman"/>
        </w:rPr>
        <w:t>)</w:t>
      </w:r>
      <w:r w:rsidR="00B17868" w:rsidRPr="004219CA">
        <w:rPr>
          <w:rFonts w:ascii="Times New Roman" w:hAnsi="Times New Roman" w:cs="Times New Roman"/>
        </w:rPr>
        <w:t xml:space="preserve">. </w:t>
      </w:r>
      <w:r w:rsidR="001A2641" w:rsidRPr="004219CA">
        <w:rPr>
          <w:rFonts w:ascii="Times New Roman" w:hAnsi="Times New Roman" w:cs="Times New Roman"/>
        </w:rPr>
        <w:t>Further d</w:t>
      </w:r>
      <w:r w:rsidR="00683535" w:rsidRPr="004219CA">
        <w:rPr>
          <w:rFonts w:ascii="Times New Roman" w:hAnsi="Times New Roman" w:cs="Times New Roman"/>
        </w:rPr>
        <w:t xml:space="preserve">etails on these SynComs </w:t>
      </w:r>
      <w:r w:rsidR="001A2641" w:rsidRPr="004219CA">
        <w:rPr>
          <w:rFonts w:ascii="Times New Roman" w:hAnsi="Times New Roman" w:cs="Times New Roman"/>
        </w:rPr>
        <w:t>are provided</w:t>
      </w:r>
      <w:r w:rsidR="00683535" w:rsidRPr="004219CA">
        <w:rPr>
          <w:rFonts w:ascii="Times New Roman" w:hAnsi="Times New Roman" w:cs="Times New Roman"/>
        </w:rPr>
        <w:t xml:space="preserve"> in the Methods section</w:t>
      </w:r>
      <w:r w:rsidR="007F06C8">
        <w:rPr>
          <w:rFonts w:ascii="Times New Roman" w:hAnsi="Times New Roman" w:cs="Times New Roman"/>
        </w:rPr>
        <w:t>,</w:t>
      </w:r>
      <w:r w:rsidR="00683535" w:rsidRPr="004219CA">
        <w:rPr>
          <w:rFonts w:ascii="Times New Roman" w:hAnsi="Times New Roman" w:cs="Times New Roman"/>
        </w:rPr>
        <w:t xml:space="preserve"> in Suppl</w:t>
      </w:r>
      <w:r w:rsidR="001A2641" w:rsidRPr="004219CA">
        <w:rPr>
          <w:rFonts w:ascii="Times New Roman" w:hAnsi="Times New Roman" w:cs="Times New Roman"/>
        </w:rPr>
        <w:t>ementary</w:t>
      </w:r>
      <w:r w:rsidR="00683535" w:rsidRPr="004219CA">
        <w:rPr>
          <w:rFonts w:ascii="Times New Roman" w:hAnsi="Times New Roman" w:cs="Times New Roman"/>
        </w:rPr>
        <w:t xml:space="preserve"> Fig</w:t>
      </w:r>
      <w:r w:rsidR="001A2641" w:rsidRPr="004219CA">
        <w:rPr>
          <w:rFonts w:ascii="Times New Roman" w:hAnsi="Times New Roman" w:cs="Times New Roman"/>
        </w:rPr>
        <w:t>ures</w:t>
      </w:r>
      <w:r w:rsidR="00683535" w:rsidRPr="004219CA">
        <w:rPr>
          <w:rFonts w:ascii="Times New Roman" w:hAnsi="Times New Roman" w:cs="Times New Roman"/>
        </w:rPr>
        <w:t xml:space="preserve"> 9 and 10</w:t>
      </w:r>
      <w:r w:rsidR="007F06C8">
        <w:rPr>
          <w:rFonts w:ascii="Times New Roman" w:hAnsi="Times New Roman" w:cs="Times New Roman"/>
        </w:rPr>
        <w:t xml:space="preserve"> and in Supplementary Tables 4 and 6</w:t>
      </w:r>
      <w:r w:rsidR="00683535" w:rsidRPr="004219CA">
        <w:rPr>
          <w:rFonts w:ascii="Times New Roman" w:hAnsi="Times New Roman" w:cs="Times New Roman"/>
        </w:rPr>
        <w:t xml:space="preserve">. </w:t>
      </w:r>
      <w:r w:rsidR="001A2641" w:rsidRPr="004219CA">
        <w:rPr>
          <w:rFonts w:ascii="Times New Roman" w:hAnsi="Times New Roman" w:cs="Times New Roman"/>
        </w:rPr>
        <w:t>Additionally, i</w:t>
      </w:r>
      <w:r w:rsidR="00B225F0" w:rsidRPr="004219CA">
        <w:rPr>
          <w:rFonts w:ascii="Times New Roman" w:hAnsi="Times New Roman" w:cs="Times New Roman"/>
        </w:rPr>
        <w:t xml:space="preserve">n </w:t>
      </w:r>
      <w:commentRangeStart w:id="108"/>
      <w:r w:rsidR="00B225F0" w:rsidRPr="004219CA">
        <w:rPr>
          <w:rFonts w:ascii="Times New Roman" w:hAnsi="Times New Roman" w:cs="Times New Roman"/>
        </w:rPr>
        <w:t>the</w:t>
      </w:r>
      <w:r w:rsidR="00B17868" w:rsidRPr="004219CA">
        <w:rPr>
          <w:rFonts w:ascii="Times New Roman" w:hAnsi="Times New Roman" w:cs="Times New Roman"/>
        </w:rPr>
        <w:t xml:space="preserve"> </w:t>
      </w:r>
      <w:r w:rsidR="00B225F0" w:rsidRPr="004219CA">
        <w:rPr>
          <w:rFonts w:ascii="Times New Roman" w:hAnsi="Times New Roman" w:cs="Times New Roman"/>
          <w:i/>
          <w:iCs/>
        </w:rPr>
        <w:t>Hordeum</w:t>
      </w:r>
      <w:r w:rsidR="00B225F0" w:rsidRPr="004219CA">
        <w:rPr>
          <w:rFonts w:ascii="Times New Roman" w:hAnsi="Times New Roman" w:cs="Times New Roman"/>
        </w:rPr>
        <w:t xml:space="preserve"> </w:t>
      </w:r>
      <w:r w:rsidR="001A2641" w:rsidRPr="004219CA">
        <w:rPr>
          <w:rFonts w:ascii="Times New Roman" w:hAnsi="Times New Roman" w:cs="Times New Roman"/>
        </w:rPr>
        <w:t>experiment</w:t>
      </w:r>
      <w:r w:rsidR="00B17868" w:rsidRPr="004219CA">
        <w:rPr>
          <w:rFonts w:ascii="Times New Roman" w:hAnsi="Times New Roman" w:cs="Times New Roman"/>
        </w:rPr>
        <w:t xml:space="preserve">, AMF spores were </w:t>
      </w:r>
      <w:commentRangeEnd w:id="108"/>
      <w:r w:rsidR="003C1425">
        <w:rPr>
          <w:rStyle w:val="CommentReference"/>
        </w:rPr>
        <w:commentReference w:id="108"/>
      </w:r>
      <w:r w:rsidR="001A2641" w:rsidRPr="004219CA">
        <w:rPr>
          <w:rFonts w:ascii="Times New Roman" w:hAnsi="Times New Roman" w:cs="Times New Roman"/>
        </w:rPr>
        <w:t>introduced</w:t>
      </w:r>
      <w:r w:rsidR="00B17868" w:rsidRPr="004219CA">
        <w:rPr>
          <w:rFonts w:ascii="Times New Roman" w:hAnsi="Times New Roman" w:cs="Times New Roman"/>
        </w:rPr>
        <w:t xml:space="preserve"> </w:t>
      </w:r>
      <w:r w:rsidR="0077510C" w:rsidRPr="004219CA">
        <w:rPr>
          <w:rFonts w:ascii="Times New Roman" w:hAnsi="Times New Roman" w:cs="Times New Roman"/>
        </w:rPr>
        <w:t>in</w:t>
      </w:r>
      <w:r w:rsidR="00683535" w:rsidRPr="004219CA">
        <w:rPr>
          <w:rFonts w:ascii="Times New Roman" w:hAnsi="Times New Roman" w:cs="Times New Roman"/>
        </w:rPr>
        <w:t>to</w:t>
      </w:r>
      <w:r w:rsidR="00B17868" w:rsidRPr="004219CA">
        <w:rPr>
          <w:rFonts w:ascii="Times New Roman" w:hAnsi="Times New Roman" w:cs="Times New Roman"/>
        </w:rPr>
        <w:t xml:space="preserve"> the system. </w:t>
      </w:r>
      <w:r w:rsidR="001A2641" w:rsidRPr="004219CA">
        <w:rPr>
          <w:rFonts w:ascii="Times New Roman" w:hAnsi="Times New Roman" w:cs="Times New Roman"/>
        </w:rPr>
        <w:t xml:space="preserve">After three weeks of growth, we </w:t>
      </w:r>
      <w:r w:rsidR="0077510C" w:rsidRPr="004219CA">
        <w:rPr>
          <w:rFonts w:ascii="Times New Roman" w:hAnsi="Times New Roman" w:cs="Times New Roman"/>
        </w:rPr>
        <w:t>conducted</w:t>
      </w:r>
      <w:r w:rsidR="00B17868" w:rsidRPr="004219CA">
        <w:rPr>
          <w:rFonts w:ascii="Times New Roman" w:hAnsi="Times New Roman" w:cs="Times New Roman"/>
        </w:rPr>
        <w:t xml:space="preserve"> </w:t>
      </w:r>
      <w:r w:rsidR="00683535" w:rsidRPr="004219CA">
        <w:rPr>
          <w:rFonts w:ascii="Times New Roman" w:hAnsi="Times New Roman" w:cs="Times New Roman"/>
        </w:rPr>
        <w:t xml:space="preserve">16S V5-V7 rRNA amplicon sequencing </w:t>
      </w:r>
      <w:r w:rsidR="00B225F0" w:rsidRPr="004219CA">
        <w:rPr>
          <w:rFonts w:ascii="Times New Roman" w:hAnsi="Times New Roman" w:cs="Times New Roman"/>
        </w:rPr>
        <w:t>of rhizosphere, root, and (</w:t>
      </w:r>
      <w:r w:rsidR="001A2641" w:rsidRPr="004219CA">
        <w:rPr>
          <w:rFonts w:ascii="Times New Roman" w:hAnsi="Times New Roman" w:cs="Times New Roman"/>
        </w:rPr>
        <w:t>for</w:t>
      </w:r>
      <w:r w:rsidR="00B225F0" w:rsidRPr="004219CA">
        <w:rPr>
          <w:rFonts w:ascii="Times New Roman" w:hAnsi="Times New Roman" w:cs="Times New Roman"/>
        </w:rPr>
        <w:t xml:space="preserve"> </w:t>
      </w:r>
      <w:r w:rsidR="00B225F0" w:rsidRPr="004219CA">
        <w:rPr>
          <w:rFonts w:ascii="Times New Roman" w:hAnsi="Times New Roman" w:cs="Times New Roman"/>
          <w:i/>
          <w:iCs/>
        </w:rPr>
        <w:t>Lotus</w:t>
      </w:r>
      <w:r w:rsidR="00B225F0" w:rsidRPr="004219CA">
        <w:rPr>
          <w:rFonts w:ascii="Times New Roman" w:hAnsi="Times New Roman" w:cs="Times New Roman"/>
        </w:rPr>
        <w:t>)</w:t>
      </w:r>
      <w:r w:rsidR="0077510C" w:rsidRPr="004219CA">
        <w:rPr>
          <w:rFonts w:ascii="Times New Roman" w:hAnsi="Times New Roman" w:cs="Times New Roman"/>
        </w:rPr>
        <w:t xml:space="preserve"> nodule samples</w:t>
      </w:r>
      <w:r w:rsidR="00683535" w:rsidRPr="004219CA">
        <w:rPr>
          <w:rFonts w:ascii="Times New Roman" w:hAnsi="Times New Roman" w:cs="Times New Roman"/>
        </w:rPr>
        <w:t xml:space="preserve">, </w:t>
      </w:r>
      <w:r w:rsidR="0077510C" w:rsidRPr="004219CA">
        <w:rPr>
          <w:rFonts w:ascii="Times New Roman" w:hAnsi="Times New Roman" w:cs="Times New Roman"/>
        </w:rPr>
        <w:t>alongside</w:t>
      </w:r>
      <w:r w:rsidR="00683535" w:rsidRPr="004219CA">
        <w:rPr>
          <w:rFonts w:ascii="Times New Roman" w:hAnsi="Times New Roman" w:cs="Times New Roman"/>
        </w:rPr>
        <w:t xml:space="preserve"> phenotypic assessment</w:t>
      </w:r>
      <w:r w:rsidR="001A2641" w:rsidRPr="004219CA">
        <w:rPr>
          <w:rFonts w:ascii="Times New Roman" w:hAnsi="Times New Roman" w:cs="Times New Roman"/>
        </w:rPr>
        <w:t>s</w:t>
      </w:r>
      <w:r w:rsidR="00683535" w:rsidRPr="004219CA">
        <w:rPr>
          <w:rFonts w:ascii="Times New Roman" w:hAnsi="Times New Roman" w:cs="Times New Roman"/>
        </w:rPr>
        <w:t xml:space="preserve"> of plant growth and NFS/AMS</w:t>
      </w:r>
      <w:r w:rsidR="001A2641" w:rsidRPr="004219CA">
        <w:rPr>
          <w:rFonts w:ascii="Times New Roman" w:hAnsi="Times New Roman" w:cs="Times New Roman"/>
        </w:rPr>
        <w:t xml:space="preserve"> formation.</w:t>
      </w:r>
    </w:p>
    <w:p w14:paraId="1AE28B71" w14:textId="44D8E172" w:rsidR="00E14516" w:rsidRPr="004219CA" w:rsidRDefault="0077510C" w:rsidP="003D59D8">
      <w:pPr>
        <w:spacing w:line="276" w:lineRule="auto"/>
        <w:jc w:val="both"/>
        <w:rPr>
          <w:rFonts w:ascii="Times New Roman" w:hAnsi="Times New Roman" w:cs="Times New Roman"/>
        </w:rPr>
        <w:pPrChange w:id="109" w:author="Simona Radutoiu" w:date="2025-02-19T14:17:00Z" w16du:dateUtc="2025-02-19T13:17:00Z">
          <w:pPr>
            <w:jc w:val="both"/>
          </w:pPr>
        </w:pPrChange>
      </w:pPr>
      <w:r w:rsidRPr="004219CA">
        <w:rPr>
          <w:rFonts w:ascii="Times New Roman" w:hAnsi="Times New Roman" w:cs="Times New Roman"/>
        </w:rPr>
        <w:t xml:space="preserve">As previously observed, all </w:t>
      </w:r>
      <w:r w:rsidR="00B225F0" w:rsidRPr="004219CA">
        <w:rPr>
          <w:rFonts w:ascii="Times New Roman" w:hAnsi="Times New Roman" w:cs="Times New Roman"/>
          <w:i/>
          <w:iCs/>
        </w:rPr>
        <w:t>Lotus</w:t>
      </w:r>
      <w:r w:rsidR="00B225F0" w:rsidRPr="004219CA">
        <w:rPr>
          <w:rFonts w:ascii="Times New Roman" w:hAnsi="Times New Roman" w:cs="Times New Roman"/>
        </w:rPr>
        <w:t xml:space="preserve"> </w:t>
      </w:r>
      <w:commentRangeStart w:id="110"/>
      <w:r w:rsidRPr="004219CA">
        <w:rPr>
          <w:rFonts w:ascii="Times New Roman" w:hAnsi="Times New Roman" w:cs="Times New Roman"/>
        </w:rPr>
        <w:t xml:space="preserve">mutants exhibited reduced growth, with the most pronounced reductions </w:t>
      </w:r>
      <w:r w:rsidR="00B225F0" w:rsidRPr="004219CA">
        <w:rPr>
          <w:rFonts w:ascii="Times New Roman" w:hAnsi="Times New Roman" w:cs="Times New Roman"/>
        </w:rPr>
        <w:t xml:space="preserve">in </w:t>
      </w:r>
      <w:r w:rsidR="00B225F0" w:rsidRPr="004219CA">
        <w:rPr>
          <w:rFonts w:ascii="Times New Roman" w:hAnsi="Times New Roman" w:cs="Times New Roman"/>
          <w:i/>
          <w:iCs/>
        </w:rPr>
        <w:t>symrk</w:t>
      </w:r>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(Fig. 7B).</w:t>
      </w:r>
      <w:r w:rsidR="00C132EB" w:rsidRPr="004219CA">
        <w:rPr>
          <w:rFonts w:ascii="Times New Roman" w:hAnsi="Times New Roman" w:cs="Times New Roman"/>
        </w:rPr>
        <w:t xml:space="preserve"> None of the mutants developed root nodules, </w:t>
      </w:r>
      <w:r w:rsidRPr="004219CA">
        <w:rPr>
          <w:rFonts w:ascii="Times New Roman" w:hAnsi="Times New Roman" w:cs="Times New Roman"/>
        </w:rPr>
        <w:t>and thus,</w:t>
      </w:r>
      <w:r w:rsidR="00C132EB" w:rsidRPr="004219CA">
        <w:rPr>
          <w:rFonts w:ascii="Times New Roman" w:hAnsi="Times New Roman" w:cs="Times New Roman"/>
        </w:rPr>
        <w:t xml:space="preserve"> NFS </w:t>
      </w:r>
      <w:r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(Suppl. Fig. 11A). Alpha</w:t>
      </w:r>
      <w:r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Pr="004219CA">
        <w:rPr>
          <w:rFonts w:ascii="Times New Roman" w:hAnsi="Times New Roman" w:cs="Times New Roman"/>
        </w:rPr>
        <w:t>comparable</w:t>
      </w:r>
      <w:r w:rsidR="00AD604F" w:rsidRPr="004219CA">
        <w:rPr>
          <w:rFonts w:ascii="Times New Roman" w:hAnsi="Times New Roman" w:cs="Times New Roman"/>
        </w:rPr>
        <w:t xml:space="preserve"> </w:t>
      </w:r>
      <w:r w:rsidR="00C132EB" w:rsidRPr="004219CA">
        <w:rPr>
          <w:rFonts w:ascii="Times New Roman" w:hAnsi="Times New Roman" w:cs="Times New Roman"/>
        </w:rPr>
        <w:t xml:space="preserve">in rhizosphere and root fractions, </w:t>
      </w:r>
      <w:r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Pr="004219CA">
        <w:rPr>
          <w:rFonts w:ascii="Times New Roman" w:hAnsi="Times New Roman" w:cs="Times New Roman"/>
        </w:rPr>
        <w:t>,</w:t>
      </w:r>
      <w:r w:rsidR="00C132EB" w:rsidRPr="004219CA">
        <w:rPr>
          <w:rFonts w:ascii="Times New Roman" w:hAnsi="Times New Roman" w:cs="Times New Roman"/>
        </w:rPr>
        <w:t xml:space="preserve"> </w:t>
      </w:r>
      <w:r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(Suppl. Fig. 11B)</w:t>
      </w:r>
      <w:r w:rsidR="00C132EB" w:rsidRPr="004219CA">
        <w:rPr>
          <w:rFonts w:ascii="Times New Roman" w:hAnsi="Times New Roman" w:cs="Times New Roman"/>
        </w:rPr>
        <w:t>.</w:t>
      </w:r>
      <w:r w:rsidRPr="004219CA">
        <w:rPr>
          <w:rFonts w:ascii="Times New Roman" w:hAnsi="Times New Roman" w:cs="Times New Roman"/>
        </w:rPr>
        <w:t xml:space="preserve"> However, alpha diversity </w:t>
      </w:r>
      <w:r w:rsidR="00C132EB" w:rsidRPr="004219CA">
        <w:rPr>
          <w:rFonts w:ascii="Times New Roman" w:hAnsi="Times New Roman" w:cs="Times New Roman"/>
        </w:rPr>
        <w:t xml:space="preserve">did not </w:t>
      </w:r>
      <w:r w:rsidRPr="004219CA">
        <w:rPr>
          <w:rFonts w:ascii="Times New Roman" w:hAnsi="Times New Roman" w:cs="Times New Roman"/>
        </w:rPr>
        <w:t xml:space="preserve">differ </w:t>
      </w:r>
      <w:r w:rsidR="00C132EB" w:rsidRPr="004219CA">
        <w:rPr>
          <w:rFonts w:ascii="Times New Roman" w:hAnsi="Times New Roman" w:cs="Times New Roman"/>
        </w:rPr>
        <w:t xml:space="preserve">significantly </w:t>
      </w:r>
      <w:r w:rsidRPr="004219CA">
        <w:rPr>
          <w:rFonts w:ascii="Times New Roman" w:hAnsi="Times New Roman" w:cs="Times New Roman"/>
        </w:rPr>
        <w:t xml:space="preserve">between </w:t>
      </w:r>
      <w:r w:rsidRPr="004219CA">
        <w:rPr>
          <w:rFonts w:ascii="Times New Roman" w:hAnsi="Times New Roman" w:cs="Times New Roman"/>
          <w:i/>
          <w:iCs/>
        </w:rPr>
        <w:t>Lotus</w:t>
      </w:r>
      <w:r w:rsidRPr="004219CA">
        <w:rPr>
          <w:rFonts w:ascii="Times New Roman" w:hAnsi="Times New Roman" w:cs="Times New Roman"/>
        </w:rPr>
        <w:t xml:space="preserve"> genotypes</w:t>
      </w:r>
      <w:r w:rsidR="00C132EB" w:rsidRPr="004219CA">
        <w:rPr>
          <w:rFonts w:ascii="Times New Roman" w:hAnsi="Times New Roman" w:cs="Times New Roman"/>
        </w:rPr>
        <w:t xml:space="preserve">. </w:t>
      </w:r>
      <w:r w:rsidR="00B039AA" w:rsidRPr="004219CA">
        <w:rPr>
          <w:rFonts w:ascii="Times New Roman" w:hAnsi="Times New Roman" w:cs="Times New Roman"/>
        </w:rPr>
        <w:t xml:space="preserve">Beta diversity analysis </w:t>
      </w:r>
      <w:r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Pr="004219CA">
        <w:rPr>
          <w:rFonts w:ascii="Times New Roman" w:hAnsi="Times New Roman" w:cs="Times New Roman"/>
        </w:rPr>
        <w:t>between</w:t>
      </w:r>
      <w:r w:rsidR="00B039AA" w:rsidRPr="004219CA">
        <w:rPr>
          <w:rFonts w:ascii="Times New Roman" w:hAnsi="Times New Roman" w:cs="Times New Roman"/>
        </w:rPr>
        <w:t xml:space="preserve"> </w:t>
      </w:r>
      <w:r w:rsidR="00B039AA" w:rsidRPr="004219CA">
        <w:rPr>
          <w:rFonts w:ascii="Times New Roman" w:hAnsi="Times New Roman" w:cs="Times New Roman"/>
          <w:i/>
          <w:iCs/>
        </w:rPr>
        <w:t>Lotus</w:t>
      </w:r>
      <w:r w:rsidR="00B039AA" w:rsidRPr="004219CA">
        <w:rPr>
          <w:rFonts w:ascii="Times New Roman" w:hAnsi="Times New Roman" w:cs="Times New Roman"/>
        </w:rPr>
        <w:t xml:space="preserve"> wild-type </w:t>
      </w:r>
      <w:r w:rsidRPr="004219CA">
        <w:rPr>
          <w:rFonts w:ascii="Times New Roman" w:hAnsi="Times New Roman" w:cs="Times New Roman"/>
        </w:rPr>
        <w:t>and</w:t>
      </w:r>
      <w:r w:rsidR="00B039AA" w:rsidRPr="004219CA">
        <w:rPr>
          <w:rFonts w:ascii="Times New Roman" w:hAnsi="Times New Roman" w:cs="Times New Roman"/>
        </w:rPr>
        <w:t xml:space="preserve"> CSSP mutants in </w:t>
      </w:r>
      <w:r w:rsidRPr="004219CA">
        <w:rPr>
          <w:rFonts w:ascii="Times New Roman" w:hAnsi="Times New Roman" w:cs="Times New Roman"/>
        </w:rPr>
        <w:t xml:space="preserve">both the </w:t>
      </w:r>
      <w:r w:rsidR="00B039AA" w:rsidRPr="004219CA">
        <w:rPr>
          <w:rFonts w:ascii="Times New Roman" w:hAnsi="Times New Roman" w:cs="Times New Roman"/>
        </w:rPr>
        <w:t>rhizosphere and root</w:t>
      </w:r>
      <w:r w:rsidRPr="004219CA">
        <w:rPr>
          <w:rFonts w:ascii="Times New Roman" w:hAnsi="Times New Roman" w:cs="Times New Roman"/>
        </w:rPr>
        <w:t xml:space="preserve"> compartments. Additionally, </w:t>
      </w:r>
      <w:r w:rsidR="00F016E4" w:rsidRPr="004219CA">
        <w:rPr>
          <w:rFonts w:ascii="Times New Roman" w:hAnsi="Times New Roman" w:cs="Times New Roman"/>
          <w:i/>
          <w:iCs/>
        </w:rPr>
        <w:t>ccamk</w:t>
      </w:r>
      <w:r w:rsidR="00F016E4" w:rsidRPr="004219CA">
        <w:rPr>
          <w:rFonts w:ascii="Times New Roman" w:hAnsi="Times New Roman" w:cs="Times New Roman"/>
        </w:rPr>
        <w:t xml:space="preserve"> </w:t>
      </w:r>
      <w:r w:rsidRPr="004219CA">
        <w:rPr>
          <w:rFonts w:ascii="Times New Roman" w:hAnsi="Times New Roman" w:cs="Times New Roman"/>
        </w:rPr>
        <w:t xml:space="preserve">mutant </w:t>
      </w:r>
      <w:r w:rsidR="00F016E4" w:rsidRPr="004219CA">
        <w:rPr>
          <w:rFonts w:ascii="Times New Roman" w:hAnsi="Times New Roman" w:cs="Times New Roman"/>
        </w:rPr>
        <w:t xml:space="preserve">communities </w:t>
      </w:r>
      <w:r w:rsidRPr="004219CA">
        <w:rPr>
          <w:rFonts w:ascii="Times New Roman" w:hAnsi="Times New Roman" w:cs="Times New Roman"/>
        </w:rPr>
        <w:t xml:space="preserve">formed a distinct cluster, separate from both </w:t>
      </w:r>
      <w:r w:rsidR="00F016E4" w:rsidRPr="004219CA">
        <w:rPr>
          <w:rFonts w:ascii="Times New Roman" w:hAnsi="Times New Roman" w:cs="Times New Roman"/>
        </w:rPr>
        <w:t xml:space="preserve">wild-type and </w:t>
      </w:r>
      <w:r w:rsidR="008C6C6F" w:rsidRPr="004219CA">
        <w:rPr>
          <w:rFonts w:ascii="Times New Roman" w:hAnsi="Times New Roman" w:cs="Times New Roman"/>
        </w:rPr>
        <w:t xml:space="preserve">other </w:t>
      </w:r>
      <w:r w:rsidR="00F016E4" w:rsidRPr="004219CA">
        <w:rPr>
          <w:rFonts w:ascii="Times New Roman" w:hAnsi="Times New Roman" w:cs="Times New Roman"/>
        </w:rPr>
        <w:t>mutant</w:t>
      </w:r>
      <w:r w:rsidR="008C6C6F" w:rsidRPr="004219CA">
        <w:rPr>
          <w:rFonts w:ascii="Times New Roman" w:hAnsi="Times New Roman" w:cs="Times New Roman"/>
        </w:rPr>
        <w:t xml:space="preserve"> groups</w:t>
      </w:r>
      <w:r w:rsidR="00F016E4" w:rsidRPr="004219CA">
        <w:rPr>
          <w:rFonts w:ascii="Times New Roman" w:hAnsi="Times New Roman" w:cs="Times New Roman"/>
        </w:rPr>
        <w:t xml:space="preserve"> in the rhizosphere.</w:t>
      </w:r>
      <w:r w:rsidR="00AD604F" w:rsidRPr="004219CA">
        <w:rPr>
          <w:rFonts w:ascii="Times New Roman" w:hAnsi="Times New Roman" w:cs="Times New Roman"/>
        </w:rPr>
        <w:t xml:space="preserve"> Bacterial community profiling </w:t>
      </w:r>
      <w:r w:rsidR="008C6C6F" w:rsidRPr="004219CA">
        <w:rPr>
          <w:rFonts w:ascii="Times New Roman" w:hAnsi="Times New Roman" w:cs="Times New Roman"/>
        </w:rPr>
        <w:t>indicated</w:t>
      </w:r>
      <w:r w:rsidR="00AD604F" w:rsidRPr="004219CA">
        <w:rPr>
          <w:rFonts w:ascii="Times New Roman" w:hAnsi="Times New Roman" w:cs="Times New Roman"/>
        </w:rPr>
        <w:t xml:space="preserve"> that the most abundant bacterial orders in </w:t>
      </w:r>
      <w:r w:rsidR="00AD604F" w:rsidRPr="004219CA">
        <w:rPr>
          <w:rFonts w:ascii="Times New Roman" w:hAnsi="Times New Roman" w:cs="Times New Roman"/>
          <w:i/>
          <w:iCs/>
        </w:rPr>
        <w:t>Lotus</w:t>
      </w:r>
      <w:r w:rsidR="00AD604F" w:rsidRPr="004219CA">
        <w:rPr>
          <w:rFonts w:ascii="Times New Roman" w:hAnsi="Times New Roman" w:cs="Times New Roman"/>
        </w:rPr>
        <w:t xml:space="preserve"> included Burkholderiales, Caulobacterales, Flavobacteriales, Pseudomonadales, and Rhizobiales</w:t>
      </w:r>
      <w:r w:rsidR="00AC209F" w:rsidRPr="004219CA">
        <w:rPr>
          <w:rFonts w:ascii="Times New Roman" w:hAnsi="Times New Roman" w:cs="Times New Roman"/>
        </w:rPr>
        <w:t xml:space="preserve"> (Fig.7D)</w:t>
      </w:r>
      <w:r w:rsidR="00AD604F" w:rsidRPr="004219CA">
        <w:rPr>
          <w:rFonts w:ascii="Times New Roman" w:hAnsi="Times New Roman" w:cs="Times New Roman"/>
        </w:rPr>
        <w:t>. Com</w:t>
      </w:r>
      <w:r w:rsidR="00AC209F" w:rsidRPr="004219CA">
        <w:rPr>
          <w:rFonts w:ascii="Times New Roman" w:hAnsi="Times New Roman" w:cs="Times New Roman"/>
        </w:rPr>
        <w:t>pa</w:t>
      </w:r>
      <w:r w:rsidR="00AD604F" w:rsidRPr="004219CA">
        <w:rPr>
          <w:rFonts w:ascii="Times New Roman" w:hAnsi="Times New Roman" w:cs="Times New Roman"/>
        </w:rPr>
        <w:t xml:space="preserve">ring </w:t>
      </w:r>
      <w:r w:rsidR="008C6C6F" w:rsidRPr="004219CA">
        <w:rPr>
          <w:rFonts w:ascii="Times New Roman" w:hAnsi="Times New Roman" w:cs="Times New Roman"/>
        </w:rPr>
        <w:t>bacterial</w:t>
      </w:r>
      <w:r w:rsidR="00AD604F" w:rsidRPr="004219CA">
        <w:rPr>
          <w:rFonts w:ascii="Times New Roman" w:hAnsi="Times New Roman" w:cs="Times New Roman"/>
        </w:rPr>
        <w:t xml:space="preserve"> abundance </w:t>
      </w:r>
      <w:r w:rsidR="008C6C6F" w:rsidRPr="004219CA">
        <w:rPr>
          <w:rFonts w:ascii="Times New Roman" w:hAnsi="Times New Roman" w:cs="Times New Roman"/>
        </w:rPr>
        <w:t>across</w:t>
      </w:r>
      <w:r w:rsidR="00AD604F" w:rsidRPr="004219CA">
        <w:rPr>
          <w:rFonts w:ascii="Times New Roman" w:hAnsi="Times New Roman" w:cs="Times New Roman"/>
        </w:rPr>
        <w:t xml:space="preserve"> </w:t>
      </w:r>
      <w:r w:rsidR="00AD604F" w:rsidRPr="004219CA">
        <w:rPr>
          <w:rFonts w:ascii="Times New Roman" w:hAnsi="Times New Roman" w:cs="Times New Roman"/>
          <w:i/>
          <w:iCs/>
        </w:rPr>
        <w:t>Lotus</w:t>
      </w:r>
      <w:r w:rsidR="00AD604F" w:rsidRPr="004219CA">
        <w:rPr>
          <w:rFonts w:ascii="Times New Roman" w:hAnsi="Times New Roman" w:cs="Times New Roman"/>
        </w:rPr>
        <w:t xml:space="preserve"> genotypes, Burkholderiales were enriched in the mutants, particularly in </w:t>
      </w:r>
      <w:r w:rsidR="00AD604F" w:rsidRPr="004219CA">
        <w:rPr>
          <w:rFonts w:ascii="Times New Roman" w:hAnsi="Times New Roman" w:cs="Times New Roman"/>
          <w:i/>
          <w:iCs/>
        </w:rPr>
        <w:t>nsp</w:t>
      </w:r>
      <w:r w:rsidR="008C6C6F" w:rsidRPr="004219CA">
        <w:rPr>
          <w:rFonts w:ascii="Times New Roman" w:hAnsi="Times New Roman" w:cs="Times New Roman"/>
        </w:rPr>
        <w:t xml:space="preserve"> mutants</w:t>
      </w:r>
      <w:r w:rsidR="00AD604F" w:rsidRPr="004219CA">
        <w:rPr>
          <w:rFonts w:ascii="Times New Roman" w:hAnsi="Times New Roman" w:cs="Times New Roman"/>
        </w:rPr>
        <w:t xml:space="preserve"> in the rhizosphere, while Flavobacteriales and Pseudomonadales were reduced in the rhizosphere </w:t>
      </w:r>
      <w:r w:rsidR="008C6C6F" w:rsidRPr="004219CA">
        <w:rPr>
          <w:rFonts w:ascii="Times New Roman" w:hAnsi="Times New Roman" w:cs="Times New Roman"/>
        </w:rPr>
        <w:t>but enriched</w:t>
      </w:r>
      <w:r w:rsidR="00AD604F" w:rsidRPr="004219CA">
        <w:rPr>
          <w:rFonts w:ascii="Times New Roman" w:hAnsi="Times New Roman" w:cs="Times New Roman"/>
        </w:rPr>
        <w:t xml:space="preserve"> in the root compartment. Rhizobiales were </w:t>
      </w:r>
      <w:r w:rsidR="008C6C6F" w:rsidRPr="004219CA">
        <w:rPr>
          <w:rFonts w:ascii="Times New Roman" w:hAnsi="Times New Roman" w:cs="Times New Roman"/>
        </w:rPr>
        <w:t>significanlty</w:t>
      </w:r>
      <w:r w:rsidR="00AD604F" w:rsidRPr="004219CA">
        <w:rPr>
          <w:rFonts w:ascii="Times New Roman" w:hAnsi="Times New Roman" w:cs="Times New Roman"/>
        </w:rPr>
        <w:t xml:space="preserve"> reduced in the root and slightly increased in the rhizosphere (Fig. 7E</w:t>
      </w:r>
      <w:r w:rsidR="00903E18" w:rsidRPr="004219CA">
        <w:rPr>
          <w:rFonts w:ascii="Times New Roman" w:hAnsi="Times New Roman" w:cs="Times New Roman"/>
        </w:rPr>
        <w:t>, Suppl. Fig. 12</w:t>
      </w:r>
      <w:r w:rsidR="00AD604F" w:rsidRPr="004219CA">
        <w:rPr>
          <w:rFonts w:ascii="Times New Roman" w:hAnsi="Times New Roman" w:cs="Times New Roman"/>
        </w:rPr>
        <w:t xml:space="preserve">). </w:t>
      </w:r>
      <w:r w:rsidR="008476E4" w:rsidRPr="004219CA">
        <w:rPr>
          <w:rFonts w:ascii="Times New Roman" w:hAnsi="Times New Roman" w:cs="Times New Roman"/>
        </w:rPr>
        <w:t>Th</w:t>
      </w:r>
      <w:r w:rsidR="008C6C6F" w:rsidRPr="004219CA">
        <w:rPr>
          <w:rFonts w:ascii="Times New Roman" w:hAnsi="Times New Roman" w:cs="Times New Roman"/>
        </w:rPr>
        <w:t xml:space="preserve">e decrease in </w:t>
      </w:r>
      <w:r w:rsidR="008476E4" w:rsidRPr="004219CA">
        <w:rPr>
          <w:rFonts w:ascii="Times New Roman" w:hAnsi="Times New Roman" w:cs="Times New Roman"/>
        </w:rPr>
        <w:t xml:space="preserve">Rhizobiales was </w:t>
      </w:r>
      <w:r w:rsidR="008C6C6F" w:rsidRPr="004219CA">
        <w:rPr>
          <w:rFonts w:ascii="Times New Roman" w:hAnsi="Times New Roman" w:cs="Times New Roman"/>
        </w:rPr>
        <w:t>primarily</w:t>
      </w:r>
      <w:r w:rsidR="008476E4" w:rsidRPr="004219CA">
        <w:rPr>
          <w:rFonts w:ascii="Times New Roman" w:hAnsi="Times New Roman" w:cs="Times New Roman"/>
        </w:rPr>
        <w:t xml:space="preserve"> driven by </w:t>
      </w:r>
      <w:r w:rsidR="008C6C6F" w:rsidRPr="004219CA">
        <w:rPr>
          <w:rFonts w:ascii="Times New Roman" w:hAnsi="Times New Roman" w:cs="Times New Roman"/>
        </w:rPr>
        <w:t>a decline in</w:t>
      </w:r>
      <w:r w:rsidR="008476E4" w:rsidRPr="004219CA">
        <w:rPr>
          <w:rFonts w:ascii="Times New Roman" w:hAnsi="Times New Roman" w:cs="Times New Roman"/>
        </w:rPr>
        <w:t xml:space="preserve"> symbiotic </w:t>
      </w:r>
      <w:r w:rsidR="008476E4" w:rsidRPr="004219CA">
        <w:rPr>
          <w:rFonts w:ascii="Times New Roman" w:hAnsi="Times New Roman" w:cs="Times New Roman"/>
          <w:i/>
          <w:iCs/>
        </w:rPr>
        <w:t>Mesorhizobium</w:t>
      </w:r>
      <w:r w:rsidR="008476E4" w:rsidRPr="004219CA">
        <w:rPr>
          <w:rFonts w:ascii="Times New Roman" w:hAnsi="Times New Roman" w:cs="Times New Roman"/>
        </w:rPr>
        <w:t xml:space="preserve"> isolates, which </w:t>
      </w:r>
      <w:r w:rsidR="008C6C6F" w:rsidRPr="004219CA">
        <w:rPr>
          <w:rFonts w:ascii="Times New Roman" w:hAnsi="Times New Roman" w:cs="Times New Roman"/>
        </w:rPr>
        <w:t>were highly abundant in the roots and nodules of</w:t>
      </w:r>
      <w:r w:rsidR="008476E4" w:rsidRPr="004219CA">
        <w:rPr>
          <w:rFonts w:ascii="Times New Roman" w:hAnsi="Times New Roman" w:cs="Times New Roman"/>
        </w:rPr>
        <w:t xml:space="preserve"> </w:t>
      </w:r>
      <w:r w:rsidR="008476E4" w:rsidRPr="004219CA">
        <w:rPr>
          <w:rFonts w:ascii="Times New Roman" w:hAnsi="Times New Roman" w:cs="Times New Roman"/>
          <w:i/>
          <w:iCs/>
        </w:rPr>
        <w:t>Lotus</w:t>
      </w:r>
      <w:r w:rsidR="008476E4" w:rsidRPr="004219CA">
        <w:rPr>
          <w:rFonts w:ascii="Times New Roman" w:hAnsi="Times New Roman" w:cs="Times New Roman"/>
        </w:rPr>
        <w:t xml:space="preserve"> </w:t>
      </w:r>
      <w:proofErr w:type="gramStart"/>
      <w:r w:rsidR="008476E4" w:rsidRPr="004219CA">
        <w:rPr>
          <w:rFonts w:ascii="Times New Roman" w:hAnsi="Times New Roman" w:cs="Times New Roman"/>
        </w:rPr>
        <w:t>wild-type</w:t>
      </w:r>
      <w:proofErr w:type="gramEnd"/>
      <w:r w:rsidR="008476E4" w:rsidRPr="004219CA">
        <w:rPr>
          <w:rFonts w:ascii="Times New Roman" w:hAnsi="Times New Roman" w:cs="Times New Roman"/>
        </w:rPr>
        <w:t xml:space="preserve"> but </w:t>
      </w:r>
      <w:r w:rsidR="008C6C6F" w:rsidRPr="004219CA">
        <w:rPr>
          <w:rFonts w:ascii="Times New Roman" w:hAnsi="Times New Roman" w:cs="Times New Roman"/>
        </w:rPr>
        <w:t>nearly</w:t>
      </w:r>
      <w:r w:rsidR="008476E4" w:rsidRPr="004219CA">
        <w:rPr>
          <w:rFonts w:ascii="Times New Roman" w:hAnsi="Times New Roman" w:cs="Times New Roman"/>
        </w:rPr>
        <w:t xml:space="preserve"> </w:t>
      </w:r>
      <w:commentRangeEnd w:id="110"/>
      <w:r w:rsidR="0057730A">
        <w:rPr>
          <w:rStyle w:val="CommentReference"/>
        </w:rPr>
        <w:commentReference w:id="110"/>
      </w:r>
      <w:r w:rsidR="008476E4" w:rsidRPr="004219CA">
        <w:rPr>
          <w:rFonts w:ascii="Times New Roman" w:hAnsi="Times New Roman" w:cs="Times New Roman"/>
        </w:rPr>
        <w:t>absent in CSSP mu</w:t>
      </w:r>
      <w:r w:rsidR="00903E18" w:rsidRPr="004219CA">
        <w:rPr>
          <w:rFonts w:ascii="Times New Roman" w:hAnsi="Times New Roman" w:cs="Times New Roman"/>
        </w:rPr>
        <w:t>ta</w:t>
      </w:r>
      <w:r w:rsidR="008476E4" w:rsidRPr="004219CA">
        <w:rPr>
          <w:rFonts w:ascii="Times New Roman" w:hAnsi="Times New Roman" w:cs="Times New Roman"/>
        </w:rPr>
        <w:t xml:space="preserve">nts (Fig.7F). </w:t>
      </w:r>
      <w:r w:rsidR="008C6C6F" w:rsidRPr="004219CA">
        <w:rPr>
          <w:rFonts w:ascii="Times New Roman" w:hAnsi="Times New Roman" w:cs="Times New Roman"/>
        </w:rPr>
        <w:t xml:space="preserve">In total, we detected </w:t>
      </w:r>
      <w:r w:rsidR="00851104" w:rsidRPr="004219CA">
        <w:rPr>
          <w:rFonts w:ascii="Times New Roman" w:hAnsi="Times New Roman" w:cs="Times New Roman"/>
          <w:highlight w:val="red"/>
        </w:rPr>
        <w:t>74</w:t>
      </w:r>
      <w:r w:rsidR="00AD604F" w:rsidRPr="004219CA">
        <w:rPr>
          <w:rFonts w:ascii="Times New Roman" w:hAnsi="Times New Roman" w:cs="Times New Roman"/>
          <w:highlight w:val="red"/>
        </w:rPr>
        <w:t xml:space="preserve"> and </w:t>
      </w:r>
      <w:r w:rsidR="00851104" w:rsidRPr="004219CA">
        <w:rPr>
          <w:rFonts w:ascii="Times New Roman" w:hAnsi="Times New Roman" w:cs="Times New Roman"/>
          <w:highlight w:val="red"/>
        </w:rPr>
        <w:t>75</w:t>
      </w:r>
      <w:r w:rsidR="00AD604F" w:rsidRPr="004219CA">
        <w:rPr>
          <w:rFonts w:ascii="Times New Roman" w:hAnsi="Times New Roman" w:cs="Times New Roman"/>
        </w:rPr>
        <w:t xml:space="preserve"> isolates in the </w:t>
      </w:r>
      <w:r w:rsidR="00AD604F" w:rsidRPr="004219CA">
        <w:rPr>
          <w:rFonts w:ascii="Times New Roman" w:hAnsi="Times New Roman" w:cs="Times New Roman"/>
          <w:i/>
          <w:iCs/>
        </w:rPr>
        <w:t>Lotus</w:t>
      </w:r>
      <w:r w:rsidR="00AD604F" w:rsidRPr="004219CA">
        <w:rPr>
          <w:rFonts w:ascii="Times New Roman" w:hAnsi="Times New Roman" w:cs="Times New Roman"/>
        </w:rPr>
        <w:t xml:space="preserve"> wild-type rhizosphere and root, respectively</w:t>
      </w:r>
      <w:r w:rsidR="008C6C6F" w:rsidRPr="004219CA">
        <w:rPr>
          <w:rFonts w:ascii="Times New Roman" w:hAnsi="Times New Roman" w:cs="Times New Roman"/>
        </w:rPr>
        <w:t>. Of these,</w:t>
      </w:r>
      <w:r w:rsidR="00AD604F" w:rsidRPr="004219CA">
        <w:rPr>
          <w:rFonts w:ascii="Times New Roman" w:hAnsi="Times New Roman" w:cs="Times New Roman"/>
        </w:rPr>
        <w:t xml:space="preserve"> ~50 </w:t>
      </w:r>
      <w:r w:rsidR="00903E18" w:rsidRPr="004219CA">
        <w:rPr>
          <w:rFonts w:ascii="Times New Roman" w:hAnsi="Times New Roman" w:cs="Times New Roman"/>
        </w:rPr>
        <w:t>isolates</w:t>
      </w:r>
      <w:r w:rsidR="00AD604F" w:rsidRPr="004219CA">
        <w:rPr>
          <w:rFonts w:ascii="Times New Roman" w:hAnsi="Times New Roman" w:cs="Times New Roman"/>
        </w:rPr>
        <w:t xml:space="preserve"> showed differential abundance in </w:t>
      </w:r>
      <w:r w:rsidR="00AD604F" w:rsidRPr="004219CA">
        <w:rPr>
          <w:rFonts w:ascii="Times New Roman" w:hAnsi="Times New Roman" w:cs="Times New Roman"/>
          <w:i/>
          <w:iCs/>
        </w:rPr>
        <w:t>Lotus</w:t>
      </w:r>
      <w:r w:rsidR="00AD604F" w:rsidRPr="004219CA">
        <w:rPr>
          <w:rFonts w:ascii="Times New Roman" w:hAnsi="Times New Roman" w:cs="Times New Roman"/>
        </w:rPr>
        <w:t xml:space="preserve"> wild-type compared to at least one of the CSSP mutants</w:t>
      </w:r>
      <w:r w:rsidR="008476E4" w:rsidRPr="004219CA">
        <w:rPr>
          <w:rFonts w:ascii="Times New Roman" w:hAnsi="Times New Roman" w:cs="Times New Roman"/>
        </w:rPr>
        <w:t xml:space="preserve"> (</w:t>
      </w:r>
      <w:r w:rsidR="008476E4" w:rsidRPr="004219CA">
        <w:rPr>
          <w:rFonts w:ascii="Times New Roman" w:hAnsi="Times New Roman" w:cs="Times New Roman"/>
          <w:highlight w:val="red"/>
        </w:rPr>
        <w:t>Fig.7G_MISSING</w:t>
      </w:r>
      <w:r w:rsidR="00851104" w:rsidRPr="004219CA">
        <w:rPr>
          <w:rFonts w:ascii="Times New Roman" w:hAnsi="Times New Roman" w:cs="Times New Roman"/>
          <w:highlight w:val="red"/>
        </w:rPr>
        <w:t>, Suppl. Table</w:t>
      </w:r>
      <w:r w:rsidR="00851104" w:rsidRPr="007F06C8">
        <w:rPr>
          <w:rFonts w:ascii="Times New Roman" w:hAnsi="Times New Roman" w:cs="Times New Roman"/>
          <w:highlight w:val="red"/>
        </w:rPr>
        <w:t xml:space="preserve"> </w:t>
      </w:r>
      <w:r w:rsidR="007F06C8" w:rsidRPr="007F06C8">
        <w:rPr>
          <w:rFonts w:ascii="Times New Roman" w:hAnsi="Times New Roman" w:cs="Times New Roman"/>
          <w:highlight w:val="red"/>
        </w:rPr>
        <w:t>5</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differentially abundant (</w:t>
      </w:r>
      <w:r w:rsidR="00E14516" w:rsidRPr="004219CA">
        <w:rPr>
          <w:rFonts w:ascii="Times New Roman" w:hAnsi="Times New Roman" w:cs="Times New Roman"/>
        </w:rPr>
        <w:t>DA</w:t>
      </w:r>
      <w:r w:rsidR="008C6C6F" w:rsidRPr="004219CA">
        <w:rPr>
          <w:rFonts w:ascii="Times New Roman" w:hAnsi="Times New Roman" w:cs="Times New Roman"/>
        </w:rPr>
        <w:t>)</w:t>
      </w:r>
      <w:r w:rsidR="00E14516" w:rsidRPr="004219CA">
        <w:rPr>
          <w:rFonts w:ascii="Times New Roman" w:hAnsi="Times New Roman" w:cs="Times New Roman"/>
        </w:rPr>
        <w:t xml:space="preserve"> </w:t>
      </w:r>
      <w:r w:rsidR="00DB678D" w:rsidRPr="004219CA">
        <w:rPr>
          <w:rFonts w:ascii="Times New Roman" w:hAnsi="Times New Roman" w:cs="Times New Roman"/>
        </w:rPr>
        <w:t xml:space="preserve">isolates </w:t>
      </w:r>
      <w:r w:rsidR="008C6C6F" w:rsidRPr="004219CA">
        <w:rPr>
          <w:rFonts w:ascii="Times New Roman" w:hAnsi="Times New Roman" w:cs="Times New Roman"/>
        </w:rPr>
        <w:t>were largely overlapping between</w:t>
      </w:r>
      <w:r w:rsidR="00E14516" w:rsidRPr="004219CA">
        <w:rPr>
          <w:rFonts w:ascii="Times New Roman" w:hAnsi="Times New Roman" w:cs="Times New Roman"/>
        </w:rPr>
        <w:t xml:space="preserve"> rhizosphere and root fractions and </w:t>
      </w:r>
      <w:r w:rsidR="00DB678D" w:rsidRPr="004219CA">
        <w:rPr>
          <w:rFonts w:ascii="Times New Roman" w:hAnsi="Times New Roman" w:cs="Times New Roman"/>
        </w:rPr>
        <w:t>belong</w:t>
      </w:r>
      <w:r w:rsidR="008C6C6F" w:rsidRPr="004219CA">
        <w:rPr>
          <w:rFonts w:ascii="Times New Roman" w:hAnsi="Times New Roman" w:cs="Times New Roman"/>
        </w:rPr>
        <w:t>ed</w:t>
      </w:r>
      <w:r w:rsidR="00DB678D" w:rsidRPr="004219CA">
        <w:rPr>
          <w:rFonts w:ascii="Times New Roman" w:hAnsi="Times New Roman" w:cs="Times New Roman"/>
        </w:rPr>
        <w:t xml:space="preserve"> to </w:t>
      </w:r>
      <w:del w:id="111" w:author="Simona Radutoiu" w:date="2025-02-27T12:32:00Z" w16du:dateUtc="2025-02-27T11:32:00Z">
        <w:r w:rsidR="00DB678D" w:rsidRPr="004219CA" w:rsidDel="002029F1">
          <w:rPr>
            <w:rFonts w:ascii="Times New Roman" w:hAnsi="Times New Roman" w:cs="Times New Roman"/>
          </w:rPr>
          <w:delText xml:space="preserve">the </w:delText>
        </w:r>
      </w:del>
      <w:ins w:id="112" w:author="Simona Radutoiu" w:date="2025-02-27T12:32:00Z" w16du:dateUtc="2025-02-27T11:32:00Z">
        <w:r w:rsidR="002029F1">
          <w:rPr>
            <w:rFonts w:ascii="Times New Roman" w:hAnsi="Times New Roman" w:cs="Times New Roman"/>
          </w:rPr>
          <w:t xml:space="preserve">all major </w:t>
        </w:r>
      </w:ins>
      <w:r w:rsidR="00DB678D" w:rsidRPr="004219CA">
        <w:rPr>
          <w:rFonts w:ascii="Times New Roman" w:hAnsi="Times New Roman" w:cs="Times New Roman"/>
        </w:rPr>
        <w:t xml:space="preserve">orders </w:t>
      </w:r>
      <w:proofErr w:type="spellStart"/>
      <w:r w:rsidR="00DB678D" w:rsidRPr="002029F1">
        <w:rPr>
          <w:rFonts w:ascii="Times New Roman" w:hAnsi="Times New Roman" w:cs="Times New Roman"/>
          <w:strike/>
          <w:rPrChange w:id="113" w:author="Simona Radutoiu" w:date="2025-02-27T12:32:00Z" w16du:dateUtc="2025-02-27T11:32:00Z">
            <w:rPr>
              <w:rFonts w:ascii="Times New Roman" w:hAnsi="Times New Roman" w:cs="Times New Roman"/>
            </w:rPr>
          </w:rPrChange>
        </w:rPr>
        <w:t>Actinomycetales</w:t>
      </w:r>
      <w:proofErr w:type="spellEnd"/>
      <w:r w:rsidR="00DB678D" w:rsidRPr="002029F1">
        <w:rPr>
          <w:rFonts w:ascii="Times New Roman" w:hAnsi="Times New Roman" w:cs="Times New Roman"/>
          <w:strike/>
          <w:rPrChange w:id="114" w:author="Simona Radutoiu" w:date="2025-02-27T12:32:00Z" w16du:dateUtc="2025-02-27T11:32:00Z">
            <w:rPr>
              <w:rFonts w:ascii="Times New Roman" w:hAnsi="Times New Roman" w:cs="Times New Roman"/>
            </w:rPr>
          </w:rPrChange>
        </w:rPr>
        <w:t xml:space="preserve">, </w:t>
      </w:r>
      <w:proofErr w:type="spellStart"/>
      <w:r w:rsidR="00DB678D" w:rsidRPr="002029F1">
        <w:rPr>
          <w:rFonts w:ascii="Times New Roman" w:hAnsi="Times New Roman" w:cs="Times New Roman"/>
          <w:strike/>
          <w:rPrChange w:id="115" w:author="Simona Radutoiu" w:date="2025-02-27T12:32:00Z" w16du:dateUtc="2025-02-27T11:32:00Z">
            <w:rPr>
              <w:rFonts w:ascii="Times New Roman" w:hAnsi="Times New Roman" w:cs="Times New Roman"/>
            </w:rPr>
          </w:rPrChange>
        </w:rPr>
        <w:t>Flavobacteriales</w:t>
      </w:r>
      <w:proofErr w:type="spellEnd"/>
      <w:r w:rsidR="00DB678D" w:rsidRPr="002029F1">
        <w:rPr>
          <w:rFonts w:ascii="Times New Roman" w:hAnsi="Times New Roman" w:cs="Times New Roman"/>
          <w:strike/>
          <w:rPrChange w:id="116" w:author="Simona Radutoiu" w:date="2025-02-27T12:32:00Z" w16du:dateUtc="2025-02-27T11:32:00Z">
            <w:rPr>
              <w:rFonts w:ascii="Times New Roman" w:hAnsi="Times New Roman" w:cs="Times New Roman"/>
            </w:rPr>
          </w:rPrChange>
        </w:rPr>
        <w:t xml:space="preserve">, </w:t>
      </w:r>
      <w:proofErr w:type="spellStart"/>
      <w:r w:rsidR="00DB678D" w:rsidRPr="002029F1">
        <w:rPr>
          <w:rFonts w:ascii="Times New Roman" w:hAnsi="Times New Roman" w:cs="Times New Roman"/>
          <w:strike/>
          <w:rPrChange w:id="117" w:author="Simona Radutoiu" w:date="2025-02-27T12:32:00Z" w16du:dateUtc="2025-02-27T11:32:00Z">
            <w:rPr>
              <w:rFonts w:ascii="Times New Roman" w:hAnsi="Times New Roman" w:cs="Times New Roman"/>
            </w:rPr>
          </w:rPrChange>
        </w:rPr>
        <w:t>Caulobacterales</w:t>
      </w:r>
      <w:proofErr w:type="spellEnd"/>
      <w:r w:rsidR="00DB678D" w:rsidRPr="002029F1">
        <w:rPr>
          <w:rFonts w:ascii="Times New Roman" w:hAnsi="Times New Roman" w:cs="Times New Roman"/>
          <w:strike/>
          <w:rPrChange w:id="118" w:author="Simona Radutoiu" w:date="2025-02-27T12:32:00Z" w16du:dateUtc="2025-02-27T11:32:00Z">
            <w:rPr>
              <w:rFonts w:ascii="Times New Roman" w:hAnsi="Times New Roman" w:cs="Times New Roman"/>
            </w:rPr>
          </w:rPrChange>
        </w:rPr>
        <w:t xml:space="preserve">, Rhizobiales, Sphingomonadales, Burkholderiales, Pseudomonadales, and Xanthomonadales. </w:t>
      </w:r>
      <w:r w:rsidR="00E14516" w:rsidRPr="004219CA">
        <w:rPr>
          <w:rFonts w:ascii="Times New Roman" w:hAnsi="Times New Roman" w:cs="Times New Roman"/>
        </w:rPr>
        <w:t xml:space="preserve">In </w:t>
      </w:r>
      <w:commentRangeStart w:id="119"/>
      <w:r w:rsidR="00E14516" w:rsidRPr="004219CA">
        <w:rPr>
          <w:rFonts w:ascii="Times New Roman" w:hAnsi="Times New Roman" w:cs="Times New Roman"/>
        </w:rPr>
        <w:t xml:space="preserve">both compartments, </w:t>
      </w:r>
      <w:r w:rsidR="00903E18" w:rsidRPr="004219CA">
        <w:rPr>
          <w:rFonts w:ascii="Times New Roman" w:hAnsi="Times New Roman" w:cs="Times New Roman"/>
        </w:rPr>
        <w:t xml:space="preserve">DA Rhizobiales isolates were </w:t>
      </w:r>
      <w:r w:rsidR="008C6C6F" w:rsidRPr="004219CA">
        <w:rPr>
          <w:rFonts w:ascii="Times New Roman" w:hAnsi="Times New Roman" w:cs="Times New Roman"/>
        </w:rPr>
        <w:t>predominantly</w:t>
      </w:r>
      <w:r w:rsidR="00903E18" w:rsidRPr="004219CA">
        <w:rPr>
          <w:rFonts w:ascii="Times New Roman" w:hAnsi="Times New Roman" w:cs="Times New Roman"/>
        </w:rPr>
        <w:t xml:space="preserve"> </w:t>
      </w:r>
      <w:r w:rsidR="008C6C6F" w:rsidRPr="004219CA">
        <w:rPr>
          <w:rFonts w:ascii="Times New Roman" w:hAnsi="Times New Roman" w:cs="Times New Roman"/>
        </w:rPr>
        <w:t xml:space="preserve">symbiotic </w:t>
      </w:r>
      <w:r w:rsidR="00903E18" w:rsidRPr="004219CA">
        <w:rPr>
          <w:rFonts w:ascii="Times New Roman" w:hAnsi="Times New Roman" w:cs="Times New Roman"/>
          <w:i/>
          <w:iCs/>
        </w:rPr>
        <w:t>Mesorhizobium</w:t>
      </w:r>
      <w:r w:rsidR="00903E18" w:rsidRPr="004219CA">
        <w:rPr>
          <w:rFonts w:ascii="Times New Roman" w:hAnsi="Times New Roman" w:cs="Times New Roman"/>
        </w:rPr>
        <w:t xml:space="preserve"> </w:t>
      </w:r>
      <w:r w:rsidR="008C6C6F" w:rsidRPr="004219CA">
        <w:rPr>
          <w:rFonts w:ascii="Times New Roman" w:hAnsi="Times New Roman" w:cs="Times New Roman"/>
        </w:rPr>
        <w:t xml:space="preserve">bacteria </w:t>
      </w:r>
      <w:r w:rsidR="00903E18" w:rsidRPr="004219CA">
        <w:rPr>
          <w:rFonts w:ascii="Times New Roman" w:hAnsi="Times New Roman" w:cs="Times New Roman"/>
        </w:rPr>
        <w:t>(Group37</w:t>
      </w:r>
      <w:r w:rsidR="008C6C6F" w:rsidRPr="004219CA">
        <w:rPr>
          <w:rFonts w:ascii="Times New Roman" w:hAnsi="Times New Roman" w:cs="Times New Roman"/>
        </w:rPr>
        <w:t>,</w:t>
      </w:r>
      <w:r w:rsidR="00903E18" w:rsidRPr="004219CA">
        <w:rPr>
          <w:rFonts w:ascii="Times New Roman" w:hAnsi="Times New Roman" w:cs="Times New Roman"/>
        </w:rPr>
        <w:t xml:space="preserve"> </w:t>
      </w:r>
      <w:r w:rsidR="008C6C6F" w:rsidRPr="004219CA">
        <w:rPr>
          <w:rFonts w:ascii="Times New Roman" w:hAnsi="Times New Roman" w:cs="Times New Roman"/>
        </w:rPr>
        <w:t>comprising</w:t>
      </w:r>
      <w:r w:rsidR="00903E18" w:rsidRPr="004219CA">
        <w:rPr>
          <w:rFonts w:ascii="Times New Roman" w:hAnsi="Times New Roman" w:cs="Times New Roman"/>
        </w:rPr>
        <w:t xml:space="preserve"> 10 </w:t>
      </w:r>
      <w:r w:rsidR="008C6C6F" w:rsidRPr="004219CA">
        <w:rPr>
          <w:rFonts w:ascii="Times New Roman" w:hAnsi="Times New Roman" w:cs="Times New Roman"/>
        </w:rPr>
        <w:t>isolates</w:t>
      </w:r>
      <w:r w:rsidR="00903E18" w:rsidRPr="004219CA">
        <w:rPr>
          <w:rFonts w:ascii="Times New Roman" w:hAnsi="Times New Roman" w:cs="Times New Roman"/>
        </w:rPr>
        <w:t xml:space="preserve"> with identical V5-V7 region</w:t>
      </w:r>
      <w:r w:rsidR="008C6C6F" w:rsidRPr="004219CA">
        <w:rPr>
          <w:rFonts w:ascii="Times New Roman" w:hAnsi="Times New Roman" w:cs="Times New Roman"/>
        </w:rPr>
        <w:t>s</w:t>
      </w:r>
      <w:r w:rsidR="00903E18" w:rsidRPr="004219CA">
        <w:rPr>
          <w:rFonts w:ascii="Times New Roman" w:hAnsi="Times New Roman" w:cs="Times New Roman"/>
        </w:rPr>
        <w:t>, Lj228)</w:t>
      </w:r>
      <w:r w:rsidR="008C6C6F" w:rsidRPr="004219CA">
        <w:rPr>
          <w:rFonts w:ascii="Times New Roman" w:hAnsi="Times New Roman" w:cs="Times New Roman"/>
        </w:rPr>
        <w:t xml:space="preserve">, which were significantly reduced in CSSP mutants. In </w:t>
      </w:r>
      <w:r w:rsidR="008C6C6F" w:rsidRPr="004219CA">
        <w:rPr>
          <w:rFonts w:ascii="Times New Roman" w:hAnsi="Times New Roman" w:cs="Times New Roman"/>
        </w:rPr>
        <w:lastRenderedPageBreak/>
        <w:t>contrast, other non-symbiotic Rhizobiales genera (</w:t>
      </w:r>
      <w:r w:rsidR="003322F5" w:rsidRPr="004219CA">
        <w:rPr>
          <w:rFonts w:ascii="Times New Roman" w:hAnsi="Times New Roman" w:cs="Times New Roman"/>
          <w:i/>
          <w:iCs/>
        </w:rPr>
        <w:t>Bosea</w:t>
      </w:r>
      <w:r w:rsidR="003322F5" w:rsidRPr="004219CA">
        <w:rPr>
          <w:rFonts w:ascii="Times New Roman" w:hAnsi="Times New Roman" w:cs="Times New Roman"/>
        </w:rPr>
        <w:t xml:space="preserve">, </w:t>
      </w:r>
      <w:r w:rsidR="003322F5" w:rsidRPr="004219CA">
        <w:rPr>
          <w:rFonts w:ascii="Times New Roman" w:hAnsi="Times New Roman" w:cs="Times New Roman"/>
          <w:i/>
          <w:iCs/>
        </w:rPr>
        <w:t>Bradyrhizobium</w:t>
      </w:r>
      <w:r w:rsidR="003322F5" w:rsidRPr="004219CA">
        <w:rPr>
          <w:rFonts w:ascii="Times New Roman" w:hAnsi="Times New Roman" w:cs="Times New Roman"/>
        </w:rPr>
        <w:t xml:space="preserve">, </w:t>
      </w:r>
      <w:r w:rsidR="003322F5" w:rsidRPr="004219CA">
        <w:rPr>
          <w:rFonts w:ascii="Times New Roman" w:hAnsi="Times New Roman" w:cs="Times New Roman"/>
          <w:i/>
          <w:iCs/>
        </w:rPr>
        <w:t>Devosia</w:t>
      </w:r>
      <w:r w:rsidR="003322F5" w:rsidRPr="004219CA">
        <w:rPr>
          <w:rFonts w:ascii="Times New Roman" w:hAnsi="Times New Roman" w:cs="Times New Roman"/>
        </w:rPr>
        <w:t xml:space="preserve">, </w:t>
      </w:r>
      <w:r w:rsidR="003322F5" w:rsidRPr="004219CA">
        <w:rPr>
          <w:rFonts w:ascii="Times New Roman" w:hAnsi="Times New Roman" w:cs="Times New Roman"/>
          <w:i/>
          <w:iCs/>
        </w:rPr>
        <w:t>Ensifer</w:t>
      </w:r>
      <w:r w:rsidR="003322F5" w:rsidRPr="004219CA">
        <w:rPr>
          <w:rFonts w:ascii="Times New Roman" w:hAnsi="Times New Roman" w:cs="Times New Roman"/>
        </w:rPr>
        <w:t xml:space="preserve">, </w:t>
      </w:r>
      <w:r w:rsidR="00E14516" w:rsidRPr="004219CA">
        <w:rPr>
          <w:rFonts w:ascii="Times New Roman" w:hAnsi="Times New Roman" w:cs="Times New Roman"/>
          <w:i/>
          <w:iCs/>
        </w:rPr>
        <w:t>Neorhizobium</w:t>
      </w:r>
      <w:r w:rsidR="00E14516" w:rsidRPr="004219CA">
        <w:rPr>
          <w:rFonts w:ascii="Times New Roman" w:hAnsi="Times New Roman" w:cs="Times New Roman"/>
        </w:rPr>
        <w:t xml:space="preserve">, </w:t>
      </w:r>
      <w:r w:rsidR="003322F5" w:rsidRPr="004219CA">
        <w:rPr>
          <w:rFonts w:ascii="Times New Roman" w:hAnsi="Times New Roman" w:cs="Times New Roman"/>
          <w:i/>
          <w:iCs/>
        </w:rPr>
        <w:t>Rhizobium</w:t>
      </w:r>
      <w:r w:rsidR="003322F5" w:rsidRPr="004219CA">
        <w:rPr>
          <w:rFonts w:ascii="Times New Roman" w:hAnsi="Times New Roman" w:cs="Times New Roman"/>
        </w:rPr>
        <w:t xml:space="preserve">, and </w:t>
      </w:r>
      <w:r w:rsidR="003322F5" w:rsidRPr="004219CA">
        <w:rPr>
          <w:rFonts w:ascii="Times New Roman" w:hAnsi="Times New Roman" w:cs="Times New Roman"/>
          <w:i/>
          <w:iCs/>
        </w:rPr>
        <w:t>Shinella</w:t>
      </w:r>
      <w:r w:rsidR="008C6C6F" w:rsidRPr="004219CA">
        <w:rPr>
          <w:rFonts w:ascii="Times New Roman" w:hAnsi="Times New Roman" w:cs="Times New Roman"/>
        </w:rPr>
        <w:t xml:space="preserve">) </w:t>
      </w:r>
      <w:r w:rsidR="003322F5" w:rsidRPr="004219CA">
        <w:rPr>
          <w:rFonts w:ascii="Times New Roman" w:hAnsi="Times New Roman" w:cs="Times New Roman"/>
        </w:rPr>
        <w:t xml:space="preserve">increased in abundance. </w:t>
      </w:r>
      <w:r w:rsidR="00BF73A5" w:rsidRPr="004219CA">
        <w:rPr>
          <w:rFonts w:ascii="Times New Roman" w:hAnsi="Times New Roman" w:cs="Times New Roman"/>
        </w:rPr>
        <w:t xml:space="preserve">Up to 25 </w:t>
      </w:r>
      <w:r w:rsidR="00194ECD" w:rsidRPr="004219CA">
        <w:rPr>
          <w:rFonts w:ascii="Times New Roman" w:hAnsi="Times New Roman" w:cs="Times New Roman"/>
        </w:rPr>
        <w:t xml:space="preserve">DA </w:t>
      </w:r>
      <w:r w:rsidR="003322F5" w:rsidRPr="004219CA">
        <w:rPr>
          <w:rFonts w:ascii="Times New Roman" w:hAnsi="Times New Roman" w:cs="Times New Roman"/>
        </w:rPr>
        <w:t xml:space="preserve">Burkholderiales isolates were </w:t>
      </w:r>
      <w:r w:rsidR="008C6C6F" w:rsidRPr="004219CA">
        <w:rPr>
          <w:rFonts w:ascii="Times New Roman" w:hAnsi="Times New Roman" w:cs="Times New Roman"/>
        </w:rPr>
        <w:t>identified</w:t>
      </w:r>
      <w:r w:rsidR="00BF73A5" w:rsidRPr="004219CA">
        <w:rPr>
          <w:rFonts w:ascii="Times New Roman" w:hAnsi="Times New Roman" w:cs="Times New Roman"/>
        </w:rPr>
        <w:t xml:space="preserve">, </w:t>
      </w:r>
      <w:r w:rsidR="008C6C6F" w:rsidRPr="004219CA">
        <w:rPr>
          <w:rFonts w:ascii="Times New Roman" w:hAnsi="Times New Roman" w:cs="Times New Roman"/>
        </w:rPr>
        <w:t xml:space="preserve">most of which were </w:t>
      </w:r>
      <w:r w:rsidR="00194ECD" w:rsidRPr="004219CA">
        <w:rPr>
          <w:rFonts w:ascii="Times New Roman" w:hAnsi="Times New Roman" w:cs="Times New Roman"/>
        </w:rPr>
        <w:t>enriched</w:t>
      </w:r>
      <w:r w:rsidR="003322F5" w:rsidRPr="004219CA">
        <w:rPr>
          <w:rFonts w:ascii="Times New Roman" w:hAnsi="Times New Roman" w:cs="Times New Roman"/>
        </w:rPr>
        <w:t xml:space="preserve"> in </w:t>
      </w:r>
      <w:r w:rsidR="00194ECD" w:rsidRPr="004219CA">
        <w:rPr>
          <w:rFonts w:ascii="Times New Roman" w:hAnsi="Times New Roman" w:cs="Times New Roman"/>
          <w:i/>
          <w:iCs/>
        </w:rPr>
        <w:t>Lotus</w:t>
      </w:r>
      <w:r w:rsidR="00194ECD" w:rsidRPr="004219CA">
        <w:rPr>
          <w:rFonts w:ascii="Times New Roman" w:hAnsi="Times New Roman" w:cs="Times New Roman"/>
        </w:rPr>
        <w:t xml:space="preserve"> </w:t>
      </w:r>
      <w:r w:rsidR="003322F5" w:rsidRPr="004219CA">
        <w:rPr>
          <w:rFonts w:ascii="Times New Roman" w:hAnsi="Times New Roman" w:cs="Times New Roman"/>
        </w:rPr>
        <w:t xml:space="preserve">mutants, </w:t>
      </w:r>
      <w:r w:rsidR="008C6C6F" w:rsidRPr="004219CA">
        <w:rPr>
          <w:rFonts w:ascii="Times New Roman" w:hAnsi="Times New Roman" w:cs="Times New Roman"/>
        </w:rPr>
        <w:t xml:space="preserve">although some were </w:t>
      </w:r>
      <w:r w:rsidR="003322F5" w:rsidRPr="004219CA">
        <w:rPr>
          <w:rFonts w:ascii="Times New Roman" w:hAnsi="Times New Roman" w:cs="Times New Roman"/>
        </w:rPr>
        <w:t xml:space="preserve">specifically </w:t>
      </w:r>
      <w:r w:rsidR="008C6C6F" w:rsidRPr="004219CA">
        <w:rPr>
          <w:rFonts w:ascii="Times New Roman" w:hAnsi="Times New Roman" w:cs="Times New Roman"/>
        </w:rPr>
        <w:t>reduced in</w:t>
      </w:r>
      <w:r w:rsidR="003322F5" w:rsidRPr="004219CA">
        <w:rPr>
          <w:rFonts w:ascii="Times New Roman" w:hAnsi="Times New Roman" w:cs="Times New Roman"/>
        </w:rPr>
        <w:t xml:space="preserve"> </w:t>
      </w:r>
      <w:r w:rsidR="003322F5" w:rsidRPr="004219CA">
        <w:rPr>
          <w:rFonts w:ascii="Times New Roman" w:hAnsi="Times New Roman" w:cs="Times New Roman"/>
          <w:i/>
          <w:iCs/>
        </w:rPr>
        <w:t>ccamk</w:t>
      </w:r>
      <w:r w:rsidR="003322F5" w:rsidRPr="004219CA">
        <w:rPr>
          <w:rFonts w:ascii="Times New Roman" w:hAnsi="Times New Roman" w:cs="Times New Roman"/>
        </w:rPr>
        <w:t xml:space="preserve"> mutants. DA Pseudomonadales were reduced in mutant</w:t>
      </w:r>
      <w:r w:rsidR="00E14516" w:rsidRPr="004219CA">
        <w:rPr>
          <w:rFonts w:ascii="Times New Roman" w:hAnsi="Times New Roman" w:cs="Times New Roman"/>
        </w:rPr>
        <w:t xml:space="preserve"> roots</w:t>
      </w:r>
      <w:r w:rsidR="008C6C6F" w:rsidRPr="004219CA">
        <w:rPr>
          <w:rFonts w:ascii="Times New Roman" w:hAnsi="Times New Roman" w:cs="Times New Roman"/>
        </w:rPr>
        <w:t xml:space="preserve"> but</w:t>
      </w:r>
      <w:r w:rsidR="00E14516" w:rsidRPr="004219CA">
        <w:rPr>
          <w:rFonts w:ascii="Times New Roman" w:hAnsi="Times New Roman" w:cs="Times New Roman"/>
        </w:rPr>
        <w:t xml:space="preserve"> enriched in mutant rhizosphere</w:t>
      </w:r>
      <w:r w:rsidR="00194ECD" w:rsidRPr="004219CA">
        <w:rPr>
          <w:rFonts w:ascii="Times New Roman" w:hAnsi="Times New Roman" w:cs="Times New Roman"/>
        </w:rPr>
        <w:t>s</w:t>
      </w:r>
      <w:r w:rsidR="003322F5" w:rsidRPr="004219CA">
        <w:rPr>
          <w:rFonts w:ascii="Times New Roman" w:hAnsi="Times New Roman" w:cs="Times New Roman"/>
        </w:rPr>
        <w:t>.</w:t>
      </w:r>
      <w:r w:rsidR="007802BA" w:rsidRPr="004219CA">
        <w:rPr>
          <w:rFonts w:ascii="Times New Roman" w:hAnsi="Times New Roman" w:cs="Times New Roman"/>
        </w:rPr>
        <w:t xml:space="preserve"> </w:t>
      </w:r>
      <w:r w:rsidR="008C6C6F" w:rsidRPr="004219CA">
        <w:rPr>
          <w:rFonts w:ascii="Times New Roman" w:hAnsi="Times New Roman" w:cs="Times New Roman"/>
        </w:rPr>
        <w:t xml:space="preserve">While some </w:t>
      </w:r>
      <w:r w:rsidR="007802BA" w:rsidRPr="004219CA">
        <w:rPr>
          <w:rFonts w:ascii="Times New Roman" w:hAnsi="Times New Roman" w:cs="Times New Roman"/>
        </w:rPr>
        <w:t xml:space="preserve">DA isolates </w:t>
      </w:r>
      <w:r w:rsidR="008C6C6F" w:rsidRPr="004219CA">
        <w:rPr>
          <w:rFonts w:ascii="Times New Roman" w:hAnsi="Times New Roman" w:cs="Times New Roman"/>
        </w:rPr>
        <w:t>showed consistent abundance changes across all mutants, others exhibited genotype-specific effects.</w:t>
      </w:r>
      <w:r w:rsidR="007802BA" w:rsidRPr="004219CA">
        <w:rPr>
          <w:rFonts w:ascii="Times New Roman" w:hAnsi="Times New Roman" w:cs="Times New Roman"/>
        </w:rPr>
        <w:t xml:space="preserve"> </w:t>
      </w:r>
      <w:commentRangeEnd w:id="119"/>
      <w:r w:rsidR="00C35398">
        <w:rPr>
          <w:rStyle w:val="CommentReference"/>
        </w:rPr>
        <w:commentReference w:id="119"/>
      </w:r>
    </w:p>
    <w:p w14:paraId="000C3AA2" w14:textId="77777777" w:rsidR="00E14516" w:rsidRPr="004219CA" w:rsidRDefault="00194ECD" w:rsidP="003D59D8">
      <w:pPr>
        <w:spacing w:line="276" w:lineRule="auto"/>
        <w:jc w:val="both"/>
        <w:rPr>
          <w:rFonts w:ascii="Times New Roman" w:hAnsi="Times New Roman" w:cs="Times New Roman"/>
        </w:rPr>
        <w:pPrChange w:id="120" w:author="Simona Radutoiu" w:date="2025-02-19T14:17:00Z" w16du:dateUtc="2025-02-19T13:17:00Z">
          <w:pPr>
            <w:jc w:val="both"/>
          </w:pPr>
        </w:pPrChange>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the</w:t>
      </w:r>
      <w:r w:rsidRPr="004219CA">
        <w:rPr>
          <w:rFonts w:ascii="Times New Roman" w:hAnsi="Times New Roman" w:cs="Times New Roman"/>
        </w:rPr>
        <w:t xml:space="preserve"> </w:t>
      </w:r>
      <w:r w:rsidRPr="004219CA">
        <w:rPr>
          <w:rFonts w:ascii="Times New Roman" w:hAnsi="Times New Roman" w:cs="Times New Roman"/>
          <w:i/>
          <w:iCs/>
        </w:rPr>
        <w:t>ccamk</w:t>
      </w:r>
      <w:r w:rsidRPr="004219CA">
        <w:rPr>
          <w:rFonts w:ascii="Times New Roman" w:hAnsi="Times New Roman" w:cs="Times New Roman"/>
        </w:rPr>
        <w:t xml:space="preserve"> and </w:t>
      </w:r>
      <w:r w:rsidRPr="004219CA">
        <w:rPr>
          <w:rFonts w:ascii="Times New Roman" w:hAnsi="Times New Roman" w:cs="Times New Roman"/>
          <w:i/>
          <w:iCs/>
        </w:rPr>
        <w:t>nsp</w:t>
      </w:r>
      <w:r w:rsidRPr="004219CA">
        <w:rPr>
          <w:rFonts w:ascii="Times New Roman" w:hAnsi="Times New Roman" w:cs="Times New Roman"/>
        </w:rPr>
        <w:t xml:space="preserve"> mutants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growth</w:t>
      </w:r>
      <w:r w:rsidRPr="004219CA">
        <w:rPr>
          <w:rFonts w:ascii="Times New Roman" w:hAnsi="Times New Roman" w:cs="Times New Roman"/>
        </w:rPr>
        <w:t xml:space="preserve"> (Fig.8B). </w:t>
      </w:r>
      <w:r w:rsidR="006F54C1" w:rsidRPr="004219CA">
        <w:rPr>
          <w:rFonts w:ascii="Times New Roman" w:hAnsi="Times New Roman" w:cs="Times New Roman"/>
        </w:rPr>
        <w:t>Similar to</w:t>
      </w:r>
      <w:r w:rsidRPr="004219CA">
        <w:rPr>
          <w:rFonts w:ascii="Times New Roman" w:hAnsi="Times New Roman" w:cs="Times New Roman"/>
        </w:rPr>
        <w:t xml:space="preserve"> the soil experiment, this growth reduction was not due to </w:t>
      </w:r>
      <w:r w:rsidR="006F54C1" w:rsidRPr="004219CA">
        <w:rPr>
          <w:rFonts w:ascii="Times New Roman" w:hAnsi="Times New Roman" w:cs="Times New Roman"/>
        </w:rPr>
        <w:t xml:space="preserve">a </w:t>
      </w:r>
      <w:r w:rsidRPr="004219CA">
        <w:rPr>
          <w:rFonts w:ascii="Times New Roman" w:hAnsi="Times New Roman" w:cs="Times New Roman"/>
        </w:rPr>
        <w:t xml:space="preserve">lack of AMS, as AMS was </w:t>
      </w:r>
      <w:r w:rsidR="006F54C1" w:rsidRPr="004219CA">
        <w:rPr>
          <w:rFonts w:ascii="Times New Roman" w:hAnsi="Times New Roman" w:cs="Times New Roman"/>
        </w:rPr>
        <w:t>absent in both</w:t>
      </w:r>
      <w:r w:rsidRPr="004219CA">
        <w:rPr>
          <w:rFonts w:ascii="Times New Roman" w:hAnsi="Times New Roman" w:cs="Times New Roman"/>
        </w:rPr>
        <w:t xml:space="preserve"> wild-type </w:t>
      </w:r>
      <w:r w:rsidR="006F54C1" w:rsidRPr="004219CA">
        <w:rPr>
          <w:rFonts w:ascii="Times New Roman" w:hAnsi="Times New Roman" w:cs="Times New Roman"/>
        </w:rPr>
        <w:t>and</w:t>
      </w:r>
      <w:r w:rsidRPr="004219CA">
        <w:rPr>
          <w:rFonts w:ascii="Times New Roman" w:hAnsi="Times New Roman" w:cs="Times New Roman"/>
        </w:rPr>
        <w:t xml:space="preserve"> CSSP mutants at the harvest timepoint</w:t>
      </w:r>
      <w:r w:rsidR="006F54C1" w:rsidRPr="004219CA">
        <w:rPr>
          <w:rFonts w:ascii="Times New Roman" w:hAnsi="Times New Roman" w:cs="Times New Roman"/>
        </w:rPr>
        <w:t xml:space="preserve">. </w:t>
      </w:r>
      <w:r w:rsidR="007929D4" w:rsidRPr="004219CA">
        <w:rPr>
          <w:rFonts w:ascii="Times New Roman" w:hAnsi="Times New Roman" w:cs="Times New Roman"/>
        </w:rPr>
        <w:t xml:space="preserve">Bacterial </w:t>
      </w:r>
      <w:r w:rsidR="006F54C1" w:rsidRPr="004219CA">
        <w:rPr>
          <w:rFonts w:ascii="Times New Roman" w:hAnsi="Times New Roman" w:cs="Times New Roman"/>
        </w:rPr>
        <w:t>alpha diversity did not differ significantly</w:t>
      </w:r>
      <w:r w:rsidR="007929D4" w:rsidRPr="004219CA">
        <w:rPr>
          <w:rFonts w:ascii="Times New Roman" w:hAnsi="Times New Roman" w:cs="Times New Roman"/>
        </w:rPr>
        <w:t xml:space="preserve"> between rhizosphere and root fraction</w:t>
      </w:r>
      <w:r w:rsidR="001A7837" w:rsidRPr="004219CA">
        <w:rPr>
          <w:rFonts w:ascii="Times New Roman" w:hAnsi="Times New Roman" w:cs="Times New Roman"/>
        </w:rPr>
        <w:t>s</w:t>
      </w:r>
      <w:r w:rsidR="006F54C1" w:rsidRPr="004219CA">
        <w:rPr>
          <w:rFonts w:ascii="Times New Roman" w:hAnsi="Times New Roman" w:cs="Times New Roman"/>
        </w:rPr>
        <w:t xml:space="preserve"> or across </w:t>
      </w:r>
      <w:r w:rsidR="007929D4" w:rsidRPr="004219CA">
        <w:rPr>
          <w:rFonts w:ascii="Times New Roman" w:hAnsi="Times New Roman" w:cs="Times New Roman"/>
          <w:i/>
          <w:iCs/>
        </w:rPr>
        <w:t>Hordeum</w:t>
      </w:r>
      <w:r w:rsidR="007929D4" w:rsidRPr="004219CA">
        <w:rPr>
          <w:rFonts w:ascii="Times New Roman" w:hAnsi="Times New Roman" w:cs="Times New Roman"/>
        </w:rPr>
        <w:t xml:space="preserve"> genotypes (Suppl. Fig. 13). </w:t>
      </w:r>
      <w:r w:rsidR="006F54C1" w:rsidRPr="004219CA">
        <w:rPr>
          <w:rFonts w:ascii="Times New Roman" w:hAnsi="Times New Roman" w:cs="Times New Roman"/>
        </w:rPr>
        <w:t>However,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analysis revealed</w:t>
      </w:r>
      <w:r w:rsidR="007929D4" w:rsidRPr="004219CA">
        <w:rPr>
          <w:rFonts w:ascii="Times New Roman" w:hAnsi="Times New Roman" w:cs="Times New Roman"/>
        </w:rPr>
        <w:t xml:space="preserve"> that </w:t>
      </w:r>
      <w:r w:rsidR="006F54C1" w:rsidRPr="004219CA">
        <w:rPr>
          <w:rFonts w:ascii="Times New Roman" w:hAnsi="Times New Roman" w:cs="Times New Roman"/>
        </w:rPr>
        <w:t xml:space="preserve">wild-type rhizosphere communities clustered separatly from those of the mutants, with </w:t>
      </w:r>
      <w:r w:rsidR="006F54C1" w:rsidRPr="004219CA">
        <w:rPr>
          <w:rFonts w:ascii="Times New Roman" w:hAnsi="Times New Roman" w:cs="Times New Roman"/>
          <w:i/>
          <w:iCs/>
        </w:rPr>
        <w:t>nsp</w:t>
      </w:r>
      <w:r w:rsidR="006F54C1" w:rsidRPr="004219CA">
        <w:rPr>
          <w:rFonts w:ascii="Times New Roman" w:hAnsi="Times New Roman" w:cs="Times New Roman"/>
        </w:rPr>
        <w:t xml:space="preserve"> mutants forming distinct clusters. In the root compartment,</w:t>
      </w:r>
      <w:r w:rsidR="007929D4" w:rsidRPr="004219CA">
        <w:rPr>
          <w:rFonts w:ascii="Times New Roman" w:hAnsi="Times New Roman" w:cs="Times New Roman"/>
        </w:rPr>
        <w:t xml:space="preserve"> wild-type and </w:t>
      </w:r>
      <w:r w:rsidR="007929D4" w:rsidRPr="004219CA">
        <w:rPr>
          <w:rFonts w:ascii="Times New Roman" w:hAnsi="Times New Roman" w:cs="Times New Roman"/>
          <w:i/>
          <w:iCs/>
        </w:rPr>
        <w:t>symrk</w:t>
      </w:r>
      <w:r w:rsidR="007929D4" w:rsidRPr="004219CA">
        <w:rPr>
          <w:rFonts w:ascii="Times New Roman" w:hAnsi="Times New Roman" w:cs="Times New Roman"/>
        </w:rPr>
        <w:t xml:space="preserve"> </w:t>
      </w:r>
      <w:r w:rsidR="006F54C1" w:rsidRPr="004219CA">
        <w:rPr>
          <w:rFonts w:ascii="Times New Roman" w:hAnsi="Times New Roman" w:cs="Times New Roman"/>
        </w:rPr>
        <w:t xml:space="preserve">mutant </w:t>
      </w:r>
      <w:r w:rsidR="007929D4" w:rsidRPr="004219CA">
        <w:rPr>
          <w:rFonts w:ascii="Times New Roman" w:hAnsi="Times New Roman" w:cs="Times New Roman"/>
        </w:rPr>
        <w:t xml:space="preserve">communities were similar, while </w:t>
      </w:r>
      <w:r w:rsidR="007929D4" w:rsidRPr="004219CA">
        <w:rPr>
          <w:rFonts w:ascii="Times New Roman" w:hAnsi="Times New Roman" w:cs="Times New Roman"/>
          <w:i/>
          <w:iCs/>
        </w:rPr>
        <w:t>nsp</w:t>
      </w:r>
      <w:r w:rsidR="007929D4" w:rsidRPr="004219CA">
        <w:rPr>
          <w:rFonts w:ascii="Times New Roman" w:hAnsi="Times New Roman" w:cs="Times New Roman"/>
        </w:rPr>
        <w:t xml:space="preserve"> </w:t>
      </w:r>
      <w:r w:rsidR="00061B99" w:rsidRPr="004219CA">
        <w:rPr>
          <w:rFonts w:ascii="Times New Roman" w:hAnsi="Times New Roman" w:cs="Times New Roman"/>
        </w:rPr>
        <w:t xml:space="preserve">and </w:t>
      </w:r>
      <w:r w:rsidR="007929D4" w:rsidRPr="004219CA">
        <w:rPr>
          <w:rFonts w:ascii="Times New Roman" w:hAnsi="Times New Roman" w:cs="Times New Roman"/>
          <w:i/>
          <w:iCs/>
        </w:rPr>
        <w:t>ccamk</w:t>
      </w:r>
      <w:r w:rsidR="007929D4" w:rsidRPr="004219CA">
        <w:rPr>
          <w:rFonts w:ascii="Times New Roman" w:hAnsi="Times New Roman" w:cs="Times New Roman"/>
        </w:rPr>
        <w:t xml:space="preserve"> </w:t>
      </w:r>
      <w:r w:rsidR="006F54C1" w:rsidRPr="004219CA">
        <w:rPr>
          <w:rFonts w:ascii="Times New Roman" w:hAnsi="Times New Roman" w:cs="Times New Roman"/>
        </w:rPr>
        <w:t>mutants formed separate</w:t>
      </w:r>
      <w:r w:rsidR="007929D4" w:rsidRPr="004219CA">
        <w:rPr>
          <w:rFonts w:ascii="Times New Roman" w:hAnsi="Times New Roman" w:cs="Times New Roman"/>
        </w:rPr>
        <w:t xml:space="preserve"> clusters</w:t>
      </w:r>
      <w:r w:rsidR="00BF068E" w:rsidRPr="004219CA">
        <w:rPr>
          <w:rFonts w:ascii="Times New Roman" w:hAnsi="Times New Roman" w:cs="Times New Roman"/>
        </w:rPr>
        <w:t xml:space="preserve"> (Fig. 8C)</w:t>
      </w:r>
      <w:r w:rsidR="007929D4" w:rsidRPr="004219CA">
        <w:rPr>
          <w:rFonts w:ascii="Times New Roman" w:hAnsi="Times New Roman" w:cs="Times New Roman"/>
        </w:rPr>
        <w:t xml:space="preserve">. </w:t>
      </w:r>
      <w:r w:rsidR="00061B99" w:rsidRPr="004219CA">
        <w:rPr>
          <w:rFonts w:ascii="Times New Roman" w:hAnsi="Times New Roman" w:cs="Times New Roman"/>
        </w:rPr>
        <w:t xml:space="preserve">The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in </w:t>
      </w:r>
      <w:r w:rsidR="006F54C1" w:rsidRPr="004219CA">
        <w:rPr>
          <w:rFonts w:ascii="Times New Roman" w:hAnsi="Times New Roman" w:cs="Times New Roman"/>
          <w:i/>
          <w:iCs/>
        </w:rPr>
        <w:t>Hordeum</w:t>
      </w:r>
      <w:r w:rsidR="007929D4" w:rsidRPr="004219CA">
        <w:rPr>
          <w:rFonts w:ascii="Times New Roman" w:hAnsi="Times New Roman" w:cs="Times New Roman"/>
        </w:rPr>
        <w:t xml:space="preserve"> </w:t>
      </w:r>
      <w:r w:rsidR="006F54C1" w:rsidRPr="004219CA">
        <w:rPr>
          <w:rFonts w:ascii="Times New Roman" w:hAnsi="Times New Roman" w:cs="Times New Roman"/>
        </w:rPr>
        <w:t>were</w:t>
      </w:r>
      <w:r w:rsidR="00BF068E" w:rsidRPr="004219CA">
        <w:rPr>
          <w:rFonts w:ascii="Times New Roman" w:hAnsi="Times New Roman" w:cs="Times New Roman"/>
        </w:rPr>
        <w:t xml:space="preserve"> </w:t>
      </w:r>
      <w:r w:rsidR="007929D4" w:rsidRPr="004219CA">
        <w:rPr>
          <w:rFonts w:ascii="Times New Roman" w:hAnsi="Times New Roman" w:cs="Times New Roman"/>
        </w:rPr>
        <w:t>Burkholderiales (</w:t>
      </w:r>
      <w:r w:rsidR="006F54C1" w:rsidRPr="004219CA">
        <w:rPr>
          <w:rFonts w:ascii="Times New Roman" w:hAnsi="Times New Roman" w:cs="Times New Roman"/>
        </w:rPr>
        <w:t>particularly</w:t>
      </w:r>
      <w:r w:rsidR="007929D4" w:rsidRPr="004219CA">
        <w:rPr>
          <w:rFonts w:ascii="Times New Roman" w:hAnsi="Times New Roman" w:cs="Times New Roman"/>
        </w:rPr>
        <w:t xml:space="preserve"> in </w:t>
      </w:r>
      <w:r w:rsidR="006F54C1" w:rsidRPr="004219CA">
        <w:rPr>
          <w:rFonts w:ascii="Times New Roman" w:hAnsi="Times New Roman" w:cs="Times New Roman"/>
        </w:rPr>
        <w:t>roots</w:t>
      </w:r>
      <w:r w:rsidR="007929D4" w:rsidRPr="004219CA">
        <w:rPr>
          <w:rFonts w:ascii="Times New Roman" w:hAnsi="Times New Roman" w:cs="Times New Roman"/>
        </w:rPr>
        <w:t>), Caulobacterales, Enterobacterales, Pseudomandales (</w:t>
      </w:r>
      <w:r w:rsidR="006F54C1" w:rsidRPr="004219CA">
        <w:rPr>
          <w:rFonts w:ascii="Times New Roman" w:hAnsi="Times New Roman" w:cs="Times New Roman"/>
        </w:rPr>
        <w:t>especially</w:t>
      </w:r>
      <w:r w:rsidR="007929D4" w:rsidRPr="004219CA">
        <w:rPr>
          <w:rFonts w:ascii="Times New Roman" w:hAnsi="Times New Roman" w:cs="Times New Roman"/>
        </w:rPr>
        <w:t xml:space="preserve"> in the rhizosphere), </w:t>
      </w:r>
      <w:r w:rsidR="00BF068E" w:rsidRPr="004219CA">
        <w:rPr>
          <w:rFonts w:ascii="Times New Roman" w:hAnsi="Times New Roman" w:cs="Times New Roman"/>
        </w:rPr>
        <w:t xml:space="preserve">Rhizobiales, and Sphingobacteriales (Fig. 8D). </w:t>
      </w:r>
      <w:r w:rsidR="00061B99" w:rsidRPr="004219CA">
        <w:rPr>
          <w:rFonts w:ascii="Times New Roman" w:hAnsi="Times New Roman" w:cs="Times New Roman"/>
        </w:rPr>
        <w:t xml:space="preserve">Burkholderiales were </w:t>
      </w:r>
      <w:r w:rsidR="006F54C1" w:rsidRPr="004219CA">
        <w:rPr>
          <w:rFonts w:ascii="Times New Roman" w:hAnsi="Times New Roman" w:cs="Times New Roman"/>
        </w:rPr>
        <w:t xml:space="preserve">generally </w:t>
      </w:r>
      <w:r w:rsidR="00061B99" w:rsidRPr="004219CA">
        <w:rPr>
          <w:rFonts w:ascii="Times New Roman" w:hAnsi="Times New Roman" w:cs="Times New Roman"/>
        </w:rPr>
        <w:t xml:space="preserve">reduced in the rhizosphere of most CSSP mutants but enriched in </w:t>
      </w:r>
      <w:r w:rsidR="00061B99" w:rsidRPr="004219CA">
        <w:rPr>
          <w:rFonts w:ascii="Times New Roman" w:hAnsi="Times New Roman" w:cs="Times New Roman"/>
          <w:i/>
          <w:iCs/>
        </w:rPr>
        <w:t>ccamk</w:t>
      </w:r>
      <w:r w:rsidR="00061B99" w:rsidRPr="004219CA">
        <w:rPr>
          <w:rFonts w:ascii="Times New Roman" w:hAnsi="Times New Roman" w:cs="Times New Roman"/>
        </w:rPr>
        <w:t xml:space="preserve"> roots. Pseudomonadales </w:t>
      </w:r>
      <w:r w:rsidR="006F54C1" w:rsidRPr="004219CA">
        <w:rPr>
          <w:rFonts w:ascii="Times New Roman" w:hAnsi="Times New Roman" w:cs="Times New Roman"/>
        </w:rPr>
        <w:t>were</w:t>
      </w:r>
      <w:r w:rsidR="00061B99" w:rsidRPr="004219CA">
        <w:rPr>
          <w:rFonts w:ascii="Times New Roman" w:hAnsi="Times New Roman" w:cs="Times New Roman"/>
        </w:rPr>
        <w:t xml:space="preserve"> increase</w:t>
      </w:r>
      <w:r w:rsidR="006F54C1" w:rsidRPr="004219CA">
        <w:rPr>
          <w:rFonts w:ascii="Times New Roman" w:hAnsi="Times New Roman" w:cs="Times New Roman"/>
        </w:rPr>
        <w:t>d</w:t>
      </w:r>
      <w:r w:rsidR="00061B99" w:rsidRPr="004219CA">
        <w:rPr>
          <w:rFonts w:ascii="Times New Roman" w:hAnsi="Times New Roman" w:cs="Times New Roman"/>
        </w:rPr>
        <w:t xml:space="preserve"> in the rhizosphere</w:t>
      </w:r>
      <w:r w:rsidR="008D4B27" w:rsidRPr="004219CA">
        <w:rPr>
          <w:rFonts w:ascii="Times New Roman" w:hAnsi="Times New Roman" w:cs="Times New Roman"/>
        </w:rPr>
        <w:t xml:space="preserve"> of CSSP mutants</w:t>
      </w:r>
      <w:r w:rsidR="00061B99" w:rsidRPr="004219CA">
        <w:rPr>
          <w:rFonts w:ascii="Times New Roman" w:hAnsi="Times New Roman" w:cs="Times New Roman"/>
        </w:rPr>
        <w:t>, while Rhizobiales and Sphingobacteriales were significantly reduced</w:t>
      </w:r>
      <w:r w:rsidR="008D4B27" w:rsidRPr="004219CA">
        <w:rPr>
          <w:rFonts w:ascii="Times New Roman" w:hAnsi="Times New Roman" w:cs="Times New Roman"/>
        </w:rPr>
        <w:t xml:space="preserve"> in this compartment. </w:t>
      </w:r>
      <w:r w:rsidR="006F54C1" w:rsidRPr="004219CA">
        <w:rPr>
          <w:rFonts w:ascii="Times New Roman" w:hAnsi="Times New Roman" w:cs="Times New Roman"/>
        </w:rPr>
        <w:t>Additionally,</w:t>
      </w:r>
      <w:r w:rsidR="008D4B27" w:rsidRPr="004219CA">
        <w:rPr>
          <w:rFonts w:ascii="Times New Roman" w:hAnsi="Times New Roman" w:cs="Times New Roman"/>
        </w:rPr>
        <w:t xml:space="preserve"> CSSP mutants showed reduced colonisation of Xanthomonadales and Sphingomonadales in the root. At </w:t>
      </w:r>
      <w:r w:rsidR="006F54C1" w:rsidRPr="004219CA">
        <w:rPr>
          <w:rFonts w:ascii="Times New Roman" w:hAnsi="Times New Roman" w:cs="Times New Roman"/>
        </w:rPr>
        <w:t>the</w:t>
      </w:r>
      <w:r w:rsidR="008D4B27" w:rsidRPr="004219CA">
        <w:rPr>
          <w:rFonts w:ascii="Times New Roman" w:hAnsi="Times New Roman" w:cs="Times New Roman"/>
        </w:rPr>
        <w:t xml:space="preserve"> isolate level, we detected </w:t>
      </w:r>
      <w:r w:rsidR="008D4B27" w:rsidRPr="004219CA">
        <w:rPr>
          <w:rFonts w:ascii="Times New Roman" w:hAnsi="Times New Roman" w:cs="Times New Roman"/>
          <w:highlight w:val="red"/>
        </w:rPr>
        <w:t>XXX and XXX</w:t>
      </w:r>
      <w:r w:rsidR="008D4B27" w:rsidRPr="004219CA">
        <w:rPr>
          <w:rFonts w:ascii="Times New Roman" w:hAnsi="Times New Roman" w:cs="Times New Roman"/>
        </w:rPr>
        <w:t xml:space="preserve"> isolates in the </w:t>
      </w:r>
      <w:r w:rsidR="008D4B27" w:rsidRPr="004219CA">
        <w:rPr>
          <w:rFonts w:ascii="Times New Roman" w:hAnsi="Times New Roman" w:cs="Times New Roman"/>
          <w:i/>
          <w:iCs/>
        </w:rPr>
        <w:t>Hordeum</w:t>
      </w:r>
      <w:r w:rsidR="008D4B27" w:rsidRPr="004219CA">
        <w:rPr>
          <w:rFonts w:ascii="Times New Roman" w:hAnsi="Times New Roman" w:cs="Times New Roman"/>
        </w:rPr>
        <w:t xml:space="preserve"> wild-type rhizosphere and root, </w:t>
      </w:r>
      <w:r w:rsidR="006F54C1" w:rsidRPr="004219CA">
        <w:rPr>
          <w:rFonts w:ascii="Times New Roman" w:hAnsi="Times New Roman" w:cs="Times New Roman"/>
        </w:rPr>
        <w:t xml:space="preserve">respectively. Among them, </w:t>
      </w:r>
      <w:r w:rsidR="008D4B27" w:rsidRPr="004219CA">
        <w:rPr>
          <w:rFonts w:ascii="Times New Roman" w:hAnsi="Times New Roman" w:cs="Times New Roman"/>
        </w:rPr>
        <w:t>41 and 2</w:t>
      </w:r>
      <w:r w:rsidR="009D198C" w:rsidRPr="004219CA">
        <w:rPr>
          <w:rFonts w:ascii="Times New Roman" w:hAnsi="Times New Roman" w:cs="Times New Roman"/>
        </w:rPr>
        <w:t>6</w:t>
      </w:r>
      <w:r w:rsidR="008D4B27" w:rsidRPr="004219CA">
        <w:rPr>
          <w:rFonts w:ascii="Times New Roman" w:hAnsi="Times New Roman" w:cs="Times New Roman"/>
        </w:rPr>
        <w:t xml:space="preserve"> isolates </w:t>
      </w:r>
      <w:r w:rsidR="006F54C1" w:rsidRPr="004219CA">
        <w:rPr>
          <w:rFonts w:ascii="Times New Roman" w:hAnsi="Times New Roman" w:cs="Times New Roman"/>
        </w:rPr>
        <w:t>exhibited</w:t>
      </w:r>
      <w:r w:rsidR="008D4B27" w:rsidRPr="004219CA">
        <w:rPr>
          <w:rFonts w:ascii="Times New Roman" w:hAnsi="Times New Roman" w:cs="Times New Roman"/>
        </w:rPr>
        <w:t xml:space="preserve"> DA across genotypes</w:t>
      </w:r>
      <w:r w:rsidR="006F54C1" w:rsidRPr="004219CA">
        <w:rPr>
          <w:rFonts w:ascii="Times New Roman" w:hAnsi="Times New Roman" w:cs="Times New Roman"/>
        </w:rPr>
        <w:t>, with partical overlaps</w:t>
      </w:r>
      <w:r w:rsidR="007F06C8">
        <w:rPr>
          <w:rFonts w:ascii="Times New Roman" w:hAnsi="Times New Roman" w:cs="Times New Roman"/>
        </w:rPr>
        <w:t xml:space="preserve"> (</w:t>
      </w:r>
      <w:r w:rsidR="007F06C8" w:rsidRPr="007F06C8">
        <w:rPr>
          <w:rFonts w:ascii="Times New Roman" w:hAnsi="Times New Roman" w:cs="Times New Roman"/>
          <w:highlight w:val="red"/>
        </w:rPr>
        <w:t>Fig. 8F_MISSING, Suppl. Table 7</w:t>
      </w:r>
      <w:r w:rsidR="007F06C8">
        <w:rPr>
          <w:rFonts w:ascii="Times New Roman" w:hAnsi="Times New Roman" w:cs="Times New Roman"/>
        </w:rPr>
        <w:t>)</w:t>
      </w:r>
      <w:r w:rsidR="006F54C1" w:rsidRPr="004219CA">
        <w:rPr>
          <w:rFonts w:ascii="Times New Roman" w:hAnsi="Times New Roman" w:cs="Times New Roman"/>
        </w:rPr>
        <w:t>.</w:t>
      </w:r>
      <w:r w:rsidR="008D4B27" w:rsidRPr="004219CA">
        <w:rPr>
          <w:rFonts w:ascii="Times New Roman" w:hAnsi="Times New Roman" w:cs="Times New Roman"/>
        </w:rPr>
        <w:t xml:space="preserve"> </w:t>
      </w:r>
      <w:r w:rsidR="00376CE4" w:rsidRPr="004219CA">
        <w:rPr>
          <w:rFonts w:ascii="Times New Roman" w:hAnsi="Times New Roman" w:cs="Times New Roman"/>
        </w:rPr>
        <w:t xml:space="preserve">These isolates belonged to Corynebacteriales, Micrococcales, Propionibacteriales, Sphingobacteriales, Bacillales, Caulobacterales, </w:t>
      </w:r>
      <w:r w:rsidR="0077631A" w:rsidRPr="004219CA">
        <w:rPr>
          <w:rFonts w:ascii="Times New Roman" w:hAnsi="Times New Roman" w:cs="Times New Roman"/>
        </w:rPr>
        <w:t xml:space="preserve">Rhizobiales, Rhodobacterales, Rhodospirillales, Sphingomonadales, Burkholderiales, Enterobacterales, Pseudomonadales, and Xanthomonadales. </w:t>
      </w:r>
      <w:r w:rsidR="00376CE4" w:rsidRPr="004219CA">
        <w:rPr>
          <w:rFonts w:ascii="Times New Roman" w:hAnsi="Times New Roman" w:cs="Times New Roman"/>
        </w:rPr>
        <w:t xml:space="preserve"> </w:t>
      </w:r>
      <w:r w:rsidR="00BF73A5" w:rsidRPr="004219CA">
        <w:rPr>
          <w:rFonts w:ascii="Times New Roman" w:hAnsi="Times New Roman" w:cs="Times New Roman"/>
        </w:rPr>
        <w:t xml:space="preserve"> </w:t>
      </w:r>
      <w:r w:rsidR="0077631A" w:rsidRPr="004219CA">
        <w:rPr>
          <w:rFonts w:ascii="Times New Roman" w:hAnsi="Times New Roman" w:cs="Times New Roman"/>
        </w:rPr>
        <w:t xml:space="preserve">A common </w:t>
      </w:r>
      <w:r w:rsidR="006F54C1" w:rsidRPr="004219CA">
        <w:rPr>
          <w:rFonts w:ascii="Times New Roman" w:hAnsi="Times New Roman" w:cs="Times New Roman"/>
        </w:rPr>
        <w:t>trend</w:t>
      </w:r>
      <w:r w:rsidR="0077631A" w:rsidRPr="004219CA">
        <w:rPr>
          <w:rFonts w:ascii="Times New Roman" w:hAnsi="Times New Roman" w:cs="Times New Roman"/>
        </w:rPr>
        <w:t xml:space="preserve"> in both fractions was </w:t>
      </w:r>
      <w:r w:rsidR="006F54C1" w:rsidRPr="004219CA">
        <w:rPr>
          <w:rFonts w:ascii="Times New Roman" w:hAnsi="Times New Roman" w:cs="Times New Roman"/>
        </w:rPr>
        <w:t>an</w:t>
      </w:r>
      <w:r w:rsidR="0077631A" w:rsidRPr="004219CA">
        <w:rPr>
          <w:rFonts w:ascii="Times New Roman" w:hAnsi="Times New Roman" w:cs="Times New Roman"/>
        </w:rPr>
        <w:t xml:space="preserve"> increase of DA Microccocales and Pseudomonadales </w:t>
      </w:r>
      <w:r w:rsidR="006F54C1" w:rsidRPr="004219CA">
        <w:rPr>
          <w:rFonts w:ascii="Times New Roman" w:hAnsi="Times New Roman" w:cs="Times New Roman"/>
        </w:rPr>
        <w:t xml:space="preserve">(the </w:t>
      </w:r>
      <w:r w:rsidR="0077631A" w:rsidRPr="004219CA">
        <w:rPr>
          <w:rFonts w:ascii="Times New Roman" w:hAnsi="Times New Roman" w:cs="Times New Roman"/>
        </w:rPr>
        <w:t>latter particularly in the rhizosphere</w:t>
      </w:r>
      <w:r w:rsidR="006F54C1" w:rsidRPr="004219CA">
        <w:rPr>
          <w:rFonts w:ascii="Times New Roman" w:hAnsi="Times New Roman" w:cs="Times New Roman"/>
        </w:rPr>
        <w:t>,</w:t>
      </w:r>
      <w:r w:rsidR="0077631A" w:rsidRPr="004219CA">
        <w:rPr>
          <w:rFonts w:ascii="Times New Roman" w:hAnsi="Times New Roman" w:cs="Times New Roman"/>
        </w:rPr>
        <w:t xml:space="preserve"> with an increase of </w:t>
      </w:r>
      <w:r w:rsidR="006F54C1" w:rsidRPr="004219CA">
        <w:rPr>
          <w:rFonts w:ascii="Times New Roman" w:hAnsi="Times New Roman" w:cs="Times New Roman"/>
        </w:rPr>
        <w:t>seven</w:t>
      </w:r>
      <w:r w:rsidR="0077631A" w:rsidRPr="004219CA">
        <w:rPr>
          <w:rFonts w:ascii="Times New Roman" w:hAnsi="Times New Roman" w:cs="Times New Roman"/>
        </w:rPr>
        <w:t xml:space="preserve"> </w:t>
      </w:r>
      <w:r w:rsidR="0077631A" w:rsidRPr="004219CA">
        <w:rPr>
          <w:rFonts w:ascii="Times New Roman" w:hAnsi="Times New Roman" w:cs="Times New Roman"/>
          <w:i/>
          <w:iCs/>
        </w:rPr>
        <w:t>Pseudomonas</w:t>
      </w:r>
      <w:r w:rsidR="0077631A" w:rsidRPr="004219CA">
        <w:rPr>
          <w:rFonts w:ascii="Times New Roman" w:hAnsi="Times New Roman" w:cs="Times New Roman"/>
        </w:rPr>
        <w:t xml:space="preserve"> isolates) and the </w:t>
      </w:r>
      <w:r w:rsidR="006F54C1" w:rsidRPr="004219CA">
        <w:rPr>
          <w:rFonts w:ascii="Times New Roman" w:hAnsi="Times New Roman" w:cs="Times New Roman"/>
        </w:rPr>
        <w:t>decrease</w:t>
      </w:r>
      <w:r w:rsidR="0077631A" w:rsidRPr="004219CA">
        <w:rPr>
          <w:rFonts w:ascii="Times New Roman" w:hAnsi="Times New Roman" w:cs="Times New Roman"/>
        </w:rPr>
        <w:t xml:space="preserve"> </w:t>
      </w:r>
      <w:r w:rsidR="006F54C1" w:rsidRPr="004219CA">
        <w:rPr>
          <w:rFonts w:ascii="Times New Roman" w:hAnsi="Times New Roman" w:cs="Times New Roman"/>
        </w:rPr>
        <w:t>in</w:t>
      </w:r>
      <w:r w:rsidR="0077631A" w:rsidRPr="004219CA">
        <w:rPr>
          <w:rFonts w:ascii="Times New Roman" w:hAnsi="Times New Roman" w:cs="Times New Roman"/>
        </w:rPr>
        <w:t xml:space="preserve"> Sphingobacteriales, Sphingomonadales, Xanthomonadales, and Caulobacterales (</w:t>
      </w:r>
      <w:r w:rsidR="006F54C1" w:rsidRPr="004219CA">
        <w:rPr>
          <w:rFonts w:ascii="Times New Roman" w:hAnsi="Times New Roman" w:cs="Times New Roman"/>
        </w:rPr>
        <w:t xml:space="preserve">especially in the </w:t>
      </w:r>
      <w:r w:rsidR="0077631A" w:rsidRPr="004219CA">
        <w:rPr>
          <w:rFonts w:ascii="Times New Roman" w:hAnsi="Times New Roman" w:cs="Times New Roman"/>
        </w:rPr>
        <w:t xml:space="preserve">rhizosphere). Rhizobiales DA were predominanlty </w:t>
      </w:r>
      <w:r w:rsidR="006F54C1" w:rsidRPr="004219CA">
        <w:rPr>
          <w:rFonts w:ascii="Times New Roman" w:hAnsi="Times New Roman" w:cs="Times New Roman"/>
        </w:rPr>
        <w:t>reduced</w:t>
      </w:r>
      <w:r w:rsidR="0077631A" w:rsidRPr="004219CA">
        <w:rPr>
          <w:rFonts w:ascii="Times New Roman" w:hAnsi="Times New Roman" w:cs="Times New Roman"/>
        </w:rPr>
        <w:t xml:space="preserve"> in the CSSP mutant rhizosphere</w:t>
      </w:r>
      <w:r w:rsidR="006F54C1" w:rsidRPr="004219CA">
        <w:rPr>
          <w:rFonts w:ascii="Times New Roman" w:hAnsi="Times New Roman" w:cs="Times New Roman"/>
        </w:rPr>
        <w:t xml:space="preserve"> (9 isolates), particularly in </w:t>
      </w:r>
      <w:r w:rsidR="006F54C1" w:rsidRPr="004219CA">
        <w:rPr>
          <w:rFonts w:ascii="Times New Roman" w:hAnsi="Times New Roman" w:cs="Times New Roman"/>
          <w:i/>
          <w:iCs/>
        </w:rPr>
        <w:t>symrk</w:t>
      </w:r>
      <w:r w:rsidR="006F54C1" w:rsidRPr="004219CA">
        <w:rPr>
          <w:rFonts w:ascii="Times New Roman" w:hAnsi="Times New Roman" w:cs="Times New Roman"/>
        </w:rPr>
        <w:t xml:space="preserve"> and </w:t>
      </w:r>
      <w:r w:rsidR="006F54C1" w:rsidRPr="004219CA">
        <w:rPr>
          <w:rFonts w:ascii="Times New Roman" w:hAnsi="Times New Roman" w:cs="Times New Roman"/>
          <w:i/>
          <w:iCs/>
        </w:rPr>
        <w:t>nsp1</w:t>
      </w:r>
      <w:r w:rsidR="006F54C1" w:rsidRPr="004219CA">
        <w:rPr>
          <w:rFonts w:ascii="Times New Roman" w:hAnsi="Times New Roman" w:cs="Times New Roman"/>
        </w:rPr>
        <w:t xml:space="preserve"> mutants</w:t>
      </w:r>
      <w:r w:rsidR="003F205F" w:rsidRPr="004219CA">
        <w:rPr>
          <w:rFonts w:ascii="Times New Roman" w:hAnsi="Times New Roman" w:cs="Times New Roman"/>
        </w:rPr>
        <w:t>. In mutant roots, seven isolates showed either an increase or a decrease in abundance.</w:t>
      </w:r>
      <w:r w:rsidR="0077631A" w:rsidRPr="004219CA">
        <w:rPr>
          <w:rFonts w:ascii="Times New Roman" w:hAnsi="Times New Roman" w:cs="Times New Roman"/>
        </w:rPr>
        <w:t xml:space="preserve"> Burkholderiales </w:t>
      </w:r>
      <w:r w:rsidR="007802BA" w:rsidRPr="004219CA">
        <w:rPr>
          <w:rFonts w:ascii="Times New Roman" w:hAnsi="Times New Roman" w:cs="Times New Roman"/>
        </w:rPr>
        <w:t xml:space="preserve">isolates showed a significant reduction </w:t>
      </w:r>
      <w:r w:rsidR="003F205F" w:rsidRPr="004219CA">
        <w:rPr>
          <w:rFonts w:ascii="Times New Roman" w:hAnsi="Times New Roman" w:cs="Times New Roman"/>
        </w:rPr>
        <w:t>in the rhizosphere</w:t>
      </w:r>
      <w:r w:rsidR="007802BA" w:rsidRPr="004219CA">
        <w:rPr>
          <w:rFonts w:ascii="Times New Roman" w:hAnsi="Times New Roman" w:cs="Times New Roman"/>
        </w:rPr>
        <w:t xml:space="preserve"> </w:t>
      </w:r>
      <w:r w:rsidR="003F205F" w:rsidRPr="004219CA">
        <w:rPr>
          <w:rFonts w:ascii="Times New Roman" w:hAnsi="Times New Roman" w:cs="Times New Roman"/>
        </w:rPr>
        <w:t>(</w:t>
      </w:r>
      <w:r w:rsidR="007802BA" w:rsidRPr="004219CA">
        <w:rPr>
          <w:rFonts w:ascii="Times New Roman" w:hAnsi="Times New Roman" w:cs="Times New Roman"/>
        </w:rPr>
        <w:t>12 isolate</w:t>
      </w:r>
      <w:r w:rsidR="003F205F" w:rsidRPr="004219CA">
        <w:rPr>
          <w:rFonts w:ascii="Times New Roman" w:hAnsi="Times New Roman" w:cs="Times New Roman"/>
        </w:rPr>
        <w:t>s)</w:t>
      </w:r>
      <w:r w:rsidR="007802BA" w:rsidRPr="004219CA">
        <w:rPr>
          <w:rFonts w:ascii="Times New Roman" w:hAnsi="Times New Roman" w:cs="Times New Roman"/>
        </w:rPr>
        <w:t xml:space="preserve">, while 7 isolates (5 overlapping with rhizosphere DA isolates) were enriched in the root. It is important to </w:t>
      </w:r>
      <w:r w:rsidR="003F205F" w:rsidRPr="004219CA">
        <w:rPr>
          <w:rFonts w:ascii="Times New Roman" w:hAnsi="Times New Roman" w:cs="Times New Roman"/>
        </w:rPr>
        <w:t>note that</w:t>
      </w:r>
      <w:r w:rsidR="007802BA" w:rsidRPr="004219CA">
        <w:rPr>
          <w:rFonts w:ascii="Times New Roman" w:hAnsi="Times New Roman" w:cs="Times New Roman"/>
        </w:rPr>
        <w:t xml:space="preserve"> the </w:t>
      </w:r>
      <w:r w:rsidR="003F205F" w:rsidRPr="004219CA">
        <w:rPr>
          <w:rFonts w:ascii="Times New Roman" w:hAnsi="Times New Roman" w:cs="Times New Roman"/>
        </w:rPr>
        <w:t>effects on the colonisation of these DA</w:t>
      </w:r>
      <w:r w:rsidR="007802BA" w:rsidRPr="004219CA">
        <w:rPr>
          <w:rFonts w:ascii="Times New Roman" w:hAnsi="Times New Roman" w:cs="Times New Roman"/>
        </w:rPr>
        <w:t xml:space="preserve"> </w:t>
      </w:r>
      <w:r w:rsidR="003F205F" w:rsidRPr="004219CA">
        <w:rPr>
          <w:rFonts w:ascii="Times New Roman" w:hAnsi="Times New Roman" w:cs="Times New Roman"/>
        </w:rPr>
        <w:t xml:space="preserve">isolates varied among individual </w:t>
      </w:r>
      <w:r w:rsidR="007802BA" w:rsidRPr="004219CA">
        <w:rPr>
          <w:rFonts w:ascii="Times New Roman" w:hAnsi="Times New Roman" w:cs="Times New Roman"/>
        </w:rPr>
        <w:t xml:space="preserve">CSSP mutants, as </w:t>
      </w:r>
      <w:r w:rsidR="003F205F" w:rsidRPr="004219CA">
        <w:rPr>
          <w:rFonts w:ascii="Times New Roman" w:hAnsi="Times New Roman" w:cs="Times New Roman"/>
        </w:rPr>
        <w:t xml:space="preserve">also </w:t>
      </w:r>
      <w:r w:rsidR="007802BA" w:rsidRPr="004219CA">
        <w:rPr>
          <w:rFonts w:ascii="Times New Roman" w:hAnsi="Times New Roman" w:cs="Times New Roman"/>
        </w:rPr>
        <w:t xml:space="preserve">observed </w:t>
      </w:r>
      <w:r w:rsidR="003F205F" w:rsidRPr="004219CA">
        <w:rPr>
          <w:rFonts w:ascii="Times New Roman" w:hAnsi="Times New Roman" w:cs="Times New Roman"/>
        </w:rPr>
        <w:t>in</w:t>
      </w:r>
      <w:r w:rsidR="007802BA" w:rsidRPr="004219CA">
        <w:rPr>
          <w:rFonts w:ascii="Times New Roman" w:hAnsi="Times New Roman" w:cs="Times New Roman"/>
        </w:rPr>
        <w:t xml:space="preserve"> </w:t>
      </w:r>
      <w:r w:rsidR="007802BA" w:rsidRPr="004219CA">
        <w:rPr>
          <w:rFonts w:ascii="Times New Roman" w:hAnsi="Times New Roman" w:cs="Times New Roman"/>
          <w:i/>
          <w:iCs/>
        </w:rPr>
        <w:t>Lotus</w:t>
      </w:r>
      <w:r w:rsidR="007802BA" w:rsidRPr="004219CA">
        <w:rPr>
          <w:rFonts w:ascii="Times New Roman" w:hAnsi="Times New Roman" w:cs="Times New Roman"/>
        </w:rPr>
        <w:t>.</w:t>
      </w:r>
    </w:p>
    <w:p w14:paraId="703209E4" w14:textId="77777777" w:rsidR="00F016E4" w:rsidRPr="004219CA" w:rsidRDefault="003322F5" w:rsidP="003D59D8">
      <w:pPr>
        <w:spacing w:line="276" w:lineRule="auto"/>
        <w:jc w:val="both"/>
        <w:rPr>
          <w:rFonts w:ascii="Times New Roman" w:hAnsi="Times New Roman" w:cs="Times New Roman"/>
        </w:rPr>
        <w:pPrChange w:id="121" w:author="Simona Radutoiu" w:date="2025-02-19T14:17:00Z" w16du:dateUtc="2025-02-19T13:17:00Z">
          <w:pPr>
            <w:jc w:val="both"/>
          </w:pPr>
        </w:pPrChange>
      </w:pPr>
      <w:r w:rsidRPr="004219CA">
        <w:rPr>
          <w:rFonts w:ascii="Times New Roman" w:hAnsi="Times New Roman" w:cs="Times New Roman"/>
        </w:rPr>
        <w:t>In summary,</w:t>
      </w:r>
      <w:r w:rsidR="00A9665A" w:rsidRPr="004219CA">
        <w:rPr>
          <w:rFonts w:ascii="Times New Roman" w:hAnsi="Times New Roman" w:cs="Times New Roman"/>
        </w:rPr>
        <w:t xml:space="preserve"> the previously observed effects of symbiosis impairment in </w:t>
      </w:r>
      <w:r w:rsidR="00A9665A" w:rsidRPr="004219CA">
        <w:rPr>
          <w:rFonts w:ascii="Times New Roman" w:hAnsi="Times New Roman" w:cs="Times New Roman"/>
          <w:i/>
          <w:iCs/>
        </w:rPr>
        <w:t>Lotus</w:t>
      </w:r>
      <w:r w:rsidR="00A9665A" w:rsidRPr="004219CA">
        <w:rPr>
          <w:rFonts w:ascii="Times New Roman" w:hAnsi="Times New Roman" w:cs="Times New Roman"/>
        </w:rPr>
        <w:t xml:space="preserve"> and </w:t>
      </w:r>
      <w:r w:rsidR="00A9665A" w:rsidRPr="004219CA">
        <w:rPr>
          <w:rFonts w:ascii="Times New Roman" w:hAnsi="Times New Roman" w:cs="Times New Roman"/>
          <w:i/>
          <w:iCs/>
        </w:rPr>
        <w:t>Hordeum</w:t>
      </w:r>
      <w:r w:rsidRPr="004219CA">
        <w:rPr>
          <w:rFonts w:ascii="Times New Roman" w:hAnsi="Times New Roman" w:cs="Times New Roman"/>
        </w:rPr>
        <w:t xml:space="preserve"> </w:t>
      </w:r>
      <w:r w:rsidR="00A9665A" w:rsidRPr="004219CA">
        <w:rPr>
          <w:rFonts w:ascii="Times New Roman" w:hAnsi="Times New Roman" w:cs="Times New Roman"/>
        </w:rPr>
        <w:t xml:space="preserve">on plant fitness and plant-associated microbiota </w:t>
      </w:r>
      <w:r w:rsidR="003F205F" w:rsidRPr="004219CA">
        <w:rPr>
          <w:rFonts w:ascii="Times New Roman" w:hAnsi="Times New Roman" w:cs="Times New Roman"/>
        </w:rPr>
        <w:t>were also evident</w:t>
      </w:r>
      <w:r w:rsidR="00A9665A" w:rsidRPr="004219CA">
        <w:rPr>
          <w:rFonts w:ascii="Times New Roman" w:hAnsi="Times New Roman" w:cs="Times New Roman"/>
        </w:rPr>
        <w:t xml:space="preserve"> in less complex SynCom setups, with similar outcomes.</w:t>
      </w:r>
      <w:r w:rsidR="003F205F" w:rsidRPr="004219CA">
        <w:rPr>
          <w:rFonts w:ascii="Times New Roman" w:hAnsi="Times New Roman" w:cs="Times New Roman"/>
        </w:rPr>
        <w:t xml:space="preserve"> In</w:t>
      </w:r>
      <w:r w:rsidR="00A9665A" w:rsidRPr="004219CA">
        <w:rPr>
          <w:rFonts w:ascii="Times New Roman" w:hAnsi="Times New Roman" w:cs="Times New Roman"/>
        </w:rPr>
        <w:t xml:space="preserve"> </w:t>
      </w:r>
      <w:r w:rsidRPr="004219CA">
        <w:rPr>
          <w:rFonts w:ascii="Times New Roman" w:hAnsi="Times New Roman" w:cs="Times New Roman"/>
          <w:i/>
          <w:iCs/>
        </w:rPr>
        <w:t>Lotus</w:t>
      </w:r>
      <w:r w:rsidR="003F205F" w:rsidRPr="004219CA">
        <w:rPr>
          <w:rFonts w:ascii="Times New Roman" w:hAnsi="Times New Roman" w:cs="Times New Roman"/>
        </w:rPr>
        <w:t xml:space="preserve">, </w:t>
      </w:r>
      <w:r w:rsidRPr="004219CA">
        <w:rPr>
          <w:rFonts w:ascii="Times New Roman" w:hAnsi="Times New Roman" w:cs="Times New Roman"/>
        </w:rPr>
        <w:t xml:space="preserve">symbiosis impairment eliminated NFS formation and </w:t>
      </w:r>
      <w:r w:rsidR="003F205F" w:rsidRPr="004219CA">
        <w:rPr>
          <w:rFonts w:ascii="Times New Roman" w:hAnsi="Times New Roman" w:cs="Times New Roman"/>
        </w:rPr>
        <w:t>significanlty</w:t>
      </w:r>
      <w:r w:rsidRPr="004219CA">
        <w:rPr>
          <w:rFonts w:ascii="Times New Roman" w:hAnsi="Times New Roman" w:cs="Times New Roman"/>
        </w:rPr>
        <w:t xml:space="preserve"> </w:t>
      </w:r>
      <w:r w:rsidR="003F205F" w:rsidRPr="004219CA">
        <w:rPr>
          <w:rFonts w:ascii="Times New Roman" w:hAnsi="Times New Roman" w:cs="Times New Roman"/>
        </w:rPr>
        <w:t>reduced</w:t>
      </w:r>
      <w:r w:rsidRPr="004219CA">
        <w:rPr>
          <w:rFonts w:ascii="Times New Roman" w:hAnsi="Times New Roman" w:cs="Times New Roman"/>
        </w:rPr>
        <w:t xml:space="preserve"> the colonisation of symbiotic Rhizobiales, allowing niche replacement by other commensals, particularly Burkholderiales </w:t>
      </w:r>
      <w:r w:rsidR="003F205F" w:rsidRPr="004219CA">
        <w:rPr>
          <w:rFonts w:ascii="Times New Roman" w:hAnsi="Times New Roman" w:cs="Times New Roman"/>
        </w:rPr>
        <w:t>isolates</w:t>
      </w:r>
      <w:r w:rsidR="00A9665A" w:rsidRPr="004219CA">
        <w:rPr>
          <w:rFonts w:ascii="Times New Roman" w:hAnsi="Times New Roman" w:cs="Times New Roman"/>
        </w:rPr>
        <w:t xml:space="preserve">. In </w:t>
      </w:r>
      <w:r w:rsidR="00A9665A" w:rsidRPr="004219CA">
        <w:rPr>
          <w:rFonts w:ascii="Times New Roman" w:hAnsi="Times New Roman" w:cs="Times New Roman"/>
          <w:i/>
          <w:iCs/>
        </w:rPr>
        <w:t>Hordeum</w:t>
      </w:r>
      <w:r w:rsidR="00A9665A" w:rsidRPr="004219CA">
        <w:rPr>
          <w:rFonts w:ascii="Times New Roman" w:hAnsi="Times New Roman" w:cs="Times New Roman"/>
        </w:rPr>
        <w:t xml:space="preserve">, we observed </w:t>
      </w:r>
      <w:r w:rsidR="003F205F" w:rsidRPr="004219CA">
        <w:rPr>
          <w:rFonts w:ascii="Times New Roman" w:hAnsi="Times New Roman" w:cs="Times New Roman"/>
        </w:rPr>
        <w:t xml:space="preserve">a similar </w:t>
      </w:r>
      <w:r w:rsidR="00A9665A" w:rsidRPr="004219CA">
        <w:rPr>
          <w:rFonts w:ascii="Times New Roman" w:hAnsi="Times New Roman" w:cs="Times New Roman"/>
        </w:rPr>
        <w:t>reduc</w:t>
      </w:r>
      <w:r w:rsidR="003F205F" w:rsidRPr="004219CA">
        <w:rPr>
          <w:rFonts w:ascii="Times New Roman" w:hAnsi="Times New Roman" w:cs="Times New Roman"/>
        </w:rPr>
        <w:t>tion</w:t>
      </w:r>
      <w:r w:rsidR="00A9665A" w:rsidRPr="004219CA">
        <w:rPr>
          <w:rFonts w:ascii="Times New Roman" w:hAnsi="Times New Roman" w:cs="Times New Roman"/>
        </w:rPr>
        <w:t xml:space="preserve"> of Rhizobiales</w:t>
      </w:r>
      <w:r w:rsidR="003F205F" w:rsidRPr="004219CA">
        <w:rPr>
          <w:rFonts w:ascii="Times New Roman" w:hAnsi="Times New Roman" w:cs="Times New Roman"/>
        </w:rPr>
        <w:t xml:space="preserve"> colonisation</w:t>
      </w:r>
      <w:r w:rsidR="00A9665A" w:rsidRPr="004219CA">
        <w:rPr>
          <w:rFonts w:ascii="Times New Roman" w:hAnsi="Times New Roman" w:cs="Times New Roman"/>
        </w:rPr>
        <w:t xml:space="preserve"> (mainly in the rhizosphere) and an increase in Burkholderiales and Pseudomonadales. Individual mutants exhibited </w:t>
      </w:r>
      <w:r w:rsidR="003F205F" w:rsidRPr="004219CA">
        <w:rPr>
          <w:rFonts w:ascii="Times New Roman" w:hAnsi="Times New Roman" w:cs="Times New Roman"/>
        </w:rPr>
        <w:t xml:space="preserve">both </w:t>
      </w:r>
      <w:r w:rsidR="00A9665A" w:rsidRPr="004219CA">
        <w:rPr>
          <w:rFonts w:ascii="Times New Roman" w:hAnsi="Times New Roman" w:cs="Times New Roman"/>
        </w:rPr>
        <w:t>shared</w:t>
      </w:r>
      <w:r w:rsidR="003F205F" w:rsidRPr="004219CA">
        <w:rPr>
          <w:rFonts w:ascii="Times New Roman" w:hAnsi="Times New Roman" w:cs="Times New Roman"/>
        </w:rPr>
        <w:t xml:space="preserve"> and </w:t>
      </w:r>
      <w:r w:rsidR="00A9665A" w:rsidRPr="004219CA">
        <w:rPr>
          <w:rFonts w:ascii="Times New Roman" w:hAnsi="Times New Roman" w:cs="Times New Roman"/>
        </w:rPr>
        <w:t xml:space="preserve">unique </w:t>
      </w:r>
      <w:r w:rsidR="00A9665A" w:rsidRPr="004219CA">
        <w:rPr>
          <w:rFonts w:ascii="Times New Roman" w:hAnsi="Times New Roman" w:cs="Times New Roman"/>
        </w:rPr>
        <w:lastRenderedPageBreak/>
        <w:t xml:space="preserve">effects on plant microbiota, supporting the hypothesis </w:t>
      </w:r>
      <w:r w:rsidR="003F205F" w:rsidRPr="004219CA">
        <w:rPr>
          <w:rFonts w:ascii="Times New Roman" w:hAnsi="Times New Roman" w:cs="Times New Roman"/>
        </w:rPr>
        <w:t>that</w:t>
      </w:r>
      <w:r w:rsidR="00A9665A" w:rsidRPr="004219CA">
        <w:rPr>
          <w:rFonts w:ascii="Times New Roman" w:hAnsi="Times New Roman" w:cs="Times New Roman"/>
        </w:rPr>
        <w:t xml:space="preserve"> CSSP genes </w:t>
      </w:r>
      <w:r w:rsidR="003F205F" w:rsidRPr="004219CA">
        <w:rPr>
          <w:rFonts w:ascii="Times New Roman" w:hAnsi="Times New Roman" w:cs="Times New Roman"/>
        </w:rPr>
        <w:t xml:space="preserve">have broader roles </w:t>
      </w:r>
      <w:r w:rsidR="00A9665A" w:rsidRPr="004219CA">
        <w:rPr>
          <w:rFonts w:ascii="Times New Roman" w:hAnsi="Times New Roman" w:cs="Times New Roman"/>
        </w:rPr>
        <w:t>in plant-microbe interactions.</w:t>
      </w:r>
    </w:p>
    <w:p w14:paraId="4AB25864" w14:textId="77777777" w:rsidR="00050D3E" w:rsidRPr="004219CA" w:rsidRDefault="00050D3E" w:rsidP="003D59D8">
      <w:pPr>
        <w:spacing w:line="276" w:lineRule="auto"/>
        <w:jc w:val="both"/>
        <w:rPr>
          <w:rFonts w:ascii="Times New Roman" w:hAnsi="Times New Roman" w:cs="Times New Roman"/>
        </w:rPr>
        <w:pPrChange w:id="122" w:author="Simona Radutoiu" w:date="2025-02-19T14:17:00Z" w16du:dateUtc="2025-02-19T13:17:00Z">
          <w:pPr>
            <w:jc w:val="both"/>
          </w:pPr>
        </w:pPrChange>
      </w:pPr>
    </w:p>
    <w:p w14:paraId="36F5DB0E" w14:textId="77777777" w:rsidR="00A508A5" w:rsidRPr="004219CA" w:rsidRDefault="00A508A5" w:rsidP="003D59D8">
      <w:pPr>
        <w:spacing w:line="276" w:lineRule="auto"/>
        <w:jc w:val="both"/>
        <w:rPr>
          <w:rFonts w:ascii="Times New Roman" w:hAnsi="Times New Roman" w:cs="Times New Roman"/>
          <w:b/>
          <w:bCs/>
        </w:rPr>
        <w:pPrChange w:id="123" w:author="Simona Radutoiu" w:date="2025-02-19T14:17:00Z" w16du:dateUtc="2025-02-19T13:17:00Z">
          <w:pPr>
            <w:jc w:val="both"/>
          </w:pPr>
        </w:pPrChange>
      </w:pPr>
      <w:commentRangeStart w:id="124"/>
      <w:r w:rsidRPr="004219CA">
        <w:rPr>
          <w:rFonts w:ascii="Times New Roman" w:hAnsi="Times New Roman" w:cs="Times New Roman"/>
          <w:b/>
          <w:bCs/>
        </w:rPr>
        <w:t xml:space="preserve">Symbiosis signalling </w:t>
      </w:r>
      <w:commentRangeEnd w:id="124"/>
      <w:r w:rsidR="006F0C83">
        <w:rPr>
          <w:rStyle w:val="CommentReference"/>
        </w:rPr>
        <w:commentReference w:id="124"/>
      </w:r>
      <w:r w:rsidRPr="004219CA">
        <w:rPr>
          <w:rFonts w:ascii="Times New Roman" w:hAnsi="Times New Roman" w:cs="Times New Roman"/>
          <w:b/>
          <w:bCs/>
        </w:rPr>
        <w:t>pathways can be linked to differential root exudation in both hosts</w:t>
      </w:r>
    </w:p>
    <w:p w14:paraId="53433587" w14:textId="4268D562" w:rsidR="001033EF" w:rsidRDefault="00D6110C" w:rsidP="003D59D8">
      <w:pPr>
        <w:spacing w:line="276" w:lineRule="auto"/>
        <w:jc w:val="both"/>
        <w:rPr>
          <w:ins w:id="125" w:author="Simona Radutoiu" w:date="2025-02-27T12:55:00Z" w16du:dateUtc="2025-02-27T11:55:00Z"/>
          <w:rFonts w:ascii="Times New Roman" w:hAnsi="Times New Roman" w:cs="Times New Roman"/>
        </w:rPr>
      </w:pPr>
      <w:moveFromRangeStart w:id="126" w:author="Simona Radutoiu" w:date="2025-02-27T12:54:00Z" w:name="move191553293"/>
      <w:moveFrom w:id="127" w:author="Simona Radutoiu" w:date="2025-02-27T12:54:00Z" w16du:dateUtc="2025-02-27T11:54:00Z">
        <w:r w:rsidRPr="004219CA" w:rsidDel="00801443">
          <w:rPr>
            <w:rFonts w:ascii="Times New Roman" w:hAnsi="Times New Roman" w:cs="Times New Roman"/>
          </w:rPr>
          <w:t xml:space="preserve">Finally, we </w:t>
        </w:r>
        <w:r w:rsidR="00DB4424" w:rsidRPr="004219CA" w:rsidDel="00801443">
          <w:rPr>
            <w:rFonts w:ascii="Times New Roman" w:hAnsi="Times New Roman" w:cs="Times New Roman"/>
          </w:rPr>
          <w:t>aimed</w:t>
        </w:r>
        <w:r w:rsidRPr="004219CA" w:rsidDel="00801443">
          <w:rPr>
            <w:rFonts w:ascii="Times New Roman" w:hAnsi="Times New Roman" w:cs="Times New Roman"/>
          </w:rPr>
          <w:t xml:space="preserve"> to assess whether the </w:t>
        </w:r>
        <w:r w:rsidR="00DB4424" w:rsidRPr="004219CA" w:rsidDel="00801443">
          <w:rPr>
            <w:rFonts w:ascii="Times New Roman" w:hAnsi="Times New Roman" w:cs="Times New Roman"/>
          </w:rPr>
          <w:t xml:space="preserve">effect of </w:t>
        </w:r>
        <w:r w:rsidRPr="004219CA" w:rsidDel="00801443">
          <w:rPr>
            <w:rFonts w:ascii="Times New Roman" w:hAnsi="Times New Roman" w:cs="Times New Roman"/>
          </w:rPr>
          <w:t xml:space="preserve">symbiosis signalling on root-associated bacterial communities in </w:t>
        </w:r>
        <w:r w:rsidRPr="004219CA" w:rsidDel="00801443">
          <w:rPr>
            <w:rFonts w:ascii="Times New Roman" w:hAnsi="Times New Roman" w:cs="Times New Roman"/>
            <w:i/>
            <w:iCs/>
          </w:rPr>
          <w:t>Lotus</w:t>
        </w:r>
        <w:r w:rsidRPr="004219CA" w:rsidDel="00801443">
          <w:rPr>
            <w:rFonts w:ascii="Times New Roman" w:hAnsi="Times New Roman" w:cs="Times New Roman"/>
          </w:rPr>
          <w:t xml:space="preserve"> and </w:t>
        </w:r>
        <w:r w:rsidRPr="004219CA" w:rsidDel="00801443">
          <w:rPr>
            <w:rFonts w:ascii="Times New Roman" w:hAnsi="Times New Roman" w:cs="Times New Roman"/>
            <w:i/>
            <w:iCs/>
          </w:rPr>
          <w:t xml:space="preserve">Hordeum </w:t>
        </w:r>
        <w:r w:rsidRPr="004219CA" w:rsidDel="00801443">
          <w:rPr>
            <w:rFonts w:ascii="Times New Roman" w:hAnsi="Times New Roman" w:cs="Times New Roman"/>
          </w:rPr>
          <w:t xml:space="preserve">is </w:t>
        </w:r>
        <w:r w:rsidR="00DB4424" w:rsidRPr="004219CA" w:rsidDel="00801443">
          <w:rPr>
            <w:rFonts w:ascii="Times New Roman" w:hAnsi="Times New Roman" w:cs="Times New Roman"/>
          </w:rPr>
          <w:t>linked</w:t>
        </w:r>
        <w:r w:rsidRPr="004219CA" w:rsidDel="00801443">
          <w:rPr>
            <w:rFonts w:ascii="Times New Roman" w:hAnsi="Times New Roman" w:cs="Times New Roman"/>
          </w:rPr>
          <w:t xml:space="preserve"> to alterations </w:t>
        </w:r>
        <w:r w:rsidR="00DB4424" w:rsidRPr="004219CA" w:rsidDel="00801443">
          <w:rPr>
            <w:rFonts w:ascii="Times New Roman" w:hAnsi="Times New Roman" w:cs="Times New Roman"/>
          </w:rPr>
          <w:t>in</w:t>
        </w:r>
        <w:r w:rsidRPr="004219CA" w:rsidDel="00801443">
          <w:rPr>
            <w:rFonts w:ascii="Times New Roman" w:hAnsi="Times New Roman" w:cs="Times New Roman"/>
          </w:rPr>
          <w:t xml:space="preserve"> root exudates caused by CSSP mutations. </w:t>
        </w:r>
      </w:moveFrom>
      <w:moveFromRangeEnd w:id="126"/>
      <w:r w:rsidRPr="004219CA">
        <w:rPr>
          <w:rFonts w:ascii="Times New Roman" w:hAnsi="Times New Roman" w:cs="Times New Roman"/>
        </w:rPr>
        <w:t xml:space="preserve">Root exudates are key drivers of interactions at the root-soil </w:t>
      </w:r>
      <w:proofErr w:type="gramStart"/>
      <w:r w:rsidRPr="004219CA">
        <w:rPr>
          <w:rFonts w:ascii="Times New Roman" w:hAnsi="Times New Roman" w:cs="Times New Roman"/>
        </w:rPr>
        <w:t xml:space="preserve">interface </w:t>
      </w:r>
      <w:r w:rsidR="00DB4424" w:rsidRPr="004219CA">
        <w:rPr>
          <w:rFonts w:ascii="Times New Roman" w:hAnsi="Times New Roman" w:cs="Times New Roman"/>
        </w:rPr>
        <w:t>,</w:t>
      </w:r>
      <w:proofErr w:type="gramEnd"/>
      <w:r w:rsidR="00DB4424" w:rsidRPr="004219CA">
        <w:rPr>
          <w:rFonts w:ascii="Times New Roman" w:hAnsi="Times New Roman" w:cs="Times New Roman"/>
        </w:rPr>
        <w:t xml:space="preserve"> forming a </w:t>
      </w:r>
      <w:r w:rsidRPr="004219CA">
        <w:rPr>
          <w:rFonts w:ascii="Times New Roman" w:hAnsi="Times New Roman" w:cs="Times New Roman"/>
        </w:rPr>
        <w:t xml:space="preserve">diverse nutrient pool that </w:t>
      </w:r>
      <w:r w:rsidR="00DB4424" w:rsidRPr="004219CA">
        <w:rPr>
          <w:rFonts w:ascii="Times New Roman" w:hAnsi="Times New Roman" w:cs="Times New Roman"/>
        </w:rPr>
        <w:t>fosters</w:t>
      </w:r>
      <w:r w:rsidRPr="004219CA">
        <w:rPr>
          <w:rFonts w:ascii="Times New Roman" w:hAnsi="Times New Roman" w:cs="Times New Roman"/>
        </w:rPr>
        <w:t xml:space="preserve"> competition and cooperation </w:t>
      </w:r>
      <w:r w:rsidR="00DB4424" w:rsidRPr="004219CA">
        <w:rPr>
          <w:rFonts w:ascii="Times New Roman" w:hAnsi="Times New Roman" w:cs="Times New Roman"/>
        </w:rPr>
        <w:t>among</w:t>
      </w:r>
      <w:r w:rsidRPr="004219CA">
        <w:rPr>
          <w:rFonts w:ascii="Times New Roman" w:hAnsi="Times New Roman" w:cs="Times New Roman"/>
        </w:rPr>
        <w:t xml:space="preserve"> microorganisms, as well as </w:t>
      </w:r>
      <w:r w:rsidR="00DB4424" w:rsidRPr="004219CA">
        <w:rPr>
          <w:rFonts w:ascii="Times New Roman" w:hAnsi="Times New Roman" w:cs="Times New Roman"/>
        </w:rPr>
        <w:t xml:space="preserve">the </w:t>
      </w:r>
      <w:r w:rsidRPr="004219CA">
        <w:rPr>
          <w:rFonts w:ascii="Times New Roman" w:hAnsi="Times New Roman" w:cs="Times New Roman"/>
        </w:rPr>
        <w:t xml:space="preserve">exploitation of unique nutritional niches by individual </w:t>
      </w:r>
      <w:r w:rsidR="00DB4424" w:rsidRPr="004219CA">
        <w:rPr>
          <w:rFonts w:ascii="Times New Roman" w:hAnsi="Times New Roman" w:cs="Times New Roman"/>
        </w:rPr>
        <w:t>species</w:t>
      </w:r>
      <w:r w:rsidRPr="004219CA">
        <w:rPr>
          <w:rFonts w:ascii="Times New Roman" w:hAnsi="Times New Roman" w:cs="Times New Roman"/>
        </w:rPr>
        <w:t xml:space="preserve">. </w:t>
      </w:r>
      <w:r w:rsidR="00DB4424" w:rsidRPr="004219CA">
        <w:rPr>
          <w:rFonts w:ascii="Times New Roman" w:hAnsi="Times New Roman" w:cs="Times New Roman"/>
        </w:rPr>
        <w:t xml:space="preserve">In addition to serving as nutrient source, </w:t>
      </w:r>
      <w:r w:rsidRPr="004219CA">
        <w:rPr>
          <w:rFonts w:ascii="Times New Roman" w:hAnsi="Times New Roman" w:cs="Times New Roman"/>
        </w:rPr>
        <w:t>root exudates contain defense-related metabolites with antimicrobial properties</w:t>
      </w:r>
      <w:r w:rsidR="00DB4424" w:rsidRPr="004219CA">
        <w:rPr>
          <w:rFonts w:ascii="Times New Roman" w:hAnsi="Times New Roman" w:cs="Times New Roman"/>
        </w:rPr>
        <w:t xml:space="preserve"> and</w:t>
      </w:r>
      <w:r w:rsidRPr="004219CA">
        <w:rPr>
          <w:rFonts w:ascii="Times New Roman" w:hAnsi="Times New Roman" w:cs="Times New Roman"/>
        </w:rPr>
        <w:t xml:space="preserve"> signalling molecules that attract beneficial microbes</w:t>
      </w:r>
      <w:r w:rsidR="00DB4424" w:rsidRPr="004219CA">
        <w:rPr>
          <w:rFonts w:ascii="Times New Roman" w:hAnsi="Times New Roman" w:cs="Times New Roman"/>
        </w:rPr>
        <w:t xml:space="preserve">. </w:t>
      </w:r>
      <w:del w:id="128" w:author="Simona Radutoiu" w:date="2025-02-27T12:56:00Z" w16du:dateUtc="2025-02-27T11:56:00Z">
        <w:r w:rsidR="00DB4424" w:rsidRPr="004219CA" w:rsidDel="006402D8">
          <w:rPr>
            <w:rFonts w:ascii="Times New Roman" w:hAnsi="Times New Roman" w:cs="Times New Roman"/>
          </w:rPr>
          <w:delText>These include</w:delText>
        </w:r>
        <w:r w:rsidRPr="004219CA" w:rsidDel="006402D8">
          <w:rPr>
            <w:rFonts w:ascii="Times New Roman" w:hAnsi="Times New Roman" w:cs="Times New Roman"/>
          </w:rPr>
          <w:delText xml:space="preserve"> Nod- and Myc-factors</w:delText>
        </w:r>
        <w:r w:rsidR="00DB4424" w:rsidRPr="004219CA" w:rsidDel="006402D8">
          <w:rPr>
            <w:rFonts w:ascii="Times New Roman" w:hAnsi="Times New Roman" w:cs="Times New Roman"/>
          </w:rPr>
          <w:delText>, which</w:delText>
        </w:r>
        <w:r w:rsidRPr="004219CA" w:rsidDel="006402D8">
          <w:rPr>
            <w:rFonts w:ascii="Times New Roman" w:hAnsi="Times New Roman" w:cs="Times New Roman"/>
          </w:rPr>
          <w:delText xml:space="preserve"> </w:delText>
        </w:r>
        <w:r w:rsidR="00F02597" w:rsidRPr="004219CA" w:rsidDel="006402D8">
          <w:rPr>
            <w:rFonts w:ascii="Times New Roman" w:hAnsi="Times New Roman" w:cs="Times New Roman"/>
          </w:rPr>
          <w:delText>initiate</w:delText>
        </w:r>
        <w:r w:rsidRPr="004219CA" w:rsidDel="006402D8">
          <w:rPr>
            <w:rFonts w:ascii="Times New Roman" w:hAnsi="Times New Roman" w:cs="Times New Roman"/>
          </w:rPr>
          <w:delText xml:space="preserve"> NFS and AMS</w:delText>
        </w:r>
        <w:r w:rsidR="00DB4424" w:rsidRPr="004219CA" w:rsidDel="006402D8">
          <w:rPr>
            <w:rFonts w:ascii="Times New Roman" w:hAnsi="Times New Roman" w:cs="Times New Roman"/>
          </w:rPr>
          <w:delText>, respectively</w:delText>
        </w:r>
        <w:r w:rsidRPr="004219CA" w:rsidDel="006402D8">
          <w:rPr>
            <w:rFonts w:ascii="Times New Roman" w:hAnsi="Times New Roman" w:cs="Times New Roman"/>
          </w:rPr>
          <w:delText xml:space="preserve">. </w:delText>
        </w:r>
      </w:del>
      <w:r w:rsidR="00DB4424" w:rsidRPr="004219CA">
        <w:rPr>
          <w:rFonts w:ascii="Times New Roman" w:hAnsi="Times New Roman" w:cs="Times New Roman"/>
        </w:rPr>
        <w:t xml:space="preserve">To investigate this, </w:t>
      </w:r>
      <w:moveToRangeStart w:id="129" w:author="Simona Radutoiu" w:date="2025-02-27T12:54:00Z" w:name="move191553293"/>
      <w:moveTo w:id="130" w:author="Simona Radutoiu" w:date="2025-02-27T12:54:00Z" w16du:dateUtc="2025-02-27T11:54:00Z">
        <w:del w:id="131" w:author="Simona Radutoiu" w:date="2025-02-27T12:54:00Z" w16du:dateUtc="2025-02-27T11:54:00Z">
          <w:r w:rsidR="00801443" w:rsidRPr="004219CA" w:rsidDel="00801443">
            <w:rPr>
              <w:rFonts w:ascii="Times New Roman" w:hAnsi="Times New Roman" w:cs="Times New Roman"/>
            </w:rPr>
            <w:delText xml:space="preserve">Finally, </w:delText>
          </w:r>
        </w:del>
        <w:r w:rsidR="00801443" w:rsidRPr="004219CA">
          <w:rPr>
            <w:rFonts w:ascii="Times New Roman" w:hAnsi="Times New Roman" w:cs="Times New Roman"/>
          </w:rPr>
          <w:t xml:space="preserve">we aimed to assess whether the effect of symbiosis signalling on root-associated bacterial communities in </w:t>
        </w:r>
        <w:r w:rsidR="00801443" w:rsidRPr="004219CA">
          <w:rPr>
            <w:rFonts w:ascii="Times New Roman" w:hAnsi="Times New Roman" w:cs="Times New Roman"/>
            <w:i/>
            <w:iCs/>
          </w:rPr>
          <w:t>Lotus</w:t>
        </w:r>
        <w:r w:rsidR="00801443" w:rsidRPr="004219CA">
          <w:rPr>
            <w:rFonts w:ascii="Times New Roman" w:hAnsi="Times New Roman" w:cs="Times New Roman"/>
          </w:rPr>
          <w:t xml:space="preserve"> and </w:t>
        </w:r>
        <w:r w:rsidR="00801443" w:rsidRPr="004219CA">
          <w:rPr>
            <w:rFonts w:ascii="Times New Roman" w:hAnsi="Times New Roman" w:cs="Times New Roman"/>
            <w:i/>
            <w:iCs/>
          </w:rPr>
          <w:t xml:space="preserve">Hordeum </w:t>
        </w:r>
        <w:r w:rsidR="00801443" w:rsidRPr="004219CA">
          <w:rPr>
            <w:rFonts w:ascii="Times New Roman" w:hAnsi="Times New Roman" w:cs="Times New Roman"/>
          </w:rPr>
          <w:t xml:space="preserve">is linked to alterations in root exudates caused by CSSP mutations. </w:t>
        </w:r>
      </w:moveTo>
      <w:moveToRangeEnd w:id="129"/>
      <w:ins w:id="132" w:author="Simona Radutoiu" w:date="2025-02-27T12:55:00Z" w16du:dateUtc="2025-02-27T11:55:00Z">
        <w:r w:rsidR="001033EF">
          <w:rPr>
            <w:rFonts w:ascii="Times New Roman" w:hAnsi="Times New Roman" w:cs="Times New Roman"/>
          </w:rPr>
          <w:t>W</w:t>
        </w:r>
      </w:ins>
      <w:del w:id="133" w:author="Simona Radutoiu" w:date="2025-02-27T12:55:00Z" w16du:dateUtc="2025-02-27T11:55:00Z">
        <w:r w:rsidR="00DB4424" w:rsidRPr="004219CA" w:rsidDel="001033EF">
          <w:rPr>
            <w:rFonts w:ascii="Times New Roman" w:hAnsi="Times New Roman" w:cs="Times New Roman"/>
          </w:rPr>
          <w:delText>w</w:delText>
        </w:r>
      </w:del>
      <w:r w:rsidR="00DB4424" w:rsidRPr="004219CA">
        <w:rPr>
          <w:rFonts w:ascii="Times New Roman" w:hAnsi="Times New Roman" w:cs="Times New Roman"/>
        </w:rPr>
        <w:t>e</w:t>
      </w:r>
      <w:r w:rsidRPr="004219CA">
        <w:rPr>
          <w:rFonts w:ascii="Times New Roman" w:hAnsi="Times New Roman" w:cs="Times New Roman"/>
        </w:rPr>
        <w:t xml:space="preserve"> </w:t>
      </w:r>
      <w:ins w:id="134" w:author="Simona Radutoiu" w:date="2025-02-27T12:55:00Z" w16du:dateUtc="2025-02-27T11:55:00Z">
        <w:r w:rsidR="001033EF">
          <w:rPr>
            <w:rFonts w:ascii="Times New Roman" w:hAnsi="Times New Roman" w:cs="Times New Roman"/>
          </w:rPr>
          <w:t xml:space="preserve">performed an </w:t>
        </w:r>
        <w:r w:rsidR="001033EF" w:rsidRPr="004219CA">
          <w:rPr>
            <w:rFonts w:ascii="Times New Roman" w:hAnsi="Times New Roman" w:cs="Times New Roman"/>
          </w:rPr>
          <w:t>untargeted metabolomics analysis</w:t>
        </w:r>
        <w:r w:rsidR="001033EF">
          <w:rPr>
            <w:rFonts w:ascii="Times New Roman" w:hAnsi="Times New Roman" w:cs="Times New Roman"/>
          </w:rPr>
          <w:t xml:space="preserve"> of </w:t>
        </w:r>
        <w:r w:rsidR="001033EF" w:rsidRPr="004219CA">
          <w:rPr>
            <w:rFonts w:ascii="Times New Roman" w:hAnsi="Times New Roman" w:cs="Times New Roman"/>
          </w:rPr>
          <w:t>root exudates</w:t>
        </w:r>
        <w:r w:rsidR="001033EF" w:rsidRPr="001033EF">
          <w:rPr>
            <w:rFonts w:ascii="Times New Roman" w:hAnsi="Times New Roman" w:cs="Times New Roman"/>
          </w:rPr>
          <w:t xml:space="preserve"> </w:t>
        </w:r>
        <w:r w:rsidR="001033EF" w:rsidRPr="004219CA">
          <w:rPr>
            <w:rFonts w:ascii="Times New Roman" w:hAnsi="Times New Roman" w:cs="Times New Roman"/>
          </w:rPr>
          <w:t>collected</w:t>
        </w:r>
        <w:r w:rsidR="004F7F0A">
          <w:rPr>
            <w:rFonts w:ascii="Times New Roman" w:hAnsi="Times New Roman" w:cs="Times New Roman"/>
          </w:rPr>
          <w:t xml:space="preserve"> from the genotypes assessed h</w:t>
        </w:r>
      </w:ins>
      <w:ins w:id="135" w:author="Simona Radutoiu" w:date="2025-02-27T12:56:00Z" w16du:dateUtc="2025-02-27T11:56:00Z">
        <w:r w:rsidR="004F7F0A">
          <w:rPr>
            <w:rFonts w:ascii="Times New Roman" w:hAnsi="Times New Roman" w:cs="Times New Roman"/>
          </w:rPr>
          <w:t xml:space="preserve">ere </w:t>
        </w:r>
        <w:proofErr w:type="gramStart"/>
        <w:r w:rsidR="004F7F0A">
          <w:rPr>
            <w:rFonts w:ascii="Times New Roman" w:hAnsi="Times New Roman" w:cs="Times New Roman"/>
          </w:rPr>
          <w:t>where</w:t>
        </w:r>
        <w:proofErr w:type="gramEnd"/>
        <w:r w:rsidR="004F7F0A">
          <w:rPr>
            <w:rFonts w:ascii="Times New Roman" w:hAnsi="Times New Roman" w:cs="Times New Roman"/>
          </w:rPr>
          <w:t xml:space="preserve"> grown in sterile, </w:t>
        </w:r>
        <w:r w:rsidR="004F7F0A" w:rsidRPr="004219CA">
          <w:rPr>
            <w:rFonts w:ascii="Times New Roman" w:hAnsi="Times New Roman" w:cs="Times New Roman"/>
          </w:rPr>
          <w:t>low-nutrient conditions</w:t>
        </w:r>
        <w:r w:rsidR="004F7F0A">
          <w:rPr>
            <w:rFonts w:ascii="Times New Roman" w:hAnsi="Times New Roman" w:cs="Times New Roman"/>
          </w:rPr>
          <w:t>.</w:t>
        </w:r>
      </w:ins>
    </w:p>
    <w:p w14:paraId="10E1830D" w14:textId="410A3F03" w:rsidR="00D6110C" w:rsidRPr="004219CA" w:rsidDel="004F7F0A" w:rsidRDefault="00D6110C" w:rsidP="003D59D8">
      <w:pPr>
        <w:spacing w:line="276" w:lineRule="auto"/>
        <w:jc w:val="both"/>
        <w:rPr>
          <w:del w:id="136" w:author="Simona Radutoiu" w:date="2025-02-27T12:56:00Z" w16du:dateUtc="2025-02-27T11:56:00Z"/>
          <w:rFonts w:ascii="Times New Roman" w:hAnsi="Times New Roman" w:cs="Times New Roman"/>
        </w:rPr>
        <w:pPrChange w:id="137" w:author="Simona Radutoiu" w:date="2025-02-19T14:17:00Z" w16du:dateUtc="2025-02-19T13:17:00Z">
          <w:pPr>
            <w:jc w:val="both"/>
          </w:pPr>
        </w:pPrChange>
      </w:pPr>
      <w:commentRangeStart w:id="138"/>
      <w:del w:id="139" w:author="Simona Radutoiu" w:date="2025-02-27T12:56:00Z" w16du:dateUtc="2025-02-27T11:56:00Z">
        <w:r w:rsidRPr="004219CA" w:rsidDel="004F7F0A">
          <w:rPr>
            <w:rFonts w:ascii="Times New Roman" w:hAnsi="Times New Roman" w:cs="Times New Roman"/>
          </w:rPr>
          <w:delText xml:space="preserve">cultivated sterile </w:delText>
        </w:r>
        <w:r w:rsidRPr="004219CA" w:rsidDel="004F7F0A">
          <w:rPr>
            <w:rFonts w:ascii="Times New Roman" w:hAnsi="Times New Roman" w:cs="Times New Roman"/>
            <w:i/>
            <w:iCs/>
          </w:rPr>
          <w:delText>Lotus</w:delText>
        </w:r>
        <w:r w:rsidRPr="004219CA" w:rsidDel="004F7F0A">
          <w:rPr>
            <w:rFonts w:ascii="Times New Roman" w:hAnsi="Times New Roman" w:cs="Times New Roman"/>
          </w:rPr>
          <w:delText xml:space="preserve"> and </w:delText>
        </w:r>
        <w:r w:rsidRPr="004219CA" w:rsidDel="004F7F0A">
          <w:rPr>
            <w:rFonts w:ascii="Times New Roman" w:hAnsi="Times New Roman" w:cs="Times New Roman"/>
            <w:i/>
            <w:iCs/>
          </w:rPr>
          <w:delText>Hordeum</w:delText>
        </w:r>
        <w:r w:rsidRPr="004219CA" w:rsidDel="004F7F0A">
          <w:rPr>
            <w:rFonts w:ascii="Times New Roman" w:hAnsi="Times New Roman" w:cs="Times New Roman"/>
          </w:rPr>
          <w:delText xml:space="preserve"> wild-type and CSSP mutant</w:delText>
        </w:r>
        <w:r w:rsidR="00DB4424" w:rsidRPr="004219CA" w:rsidDel="004F7F0A">
          <w:rPr>
            <w:rFonts w:ascii="Times New Roman" w:hAnsi="Times New Roman" w:cs="Times New Roman"/>
          </w:rPr>
          <w:delText>s</w:delText>
        </w:r>
        <w:r w:rsidRPr="004219CA" w:rsidDel="004F7F0A">
          <w:rPr>
            <w:rFonts w:ascii="Times New Roman" w:hAnsi="Times New Roman" w:cs="Times New Roman"/>
          </w:rPr>
          <w:delText xml:space="preserve"> under low</w:delText>
        </w:r>
        <w:r w:rsidR="00DB4424" w:rsidRPr="004219CA" w:rsidDel="004F7F0A">
          <w:rPr>
            <w:rFonts w:ascii="Times New Roman" w:hAnsi="Times New Roman" w:cs="Times New Roman"/>
          </w:rPr>
          <w:delText>-</w:delText>
        </w:r>
        <w:r w:rsidRPr="004219CA" w:rsidDel="004F7F0A">
          <w:rPr>
            <w:rFonts w:ascii="Times New Roman" w:hAnsi="Times New Roman" w:cs="Times New Roman"/>
          </w:rPr>
          <w:delText xml:space="preserve">nutrient conditions and </w:delText>
        </w:r>
      </w:del>
      <w:del w:id="140" w:author="Simona Radutoiu" w:date="2025-02-27T12:55:00Z" w16du:dateUtc="2025-02-27T11:55:00Z">
        <w:r w:rsidRPr="004219CA" w:rsidDel="001033EF">
          <w:rPr>
            <w:rFonts w:ascii="Times New Roman" w:hAnsi="Times New Roman" w:cs="Times New Roman"/>
          </w:rPr>
          <w:delText xml:space="preserve">collected root exudates </w:delText>
        </w:r>
      </w:del>
      <w:del w:id="141" w:author="Simona Radutoiu" w:date="2025-02-27T12:56:00Z" w16du:dateUtc="2025-02-27T11:56:00Z">
        <w:r w:rsidR="00CC479A" w:rsidRPr="004219CA" w:rsidDel="004F7F0A">
          <w:rPr>
            <w:rFonts w:ascii="Times New Roman" w:hAnsi="Times New Roman" w:cs="Times New Roman"/>
          </w:rPr>
          <w:delText>for</w:delText>
        </w:r>
      </w:del>
      <w:del w:id="142" w:author="Simona Radutoiu" w:date="2025-02-27T12:55:00Z" w16du:dateUtc="2025-02-27T11:55:00Z">
        <w:r w:rsidR="00CC479A" w:rsidRPr="004219CA" w:rsidDel="001033EF">
          <w:rPr>
            <w:rFonts w:ascii="Times New Roman" w:hAnsi="Times New Roman" w:cs="Times New Roman"/>
          </w:rPr>
          <w:delText xml:space="preserve"> untargeted metabolomics a</w:delText>
        </w:r>
        <w:r w:rsidR="00DB4424" w:rsidRPr="004219CA" w:rsidDel="001033EF">
          <w:rPr>
            <w:rFonts w:ascii="Times New Roman" w:hAnsi="Times New Roman" w:cs="Times New Roman"/>
          </w:rPr>
          <w:delText>nal</w:delText>
        </w:r>
        <w:r w:rsidR="00CC479A" w:rsidRPr="004219CA" w:rsidDel="001033EF">
          <w:rPr>
            <w:rFonts w:ascii="Times New Roman" w:hAnsi="Times New Roman" w:cs="Times New Roman"/>
          </w:rPr>
          <w:delText>ysis</w:delText>
        </w:r>
      </w:del>
      <w:del w:id="143" w:author="Simona Radutoiu" w:date="2025-02-27T12:56:00Z" w16du:dateUtc="2025-02-27T11:56:00Z">
        <w:r w:rsidR="00CC479A" w:rsidRPr="004219CA" w:rsidDel="004F7F0A">
          <w:rPr>
            <w:rFonts w:ascii="Times New Roman" w:hAnsi="Times New Roman" w:cs="Times New Roman"/>
          </w:rPr>
          <w:delText xml:space="preserve">, </w:delText>
        </w:r>
        <w:r w:rsidR="00DB4424" w:rsidRPr="004219CA" w:rsidDel="004F7F0A">
          <w:rPr>
            <w:rFonts w:ascii="Times New Roman" w:hAnsi="Times New Roman" w:cs="Times New Roman"/>
          </w:rPr>
          <w:delText>aiming to indentify</w:delText>
        </w:r>
        <w:r w:rsidRPr="004219CA" w:rsidDel="004F7F0A">
          <w:rPr>
            <w:rFonts w:ascii="Times New Roman" w:hAnsi="Times New Roman" w:cs="Times New Roman"/>
          </w:rPr>
          <w:delText xml:space="preserve"> differences in metabol</w:delText>
        </w:r>
        <w:r w:rsidR="00DB4424" w:rsidRPr="004219CA" w:rsidDel="004F7F0A">
          <w:rPr>
            <w:rFonts w:ascii="Times New Roman" w:hAnsi="Times New Roman" w:cs="Times New Roman"/>
          </w:rPr>
          <w:delText>ite</w:delText>
        </w:r>
        <w:r w:rsidRPr="004219CA" w:rsidDel="004F7F0A">
          <w:rPr>
            <w:rFonts w:ascii="Times New Roman" w:hAnsi="Times New Roman" w:cs="Times New Roman"/>
          </w:rPr>
          <w:delText xml:space="preserve"> profiles related to </w:delText>
        </w:r>
        <w:r w:rsidR="00DB4424" w:rsidRPr="004219CA" w:rsidDel="004F7F0A">
          <w:rPr>
            <w:rFonts w:ascii="Times New Roman" w:hAnsi="Times New Roman" w:cs="Times New Roman"/>
          </w:rPr>
          <w:delText xml:space="preserve">the </w:delText>
        </w:r>
        <w:r w:rsidRPr="004219CA" w:rsidDel="004F7F0A">
          <w:rPr>
            <w:rFonts w:ascii="Times New Roman" w:hAnsi="Times New Roman" w:cs="Times New Roman"/>
          </w:rPr>
          <w:delText>impairment of individual CSSP genes</w:delText>
        </w:r>
        <w:r w:rsidR="00F02597" w:rsidRPr="004219CA" w:rsidDel="004F7F0A">
          <w:rPr>
            <w:rFonts w:ascii="Times New Roman" w:hAnsi="Times New Roman" w:cs="Times New Roman"/>
          </w:rPr>
          <w:delText xml:space="preserve"> (see Methods for details)</w:delText>
        </w:r>
        <w:r w:rsidRPr="004219CA" w:rsidDel="004F7F0A">
          <w:rPr>
            <w:rFonts w:ascii="Times New Roman" w:hAnsi="Times New Roman" w:cs="Times New Roman"/>
          </w:rPr>
          <w:delText>.</w:delText>
        </w:r>
      </w:del>
    </w:p>
    <w:p w14:paraId="366D50D5" w14:textId="49E5142D" w:rsidR="00CC479A" w:rsidRPr="004219CA" w:rsidRDefault="00F02597" w:rsidP="003D59D8">
      <w:pPr>
        <w:spacing w:line="276" w:lineRule="auto"/>
        <w:jc w:val="both"/>
        <w:rPr>
          <w:rFonts w:ascii="Times New Roman" w:hAnsi="Times New Roman" w:cs="Times New Roman"/>
        </w:rPr>
        <w:pPrChange w:id="144" w:author="Simona Radutoiu" w:date="2025-02-19T14:17:00Z" w16du:dateUtc="2025-02-19T13:17:00Z">
          <w:pPr>
            <w:jc w:val="both"/>
          </w:pPr>
        </w:pPrChange>
      </w:pPr>
      <w:r w:rsidRPr="004219CA">
        <w:rPr>
          <w:rFonts w:ascii="Times New Roman" w:hAnsi="Times New Roman" w:cs="Times New Roman"/>
        </w:rPr>
        <w:t xml:space="preserve">Using two tailored root exudate collection methods, </w:t>
      </w:r>
      <w:commentRangeEnd w:id="138"/>
      <w:r w:rsidR="006402D8">
        <w:rPr>
          <w:rStyle w:val="CommentReference"/>
        </w:rPr>
        <w:commentReference w:id="138"/>
      </w:r>
      <w:r w:rsidRPr="004219CA">
        <w:rPr>
          <w:rFonts w:ascii="Times New Roman" w:hAnsi="Times New Roman" w:cs="Times New Roman"/>
        </w:rPr>
        <w:t xml:space="preserve">we </w:t>
      </w:r>
      <w:r w:rsidR="00DB4424" w:rsidRPr="004219CA">
        <w:rPr>
          <w:rFonts w:ascii="Times New Roman" w:hAnsi="Times New Roman" w:cs="Times New Roman"/>
        </w:rPr>
        <w:t>detected</w:t>
      </w:r>
      <w:r w:rsidRPr="004219CA">
        <w:rPr>
          <w:rFonts w:ascii="Times New Roman" w:hAnsi="Times New Roman" w:cs="Times New Roman"/>
        </w:rPr>
        <w:t xml:space="preserve"> &lt;580 metabolite features in </w:t>
      </w:r>
      <w:r w:rsidRPr="004219CA">
        <w:rPr>
          <w:rFonts w:ascii="Times New Roman" w:hAnsi="Times New Roman" w:cs="Times New Roman"/>
          <w:i/>
          <w:iCs/>
        </w:rPr>
        <w:t>Lotus</w:t>
      </w:r>
      <w:r w:rsidRPr="004219CA">
        <w:rPr>
          <w:rFonts w:ascii="Times New Roman" w:hAnsi="Times New Roman" w:cs="Times New Roman"/>
        </w:rPr>
        <w:t xml:space="preserve"> </w:t>
      </w:r>
      <w:r w:rsidR="00D743FC" w:rsidRPr="004219CA">
        <w:rPr>
          <w:rFonts w:ascii="Times New Roman" w:hAnsi="Times New Roman" w:cs="Times New Roman"/>
        </w:rPr>
        <w:t xml:space="preserve">and &lt;1912 in </w:t>
      </w:r>
      <w:r w:rsidR="00D743FC" w:rsidRPr="004219CA">
        <w:rPr>
          <w:rFonts w:ascii="Times New Roman" w:hAnsi="Times New Roman" w:cs="Times New Roman"/>
          <w:i/>
          <w:iCs/>
        </w:rPr>
        <w:t>Hordeum</w:t>
      </w:r>
      <w:r w:rsidR="00D743FC" w:rsidRPr="004219CA">
        <w:rPr>
          <w:rFonts w:ascii="Times New Roman" w:hAnsi="Times New Roman" w:cs="Times New Roman"/>
        </w:rPr>
        <w:t xml:space="preserve"> across all genotypes. The </w:t>
      </w:r>
      <w:del w:id="145" w:author="Simona Radutoiu" w:date="2025-02-27T12:57:00Z" w16du:dateUtc="2025-02-27T11:57:00Z">
        <w:r w:rsidR="00D743FC" w:rsidRPr="004219CA" w:rsidDel="000E4E5E">
          <w:rPr>
            <w:rFonts w:ascii="Times New Roman" w:hAnsi="Times New Roman" w:cs="Times New Roman"/>
          </w:rPr>
          <w:delText xml:space="preserve">higher number of detected metabolites in </w:delText>
        </w:r>
        <w:r w:rsidR="00D743FC" w:rsidRPr="004219CA" w:rsidDel="000E4E5E">
          <w:rPr>
            <w:rFonts w:ascii="Times New Roman" w:hAnsi="Times New Roman" w:cs="Times New Roman"/>
            <w:i/>
            <w:iCs/>
          </w:rPr>
          <w:delText>Hordeum</w:delText>
        </w:r>
        <w:r w:rsidR="00D743FC" w:rsidRPr="004219CA" w:rsidDel="000E4E5E">
          <w:rPr>
            <w:rFonts w:ascii="Times New Roman" w:hAnsi="Times New Roman" w:cs="Times New Roman"/>
          </w:rPr>
          <w:delText xml:space="preserve"> likely </w:delText>
        </w:r>
        <w:r w:rsidR="00DB4424" w:rsidRPr="004219CA" w:rsidDel="000E4E5E">
          <w:rPr>
            <w:rFonts w:ascii="Times New Roman" w:hAnsi="Times New Roman" w:cs="Times New Roman"/>
          </w:rPr>
          <w:delText>resulted from</w:delText>
        </w:r>
        <w:r w:rsidR="00D743FC" w:rsidRPr="004219CA" w:rsidDel="000E4E5E">
          <w:rPr>
            <w:rFonts w:ascii="Times New Roman" w:hAnsi="Times New Roman" w:cs="Times New Roman"/>
          </w:rPr>
          <w:delText xml:space="preserve"> differen</w:delText>
        </w:r>
        <w:r w:rsidR="00DB4424" w:rsidRPr="004219CA" w:rsidDel="000E4E5E">
          <w:rPr>
            <w:rFonts w:ascii="Times New Roman" w:hAnsi="Times New Roman" w:cs="Times New Roman"/>
          </w:rPr>
          <w:delText>ces in the collection</w:delText>
        </w:r>
        <w:r w:rsidR="00D743FC" w:rsidRPr="004219CA" w:rsidDel="000E4E5E">
          <w:rPr>
            <w:rFonts w:ascii="Times New Roman" w:hAnsi="Times New Roman" w:cs="Times New Roman"/>
          </w:rPr>
          <w:delText xml:space="preserve"> method</w:delText>
        </w:r>
      </w:del>
      <w:ins w:id="146" w:author="Simona Radutoiu" w:date="2025-02-27T12:57:00Z" w16du:dateUtc="2025-02-27T11:57:00Z">
        <w:r w:rsidR="000E4E5E">
          <w:rPr>
            <w:rFonts w:ascii="Times New Roman" w:hAnsi="Times New Roman" w:cs="Times New Roman"/>
          </w:rPr>
          <w:t xml:space="preserve">differences in number of features is </w:t>
        </w:r>
      </w:ins>
      <w:ins w:id="147" w:author="Simona Radutoiu" w:date="2025-02-27T12:58:00Z" w16du:dateUtc="2025-02-27T11:58:00Z">
        <w:r w:rsidR="000E4E5E">
          <w:rPr>
            <w:rFonts w:ascii="Times New Roman" w:hAnsi="Times New Roman" w:cs="Times New Roman"/>
          </w:rPr>
          <w:t xml:space="preserve">likely due to plant </w:t>
        </w:r>
        <w:proofErr w:type="spellStart"/>
        <w:r w:rsidR="000E4E5E">
          <w:rPr>
            <w:rFonts w:ascii="Times New Roman" w:hAnsi="Times New Roman" w:cs="Times New Roman"/>
          </w:rPr>
          <w:t>speciesa</w:t>
        </w:r>
        <w:proofErr w:type="spellEnd"/>
        <w:r w:rsidR="000E4E5E">
          <w:rPr>
            <w:rFonts w:ascii="Times New Roman" w:hAnsi="Times New Roman" w:cs="Times New Roman"/>
          </w:rPr>
          <w:t xml:space="preserve"> and the method for exudate collection</w:t>
        </w:r>
      </w:ins>
      <w:r w:rsidR="00DB4424" w:rsidRPr="004219CA">
        <w:rPr>
          <w:rFonts w:ascii="Times New Roman" w:hAnsi="Times New Roman" w:cs="Times New Roman"/>
        </w:rPr>
        <w:t>.</w:t>
      </w:r>
      <w:r w:rsidR="00DB4424" w:rsidRPr="000E4E5E">
        <w:rPr>
          <w:rFonts w:ascii="Times New Roman" w:hAnsi="Times New Roman" w:cs="Times New Roman"/>
          <w:strike/>
          <w:rPrChange w:id="148" w:author="Simona Radutoiu" w:date="2025-02-27T12:58:00Z" w16du:dateUtc="2025-02-27T11:58:00Z">
            <w:rPr>
              <w:rFonts w:ascii="Times New Roman" w:hAnsi="Times New Roman" w:cs="Times New Roman"/>
            </w:rPr>
          </w:rPrChange>
        </w:rPr>
        <w:t xml:space="preserve"> Across genotypes in both plants, </w:t>
      </w:r>
      <w:r w:rsidRPr="000E4E5E">
        <w:rPr>
          <w:rFonts w:ascii="Times New Roman" w:hAnsi="Times New Roman" w:cs="Times New Roman"/>
          <w:strike/>
          <w:rPrChange w:id="149" w:author="Simona Radutoiu" w:date="2025-02-27T12:58:00Z" w16du:dateUtc="2025-02-27T11:58:00Z">
            <w:rPr>
              <w:rFonts w:ascii="Times New Roman" w:hAnsi="Times New Roman" w:cs="Times New Roman"/>
            </w:rPr>
          </w:rPrChange>
        </w:rPr>
        <w:t>similar number</w:t>
      </w:r>
      <w:r w:rsidR="000B3978" w:rsidRPr="000E4E5E">
        <w:rPr>
          <w:rFonts w:ascii="Times New Roman" w:hAnsi="Times New Roman" w:cs="Times New Roman"/>
          <w:strike/>
          <w:rPrChange w:id="150" w:author="Simona Radutoiu" w:date="2025-02-27T12:58:00Z" w16du:dateUtc="2025-02-27T11:58:00Z">
            <w:rPr>
              <w:rFonts w:ascii="Times New Roman" w:hAnsi="Times New Roman" w:cs="Times New Roman"/>
            </w:rPr>
          </w:rPrChange>
        </w:rPr>
        <w:t>s</w:t>
      </w:r>
      <w:r w:rsidRPr="000E4E5E">
        <w:rPr>
          <w:rFonts w:ascii="Times New Roman" w:hAnsi="Times New Roman" w:cs="Times New Roman"/>
          <w:strike/>
          <w:rPrChange w:id="151" w:author="Simona Radutoiu" w:date="2025-02-27T12:58:00Z" w16du:dateUtc="2025-02-27T11:58:00Z">
            <w:rPr>
              <w:rFonts w:ascii="Times New Roman" w:hAnsi="Times New Roman" w:cs="Times New Roman"/>
            </w:rPr>
          </w:rPrChange>
        </w:rPr>
        <w:t xml:space="preserve"> of features </w:t>
      </w:r>
      <w:r w:rsidR="000B3978" w:rsidRPr="000E4E5E">
        <w:rPr>
          <w:rFonts w:ascii="Times New Roman" w:hAnsi="Times New Roman" w:cs="Times New Roman"/>
          <w:strike/>
          <w:rPrChange w:id="152" w:author="Simona Radutoiu" w:date="2025-02-27T12:58:00Z" w16du:dateUtc="2025-02-27T11:58:00Z">
            <w:rPr>
              <w:rFonts w:ascii="Times New Roman" w:hAnsi="Times New Roman" w:cs="Times New Roman"/>
            </w:rPr>
          </w:rPrChange>
        </w:rPr>
        <w:t>were found</w:t>
      </w:r>
      <w:r w:rsidR="00DB4424" w:rsidRPr="000E4E5E">
        <w:rPr>
          <w:rFonts w:ascii="Times New Roman" w:hAnsi="Times New Roman" w:cs="Times New Roman"/>
          <w:strike/>
          <w:rPrChange w:id="153" w:author="Simona Radutoiu" w:date="2025-02-27T12:58:00Z" w16du:dateUtc="2025-02-27T11:58:00Z">
            <w:rPr>
              <w:rFonts w:ascii="Times New Roman" w:hAnsi="Times New Roman" w:cs="Times New Roman"/>
            </w:rPr>
          </w:rPrChange>
        </w:rPr>
        <w:t>, with wild-type plants showing slightly higher overall feature intensities compared to CSSP mutants</w:t>
      </w:r>
      <w:r w:rsidR="000B3978" w:rsidRPr="000E4E5E">
        <w:rPr>
          <w:rFonts w:ascii="Times New Roman" w:hAnsi="Times New Roman" w:cs="Times New Roman"/>
          <w:strike/>
          <w:rPrChange w:id="154" w:author="Simona Radutoiu" w:date="2025-02-27T12:58:00Z" w16du:dateUtc="2025-02-27T11:58:00Z">
            <w:rPr>
              <w:rFonts w:ascii="Times New Roman" w:hAnsi="Times New Roman" w:cs="Times New Roman"/>
            </w:rPr>
          </w:rPrChange>
        </w:rPr>
        <w:t>.</w:t>
      </w:r>
      <w:r w:rsidRPr="004219CA">
        <w:rPr>
          <w:rFonts w:ascii="Times New Roman" w:hAnsi="Times New Roman" w:cs="Times New Roman"/>
        </w:rPr>
        <w:t xml:space="preserve"> The detected features belonged to </w:t>
      </w:r>
      <w:r w:rsidR="00DB4424" w:rsidRPr="004219CA">
        <w:rPr>
          <w:rFonts w:ascii="Times New Roman" w:hAnsi="Times New Roman" w:cs="Times New Roman"/>
        </w:rPr>
        <w:t>diverse chemical</w:t>
      </w:r>
      <w:r w:rsidR="005A0D61" w:rsidRPr="004219CA">
        <w:rPr>
          <w:rFonts w:ascii="Times New Roman" w:hAnsi="Times New Roman" w:cs="Times New Roman"/>
        </w:rPr>
        <w:t xml:space="preserve"> pathways</w:t>
      </w:r>
      <w:r w:rsidR="00DB4424" w:rsidRPr="004219CA">
        <w:rPr>
          <w:rFonts w:ascii="Times New Roman" w:hAnsi="Times New Roman" w:cs="Times New Roman"/>
        </w:rPr>
        <w:t>,</w:t>
      </w:r>
      <w:r w:rsidR="005A0D61" w:rsidRPr="004219CA">
        <w:rPr>
          <w:rFonts w:ascii="Times New Roman" w:hAnsi="Times New Roman" w:cs="Times New Roman"/>
        </w:rPr>
        <w:t xml:space="preserve"> including alkaloids, amino acids and peptides, </w:t>
      </w:r>
      <w:r w:rsidRPr="004219CA">
        <w:rPr>
          <w:rFonts w:ascii="Times New Roman" w:hAnsi="Times New Roman" w:cs="Times New Roman"/>
        </w:rPr>
        <w:t xml:space="preserve"> </w:t>
      </w:r>
      <w:r w:rsidR="005A0D61" w:rsidRPr="004219CA">
        <w:rPr>
          <w:rFonts w:ascii="Times New Roman" w:hAnsi="Times New Roman" w:cs="Times New Roman"/>
        </w:rPr>
        <w:t>fatty acids, carbohydrates, shikimates and phenylpropanoids, terpenoids, and polyketides (Fig. 9</w:t>
      </w:r>
      <w:r w:rsidR="000B3978" w:rsidRPr="004219CA">
        <w:rPr>
          <w:rFonts w:ascii="Times New Roman" w:hAnsi="Times New Roman" w:cs="Times New Roman"/>
        </w:rPr>
        <w:t>B, 10</w:t>
      </w:r>
      <w:r w:rsidR="005A0D61" w:rsidRPr="004219CA">
        <w:rPr>
          <w:rFonts w:ascii="Times New Roman" w:hAnsi="Times New Roman" w:cs="Times New Roman"/>
        </w:rPr>
        <w:t xml:space="preserve">B). </w:t>
      </w:r>
      <w:r w:rsidR="000B3978" w:rsidRPr="004219CA">
        <w:rPr>
          <w:rFonts w:ascii="Times New Roman" w:hAnsi="Times New Roman" w:cs="Times New Roman"/>
        </w:rPr>
        <w:t xml:space="preserve">In </w:t>
      </w:r>
      <w:r w:rsidR="000B3978" w:rsidRPr="004219CA">
        <w:rPr>
          <w:rFonts w:ascii="Times New Roman" w:hAnsi="Times New Roman" w:cs="Times New Roman"/>
          <w:i/>
          <w:iCs/>
        </w:rPr>
        <w:t>Lotus</w:t>
      </w:r>
      <w:r w:rsidR="000B3978" w:rsidRPr="004219CA">
        <w:rPr>
          <w:rFonts w:ascii="Times New Roman" w:hAnsi="Times New Roman" w:cs="Times New Roman"/>
        </w:rPr>
        <w:t>, t</w:t>
      </w:r>
      <w:r w:rsidR="00DB353F" w:rsidRPr="004219CA">
        <w:rPr>
          <w:rFonts w:ascii="Times New Roman" w:hAnsi="Times New Roman" w:cs="Times New Roman"/>
        </w:rPr>
        <w:t xml:space="preserve">he intensity of carbohydrates, shikimates, and phenylpropanoids was significantly lower in all </w:t>
      </w:r>
      <w:r w:rsidR="000B3978" w:rsidRPr="004219CA">
        <w:rPr>
          <w:rFonts w:ascii="Times New Roman" w:hAnsi="Times New Roman" w:cs="Times New Roman"/>
        </w:rPr>
        <w:t xml:space="preserve">CSSP </w:t>
      </w:r>
      <w:r w:rsidR="00DB353F" w:rsidRPr="004219CA">
        <w:rPr>
          <w:rFonts w:ascii="Times New Roman" w:hAnsi="Times New Roman" w:cs="Times New Roman"/>
        </w:rPr>
        <w:t>mutants</w:t>
      </w:r>
      <w:r w:rsidR="00DB4424" w:rsidRPr="004219CA">
        <w:rPr>
          <w:rFonts w:ascii="Times New Roman" w:hAnsi="Times New Roman" w:cs="Times New Roman"/>
        </w:rPr>
        <w:t>, while</w:t>
      </w:r>
      <w:r w:rsidR="00DB353F" w:rsidRPr="004219CA">
        <w:rPr>
          <w:rFonts w:ascii="Times New Roman" w:hAnsi="Times New Roman" w:cs="Times New Roman"/>
        </w:rPr>
        <w:t xml:space="preserve"> alkaloids, amino acids, and peptides were particularly reduced in </w:t>
      </w:r>
      <w:r w:rsidR="00DB353F" w:rsidRPr="004219CA">
        <w:rPr>
          <w:rFonts w:ascii="Times New Roman" w:hAnsi="Times New Roman" w:cs="Times New Roman"/>
          <w:i/>
          <w:iCs/>
        </w:rPr>
        <w:t>ccamk</w:t>
      </w:r>
      <w:r w:rsidR="00DB353F" w:rsidRPr="004219CA">
        <w:rPr>
          <w:rFonts w:ascii="Times New Roman" w:hAnsi="Times New Roman" w:cs="Times New Roman"/>
        </w:rPr>
        <w:t xml:space="preserve"> and </w:t>
      </w:r>
      <w:r w:rsidR="00DB353F" w:rsidRPr="004219CA">
        <w:rPr>
          <w:rFonts w:ascii="Times New Roman" w:hAnsi="Times New Roman" w:cs="Times New Roman"/>
          <w:i/>
          <w:iCs/>
        </w:rPr>
        <w:t>nsp2</w:t>
      </w:r>
      <w:r w:rsidR="00DB353F" w:rsidRPr="004219CA">
        <w:rPr>
          <w:rFonts w:ascii="Times New Roman" w:hAnsi="Times New Roman" w:cs="Times New Roman"/>
        </w:rPr>
        <w:t xml:space="preserve"> </w:t>
      </w:r>
      <w:r w:rsidR="000B3978" w:rsidRPr="004219CA">
        <w:rPr>
          <w:rFonts w:ascii="Times New Roman" w:hAnsi="Times New Roman" w:cs="Times New Roman"/>
        </w:rPr>
        <w:t xml:space="preserve">mutants. In </w:t>
      </w:r>
      <w:r w:rsidR="000B3978" w:rsidRPr="004219CA">
        <w:rPr>
          <w:rFonts w:ascii="Times New Roman" w:hAnsi="Times New Roman" w:cs="Times New Roman"/>
          <w:i/>
          <w:iCs/>
        </w:rPr>
        <w:t>Hordeum</w:t>
      </w:r>
      <w:r w:rsidR="000B3978" w:rsidRPr="004219CA">
        <w:rPr>
          <w:rFonts w:ascii="Times New Roman" w:hAnsi="Times New Roman" w:cs="Times New Roman"/>
        </w:rPr>
        <w:t xml:space="preserve">, no </w:t>
      </w:r>
      <w:r w:rsidR="00DB4424" w:rsidRPr="004219CA">
        <w:rPr>
          <w:rFonts w:ascii="Times New Roman" w:hAnsi="Times New Roman" w:cs="Times New Roman"/>
        </w:rPr>
        <w:t xml:space="preserve">significant </w:t>
      </w:r>
      <w:r w:rsidR="000B3978" w:rsidRPr="004219CA">
        <w:rPr>
          <w:rFonts w:ascii="Times New Roman" w:hAnsi="Times New Roman" w:cs="Times New Roman"/>
        </w:rPr>
        <w:t xml:space="preserve">differences </w:t>
      </w:r>
      <w:r w:rsidR="00DB4424" w:rsidRPr="004219CA">
        <w:rPr>
          <w:rFonts w:ascii="Times New Roman" w:hAnsi="Times New Roman" w:cs="Times New Roman"/>
        </w:rPr>
        <w:t>were</w:t>
      </w:r>
      <w:r w:rsidR="000B3978" w:rsidRPr="004219CA">
        <w:rPr>
          <w:rFonts w:ascii="Times New Roman" w:hAnsi="Times New Roman" w:cs="Times New Roman"/>
        </w:rPr>
        <w:t xml:space="preserve"> </w:t>
      </w:r>
      <w:r w:rsidR="00DB4424" w:rsidRPr="004219CA">
        <w:rPr>
          <w:rFonts w:ascii="Times New Roman" w:hAnsi="Times New Roman" w:cs="Times New Roman"/>
        </w:rPr>
        <w:t>observed</w:t>
      </w:r>
      <w:r w:rsidR="000B3978" w:rsidRPr="004219CA">
        <w:rPr>
          <w:rFonts w:ascii="Times New Roman" w:hAnsi="Times New Roman" w:cs="Times New Roman"/>
        </w:rPr>
        <w:t xml:space="preserve"> at a pathway level (</w:t>
      </w:r>
      <w:r w:rsidR="000B3978" w:rsidRPr="004219CA">
        <w:rPr>
          <w:rFonts w:ascii="Times New Roman" w:hAnsi="Times New Roman" w:cs="Times New Roman"/>
          <w:highlight w:val="red"/>
        </w:rPr>
        <w:t>CHECK, Suppl. Fig. 15)</w:t>
      </w:r>
      <w:r w:rsidR="000B3978" w:rsidRPr="004219CA">
        <w:rPr>
          <w:rFonts w:ascii="Times New Roman" w:hAnsi="Times New Roman" w:cs="Times New Roman"/>
        </w:rPr>
        <w:t xml:space="preserve">. </w:t>
      </w:r>
      <w:r w:rsidR="00DB4424" w:rsidRPr="004219CA">
        <w:rPr>
          <w:rFonts w:ascii="Times New Roman" w:hAnsi="Times New Roman" w:cs="Times New Roman"/>
        </w:rPr>
        <w:t>Metabolite</w:t>
      </w:r>
      <w:r w:rsidR="005A0D61" w:rsidRPr="004219CA">
        <w:rPr>
          <w:rFonts w:ascii="Times New Roman" w:hAnsi="Times New Roman" w:cs="Times New Roman"/>
        </w:rPr>
        <w:t xml:space="preserve"> diversity </w:t>
      </w:r>
      <w:r w:rsidR="00DB4424" w:rsidRPr="004219CA">
        <w:rPr>
          <w:rFonts w:ascii="Times New Roman" w:hAnsi="Times New Roman" w:cs="Times New Roman"/>
        </w:rPr>
        <w:t xml:space="preserve">in </w:t>
      </w:r>
      <w:r w:rsidR="005A0D61" w:rsidRPr="004219CA">
        <w:rPr>
          <w:rFonts w:ascii="Times New Roman" w:hAnsi="Times New Roman" w:cs="Times New Roman"/>
        </w:rPr>
        <w:t xml:space="preserve"> </w:t>
      </w:r>
      <w:r w:rsidR="005A0D61" w:rsidRPr="004219CA">
        <w:rPr>
          <w:rFonts w:ascii="Times New Roman" w:hAnsi="Times New Roman" w:cs="Times New Roman"/>
          <w:i/>
          <w:iCs/>
        </w:rPr>
        <w:t>Lotus</w:t>
      </w:r>
      <w:r w:rsidR="005A0D61" w:rsidRPr="004219CA">
        <w:rPr>
          <w:rFonts w:ascii="Times New Roman" w:hAnsi="Times New Roman" w:cs="Times New Roman"/>
        </w:rPr>
        <w:t xml:space="preserve"> wild-type was </w:t>
      </w:r>
      <w:r w:rsidR="00DB4424" w:rsidRPr="004219CA">
        <w:rPr>
          <w:rFonts w:ascii="Times New Roman" w:hAnsi="Times New Roman" w:cs="Times New Roman"/>
        </w:rPr>
        <w:t>distinct from that of</w:t>
      </w:r>
      <w:r w:rsidR="005A0D61" w:rsidRPr="004219CA">
        <w:rPr>
          <w:rFonts w:ascii="Times New Roman" w:hAnsi="Times New Roman" w:cs="Times New Roman"/>
        </w:rPr>
        <w:t xml:space="preserve"> CSSP mutants, which formed </w:t>
      </w:r>
      <w:r w:rsidR="00DB4424" w:rsidRPr="004219CA">
        <w:rPr>
          <w:rFonts w:ascii="Times New Roman" w:hAnsi="Times New Roman" w:cs="Times New Roman"/>
        </w:rPr>
        <w:t xml:space="preserve">separate </w:t>
      </w:r>
      <w:r w:rsidR="005A0D61" w:rsidRPr="004219CA">
        <w:rPr>
          <w:rFonts w:ascii="Times New Roman" w:hAnsi="Times New Roman" w:cs="Times New Roman"/>
        </w:rPr>
        <w:t>individual clusters (Fig. 9A).</w:t>
      </w:r>
      <w:r w:rsidR="000B3978" w:rsidRPr="004219CA">
        <w:rPr>
          <w:rFonts w:ascii="Times New Roman" w:hAnsi="Times New Roman" w:cs="Times New Roman"/>
        </w:rPr>
        <w:t xml:space="preserve"> In </w:t>
      </w:r>
      <w:r w:rsidR="000B3978" w:rsidRPr="004219CA">
        <w:rPr>
          <w:rFonts w:ascii="Times New Roman" w:hAnsi="Times New Roman" w:cs="Times New Roman"/>
          <w:i/>
          <w:iCs/>
        </w:rPr>
        <w:t>Hordeum</w:t>
      </w:r>
      <w:r w:rsidR="000B3978" w:rsidRPr="004219CA">
        <w:rPr>
          <w:rFonts w:ascii="Times New Roman" w:hAnsi="Times New Roman" w:cs="Times New Roman"/>
        </w:rPr>
        <w:t xml:space="preserve">, the wild-type </w:t>
      </w:r>
      <w:r w:rsidR="00DB4424" w:rsidRPr="004219CA">
        <w:rPr>
          <w:rFonts w:ascii="Times New Roman" w:hAnsi="Times New Roman" w:cs="Times New Roman"/>
        </w:rPr>
        <w:t xml:space="preserve">metabolite </w:t>
      </w:r>
      <w:r w:rsidR="000B3978" w:rsidRPr="004219CA">
        <w:rPr>
          <w:rFonts w:ascii="Times New Roman" w:hAnsi="Times New Roman" w:cs="Times New Roman"/>
        </w:rPr>
        <w:t xml:space="preserve">profile overlapped with </w:t>
      </w:r>
      <w:r w:rsidR="00CE1569" w:rsidRPr="004219CA">
        <w:rPr>
          <w:rFonts w:ascii="Times New Roman" w:hAnsi="Times New Roman" w:cs="Times New Roman"/>
        </w:rPr>
        <w:t>that of</w:t>
      </w:r>
      <w:r w:rsidR="000B3978" w:rsidRPr="004219CA">
        <w:rPr>
          <w:rFonts w:ascii="Times New Roman" w:hAnsi="Times New Roman" w:cs="Times New Roman"/>
        </w:rPr>
        <w:t xml:space="preserve"> </w:t>
      </w:r>
      <w:r w:rsidR="000B3978" w:rsidRPr="004219CA">
        <w:rPr>
          <w:rFonts w:ascii="Times New Roman" w:hAnsi="Times New Roman" w:cs="Times New Roman"/>
          <w:i/>
          <w:iCs/>
        </w:rPr>
        <w:t>symrk</w:t>
      </w:r>
      <w:r w:rsidR="000B3978" w:rsidRPr="004219CA">
        <w:rPr>
          <w:rFonts w:ascii="Times New Roman" w:hAnsi="Times New Roman" w:cs="Times New Roman"/>
        </w:rPr>
        <w:t xml:space="preserve"> mutants, whereas the other mutants</w:t>
      </w:r>
      <w:r w:rsidR="00CE1569" w:rsidRPr="004219CA">
        <w:rPr>
          <w:rFonts w:ascii="Times New Roman" w:hAnsi="Times New Roman" w:cs="Times New Roman"/>
        </w:rPr>
        <w:t xml:space="preserve"> </w:t>
      </w:r>
      <w:r w:rsidR="000B3978" w:rsidRPr="004219CA">
        <w:rPr>
          <w:rFonts w:ascii="Times New Roman" w:hAnsi="Times New Roman" w:cs="Times New Roman"/>
        </w:rPr>
        <w:t xml:space="preserve">formed a </w:t>
      </w:r>
      <w:r w:rsidR="00CE1569" w:rsidRPr="004219CA">
        <w:rPr>
          <w:rFonts w:ascii="Times New Roman" w:hAnsi="Times New Roman" w:cs="Times New Roman"/>
        </w:rPr>
        <w:t>distinct</w:t>
      </w:r>
      <w:r w:rsidR="000B3978" w:rsidRPr="004219CA">
        <w:rPr>
          <w:rFonts w:ascii="Times New Roman" w:hAnsi="Times New Roman" w:cs="Times New Roman"/>
        </w:rPr>
        <w:t xml:space="preserve"> cluster (Fig. 10A). </w:t>
      </w:r>
      <w:commentRangeStart w:id="155"/>
      <w:r w:rsidR="00CE1569" w:rsidRPr="004219CA">
        <w:rPr>
          <w:rFonts w:ascii="Times New Roman" w:hAnsi="Times New Roman" w:cs="Times New Roman"/>
        </w:rPr>
        <w:t>Next, w</w:t>
      </w:r>
      <w:r w:rsidR="00C5773A" w:rsidRPr="004219CA">
        <w:rPr>
          <w:rFonts w:ascii="Times New Roman" w:hAnsi="Times New Roman" w:cs="Times New Roman"/>
        </w:rPr>
        <w:t xml:space="preserve">e identified metabolites that showed differential intensity (DI) </w:t>
      </w:r>
      <w:r w:rsidR="00CE1569" w:rsidRPr="004219CA">
        <w:rPr>
          <w:rFonts w:ascii="Times New Roman" w:hAnsi="Times New Roman" w:cs="Times New Roman"/>
        </w:rPr>
        <w:t xml:space="preserve">between </w:t>
      </w:r>
      <w:r w:rsidR="00C5773A" w:rsidRPr="004219CA">
        <w:rPr>
          <w:rFonts w:ascii="Times New Roman" w:hAnsi="Times New Roman" w:cs="Times New Roman"/>
        </w:rPr>
        <w:t xml:space="preserve">wild-type </w:t>
      </w:r>
      <w:r w:rsidR="00CE1569" w:rsidRPr="004219CA">
        <w:rPr>
          <w:rFonts w:ascii="Times New Roman" w:hAnsi="Times New Roman" w:cs="Times New Roman"/>
        </w:rPr>
        <w:t>and</w:t>
      </w:r>
      <w:r w:rsidR="00C5773A" w:rsidRPr="004219CA">
        <w:rPr>
          <w:rFonts w:ascii="Times New Roman" w:hAnsi="Times New Roman" w:cs="Times New Roman"/>
        </w:rPr>
        <w:t xml:space="preserve"> CSSP mutant exudates. In </w:t>
      </w:r>
      <w:r w:rsidR="00C5773A" w:rsidRPr="004219CA">
        <w:rPr>
          <w:rFonts w:ascii="Times New Roman" w:hAnsi="Times New Roman" w:cs="Times New Roman"/>
          <w:i/>
          <w:iCs/>
        </w:rPr>
        <w:t>Lotus</w:t>
      </w:r>
      <w:r w:rsidR="00C5773A" w:rsidRPr="004219CA">
        <w:rPr>
          <w:rFonts w:ascii="Times New Roman" w:hAnsi="Times New Roman" w:cs="Times New Roman"/>
        </w:rPr>
        <w:t xml:space="preserve">, </w:t>
      </w:r>
      <w:r w:rsidR="005A0D61" w:rsidRPr="004219CA">
        <w:rPr>
          <w:rFonts w:ascii="Times New Roman" w:hAnsi="Times New Roman" w:cs="Times New Roman"/>
        </w:rPr>
        <w:t xml:space="preserve">a total of 312 </w:t>
      </w:r>
      <w:r w:rsidR="00C5773A" w:rsidRPr="004219CA">
        <w:rPr>
          <w:rFonts w:ascii="Times New Roman" w:hAnsi="Times New Roman" w:cs="Times New Roman"/>
        </w:rPr>
        <w:t xml:space="preserve">DI </w:t>
      </w:r>
      <w:r w:rsidR="005A0D61" w:rsidRPr="004219CA">
        <w:rPr>
          <w:rFonts w:ascii="Times New Roman" w:hAnsi="Times New Roman" w:cs="Times New Roman"/>
        </w:rPr>
        <w:t xml:space="preserve">metabolites </w:t>
      </w:r>
      <w:r w:rsidR="00CE1569" w:rsidRPr="004219CA">
        <w:rPr>
          <w:rFonts w:ascii="Times New Roman" w:hAnsi="Times New Roman" w:cs="Times New Roman"/>
        </w:rPr>
        <w:t xml:space="preserve">were detected </w:t>
      </w:r>
      <w:r w:rsidR="005A0D61" w:rsidRPr="004219CA">
        <w:rPr>
          <w:rFonts w:ascii="Times New Roman" w:hAnsi="Times New Roman" w:cs="Times New Roman"/>
        </w:rPr>
        <w:t>(</w:t>
      </w:r>
      <w:r w:rsidR="005A0D61" w:rsidRPr="004219CA">
        <w:rPr>
          <w:rFonts w:ascii="Times New Roman" w:hAnsi="Times New Roman" w:cs="Times New Roman"/>
          <w:highlight w:val="red"/>
        </w:rPr>
        <w:t xml:space="preserve">in C 330 shown, </w:t>
      </w:r>
      <w:r w:rsidR="007F06C8">
        <w:rPr>
          <w:rFonts w:ascii="Times New Roman" w:hAnsi="Times New Roman" w:cs="Times New Roman"/>
          <w:highlight w:val="red"/>
        </w:rPr>
        <w:t>Ib c</w:t>
      </w:r>
      <w:r w:rsidR="005A0D61" w:rsidRPr="004219CA">
        <w:rPr>
          <w:rFonts w:ascii="Times New Roman" w:hAnsi="Times New Roman" w:cs="Times New Roman"/>
          <w:highlight w:val="red"/>
        </w:rPr>
        <w:t>heck</w:t>
      </w:r>
      <w:r w:rsidR="005A0D61" w:rsidRPr="004219CA">
        <w:rPr>
          <w:rFonts w:ascii="Times New Roman" w:hAnsi="Times New Roman" w:cs="Times New Roman"/>
        </w:rPr>
        <w:t>)</w:t>
      </w:r>
      <w:r w:rsidR="00C5773A" w:rsidRPr="004219CA">
        <w:rPr>
          <w:rFonts w:ascii="Times New Roman" w:hAnsi="Times New Roman" w:cs="Times New Roman"/>
        </w:rPr>
        <w:t xml:space="preserve">. </w:t>
      </w:r>
      <w:r w:rsidR="00CE1569" w:rsidRPr="004219CA">
        <w:rPr>
          <w:rFonts w:ascii="Times New Roman" w:hAnsi="Times New Roman" w:cs="Times New Roman"/>
        </w:rPr>
        <w:t>Among them</w:t>
      </w:r>
      <w:r w:rsidR="00DB353F" w:rsidRPr="004219CA">
        <w:rPr>
          <w:rFonts w:ascii="Times New Roman" w:hAnsi="Times New Roman" w:cs="Times New Roman"/>
        </w:rPr>
        <w:t xml:space="preserve">, </w:t>
      </w:r>
      <w:r w:rsidR="00DB353F" w:rsidRPr="004219CA">
        <w:rPr>
          <w:rFonts w:ascii="Times New Roman" w:hAnsi="Times New Roman" w:cs="Times New Roman"/>
          <w:highlight w:val="red"/>
        </w:rPr>
        <w:t>X, X, X, and X</w:t>
      </w:r>
      <w:r w:rsidR="00DB353F" w:rsidRPr="004219CA">
        <w:rPr>
          <w:rFonts w:ascii="Times New Roman" w:hAnsi="Times New Roman" w:cs="Times New Roman"/>
        </w:rPr>
        <w:t xml:space="preserve"> features were enriched</w:t>
      </w:r>
      <w:r w:rsidR="00CE1569" w:rsidRPr="004219CA">
        <w:rPr>
          <w:rFonts w:ascii="Times New Roman" w:hAnsi="Times New Roman" w:cs="Times New Roman"/>
        </w:rPr>
        <w:t>, while</w:t>
      </w:r>
      <w:r w:rsidR="00DB353F" w:rsidRPr="004219CA">
        <w:rPr>
          <w:rFonts w:ascii="Times New Roman" w:hAnsi="Times New Roman" w:cs="Times New Roman"/>
        </w:rPr>
        <w:t xml:space="preserve"> </w:t>
      </w:r>
      <w:r w:rsidR="00DB353F" w:rsidRPr="004219CA">
        <w:rPr>
          <w:rFonts w:ascii="Times New Roman" w:hAnsi="Times New Roman" w:cs="Times New Roman"/>
          <w:highlight w:val="red"/>
        </w:rPr>
        <w:t>X, X,</w:t>
      </w:r>
      <w:r w:rsidR="00CE1569" w:rsidRPr="004219CA">
        <w:rPr>
          <w:rFonts w:ascii="Times New Roman" w:hAnsi="Times New Roman" w:cs="Times New Roman"/>
          <w:highlight w:val="red"/>
        </w:rPr>
        <w:t xml:space="preserve"> </w:t>
      </w:r>
      <w:r w:rsidR="00DB353F" w:rsidRPr="004219CA">
        <w:rPr>
          <w:rFonts w:ascii="Times New Roman" w:hAnsi="Times New Roman" w:cs="Times New Roman"/>
          <w:highlight w:val="red"/>
        </w:rPr>
        <w:t>X and X</w:t>
      </w:r>
      <w:r w:rsidR="00DB353F" w:rsidRPr="004219CA">
        <w:rPr>
          <w:rFonts w:ascii="Times New Roman" w:hAnsi="Times New Roman" w:cs="Times New Roman"/>
        </w:rPr>
        <w:t xml:space="preserve"> </w:t>
      </w:r>
      <w:r w:rsidR="00CE1569" w:rsidRPr="004219CA">
        <w:rPr>
          <w:rFonts w:ascii="Times New Roman" w:hAnsi="Times New Roman" w:cs="Times New Roman"/>
        </w:rPr>
        <w:t xml:space="preserve">were </w:t>
      </w:r>
      <w:r w:rsidR="00DB353F" w:rsidRPr="004219CA">
        <w:rPr>
          <w:rFonts w:ascii="Times New Roman" w:hAnsi="Times New Roman" w:cs="Times New Roman"/>
        </w:rPr>
        <w:t xml:space="preserve">depleted in </w:t>
      </w:r>
      <w:r w:rsidR="00DB353F" w:rsidRPr="004219CA">
        <w:rPr>
          <w:rFonts w:ascii="Times New Roman" w:hAnsi="Times New Roman" w:cs="Times New Roman"/>
          <w:i/>
          <w:iCs/>
        </w:rPr>
        <w:t>symrk</w:t>
      </w:r>
      <w:r w:rsidR="00DB353F" w:rsidRPr="004219CA">
        <w:rPr>
          <w:rFonts w:ascii="Times New Roman" w:hAnsi="Times New Roman" w:cs="Times New Roman"/>
        </w:rPr>
        <w:t xml:space="preserve">, </w:t>
      </w:r>
      <w:r w:rsidR="00DB353F" w:rsidRPr="004219CA">
        <w:rPr>
          <w:rFonts w:ascii="Times New Roman" w:hAnsi="Times New Roman" w:cs="Times New Roman"/>
          <w:i/>
          <w:iCs/>
        </w:rPr>
        <w:t>ccamk</w:t>
      </w:r>
      <w:r w:rsidR="00DB353F" w:rsidRPr="004219CA">
        <w:rPr>
          <w:rFonts w:ascii="Times New Roman" w:hAnsi="Times New Roman" w:cs="Times New Roman"/>
        </w:rPr>
        <w:t xml:space="preserve">, </w:t>
      </w:r>
      <w:r w:rsidR="00DB353F" w:rsidRPr="004219CA">
        <w:rPr>
          <w:rFonts w:ascii="Times New Roman" w:hAnsi="Times New Roman" w:cs="Times New Roman"/>
          <w:i/>
          <w:iCs/>
        </w:rPr>
        <w:t>nsp1</w:t>
      </w:r>
      <w:r w:rsidR="00DB353F" w:rsidRPr="004219CA">
        <w:rPr>
          <w:rFonts w:ascii="Times New Roman" w:hAnsi="Times New Roman" w:cs="Times New Roman"/>
        </w:rPr>
        <w:t xml:space="preserve">, and </w:t>
      </w:r>
      <w:r w:rsidR="00DB353F" w:rsidRPr="004219CA">
        <w:rPr>
          <w:rFonts w:ascii="Times New Roman" w:hAnsi="Times New Roman" w:cs="Times New Roman"/>
          <w:i/>
          <w:iCs/>
        </w:rPr>
        <w:t>nsp2</w:t>
      </w:r>
      <w:r w:rsidR="00DB353F" w:rsidRPr="004219CA">
        <w:rPr>
          <w:rFonts w:ascii="Times New Roman" w:hAnsi="Times New Roman" w:cs="Times New Roman"/>
        </w:rPr>
        <w:t xml:space="preserve"> mutants, respectively (Fig.9D, and Suppl. Table </w:t>
      </w:r>
      <w:r w:rsidR="007F06C8">
        <w:rPr>
          <w:rFonts w:ascii="Times New Roman" w:hAnsi="Times New Roman" w:cs="Times New Roman"/>
        </w:rPr>
        <w:t>8</w:t>
      </w:r>
      <w:r w:rsidR="00DB353F" w:rsidRPr="004219CA">
        <w:rPr>
          <w:rFonts w:ascii="Times New Roman" w:hAnsi="Times New Roman" w:cs="Times New Roman"/>
        </w:rPr>
        <w:t>).</w:t>
      </w:r>
      <w:r w:rsidR="00CE1569" w:rsidRPr="004219CA">
        <w:rPr>
          <w:rFonts w:ascii="Times New Roman" w:hAnsi="Times New Roman" w:cs="Times New Roman"/>
        </w:rPr>
        <w:t xml:space="preserve"> These</w:t>
      </w:r>
      <w:r w:rsidR="00C5773A" w:rsidRPr="004219CA">
        <w:rPr>
          <w:rFonts w:ascii="Times New Roman" w:hAnsi="Times New Roman" w:cs="Times New Roman"/>
        </w:rPr>
        <w:t xml:space="preserve"> metabolites </w:t>
      </w:r>
      <w:r w:rsidR="00D43C76" w:rsidRPr="004219CA">
        <w:rPr>
          <w:rFonts w:ascii="Times New Roman" w:hAnsi="Times New Roman" w:cs="Times New Roman"/>
        </w:rPr>
        <w:t xml:space="preserve">spanned a broad range of compound classes (Fig. 9C). </w:t>
      </w:r>
      <w:commentRangeEnd w:id="155"/>
      <w:r w:rsidR="00DF0B1B">
        <w:rPr>
          <w:rStyle w:val="CommentReference"/>
        </w:rPr>
        <w:commentReference w:id="155"/>
      </w:r>
      <w:r w:rsidR="00CE1569" w:rsidRPr="004219CA">
        <w:rPr>
          <w:rFonts w:ascii="Times New Roman" w:hAnsi="Times New Roman" w:cs="Times New Roman"/>
        </w:rPr>
        <w:t xml:space="preserve">Notably, we observed a significant reduction in </w:t>
      </w:r>
      <w:r w:rsidR="00D43C76" w:rsidRPr="004219CA">
        <w:rPr>
          <w:rFonts w:ascii="Times New Roman" w:hAnsi="Times New Roman" w:cs="Times New Roman"/>
        </w:rPr>
        <w:t>multiple phenylpropanoids</w:t>
      </w:r>
      <w:r w:rsidR="00CE1569" w:rsidRPr="004219CA">
        <w:rPr>
          <w:rFonts w:ascii="Times New Roman" w:hAnsi="Times New Roman" w:cs="Times New Roman"/>
        </w:rPr>
        <w:t>,</w:t>
      </w:r>
      <w:r w:rsidR="00C9137D" w:rsidRPr="004219CA">
        <w:rPr>
          <w:rFonts w:ascii="Times New Roman" w:hAnsi="Times New Roman" w:cs="Times New Roman"/>
        </w:rPr>
        <w:t xml:space="preserve"> including cinnamic acids, cinnamic acid esters, coumaric acids, and coumaric acid esters</w:t>
      </w:r>
      <w:r w:rsidR="00D43C76" w:rsidRPr="004219CA">
        <w:rPr>
          <w:rFonts w:ascii="Times New Roman" w:hAnsi="Times New Roman" w:cs="Times New Roman"/>
        </w:rPr>
        <w:t xml:space="preserve">. </w:t>
      </w:r>
      <w:r w:rsidR="00C9137D" w:rsidRPr="004219CA">
        <w:rPr>
          <w:rFonts w:ascii="Times New Roman" w:hAnsi="Times New Roman" w:cs="Times New Roman"/>
        </w:rPr>
        <w:t xml:space="preserve">Additionally, two phenolic acids classified as salicylic acid were reduced in all mutants. </w:t>
      </w:r>
      <w:r w:rsidR="00CE1569" w:rsidRPr="004219CA">
        <w:rPr>
          <w:rFonts w:ascii="Times New Roman" w:hAnsi="Times New Roman" w:cs="Times New Roman"/>
        </w:rPr>
        <w:t>Several</w:t>
      </w:r>
      <w:r w:rsidR="00C9137D" w:rsidRPr="004219CA">
        <w:rPr>
          <w:rFonts w:ascii="Times New Roman" w:hAnsi="Times New Roman" w:cs="Times New Roman"/>
        </w:rPr>
        <w:t xml:space="preserve"> flavonoids </w:t>
      </w:r>
      <w:ins w:id="156" w:author="Simona Radutoiu" w:date="2025-02-28T14:55:00Z" w16du:dateUtc="2025-02-28T13:55:00Z">
        <w:r w:rsidR="00E83FDD">
          <w:rPr>
            <w:rFonts w:ascii="Times New Roman" w:hAnsi="Times New Roman" w:cs="Times New Roman"/>
          </w:rPr>
          <w:t>(</w:t>
        </w:r>
        <w:r w:rsidR="00E83FDD" w:rsidRPr="004219CA">
          <w:rPr>
            <w:rFonts w:ascii="Times New Roman" w:hAnsi="Times New Roman" w:cs="Times New Roman"/>
          </w:rPr>
          <w:t>flavonoid-3-O-glycosides, flavanones, 4-O-methylisoflavones, O-methylated flavonoids, 5-hydroxyflavonoids, and flavonoids</w:t>
        </w:r>
        <w:r w:rsidR="00E83FDD">
          <w:rPr>
            <w:rFonts w:ascii="Times New Roman" w:hAnsi="Times New Roman" w:cs="Times New Roman"/>
          </w:rPr>
          <w:t>)</w:t>
        </w:r>
        <w:r w:rsidR="00E83FDD" w:rsidRPr="004219CA">
          <w:rPr>
            <w:rFonts w:ascii="Times New Roman" w:hAnsi="Times New Roman" w:cs="Times New Roman"/>
          </w:rPr>
          <w:t xml:space="preserve"> </w:t>
        </w:r>
      </w:ins>
      <w:r w:rsidR="00CE1569" w:rsidRPr="004219CA">
        <w:rPr>
          <w:rFonts w:ascii="Times New Roman" w:hAnsi="Times New Roman" w:cs="Times New Roman"/>
        </w:rPr>
        <w:t>also showed DI</w:t>
      </w:r>
      <w:r w:rsidR="00C9137D" w:rsidRPr="004219CA">
        <w:rPr>
          <w:rFonts w:ascii="Times New Roman" w:hAnsi="Times New Roman" w:cs="Times New Roman"/>
        </w:rPr>
        <w:t xml:space="preserve">, </w:t>
      </w:r>
      <w:del w:id="157" w:author="Simona Radutoiu" w:date="2025-02-28T14:54:00Z" w16du:dateUtc="2025-02-28T13:54:00Z">
        <w:r w:rsidR="00CE1569" w:rsidRPr="004219CA" w:rsidDel="000219C6">
          <w:rPr>
            <w:rFonts w:ascii="Times New Roman" w:hAnsi="Times New Roman" w:cs="Times New Roman"/>
          </w:rPr>
          <w:delText>with all of them reduced</w:delText>
        </w:r>
      </w:del>
      <w:ins w:id="158" w:author="Simona Radutoiu" w:date="2025-02-28T14:55:00Z" w16du:dateUtc="2025-02-28T13:55:00Z">
        <w:r w:rsidR="00E83FDD">
          <w:rPr>
            <w:rFonts w:ascii="Times New Roman" w:hAnsi="Times New Roman" w:cs="Times New Roman"/>
          </w:rPr>
          <w:t>most of them</w:t>
        </w:r>
      </w:ins>
      <w:r w:rsidR="00CE1569" w:rsidRPr="004219CA">
        <w:rPr>
          <w:rFonts w:ascii="Times New Roman" w:hAnsi="Times New Roman" w:cs="Times New Roman"/>
        </w:rPr>
        <w:t xml:space="preserve"> in </w:t>
      </w:r>
      <w:proofErr w:type="spellStart"/>
      <w:r w:rsidR="00C65012" w:rsidRPr="004219CA">
        <w:rPr>
          <w:rFonts w:ascii="Times New Roman" w:hAnsi="Times New Roman" w:cs="Times New Roman"/>
          <w:i/>
          <w:iCs/>
        </w:rPr>
        <w:t>nsp</w:t>
      </w:r>
      <w:proofErr w:type="spellEnd"/>
      <w:r w:rsidR="00C65012" w:rsidRPr="004219CA">
        <w:rPr>
          <w:rFonts w:ascii="Times New Roman" w:hAnsi="Times New Roman" w:cs="Times New Roman"/>
        </w:rPr>
        <w:t xml:space="preserve"> mutants and</w:t>
      </w:r>
      <w:r w:rsidR="00CE1569" w:rsidRPr="004219CA">
        <w:rPr>
          <w:rFonts w:ascii="Times New Roman" w:hAnsi="Times New Roman" w:cs="Times New Roman"/>
        </w:rPr>
        <w:t>,</w:t>
      </w:r>
      <w:r w:rsidR="00C65012" w:rsidRPr="004219CA">
        <w:rPr>
          <w:rFonts w:ascii="Times New Roman" w:hAnsi="Times New Roman" w:cs="Times New Roman"/>
        </w:rPr>
        <w:t xml:space="preserve"> </w:t>
      </w:r>
      <w:del w:id="159" w:author="Simona Radutoiu" w:date="2025-02-28T14:55:00Z" w16du:dateUtc="2025-02-28T13:55:00Z">
        <w:r w:rsidR="00C65012" w:rsidRPr="004219CA" w:rsidDel="00E83FDD">
          <w:rPr>
            <w:rFonts w:ascii="Times New Roman" w:hAnsi="Times New Roman" w:cs="Times New Roman"/>
          </w:rPr>
          <w:delText>in come cases</w:delText>
        </w:r>
        <w:r w:rsidR="00CE1569" w:rsidRPr="004219CA" w:rsidDel="00E83FDD">
          <w:rPr>
            <w:rFonts w:ascii="Times New Roman" w:hAnsi="Times New Roman" w:cs="Times New Roman"/>
          </w:rPr>
          <w:delText>,</w:delText>
        </w:r>
      </w:del>
      <w:ins w:id="160" w:author="Simona Radutoiu" w:date="2025-02-28T14:55:00Z" w16du:dateUtc="2025-02-28T13:55:00Z">
        <w:r w:rsidR="00E83FDD">
          <w:rPr>
            <w:rFonts w:ascii="Times New Roman" w:hAnsi="Times New Roman" w:cs="Times New Roman"/>
          </w:rPr>
          <w:t>some</w:t>
        </w:r>
      </w:ins>
      <w:r w:rsidR="00C65012" w:rsidRPr="004219CA">
        <w:rPr>
          <w:rFonts w:ascii="Times New Roman" w:hAnsi="Times New Roman" w:cs="Times New Roman"/>
        </w:rPr>
        <w:t xml:space="preserve"> also in </w:t>
      </w:r>
      <w:proofErr w:type="spellStart"/>
      <w:r w:rsidR="00C65012" w:rsidRPr="004219CA">
        <w:rPr>
          <w:rFonts w:ascii="Times New Roman" w:hAnsi="Times New Roman" w:cs="Times New Roman"/>
          <w:i/>
          <w:iCs/>
        </w:rPr>
        <w:t>symrk</w:t>
      </w:r>
      <w:proofErr w:type="spellEnd"/>
      <w:r w:rsidR="00C65012" w:rsidRPr="004219CA">
        <w:rPr>
          <w:rFonts w:ascii="Times New Roman" w:hAnsi="Times New Roman" w:cs="Times New Roman"/>
        </w:rPr>
        <w:t xml:space="preserve"> and </w:t>
      </w:r>
      <w:proofErr w:type="spellStart"/>
      <w:r w:rsidR="00C65012" w:rsidRPr="004219CA">
        <w:rPr>
          <w:rFonts w:ascii="Times New Roman" w:hAnsi="Times New Roman" w:cs="Times New Roman"/>
          <w:i/>
          <w:iCs/>
        </w:rPr>
        <w:t>ccamk</w:t>
      </w:r>
      <w:proofErr w:type="spellEnd"/>
      <w:r w:rsidR="00C65012" w:rsidRPr="004219CA">
        <w:rPr>
          <w:rFonts w:ascii="Times New Roman" w:hAnsi="Times New Roman" w:cs="Times New Roman"/>
        </w:rPr>
        <w:t xml:space="preserve"> mutants</w:t>
      </w:r>
      <w:ins w:id="161" w:author="Simona Radutoiu" w:date="2025-02-28T14:55:00Z" w16du:dateUtc="2025-02-28T13:55:00Z">
        <w:r w:rsidR="00E83FDD">
          <w:rPr>
            <w:rFonts w:ascii="Times New Roman" w:hAnsi="Times New Roman" w:cs="Times New Roman"/>
          </w:rPr>
          <w:t xml:space="preserve"> </w:t>
        </w:r>
      </w:ins>
      <w:del w:id="162" w:author="Simona Radutoiu" w:date="2025-02-28T14:55:00Z" w16du:dateUtc="2025-02-28T13:55:00Z">
        <w:r w:rsidR="00C65012" w:rsidRPr="004219CA" w:rsidDel="00E83FDD">
          <w:rPr>
            <w:rFonts w:ascii="Times New Roman" w:hAnsi="Times New Roman" w:cs="Times New Roman"/>
          </w:rPr>
          <w:delText xml:space="preserve">. </w:delText>
        </w:r>
        <w:r w:rsidR="00CE1569" w:rsidRPr="004219CA" w:rsidDel="00E83FDD">
          <w:rPr>
            <w:rFonts w:ascii="Times New Roman" w:hAnsi="Times New Roman" w:cs="Times New Roman"/>
          </w:rPr>
          <w:delText>These</w:delText>
        </w:r>
        <w:r w:rsidR="00C65012" w:rsidRPr="004219CA" w:rsidDel="00E83FDD">
          <w:rPr>
            <w:rFonts w:ascii="Times New Roman" w:hAnsi="Times New Roman" w:cs="Times New Roman"/>
          </w:rPr>
          <w:delText xml:space="preserve"> included flavonoid-3-O-glycosides, flavanones, 4-O-methylisoflavones, </w:delText>
        </w:r>
        <w:r w:rsidR="00CE1569" w:rsidRPr="004219CA" w:rsidDel="00E83FDD">
          <w:rPr>
            <w:rFonts w:ascii="Times New Roman" w:hAnsi="Times New Roman" w:cs="Times New Roman"/>
          </w:rPr>
          <w:delText>O</w:delText>
        </w:r>
        <w:r w:rsidR="00C65012" w:rsidRPr="004219CA" w:rsidDel="00E83FDD">
          <w:rPr>
            <w:rFonts w:ascii="Times New Roman" w:hAnsi="Times New Roman" w:cs="Times New Roman"/>
          </w:rPr>
          <w:delText xml:space="preserve">-methylated flavonoids, 5-hydroxyflavonoids, and flavonoids </w:delText>
        </w:r>
      </w:del>
      <w:r w:rsidR="00C65012" w:rsidRPr="004219CA">
        <w:rPr>
          <w:rFonts w:ascii="Times New Roman" w:hAnsi="Times New Roman" w:cs="Times New Roman"/>
        </w:rPr>
        <w:t>(Fig. 9E).</w:t>
      </w:r>
      <w:r w:rsidR="00C5773A" w:rsidRPr="004219CA">
        <w:rPr>
          <w:rFonts w:ascii="Times New Roman" w:hAnsi="Times New Roman" w:cs="Times New Roman"/>
        </w:rPr>
        <w:t xml:space="preserve"> In </w:t>
      </w:r>
      <w:r w:rsidR="00C5773A" w:rsidRPr="004219CA">
        <w:rPr>
          <w:rFonts w:ascii="Times New Roman" w:hAnsi="Times New Roman" w:cs="Times New Roman"/>
          <w:i/>
          <w:iCs/>
        </w:rPr>
        <w:t>Hordeum</w:t>
      </w:r>
      <w:r w:rsidR="00C5773A" w:rsidRPr="004219CA">
        <w:rPr>
          <w:rFonts w:ascii="Times New Roman" w:hAnsi="Times New Roman" w:cs="Times New Roman"/>
        </w:rPr>
        <w:t xml:space="preserve">, </w:t>
      </w:r>
      <w:r w:rsidR="00C5773A" w:rsidRPr="004219CA">
        <w:rPr>
          <w:rFonts w:ascii="Times New Roman" w:hAnsi="Times New Roman" w:cs="Times New Roman"/>
          <w:highlight w:val="red"/>
        </w:rPr>
        <w:t>X, X, X, and X</w:t>
      </w:r>
      <w:r w:rsidR="00C5773A" w:rsidRPr="004219CA">
        <w:rPr>
          <w:rFonts w:ascii="Times New Roman" w:hAnsi="Times New Roman" w:cs="Times New Roman"/>
        </w:rPr>
        <w:t xml:space="preserve"> features were enriched</w:t>
      </w:r>
      <w:r w:rsidR="00CE1569" w:rsidRPr="004219CA">
        <w:rPr>
          <w:rFonts w:ascii="Times New Roman" w:hAnsi="Times New Roman" w:cs="Times New Roman"/>
        </w:rPr>
        <w:t>,</w:t>
      </w:r>
      <w:r w:rsidR="00C5773A" w:rsidRPr="004219CA">
        <w:rPr>
          <w:rFonts w:ascii="Times New Roman" w:hAnsi="Times New Roman" w:cs="Times New Roman"/>
        </w:rPr>
        <w:t xml:space="preserve"> </w:t>
      </w:r>
      <w:r w:rsidR="00CE1569" w:rsidRPr="004219CA">
        <w:rPr>
          <w:rFonts w:ascii="Times New Roman" w:hAnsi="Times New Roman" w:cs="Times New Roman"/>
        </w:rPr>
        <w:t>while</w:t>
      </w:r>
      <w:r w:rsidR="00C5773A" w:rsidRPr="004219CA">
        <w:rPr>
          <w:rFonts w:ascii="Times New Roman" w:hAnsi="Times New Roman" w:cs="Times New Roman"/>
        </w:rPr>
        <w:t xml:space="preserve"> </w:t>
      </w:r>
      <w:r w:rsidR="00C5773A" w:rsidRPr="004219CA">
        <w:rPr>
          <w:rFonts w:ascii="Times New Roman" w:hAnsi="Times New Roman" w:cs="Times New Roman"/>
          <w:highlight w:val="red"/>
        </w:rPr>
        <w:t>X, X,X and X</w:t>
      </w:r>
      <w:r w:rsidR="00C5773A" w:rsidRPr="004219CA">
        <w:rPr>
          <w:rFonts w:ascii="Times New Roman" w:hAnsi="Times New Roman" w:cs="Times New Roman"/>
        </w:rPr>
        <w:t xml:space="preserve">  </w:t>
      </w:r>
      <w:r w:rsidR="00CE1569" w:rsidRPr="004219CA">
        <w:rPr>
          <w:rFonts w:ascii="Times New Roman" w:hAnsi="Times New Roman" w:cs="Times New Roman"/>
        </w:rPr>
        <w:t xml:space="preserve">were </w:t>
      </w:r>
      <w:r w:rsidR="00C5773A" w:rsidRPr="004219CA">
        <w:rPr>
          <w:rFonts w:ascii="Times New Roman" w:hAnsi="Times New Roman" w:cs="Times New Roman"/>
        </w:rPr>
        <w:t xml:space="preserve">depleted in </w:t>
      </w:r>
      <w:r w:rsidR="00C5773A" w:rsidRPr="004219CA">
        <w:rPr>
          <w:rFonts w:ascii="Times New Roman" w:hAnsi="Times New Roman" w:cs="Times New Roman"/>
          <w:i/>
          <w:iCs/>
        </w:rPr>
        <w:t>symrk</w:t>
      </w:r>
      <w:r w:rsidR="00C5773A" w:rsidRPr="004219CA">
        <w:rPr>
          <w:rFonts w:ascii="Times New Roman" w:hAnsi="Times New Roman" w:cs="Times New Roman"/>
        </w:rPr>
        <w:t xml:space="preserve">, </w:t>
      </w:r>
      <w:r w:rsidR="00C5773A" w:rsidRPr="004219CA">
        <w:rPr>
          <w:rFonts w:ascii="Times New Roman" w:hAnsi="Times New Roman" w:cs="Times New Roman"/>
          <w:i/>
          <w:iCs/>
        </w:rPr>
        <w:t>ccamk</w:t>
      </w:r>
      <w:r w:rsidR="00C5773A" w:rsidRPr="004219CA">
        <w:rPr>
          <w:rFonts w:ascii="Times New Roman" w:hAnsi="Times New Roman" w:cs="Times New Roman"/>
        </w:rPr>
        <w:t xml:space="preserve">, </w:t>
      </w:r>
      <w:r w:rsidR="00C5773A" w:rsidRPr="004219CA">
        <w:rPr>
          <w:rFonts w:ascii="Times New Roman" w:hAnsi="Times New Roman" w:cs="Times New Roman"/>
          <w:i/>
          <w:iCs/>
        </w:rPr>
        <w:t>nsp1</w:t>
      </w:r>
      <w:r w:rsidR="00C5773A" w:rsidRPr="004219CA">
        <w:rPr>
          <w:rFonts w:ascii="Times New Roman" w:hAnsi="Times New Roman" w:cs="Times New Roman"/>
        </w:rPr>
        <w:t xml:space="preserve">, and </w:t>
      </w:r>
      <w:r w:rsidR="00C5773A" w:rsidRPr="004219CA">
        <w:rPr>
          <w:rFonts w:ascii="Times New Roman" w:hAnsi="Times New Roman" w:cs="Times New Roman"/>
          <w:i/>
          <w:iCs/>
        </w:rPr>
        <w:t>nsp2</w:t>
      </w:r>
      <w:r w:rsidR="00C5773A" w:rsidRPr="004219CA">
        <w:rPr>
          <w:rFonts w:ascii="Times New Roman" w:hAnsi="Times New Roman" w:cs="Times New Roman"/>
        </w:rPr>
        <w:t xml:space="preserve"> mutants, respectively (Fig.10D, and Suppl. Table </w:t>
      </w:r>
      <w:r w:rsidR="001F631A">
        <w:rPr>
          <w:rFonts w:ascii="Times New Roman" w:hAnsi="Times New Roman" w:cs="Times New Roman"/>
        </w:rPr>
        <w:t>9</w:t>
      </w:r>
      <w:r w:rsidR="00C5773A" w:rsidRPr="004219CA">
        <w:rPr>
          <w:rFonts w:ascii="Times New Roman" w:hAnsi="Times New Roman" w:cs="Times New Roman"/>
        </w:rPr>
        <w:t xml:space="preserve">). </w:t>
      </w:r>
      <w:r w:rsidR="00CE1569" w:rsidRPr="004219CA">
        <w:rPr>
          <w:rFonts w:ascii="Times New Roman" w:hAnsi="Times New Roman" w:cs="Times New Roman"/>
        </w:rPr>
        <w:t xml:space="preserve">Similar to </w:t>
      </w:r>
      <w:r w:rsidR="00CE1569" w:rsidRPr="004219CA">
        <w:rPr>
          <w:rFonts w:ascii="Times New Roman" w:hAnsi="Times New Roman" w:cs="Times New Roman"/>
          <w:i/>
          <w:iCs/>
        </w:rPr>
        <w:t>Lotus</w:t>
      </w:r>
      <w:r w:rsidR="00CE1569" w:rsidRPr="004219CA">
        <w:rPr>
          <w:rFonts w:ascii="Times New Roman" w:hAnsi="Times New Roman" w:cs="Times New Roman"/>
        </w:rPr>
        <w:t xml:space="preserve">, </w:t>
      </w:r>
      <w:r w:rsidR="00C5773A" w:rsidRPr="004219CA">
        <w:rPr>
          <w:rFonts w:ascii="Times New Roman" w:hAnsi="Times New Roman" w:cs="Times New Roman"/>
        </w:rPr>
        <w:t xml:space="preserve">DI metabolites belonged to </w:t>
      </w:r>
      <w:r w:rsidR="00CE1569" w:rsidRPr="004219CA">
        <w:rPr>
          <w:rFonts w:ascii="Times New Roman" w:hAnsi="Times New Roman" w:cs="Times New Roman"/>
        </w:rPr>
        <w:t>a wide range of</w:t>
      </w:r>
      <w:r w:rsidR="00C5773A" w:rsidRPr="004219CA">
        <w:rPr>
          <w:rFonts w:ascii="Times New Roman" w:hAnsi="Times New Roman" w:cs="Times New Roman"/>
        </w:rPr>
        <w:t xml:space="preserve"> compound classes</w:t>
      </w:r>
      <w:r w:rsidR="00E13B86" w:rsidRPr="004219CA">
        <w:rPr>
          <w:rFonts w:ascii="Times New Roman" w:hAnsi="Times New Roman" w:cs="Times New Roman"/>
        </w:rPr>
        <w:t xml:space="preserve">. </w:t>
      </w:r>
      <w:r w:rsidR="00CE1569" w:rsidRPr="004219CA">
        <w:rPr>
          <w:rFonts w:ascii="Times New Roman" w:hAnsi="Times New Roman" w:cs="Times New Roman"/>
        </w:rPr>
        <w:t>W</w:t>
      </w:r>
      <w:r w:rsidR="00C5773A" w:rsidRPr="004219CA">
        <w:rPr>
          <w:rFonts w:ascii="Times New Roman" w:hAnsi="Times New Roman" w:cs="Times New Roman"/>
        </w:rPr>
        <w:t xml:space="preserve">e detected a reduced intensity of &gt;50 diterpenoids in </w:t>
      </w:r>
      <w:r w:rsidR="00C5773A" w:rsidRPr="004219CA">
        <w:rPr>
          <w:rFonts w:ascii="Times New Roman" w:hAnsi="Times New Roman" w:cs="Times New Roman"/>
          <w:i/>
          <w:iCs/>
        </w:rPr>
        <w:t>ccamk</w:t>
      </w:r>
      <w:r w:rsidR="00C5773A" w:rsidRPr="004219CA">
        <w:rPr>
          <w:rFonts w:ascii="Times New Roman" w:hAnsi="Times New Roman" w:cs="Times New Roman"/>
        </w:rPr>
        <w:t xml:space="preserve"> and </w:t>
      </w:r>
      <w:r w:rsidR="00C5773A" w:rsidRPr="004219CA">
        <w:rPr>
          <w:rFonts w:ascii="Times New Roman" w:hAnsi="Times New Roman" w:cs="Times New Roman"/>
          <w:i/>
          <w:iCs/>
        </w:rPr>
        <w:t>nsp</w:t>
      </w:r>
      <w:r w:rsidR="00C5773A" w:rsidRPr="004219CA">
        <w:rPr>
          <w:rFonts w:ascii="Times New Roman" w:hAnsi="Times New Roman" w:cs="Times New Roman"/>
        </w:rPr>
        <w:t xml:space="preserve"> mutants</w:t>
      </w:r>
      <w:r w:rsidR="00CC479A" w:rsidRPr="004219CA">
        <w:rPr>
          <w:rFonts w:ascii="Times New Roman" w:hAnsi="Times New Roman" w:cs="Times New Roman"/>
        </w:rPr>
        <w:t xml:space="preserve"> (Fig. 10C)</w:t>
      </w:r>
      <w:r w:rsidR="00CE1569" w:rsidRPr="004219CA">
        <w:rPr>
          <w:rFonts w:ascii="Times New Roman" w:hAnsi="Times New Roman" w:cs="Times New Roman"/>
        </w:rPr>
        <w:t xml:space="preserve">, including </w:t>
      </w:r>
      <w:r w:rsidR="00CC479A" w:rsidRPr="004219CA">
        <w:rPr>
          <w:rFonts w:ascii="Times New Roman" w:hAnsi="Times New Roman" w:cs="Times New Roman"/>
        </w:rPr>
        <w:t>gibberellin</w:t>
      </w:r>
      <w:r w:rsidR="00820DFC" w:rsidRPr="004219CA">
        <w:rPr>
          <w:rFonts w:ascii="Times New Roman" w:hAnsi="Times New Roman" w:cs="Times New Roman"/>
        </w:rPr>
        <w:t>s</w:t>
      </w:r>
      <w:r w:rsidR="00CC479A" w:rsidRPr="004219CA">
        <w:rPr>
          <w:rFonts w:ascii="Times New Roman" w:hAnsi="Times New Roman" w:cs="Times New Roman"/>
        </w:rPr>
        <w:t xml:space="preserve">, 11 diterpene lactones, and </w:t>
      </w:r>
      <w:r w:rsidR="00820DFC" w:rsidRPr="004219CA">
        <w:rPr>
          <w:rFonts w:ascii="Times New Roman" w:hAnsi="Times New Roman" w:cs="Times New Roman"/>
        </w:rPr>
        <w:t xml:space="preserve">a </w:t>
      </w:r>
      <w:r w:rsidR="00CC479A" w:rsidRPr="004219CA">
        <w:rPr>
          <w:rFonts w:ascii="Times New Roman" w:hAnsi="Times New Roman" w:cs="Times New Roman"/>
        </w:rPr>
        <w:t>butanolide-furanone</w:t>
      </w:r>
      <w:r w:rsidR="00820DFC" w:rsidRPr="004219CA">
        <w:rPr>
          <w:rFonts w:ascii="Times New Roman" w:hAnsi="Times New Roman" w:cs="Times New Roman"/>
        </w:rPr>
        <w:t xml:space="preserve">, all of which were particularly </w:t>
      </w:r>
      <w:r w:rsidR="00CE1569" w:rsidRPr="004219CA">
        <w:rPr>
          <w:rFonts w:ascii="Times New Roman" w:hAnsi="Times New Roman" w:cs="Times New Roman"/>
        </w:rPr>
        <w:t xml:space="preserve">reduced </w:t>
      </w:r>
      <w:r w:rsidR="00820DFC" w:rsidRPr="004219CA">
        <w:rPr>
          <w:rFonts w:ascii="Times New Roman" w:hAnsi="Times New Roman" w:cs="Times New Roman"/>
        </w:rPr>
        <w:t xml:space="preserve">in </w:t>
      </w:r>
      <w:r w:rsidR="00820DFC" w:rsidRPr="004219CA">
        <w:rPr>
          <w:rFonts w:ascii="Times New Roman" w:hAnsi="Times New Roman" w:cs="Times New Roman"/>
          <w:i/>
          <w:iCs/>
        </w:rPr>
        <w:t>ccamk</w:t>
      </w:r>
      <w:r w:rsidR="00820DFC" w:rsidRPr="004219CA">
        <w:rPr>
          <w:rFonts w:ascii="Times New Roman" w:hAnsi="Times New Roman" w:cs="Times New Roman"/>
        </w:rPr>
        <w:t xml:space="preserve"> and </w:t>
      </w:r>
      <w:r w:rsidR="00820DFC" w:rsidRPr="004219CA">
        <w:rPr>
          <w:rFonts w:ascii="Times New Roman" w:hAnsi="Times New Roman" w:cs="Times New Roman"/>
          <w:i/>
          <w:iCs/>
        </w:rPr>
        <w:t>nsp</w:t>
      </w:r>
      <w:r w:rsidR="00820DFC" w:rsidRPr="004219CA">
        <w:rPr>
          <w:rFonts w:ascii="Times New Roman" w:hAnsi="Times New Roman" w:cs="Times New Roman"/>
        </w:rPr>
        <w:t xml:space="preserve"> mutant exudates </w:t>
      </w:r>
      <w:r w:rsidR="00CE1569" w:rsidRPr="004219CA">
        <w:rPr>
          <w:rFonts w:ascii="Times New Roman" w:hAnsi="Times New Roman" w:cs="Times New Roman"/>
        </w:rPr>
        <w:t xml:space="preserve">- </w:t>
      </w:r>
      <w:r w:rsidR="00820DFC" w:rsidRPr="004219CA">
        <w:rPr>
          <w:rFonts w:ascii="Times New Roman" w:hAnsi="Times New Roman" w:cs="Times New Roman"/>
        </w:rPr>
        <w:t>excep</w:t>
      </w:r>
      <w:r w:rsidR="00CE1569" w:rsidRPr="004219CA">
        <w:rPr>
          <w:rFonts w:ascii="Times New Roman" w:hAnsi="Times New Roman" w:cs="Times New Roman"/>
        </w:rPr>
        <w:t>t</w:t>
      </w:r>
      <w:r w:rsidR="00820DFC" w:rsidRPr="004219CA">
        <w:rPr>
          <w:rFonts w:ascii="Times New Roman" w:hAnsi="Times New Roman" w:cs="Times New Roman"/>
        </w:rPr>
        <w:t xml:space="preserve"> for </w:t>
      </w:r>
      <w:r w:rsidR="00CE1569" w:rsidRPr="004219CA">
        <w:rPr>
          <w:rFonts w:ascii="Times New Roman" w:hAnsi="Times New Roman" w:cs="Times New Roman"/>
        </w:rPr>
        <w:t xml:space="preserve">the furanone, which was reduced only in </w:t>
      </w:r>
      <w:r w:rsidR="00820DFC" w:rsidRPr="004219CA">
        <w:rPr>
          <w:rFonts w:ascii="Times New Roman" w:hAnsi="Times New Roman" w:cs="Times New Roman"/>
          <w:i/>
          <w:iCs/>
        </w:rPr>
        <w:t>ccamk</w:t>
      </w:r>
      <w:r w:rsidR="00CC479A" w:rsidRPr="004219CA">
        <w:rPr>
          <w:rFonts w:ascii="Times New Roman" w:hAnsi="Times New Roman" w:cs="Times New Roman"/>
        </w:rPr>
        <w:t xml:space="preserve"> (</w:t>
      </w:r>
      <w:r w:rsidR="00CC479A" w:rsidRPr="004219CA">
        <w:rPr>
          <w:rFonts w:ascii="Times New Roman" w:hAnsi="Times New Roman" w:cs="Times New Roman"/>
          <w:highlight w:val="red"/>
        </w:rPr>
        <w:t>Fig. 10E</w:t>
      </w:r>
      <w:r w:rsidR="00CC479A" w:rsidRPr="004219CA">
        <w:rPr>
          <w:rFonts w:ascii="Times New Roman" w:hAnsi="Times New Roman" w:cs="Times New Roman"/>
        </w:rPr>
        <w:t xml:space="preserve">). </w:t>
      </w:r>
      <w:del w:id="163" w:author="Simona Radutoiu" w:date="2025-02-28T14:57:00Z" w16du:dateUtc="2025-02-28T13:57:00Z">
        <w:r w:rsidR="00CE1569" w:rsidRPr="004219CA" w:rsidDel="00AC4874">
          <w:rPr>
            <w:rFonts w:ascii="Times New Roman" w:hAnsi="Times New Roman" w:cs="Times New Roman"/>
          </w:rPr>
          <w:delText>Although s</w:delText>
        </w:r>
        <w:r w:rsidR="00CC479A" w:rsidRPr="004219CA" w:rsidDel="00AC4874">
          <w:rPr>
            <w:rFonts w:ascii="Times New Roman" w:hAnsi="Times New Roman" w:cs="Times New Roman"/>
          </w:rPr>
          <w:delText xml:space="preserve">trigolactones and </w:delText>
        </w:r>
        <w:r w:rsidR="00CE1569" w:rsidRPr="004219CA" w:rsidDel="00AC4874">
          <w:rPr>
            <w:rFonts w:ascii="Times New Roman" w:hAnsi="Times New Roman" w:cs="Times New Roman"/>
          </w:rPr>
          <w:delText>k</w:delText>
        </w:r>
        <w:r w:rsidR="00CC479A" w:rsidRPr="004219CA" w:rsidDel="00AC4874">
          <w:rPr>
            <w:rFonts w:ascii="Times New Roman" w:hAnsi="Times New Roman" w:cs="Times New Roman"/>
          </w:rPr>
          <w:delText>arrikin</w:delText>
        </w:r>
        <w:r w:rsidR="00CE1569" w:rsidRPr="004219CA" w:rsidDel="00AC4874">
          <w:rPr>
            <w:rFonts w:ascii="Times New Roman" w:hAnsi="Times New Roman" w:cs="Times New Roman"/>
          </w:rPr>
          <w:delText>s</w:delText>
        </w:r>
        <w:r w:rsidR="00CC479A" w:rsidRPr="004219CA" w:rsidDel="00AC4874">
          <w:rPr>
            <w:rFonts w:ascii="Times New Roman" w:hAnsi="Times New Roman" w:cs="Times New Roman"/>
          </w:rPr>
          <w:delText xml:space="preserve"> typically belong to </w:delText>
        </w:r>
        <w:r w:rsidR="00CE1569" w:rsidRPr="004219CA" w:rsidDel="00AC4874">
          <w:rPr>
            <w:rFonts w:ascii="Times New Roman" w:hAnsi="Times New Roman" w:cs="Times New Roman"/>
          </w:rPr>
          <w:delText>this</w:delText>
        </w:r>
        <w:r w:rsidR="00CC479A" w:rsidRPr="004219CA" w:rsidDel="00AC4874">
          <w:rPr>
            <w:rFonts w:ascii="Times New Roman" w:hAnsi="Times New Roman" w:cs="Times New Roman"/>
          </w:rPr>
          <w:delText xml:space="preserve"> compound class, </w:delText>
        </w:r>
        <w:r w:rsidR="00CE1569" w:rsidRPr="004219CA" w:rsidDel="00AC4874">
          <w:rPr>
            <w:rFonts w:ascii="Times New Roman" w:hAnsi="Times New Roman" w:cs="Times New Roman"/>
          </w:rPr>
          <w:delText xml:space="preserve">we were unable to further classify the detected </w:delText>
        </w:r>
        <w:r w:rsidR="00CC479A" w:rsidRPr="004219CA" w:rsidDel="00AC4874">
          <w:rPr>
            <w:rFonts w:ascii="Times New Roman" w:hAnsi="Times New Roman" w:cs="Times New Roman"/>
          </w:rPr>
          <w:delText xml:space="preserve">furanone. </w:delText>
        </w:r>
      </w:del>
      <w:r w:rsidR="00CE1569" w:rsidRPr="004219CA">
        <w:rPr>
          <w:rFonts w:ascii="Times New Roman" w:hAnsi="Times New Roman" w:cs="Times New Roman"/>
        </w:rPr>
        <w:t>Additionally, we identified</w:t>
      </w:r>
      <w:r w:rsidR="00820DFC" w:rsidRPr="004219CA">
        <w:rPr>
          <w:rFonts w:ascii="Times New Roman" w:hAnsi="Times New Roman" w:cs="Times New Roman"/>
        </w:rPr>
        <w:t xml:space="preserve"> several DI phenylpropanoids, including coumaric acids and </w:t>
      </w:r>
      <w:r w:rsidR="00820DFC" w:rsidRPr="004219CA">
        <w:rPr>
          <w:rFonts w:ascii="Times New Roman" w:hAnsi="Times New Roman" w:cs="Times New Roman"/>
        </w:rPr>
        <w:lastRenderedPageBreak/>
        <w:t xml:space="preserve">coumaric acid esters, </w:t>
      </w:r>
      <w:r w:rsidR="00CE1569" w:rsidRPr="004219CA">
        <w:rPr>
          <w:rFonts w:ascii="Times New Roman" w:hAnsi="Times New Roman" w:cs="Times New Roman"/>
        </w:rPr>
        <w:t xml:space="preserve">which were reduced in </w:t>
      </w:r>
      <w:r w:rsidR="00820DFC" w:rsidRPr="004219CA">
        <w:rPr>
          <w:rFonts w:ascii="Times New Roman" w:hAnsi="Times New Roman" w:cs="Times New Roman"/>
          <w:i/>
          <w:iCs/>
        </w:rPr>
        <w:t>ccamk</w:t>
      </w:r>
      <w:r w:rsidR="00820DFC" w:rsidRPr="004219CA">
        <w:rPr>
          <w:rFonts w:ascii="Times New Roman" w:hAnsi="Times New Roman" w:cs="Times New Roman"/>
        </w:rPr>
        <w:t xml:space="preserve"> and </w:t>
      </w:r>
      <w:r w:rsidR="00820DFC" w:rsidRPr="004219CA">
        <w:rPr>
          <w:rFonts w:ascii="Times New Roman" w:hAnsi="Times New Roman" w:cs="Times New Roman"/>
          <w:i/>
          <w:iCs/>
        </w:rPr>
        <w:t>nsp</w:t>
      </w:r>
      <w:r w:rsidR="00820DFC" w:rsidRPr="004219CA">
        <w:rPr>
          <w:rFonts w:ascii="Times New Roman" w:hAnsi="Times New Roman" w:cs="Times New Roman"/>
        </w:rPr>
        <w:t xml:space="preserve"> exudates</w:t>
      </w:r>
      <w:r w:rsidR="00CE1569" w:rsidRPr="004219CA">
        <w:rPr>
          <w:rFonts w:ascii="Times New Roman" w:hAnsi="Times New Roman" w:cs="Times New Roman"/>
        </w:rPr>
        <w:t xml:space="preserve">, as previously observed in </w:t>
      </w:r>
      <w:r w:rsidR="00CE1569" w:rsidRPr="004219CA">
        <w:rPr>
          <w:rFonts w:ascii="Times New Roman" w:hAnsi="Times New Roman" w:cs="Times New Roman"/>
          <w:i/>
          <w:iCs/>
        </w:rPr>
        <w:t>Lotus (Fig. 10E, 9E)</w:t>
      </w:r>
      <w:r w:rsidR="00820DFC" w:rsidRPr="004219CA">
        <w:rPr>
          <w:rFonts w:ascii="Times New Roman" w:hAnsi="Times New Roman" w:cs="Times New Roman"/>
        </w:rPr>
        <w:t xml:space="preserve">. </w:t>
      </w:r>
      <w:r w:rsidR="00CE1569" w:rsidRPr="004219CA">
        <w:rPr>
          <w:rFonts w:ascii="Times New Roman" w:hAnsi="Times New Roman" w:cs="Times New Roman"/>
        </w:rPr>
        <w:t>We also</w:t>
      </w:r>
      <w:r w:rsidR="00820DFC" w:rsidRPr="004219CA">
        <w:rPr>
          <w:rFonts w:ascii="Times New Roman" w:hAnsi="Times New Roman" w:cs="Times New Roman"/>
        </w:rPr>
        <w:t xml:space="preserve"> found a reduction in several tryptophan alkaloids</w:t>
      </w:r>
      <w:r w:rsidR="00CE1569" w:rsidRPr="004219CA">
        <w:rPr>
          <w:rFonts w:ascii="Times New Roman" w:hAnsi="Times New Roman" w:cs="Times New Roman"/>
        </w:rPr>
        <w:t>,</w:t>
      </w:r>
      <w:r w:rsidR="00820DFC" w:rsidRPr="004219CA">
        <w:rPr>
          <w:rFonts w:ascii="Times New Roman" w:hAnsi="Times New Roman" w:cs="Times New Roman"/>
        </w:rPr>
        <w:t xml:space="preserve"> including auxin and serotonin. Another </w:t>
      </w:r>
      <w:r w:rsidR="00CE1569" w:rsidRPr="004219CA">
        <w:rPr>
          <w:rFonts w:ascii="Times New Roman" w:hAnsi="Times New Roman" w:cs="Times New Roman"/>
        </w:rPr>
        <w:t xml:space="preserve">notable </w:t>
      </w:r>
      <w:r w:rsidR="00820DFC" w:rsidRPr="004219CA">
        <w:rPr>
          <w:rFonts w:ascii="Times New Roman" w:hAnsi="Times New Roman" w:cs="Times New Roman"/>
        </w:rPr>
        <w:t xml:space="preserve">observation was the reduced exudation of octadecanoids in CSSP mutants, </w:t>
      </w:r>
      <w:r w:rsidR="00CE1569" w:rsidRPr="004219CA">
        <w:rPr>
          <w:rFonts w:ascii="Times New Roman" w:hAnsi="Times New Roman" w:cs="Times New Roman"/>
        </w:rPr>
        <w:t>with</w:t>
      </w:r>
      <w:r w:rsidR="00820DFC" w:rsidRPr="004219CA">
        <w:rPr>
          <w:rFonts w:ascii="Times New Roman" w:hAnsi="Times New Roman" w:cs="Times New Roman"/>
        </w:rPr>
        <w:t xml:space="preserve"> 14 compounds classified as lineolic acid </w:t>
      </w:r>
      <w:r w:rsidR="00CE1569" w:rsidRPr="004219CA">
        <w:rPr>
          <w:rFonts w:ascii="Times New Roman" w:hAnsi="Times New Roman" w:cs="Times New Roman"/>
        </w:rPr>
        <w:t>showing lower</w:t>
      </w:r>
      <w:r w:rsidR="00820DFC" w:rsidRPr="004219CA">
        <w:rPr>
          <w:rFonts w:ascii="Times New Roman" w:hAnsi="Times New Roman" w:cs="Times New Roman"/>
        </w:rPr>
        <w:t xml:space="preserve"> intensit</w:t>
      </w:r>
      <w:r w:rsidR="00CE1569" w:rsidRPr="004219CA">
        <w:rPr>
          <w:rFonts w:ascii="Times New Roman" w:hAnsi="Times New Roman" w:cs="Times New Roman"/>
        </w:rPr>
        <w:t>ies</w:t>
      </w:r>
      <w:r w:rsidR="00820DFC" w:rsidRPr="004219CA">
        <w:rPr>
          <w:rFonts w:ascii="Times New Roman" w:hAnsi="Times New Roman" w:cs="Times New Roman"/>
        </w:rPr>
        <w:t xml:space="preserve"> in </w:t>
      </w:r>
      <w:r w:rsidR="00820DFC" w:rsidRPr="004219CA">
        <w:rPr>
          <w:rFonts w:ascii="Times New Roman" w:hAnsi="Times New Roman" w:cs="Times New Roman"/>
          <w:i/>
          <w:iCs/>
        </w:rPr>
        <w:t>ccamk</w:t>
      </w:r>
      <w:r w:rsidR="00820DFC" w:rsidRPr="004219CA">
        <w:rPr>
          <w:rFonts w:ascii="Times New Roman" w:hAnsi="Times New Roman" w:cs="Times New Roman"/>
        </w:rPr>
        <w:t xml:space="preserve"> and </w:t>
      </w:r>
      <w:r w:rsidR="00820DFC" w:rsidRPr="004219CA">
        <w:rPr>
          <w:rFonts w:ascii="Times New Roman" w:hAnsi="Times New Roman" w:cs="Times New Roman"/>
          <w:i/>
          <w:iCs/>
        </w:rPr>
        <w:t>nsp</w:t>
      </w:r>
      <w:r w:rsidR="00820DFC" w:rsidRPr="004219CA">
        <w:rPr>
          <w:rFonts w:ascii="Times New Roman" w:hAnsi="Times New Roman" w:cs="Times New Roman"/>
        </w:rPr>
        <w:t xml:space="preserve"> mutants.</w:t>
      </w:r>
    </w:p>
    <w:p w14:paraId="1AC2BD52" w14:textId="77777777" w:rsidR="00820DFC" w:rsidRPr="004219CA" w:rsidRDefault="00820DFC" w:rsidP="003D59D8">
      <w:pPr>
        <w:spacing w:line="276" w:lineRule="auto"/>
        <w:jc w:val="both"/>
        <w:rPr>
          <w:rFonts w:ascii="Times New Roman" w:hAnsi="Times New Roman" w:cs="Times New Roman"/>
        </w:rPr>
        <w:pPrChange w:id="164" w:author="Simona Radutoiu" w:date="2025-02-19T14:17:00Z" w16du:dateUtc="2025-02-19T13:17:00Z">
          <w:pPr>
            <w:jc w:val="both"/>
          </w:pPr>
        </w:pPrChange>
      </w:pPr>
      <w:r w:rsidRPr="004219CA">
        <w:rPr>
          <w:rFonts w:ascii="Times New Roman" w:hAnsi="Times New Roman" w:cs="Times New Roman"/>
        </w:rPr>
        <w:t xml:space="preserve">In </w:t>
      </w:r>
      <w:r w:rsidR="00CE1569" w:rsidRPr="004219CA">
        <w:rPr>
          <w:rFonts w:ascii="Times New Roman" w:hAnsi="Times New Roman" w:cs="Times New Roman"/>
        </w:rPr>
        <w:t>summary</w:t>
      </w:r>
      <w:r w:rsidRPr="004219CA">
        <w:rPr>
          <w:rFonts w:ascii="Times New Roman" w:hAnsi="Times New Roman" w:cs="Times New Roman"/>
        </w:rPr>
        <w:t xml:space="preserve">, we </w:t>
      </w:r>
      <w:r w:rsidR="00CE1569" w:rsidRPr="004219CA">
        <w:rPr>
          <w:rFonts w:ascii="Times New Roman" w:hAnsi="Times New Roman" w:cs="Times New Roman"/>
        </w:rPr>
        <w:t>identified</w:t>
      </w:r>
      <w:r w:rsidRPr="004219CA">
        <w:rPr>
          <w:rFonts w:ascii="Times New Roman" w:hAnsi="Times New Roman" w:cs="Times New Roman"/>
        </w:rPr>
        <w:t xml:space="preserve"> hundreds of </w:t>
      </w:r>
      <w:r w:rsidR="00CE1569" w:rsidRPr="004219CA">
        <w:rPr>
          <w:rFonts w:ascii="Times New Roman" w:hAnsi="Times New Roman" w:cs="Times New Roman"/>
        </w:rPr>
        <w:t xml:space="preserve">differentially exuded </w:t>
      </w:r>
      <w:r w:rsidRPr="004219CA">
        <w:rPr>
          <w:rFonts w:ascii="Times New Roman" w:hAnsi="Times New Roman" w:cs="Times New Roman"/>
        </w:rPr>
        <w:t xml:space="preserve">metabolites in </w:t>
      </w:r>
      <w:r w:rsidRPr="004219CA">
        <w:rPr>
          <w:rFonts w:ascii="Times New Roman" w:hAnsi="Times New Roman" w:cs="Times New Roman"/>
          <w:i/>
          <w:iCs/>
        </w:rPr>
        <w:t>Lotus</w:t>
      </w:r>
      <w:r w:rsidRPr="004219CA">
        <w:rPr>
          <w:rFonts w:ascii="Times New Roman" w:hAnsi="Times New Roman" w:cs="Times New Roman"/>
        </w:rPr>
        <w:t xml:space="preserve"> and </w:t>
      </w:r>
      <w:r w:rsidRPr="004219CA">
        <w:rPr>
          <w:rFonts w:ascii="Times New Roman" w:hAnsi="Times New Roman" w:cs="Times New Roman"/>
          <w:i/>
          <w:iCs/>
        </w:rPr>
        <w:t>Hordeum</w:t>
      </w:r>
      <w:r w:rsidRPr="004219CA">
        <w:rPr>
          <w:rFonts w:ascii="Times New Roman" w:hAnsi="Times New Roman" w:cs="Times New Roman"/>
        </w:rPr>
        <w:t xml:space="preserve"> CSSP mutants</w:t>
      </w:r>
      <w:r w:rsidR="00CE1569" w:rsidRPr="004219CA">
        <w:rPr>
          <w:rFonts w:ascii="Times New Roman" w:hAnsi="Times New Roman" w:cs="Times New Roman"/>
        </w:rPr>
        <w:t>,</w:t>
      </w:r>
      <w:r w:rsidRPr="004219CA">
        <w:rPr>
          <w:rFonts w:ascii="Times New Roman" w:hAnsi="Times New Roman" w:cs="Times New Roman"/>
        </w:rPr>
        <w:t xml:space="preserve"> belonging to </w:t>
      </w:r>
      <w:r w:rsidR="00CE1569" w:rsidRPr="004219CA">
        <w:rPr>
          <w:rFonts w:ascii="Times New Roman" w:hAnsi="Times New Roman" w:cs="Times New Roman"/>
        </w:rPr>
        <w:t>diverse</w:t>
      </w:r>
      <w:r w:rsidRPr="004219CA">
        <w:rPr>
          <w:rFonts w:ascii="Times New Roman" w:hAnsi="Times New Roman" w:cs="Times New Roman"/>
        </w:rPr>
        <w:t xml:space="preserve"> chemical pathways and compound classes</w:t>
      </w:r>
      <w:r w:rsidR="00CE1569" w:rsidRPr="004219CA">
        <w:rPr>
          <w:rFonts w:ascii="Times New Roman" w:hAnsi="Times New Roman" w:cs="Times New Roman"/>
        </w:rPr>
        <w:t>,</w:t>
      </w:r>
      <w:r w:rsidR="0057791E" w:rsidRPr="004219CA">
        <w:rPr>
          <w:rFonts w:ascii="Times New Roman" w:hAnsi="Times New Roman" w:cs="Times New Roman"/>
        </w:rPr>
        <w:t xml:space="preserve"> including flavonoids, coumarin and cinnamic acids, plant hormones </w:t>
      </w:r>
      <w:r w:rsidR="00CE1569" w:rsidRPr="004219CA">
        <w:rPr>
          <w:rFonts w:ascii="Times New Roman" w:hAnsi="Times New Roman" w:cs="Times New Roman"/>
        </w:rPr>
        <w:t>(</w:t>
      </w:r>
      <w:r w:rsidR="0057791E" w:rsidRPr="004219CA">
        <w:rPr>
          <w:rFonts w:ascii="Times New Roman" w:hAnsi="Times New Roman" w:cs="Times New Roman"/>
        </w:rPr>
        <w:t>auxin and gibberellin</w:t>
      </w:r>
      <w:r w:rsidR="00CE1569" w:rsidRPr="004219CA">
        <w:rPr>
          <w:rFonts w:ascii="Times New Roman" w:hAnsi="Times New Roman" w:cs="Times New Roman"/>
        </w:rPr>
        <w:t>)</w:t>
      </w:r>
      <w:r w:rsidR="0057791E" w:rsidRPr="004219CA">
        <w:rPr>
          <w:rFonts w:ascii="Times New Roman" w:hAnsi="Times New Roman" w:cs="Times New Roman"/>
        </w:rPr>
        <w:t xml:space="preserve">, and salicylic acid. </w:t>
      </w:r>
      <w:r w:rsidR="00CE1569" w:rsidRPr="004219CA">
        <w:rPr>
          <w:rFonts w:ascii="Times New Roman" w:hAnsi="Times New Roman" w:cs="Times New Roman"/>
        </w:rPr>
        <w:t>These findings suggest</w:t>
      </w:r>
      <w:r w:rsidR="0057791E" w:rsidRPr="004219CA">
        <w:rPr>
          <w:rFonts w:ascii="Times New Roman" w:hAnsi="Times New Roman" w:cs="Times New Roman"/>
        </w:rPr>
        <w:t xml:space="preserve"> that CSSP genes </w:t>
      </w:r>
      <w:r w:rsidR="00CE1569" w:rsidRPr="004219CA">
        <w:rPr>
          <w:rFonts w:ascii="Times New Roman" w:hAnsi="Times New Roman" w:cs="Times New Roman"/>
        </w:rPr>
        <w:t xml:space="preserve">regulate not only the </w:t>
      </w:r>
      <w:r w:rsidR="0057791E" w:rsidRPr="004219CA">
        <w:rPr>
          <w:rFonts w:ascii="Times New Roman" w:hAnsi="Times New Roman" w:cs="Times New Roman"/>
        </w:rPr>
        <w:t xml:space="preserve">biosynthesis of </w:t>
      </w:r>
      <w:r w:rsidR="00CE1569" w:rsidRPr="004219CA">
        <w:rPr>
          <w:rFonts w:ascii="Times New Roman" w:hAnsi="Times New Roman" w:cs="Times New Roman"/>
        </w:rPr>
        <w:t>well-</w:t>
      </w:r>
      <w:r w:rsidR="0057791E" w:rsidRPr="004219CA">
        <w:rPr>
          <w:rFonts w:ascii="Times New Roman" w:hAnsi="Times New Roman" w:cs="Times New Roman"/>
        </w:rPr>
        <w:t xml:space="preserve">characterised symbiosis-related compounds but also a </w:t>
      </w:r>
      <w:r w:rsidR="00C35501" w:rsidRPr="004219CA">
        <w:rPr>
          <w:rFonts w:ascii="Times New Roman" w:hAnsi="Times New Roman" w:cs="Times New Roman"/>
        </w:rPr>
        <w:t>broader range of</w:t>
      </w:r>
      <w:r w:rsidR="0057791E" w:rsidRPr="004219CA">
        <w:rPr>
          <w:rFonts w:ascii="Times New Roman" w:hAnsi="Times New Roman" w:cs="Times New Roman"/>
        </w:rPr>
        <w:t xml:space="preserve"> metabolic processes</w:t>
      </w:r>
      <w:r w:rsidR="00C35501" w:rsidRPr="004219CA">
        <w:rPr>
          <w:rFonts w:ascii="Times New Roman" w:hAnsi="Times New Roman" w:cs="Times New Roman"/>
        </w:rPr>
        <w:t xml:space="preserve">. This, in turn, likely influences root-associated microbial communities, as observed in our </w:t>
      </w:r>
      <w:r w:rsidR="0057791E" w:rsidRPr="004219CA">
        <w:rPr>
          <w:rFonts w:ascii="Times New Roman" w:hAnsi="Times New Roman" w:cs="Times New Roman"/>
        </w:rPr>
        <w:t>previous findings.</w:t>
      </w:r>
    </w:p>
    <w:p w14:paraId="3BE5A045" w14:textId="77777777" w:rsidR="00256E66" w:rsidRPr="004219CA" w:rsidRDefault="00521906" w:rsidP="003D59D8">
      <w:pPr>
        <w:spacing w:line="276" w:lineRule="auto"/>
        <w:jc w:val="both"/>
        <w:rPr>
          <w:rFonts w:ascii="Times New Roman" w:hAnsi="Times New Roman" w:cs="Times New Roman"/>
          <w:b/>
          <w:bCs/>
        </w:rPr>
        <w:pPrChange w:id="165" w:author="Simona Radutoiu" w:date="2025-02-19T14:17:00Z" w16du:dateUtc="2025-02-19T13:17:00Z">
          <w:pPr>
            <w:jc w:val="both"/>
          </w:pPr>
        </w:pPrChange>
      </w:pPr>
      <w:r w:rsidRPr="004219CA">
        <w:rPr>
          <w:rFonts w:ascii="Times New Roman" w:hAnsi="Times New Roman" w:cs="Times New Roman"/>
          <w:b/>
          <w:bCs/>
        </w:rPr>
        <w:t>Discussion</w:t>
      </w:r>
    </w:p>
    <w:p w14:paraId="73425AB8" w14:textId="77777777" w:rsidR="00521906" w:rsidRPr="004219CA" w:rsidRDefault="00694BC7" w:rsidP="003D59D8">
      <w:pPr>
        <w:spacing w:line="276" w:lineRule="auto"/>
        <w:jc w:val="both"/>
        <w:rPr>
          <w:rFonts w:ascii="Times New Roman" w:hAnsi="Times New Roman" w:cs="Times New Roman"/>
        </w:rPr>
        <w:pPrChange w:id="166" w:author="Simona Radutoiu" w:date="2025-02-19T14:17:00Z" w16du:dateUtc="2025-02-19T13:17:00Z">
          <w:pPr>
            <w:jc w:val="both"/>
          </w:pPr>
        </w:pPrChange>
      </w:pPr>
      <w:r w:rsidRPr="00694BC7">
        <w:rPr>
          <w:rFonts w:ascii="Times New Roman" w:hAnsi="Times New Roman" w:cs="Times New Roman"/>
          <w:highlight w:val="red"/>
        </w:rPr>
        <w:t>MISSING</w:t>
      </w:r>
    </w:p>
    <w:p w14:paraId="539F3503" w14:textId="77777777" w:rsidR="00C65012" w:rsidRPr="004219CA" w:rsidRDefault="00C65012" w:rsidP="003D59D8">
      <w:pPr>
        <w:spacing w:line="276" w:lineRule="auto"/>
        <w:jc w:val="both"/>
        <w:rPr>
          <w:rFonts w:ascii="Times New Roman" w:hAnsi="Times New Roman" w:cs="Times New Roman"/>
        </w:rPr>
        <w:pPrChange w:id="167" w:author="Simona Radutoiu" w:date="2025-02-19T14:17:00Z" w16du:dateUtc="2025-02-19T13:17:00Z">
          <w:pPr>
            <w:jc w:val="both"/>
          </w:pPr>
        </w:pPrChange>
      </w:pPr>
    </w:p>
    <w:p w14:paraId="1DC18AC9" w14:textId="77777777" w:rsidR="00574963" w:rsidRPr="004219CA" w:rsidRDefault="00521906" w:rsidP="003D59D8">
      <w:pPr>
        <w:spacing w:line="276" w:lineRule="auto"/>
        <w:jc w:val="both"/>
        <w:rPr>
          <w:rFonts w:ascii="Times New Roman" w:hAnsi="Times New Roman" w:cs="Times New Roman"/>
          <w:b/>
          <w:bCs/>
        </w:rPr>
        <w:pPrChange w:id="168" w:author="Simona Radutoiu" w:date="2025-02-19T14:17:00Z" w16du:dateUtc="2025-02-19T13:17:00Z">
          <w:pPr>
            <w:jc w:val="both"/>
          </w:pPr>
        </w:pPrChange>
      </w:pPr>
      <w:r w:rsidRPr="004219CA">
        <w:rPr>
          <w:rFonts w:ascii="Times New Roman" w:hAnsi="Times New Roman" w:cs="Times New Roman"/>
          <w:b/>
          <w:bCs/>
        </w:rPr>
        <w:t>Material and Methods</w:t>
      </w:r>
    </w:p>
    <w:p w14:paraId="24F5FA91" w14:textId="77777777" w:rsidR="00256E66" w:rsidRPr="00D213B7" w:rsidRDefault="00256E66" w:rsidP="003D59D8">
      <w:pPr>
        <w:spacing w:line="276" w:lineRule="auto"/>
        <w:jc w:val="both"/>
        <w:rPr>
          <w:rFonts w:ascii="Times New Roman" w:hAnsi="Times New Roman" w:cs="Times New Roman"/>
          <w:b/>
          <w:bCs/>
        </w:rPr>
        <w:pPrChange w:id="169" w:author="Simona Radutoiu" w:date="2025-02-19T14:17:00Z" w16du:dateUtc="2025-02-19T13:17:00Z">
          <w:pPr>
            <w:jc w:val="both"/>
          </w:pPr>
        </w:pPrChange>
      </w:pPr>
      <w:r w:rsidRPr="00D213B7">
        <w:rPr>
          <w:rFonts w:ascii="Times New Roman" w:hAnsi="Times New Roman" w:cs="Times New Roman"/>
          <w:b/>
          <w:bCs/>
        </w:rPr>
        <w:t>Plant material</w:t>
      </w:r>
      <w:r w:rsidR="00F729C5" w:rsidRPr="00D213B7">
        <w:rPr>
          <w:rFonts w:ascii="Times New Roman" w:hAnsi="Times New Roman" w:cs="Times New Roman"/>
          <w:b/>
          <w:bCs/>
        </w:rPr>
        <w:t xml:space="preserve">, </w:t>
      </w:r>
      <w:r w:rsidRPr="00D213B7">
        <w:rPr>
          <w:rFonts w:ascii="Times New Roman" w:hAnsi="Times New Roman" w:cs="Times New Roman"/>
          <w:b/>
          <w:bCs/>
        </w:rPr>
        <w:t>seed sterilisation</w:t>
      </w:r>
      <w:r w:rsidR="0053475C" w:rsidRPr="00D213B7">
        <w:rPr>
          <w:rFonts w:ascii="Times New Roman" w:hAnsi="Times New Roman" w:cs="Times New Roman"/>
          <w:b/>
          <w:bCs/>
        </w:rPr>
        <w:t xml:space="preserve"> and germination</w:t>
      </w:r>
    </w:p>
    <w:p w14:paraId="0B9A5356" w14:textId="77777777" w:rsidR="00F65633" w:rsidRPr="00D213B7" w:rsidRDefault="00256E66" w:rsidP="003D59D8">
      <w:pPr>
        <w:spacing w:line="276" w:lineRule="auto"/>
        <w:jc w:val="both"/>
        <w:rPr>
          <w:rFonts w:ascii="Times New Roman" w:hAnsi="Times New Roman" w:cs="Times New Roman"/>
        </w:rPr>
        <w:pPrChange w:id="170" w:author="Simona Radutoiu" w:date="2025-02-19T14:17:00Z" w16du:dateUtc="2025-02-19T13:17:00Z">
          <w:pPr>
            <w:jc w:val="both"/>
          </w:pPr>
        </w:pPrChange>
      </w:pPr>
      <w:r w:rsidRPr="00D213B7">
        <w:rPr>
          <w:rFonts w:ascii="Times New Roman" w:hAnsi="Times New Roman" w:cs="Times New Roman"/>
          <w:i/>
          <w:iCs/>
        </w:rPr>
        <w:t>Lotus japonicus</w:t>
      </w:r>
      <w:r w:rsidRPr="00D213B7">
        <w:rPr>
          <w:rFonts w:ascii="Times New Roman" w:hAnsi="Times New Roman" w:cs="Times New Roman"/>
        </w:rPr>
        <w:t xml:space="preserve"> ecotype Gifu-B129</w:t>
      </w:r>
      <w:r w:rsidR="008763EA" w:rsidRPr="00D213B7">
        <w:rPr>
          <w:rFonts w:ascii="Times New Roman" w:hAnsi="Times New Roman" w:cs="Times New Roman"/>
        </w:rPr>
        <w:t xml:space="preserve"> </w:t>
      </w:r>
      <w:r w:rsidRPr="00D213B7">
        <w:rPr>
          <w:rFonts w:ascii="Times New Roman" w:hAnsi="Times New Roman" w:cs="Times New Roman"/>
        </w:rPr>
        <w:t xml:space="preserve">and </w:t>
      </w:r>
      <w:r w:rsidRPr="00D213B7">
        <w:rPr>
          <w:rFonts w:ascii="Times New Roman" w:hAnsi="Times New Roman" w:cs="Times New Roman"/>
          <w:i/>
          <w:iCs/>
        </w:rPr>
        <w:t>Hordeum vulgare</w:t>
      </w:r>
      <w:r w:rsidRPr="00D213B7">
        <w:rPr>
          <w:rFonts w:ascii="Times New Roman" w:hAnsi="Times New Roman" w:cs="Times New Roman"/>
        </w:rPr>
        <w:t xml:space="preserve"> var. Golden Promise</w:t>
      </w:r>
      <w:r w:rsidR="008763EA" w:rsidRPr="00D213B7">
        <w:rPr>
          <w:rFonts w:ascii="Times New Roman" w:hAnsi="Times New Roman" w:cs="Times New Roman"/>
        </w:rPr>
        <w:t xml:space="preserve"> </w:t>
      </w:r>
      <w:r w:rsidRPr="00D213B7">
        <w:rPr>
          <w:rFonts w:ascii="Times New Roman" w:hAnsi="Times New Roman" w:cs="Times New Roman"/>
        </w:rPr>
        <w:t xml:space="preserve">were used as wild-type genotypes. Common Symbiosis Signalling </w:t>
      </w:r>
      <w:r w:rsidR="006463FD" w:rsidRPr="00D213B7">
        <w:rPr>
          <w:rFonts w:ascii="Times New Roman" w:hAnsi="Times New Roman" w:cs="Times New Roman"/>
        </w:rPr>
        <w:t>P</w:t>
      </w:r>
      <w:r w:rsidRPr="00D213B7">
        <w:rPr>
          <w:rFonts w:ascii="Times New Roman" w:hAnsi="Times New Roman" w:cs="Times New Roman"/>
        </w:rPr>
        <w:t xml:space="preserve">athway </w:t>
      </w:r>
      <w:r w:rsidR="006463FD" w:rsidRPr="00D213B7">
        <w:rPr>
          <w:rFonts w:ascii="Times New Roman" w:hAnsi="Times New Roman" w:cs="Times New Roman"/>
        </w:rPr>
        <w:t xml:space="preserve">(CSSP) </w:t>
      </w:r>
      <w:r w:rsidRPr="00D213B7">
        <w:rPr>
          <w:rFonts w:ascii="Times New Roman" w:hAnsi="Times New Roman" w:cs="Times New Roman"/>
        </w:rPr>
        <w:t xml:space="preserve">mutants </w:t>
      </w:r>
      <w:r w:rsidRPr="00D213B7">
        <w:rPr>
          <w:rFonts w:ascii="Times New Roman" w:hAnsi="Times New Roman" w:cs="Times New Roman"/>
          <w:i/>
          <w:iCs/>
        </w:rPr>
        <w:t>symrk-3</w:t>
      </w:r>
      <w:r w:rsidRPr="00D213B7">
        <w:rPr>
          <w:rFonts w:ascii="Times New Roman" w:hAnsi="Times New Roman" w:cs="Times New Roman"/>
        </w:rPr>
        <w:t xml:space="preserve">, </w:t>
      </w:r>
      <w:r w:rsidRPr="00D213B7">
        <w:rPr>
          <w:rFonts w:ascii="Times New Roman" w:hAnsi="Times New Roman" w:cs="Times New Roman"/>
          <w:i/>
          <w:iCs/>
        </w:rPr>
        <w:t>ccamk-1</w:t>
      </w:r>
      <w:r w:rsidRPr="00D213B7">
        <w:rPr>
          <w:rFonts w:ascii="Times New Roman" w:hAnsi="Times New Roman" w:cs="Times New Roman"/>
        </w:rPr>
        <w:t xml:space="preserve">, </w:t>
      </w:r>
      <w:r w:rsidRPr="00D213B7">
        <w:rPr>
          <w:rFonts w:ascii="Times New Roman" w:hAnsi="Times New Roman" w:cs="Times New Roman"/>
          <w:i/>
          <w:iCs/>
        </w:rPr>
        <w:t>nsp1-4</w:t>
      </w:r>
      <w:r w:rsidRPr="00D213B7">
        <w:rPr>
          <w:rFonts w:ascii="Times New Roman" w:hAnsi="Times New Roman" w:cs="Times New Roman"/>
        </w:rPr>
        <w:t xml:space="preserve"> and </w:t>
      </w:r>
      <w:r w:rsidRPr="00D213B7">
        <w:rPr>
          <w:rFonts w:ascii="Times New Roman" w:hAnsi="Times New Roman" w:cs="Times New Roman"/>
          <w:i/>
          <w:iCs/>
        </w:rPr>
        <w:t>nsp2-2</w:t>
      </w:r>
      <w:r w:rsidRPr="00D213B7">
        <w:rPr>
          <w:rFonts w:ascii="Times New Roman" w:hAnsi="Times New Roman" w:cs="Times New Roman"/>
        </w:rPr>
        <w:t xml:space="preserve"> were used for </w:t>
      </w:r>
      <w:r w:rsidRPr="00D213B7">
        <w:rPr>
          <w:rFonts w:ascii="Times New Roman" w:hAnsi="Times New Roman" w:cs="Times New Roman"/>
          <w:i/>
          <w:iCs/>
        </w:rPr>
        <w:t>Lotus</w:t>
      </w:r>
      <w:r w:rsidRPr="00D213B7">
        <w:rPr>
          <w:rFonts w:ascii="Times New Roman" w:hAnsi="Times New Roman" w:cs="Times New Roman"/>
        </w:rPr>
        <w:t xml:space="preserve"> (Aarhus University LORE1 insertion mutant collection</w:t>
      </w:r>
      <w:r w:rsidR="00E116C7" w:rsidRPr="00D213B7">
        <w:rPr>
          <w:rFonts w:ascii="Times New Roman" w:hAnsi="Times New Roman" w:cs="Times New Roman"/>
        </w:rPr>
        <w:t xml:space="preserve"> in</w:t>
      </w:r>
      <w:r w:rsidRPr="00D213B7">
        <w:rPr>
          <w:rFonts w:ascii="Times New Roman" w:hAnsi="Times New Roman" w:cs="Times New Roman"/>
        </w:rPr>
        <w:t xml:space="preserve"> Gifu</w:t>
      </w:r>
      <w:r w:rsidR="00F65633" w:rsidRPr="00D213B7">
        <w:rPr>
          <w:rFonts w:ascii="Times New Roman" w:hAnsi="Times New Roman" w:cs="Times New Roman"/>
        </w:rPr>
        <w:t>-B129</w:t>
      </w:r>
      <w:r w:rsidR="00E116C7" w:rsidRPr="00D213B7">
        <w:rPr>
          <w:rFonts w:ascii="Times New Roman" w:hAnsi="Times New Roman" w:cs="Times New Roman"/>
        </w:rPr>
        <w:t xml:space="preserve"> background</w:t>
      </w:r>
      <w:r w:rsidR="00750014" w:rsidRPr="00D213B7">
        <w:rPr>
          <w:rFonts w:ascii="Times New Roman" w:hAnsi="Times New Roman" w:cs="Times New Roman"/>
        </w:rPr>
        <w:t>)</w:t>
      </w:r>
      <w:r w:rsidRPr="00D213B7">
        <w:rPr>
          <w:rFonts w:ascii="Times New Roman" w:hAnsi="Times New Roman" w:cs="Times New Roman"/>
        </w:rPr>
        <w:t xml:space="preserve"> and CRISPR/Cas9 mutants </w:t>
      </w:r>
      <w:r w:rsidRPr="00D213B7">
        <w:rPr>
          <w:rFonts w:ascii="Times New Roman" w:hAnsi="Times New Roman" w:cs="Times New Roman"/>
          <w:i/>
          <w:iCs/>
        </w:rPr>
        <w:t>symrk-1</w:t>
      </w:r>
      <w:r w:rsidRPr="00D213B7">
        <w:rPr>
          <w:rFonts w:ascii="Times New Roman" w:hAnsi="Times New Roman" w:cs="Times New Roman"/>
        </w:rPr>
        <w:t xml:space="preserve">, </w:t>
      </w:r>
      <w:r w:rsidRPr="00D213B7">
        <w:rPr>
          <w:rFonts w:ascii="Times New Roman" w:hAnsi="Times New Roman" w:cs="Times New Roman"/>
          <w:i/>
          <w:iCs/>
        </w:rPr>
        <w:t>ccamk-1</w:t>
      </w:r>
      <w:r w:rsidRPr="00D213B7">
        <w:rPr>
          <w:rFonts w:ascii="Times New Roman" w:hAnsi="Times New Roman" w:cs="Times New Roman"/>
        </w:rPr>
        <w:t xml:space="preserve">, </w:t>
      </w:r>
      <w:r w:rsidRPr="00D213B7">
        <w:rPr>
          <w:rFonts w:ascii="Times New Roman" w:hAnsi="Times New Roman" w:cs="Times New Roman"/>
          <w:i/>
          <w:iCs/>
        </w:rPr>
        <w:t>nsp1-</w:t>
      </w:r>
      <w:r w:rsidR="006463FD" w:rsidRPr="00D213B7">
        <w:rPr>
          <w:rFonts w:ascii="Times New Roman" w:hAnsi="Times New Roman" w:cs="Times New Roman"/>
          <w:i/>
          <w:iCs/>
        </w:rPr>
        <w:t>1</w:t>
      </w:r>
      <w:r w:rsidRPr="00D213B7">
        <w:rPr>
          <w:rFonts w:ascii="Times New Roman" w:hAnsi="Times New Roman" w:cs="Times New Roman"/>
        </w:rPr>
        <w:t xml:space="preserve">, </w:t>
      </w:r>
      <w:r w:rsidRPr="00D213B7">
        <w:rPr>
          <w:rFonts w:ascii="Times New Roman" w:hAnsi="Times New Roman" w:cs="Times New Roman"/>
          <w:i/>
          <w:iCs/>
        </w:rPr>
        <w:t>nsp2-</w:t>
      </w:r>
      <w:r w:rsidR="006463FD" w:rsidRPr="00D213B7">
        <w:rPr>
          <w:rFonts w:ascii="Times New Roman" w:hAnsi="Times New Roman" w:cs="Times New Roman"/>
          <w:i/>
          <w:iCs/>
        </w:rPr>
        <w:t>1</w:t>
      </w:r>
      <w:r w:rsidRPr="00D213B7">
        <w:rPr>
          <w:rFonts w:ascii="Times New Roman" w:hAnsi="Times New Roman" w:cs="Times New Roman"/>
        </w:rPr>
        <w:t xml:space="preserve"> </w:t>
      </w:r>
      <w:r w:rsidR="0053475C" w:rsidRPr="00D213B7">
        <w:rPr>
          <w:rFonts w:ascii="Times New Roman" w:hAnsi="Times New Roman" w:cs="Times New Roman"/>
        </w:rPr>
        <w:t xml:space="preserve">for </w:t>
      </w:r>
      <w:r w:rsidR="006463FD" w:rsidRPr="00D213B7">
        <w:rPr>
          <w:rFonts w:ascii="Times New Roman" w:hAnsi="Times New Roman" w:cs="Times New Roman"/>
          <w:i/>
          <w:iCs/>
        </w:rPr>
        <w:t>Hordeum</w:t>
      </w:r>
      <w:r w:rsidR="00E116C7" w:rsidRPr="00D213B7">
        <w:rPr>
          <w:rFonts w:ascii="Times New Roman" w:hAnsi="Times New Roman" w:cs="Times New Roman"/>
        </w:rPr>
        <w:t xml:space="preserve"> (Li </w:t>
      </w:r>
      <w:r w:rsidR="00E116C7" w:rsidRPr="00D213B7">
        <w:rPr>
          <w:rFonts w:ascii="Times New Roman" w:hAnsi="Times New Roman" w:cs="Times New Roman"/>
          <w:i/>
        </w:rPr>
        <w:t>et al.</w:t>
      </w:r>
      <w:r w:rsidR="00E116C7" w:rsidRPr="00D213B7">
        <w:rPr>
          <w:rFonts w:ascii="Times New Roman" w:hAnsi="Times New Roman" w:cs="Times New Roman"/>
        </w:rPr>
        <w:t>, 2022)</w:t>
      </w:r>
      <w:r w:rsidRPr="00D213B7">
        <w:rPr>
          <w:rFonts w:ascii="Times New Roman" w:hAnsi="Times New Roman" w:cs="Times New Roman"/>
        </w:rPr>
        <w:t xml:space="preserve">. </w:t>
      </w:r>
      <w:r w:rsidR="00F65633" w:rsidRPr="00D213B7">
        <w:rPr>
          <w:rFonts w:ascii="Times New Roman" w:hAnsi="Times New Roman" w:cs="Times New Roman"/>
          <w:i/>
          <w:iCs/>
        </w:rPr>
        <w:t>Lotus</w:t>
      </w:r>
      <w:r w:rsidR="00F65633" w:rsidRPr="00D213B7">
        <w:rPr>
          <w:rFonts w:ascii="Times New Roman" w:hAnsi="Times New Roman" w:cs="Times New Roman"/>
        </w:rPr>
        <w:t xml:space="preserve"> seeds were scarified using sandpaper prior to sterilisation in 3% bleach for 4min and five sterile milliQ washes. Seeds were stored in milliQ overnight and subsequently used for germination. Barley seeds were sterilised in </w:t>
      </w:r>
      <w:r w:rsidR="00E116C7" w:rsidRPr="00D213B7">
        <w:rPr>
          <w:rFonts w:ascii="Times New Roman" w:hAnsi="Times New Roman" w:cs="Times New Roman"/>
        </w:rPr>
        <w:t>4</w:t>
      </w:r>
      <w:r w:rsidR="00F65633" w:rsidRPr="00D213B7">
        <w:rPr>
          <w:rFonts w:ascii="Times New Roman" w:hAnsi="Times New Roman" w:cs="Times New Roman"/>
        </w:rPr>
        <w:t xml:space="preserve">% bleach and washed </w:t>
      </w:r>
      <w:r w:rsidR="00E116C7" w:rsidRPr="00D213B7">
        <w:rPr>
          <w:rFonts w:ascii="Times New Roman" w:hAnsi="Times New Roman" w:cs="Times New Roman"/>
        </w:rPr>
        <w:t>five</w:t>
      </w:r>
      <w:r w:rsidR="00F65633" w:rsidRPr="00D213B7">
        <w:rPr>
          <w:rFonts w:ascii="Times New Roman" w:hAnsi="Times New Roman" w:cs="Times New Roman"/>
        </w:rPr>
        <w:t xml:space="preserve"> times with sterile milliQ prior to usage.</w:t>
      </w:r>
      <w:r w:rsidR="0053475C" w:rsidRPr="00D213B7">
        <w:rPr>
          <w:rFonts w:ascii="Times New Roman" w:hAnsi="Times New Roman" w:cs="Times New Roman"/>
        </w:rPr>
        <w:t xml:space="preserve"> Seeds were germinated on wet filter paper in sterile square petri dishes for five days (21°C, day/night cycle 14/10h).</w:t>
      </w:r>
    </w:p>
    <w:p w14:paraId="3A7BC8BC" w14:textId="77777777" w:rsidR="00F65633" w:rsidRPr="00D213B7" w:rsidRDefault="00F65633" w:rsidP="003D59D8">
      <w:pPr>
        <w:spacing w:line="276" w:lineRule="auto"/>
        <w:jc w:val="both"/>
        <w:rPr>
          <w:rFonts w:ascii="Times New Roman" w:hAnsi="Times New Roman" w:cs="Times New Roman"/>
        </w:rPr>
        <w:pPrChange w:id="171" w:author="Simona Radutoiu" w:date="2025-02-19T14:17:00Z" w16du:dateUtc="2025-02-19T13:17:00Z">
          <w:pPr>
            <w:jc w:val="both"/>
          </w:pPr>
        </w:pPrChange>
      </w:pPr>
    </w:p>
    <w:p w14:paraId="39D09A81" w14:textId="77777777" w:rsidR="00F65633" w:rsidRPr="00D213B7" w:rsidRDefault="00F65633" w:rsidP="003D59D8">
      <w:pPr>
        <w:spacing w:line="276" w:lineRule="auto"/>
        <w:jc w:val="both"/>
        <w:rPr>
          <w:rFonts w:ascii="Times New Roman" w:hAnsi="Times New Roman" w:cs="Times New Roman"/>
          <w:b/>
          <w:bCs/>
        </w:rPr>
        <w:pPrChange w:id="172" w:author="Simona Radutoiu" w:date="2025-02-19T14:17:00Z" w16du:dateUtc="2025-02-19T13:17:00Z">
          <w:pPr>
            <w:jc w:val="both"/>
          </w:pPr>
        </w:pPrChange>
      </w:pPr>
      <w:r w:rsidRPr="00D213B7">
        <w:rPr>
          <w:rFonts w:ascii="Times New Roman" w:hAnsi="Times New Roman" w:cs="Times New Roman"/>
          <w:b/>
          <w:bCs/>
        </w:rPr>
        <w:t xml:space="preserve">Plant cultivation in </w:t>
      </w:r>
      <w:r w:rsidR="00F729C5" w:rsidRPr="00D213B7">
        <w:rPr>
          <w:rFonts w:ascii="Times New Roman" w:hAnsi="Times New Roman" w:cs="Times New Roman"/>
          <w:b/>
          <w:bCs/>
        </w:rPr>
        <w:t xml:space="preserve">Askov </w:t>
      </w:r>
      <w:r w:rsidRPr="00D213B7">
        <w:rPr>
          <w:rFonts w:ascii="Times New Roman" w:hAnsi="Times New Roman" w:cs="Times New Roman"/>
          <w:b/>
          <w:bCs/>
        </w:rPr>
        <w:t>soil</w:t>
      </w:r>
      <w:r w:rsidR="00F729C5" w:rsidRPr="00D213B7">
        <w:rPr>
          <w:rFonts w:ascii="Times New Roman" w:hAnsi="Times New Roman" w:cs="Times New Roman"/>
          <w:b/>
          <w:bCs/>
        </w:rPr>
        <w:t>s</w:t>
      </w:r>
      <w:r w:rsidRPr="00D213B7">
        <w:rPr>
          <w:rFonts w:ascii="Times New Roman" w:hAnsi="Times New Roman" w:cs="Times New Roman"/>
          <w:b/>
          <w:bCs/>
        </w:rPr>
        <w:t xml:space="preserve"> with different fertilisation regimes </w:t>
      </w:r>
    </w:p>
    <w:p w14:paraId="12C42846" w14:textId="77777777" w:rsidR="002032DB" w:rsidRPr="00D213B7" w:rsidRDefault="00F65633" w:rsidP="003D59D8">
      <w:pPr>
        <w:spacing w:line="276" w:lineRule="auto"/>
        <w:jc w:val="both"/>
        <w:rPr>
          <w:rFonts w:ascii="Times New Roman" w:hAnsi="Times New Roman" w:cs="Times New Roman"/>
        </w:rPr>
        <w:pPrChange w:id="173" w:author="Simona Radutoiu" w:date="2025-02-19T14:17:00Z" w16du:dateUtc="2025-02-19T13:17:00Z">
          <w:pPr>
            <w:jc w:val="both"/>
          </w:pPr>
        </w:pPrChange>
      </w:pPr>
      <w:r w:rsidRPr="00D213B7">
        <w:rPr>
          <w:rFonts w:ascii="Times New Roman" w:hAnsi="Times New Roman" w:cs="Times New Roman"/>
        </w:rPr>
        <w:t xml:space="preserve">Germinated seedlings were potted in </w:t>
      </w:r>
      <w:r w:rsidR="00E116C7" w:rsidRPr="00D213B7">
        <w:rPr>
          <w:rFonts w:ascii="Times New Roman" w:hAnsi="Times New Roman" w:cs="Times New Roman"/>
        </w:rPr>
        <w:t>sterile</w:t>
      </w:r>
      <w:r w:rsidRPr="00D213B7">
        <w:rPr>
          <w:rFonts w:ascii="Times New Roman" w:hAnsi="Times New Roman" w:cs="Times New Roman"/>
        </w:rPr>
        <w:t xml:space="preserve"> 4x4x9cm</w:t>
      </w:r>
      <w:r w:rsidR="006C00D5" w:rsidRPr="00D213B7">
        <w:rPr>
          <w:rFonts w:ascii="Times New Roman" w:hAnsi="Times New Roman" w:cs="Times New Roman"/>
        </w:rPr>
        <w:t xml:space="preserve"> </w:t>
      </w:r>
      <w:r w:rsidRPr="00D213B7">
        <w:rPr>
          <w:rFonts w:ascii="Times New Roman" w:hAnsi="Times New Roman" w:cs="Times New Roman"/>
        </w:rPr>
        <w:t xml:space="preserve">pots containing a bottom layer of autoclaved </w:t>
      </w:r>
      <w:r w:rsidR="00D26F85" w:rsidRPr="00D213B7">
        <w:rPr>
          <w:rFonts w:ascii="Times New Roman" w:hAnsi="Times New Roman" w:cs="Times New Roman"/>
        </w:rPr>
        <w:t xml:space="preserve">LECA </w:t>
      </w:r>
      <w:r w:rsidRPr="00D213B7">
        <w:rPr>
          <w:rFonts w:ascii="Times New Roman" w:hAnsi="Times New Roman" w:cs="Times New Roman"/>
        </w:rPr>
        <w:t>(</w:t>
      </w:r>
      <w:r w:rsidR="00D26F85" w:rsidRPr="00D213B7">
        <w:rPr>
          <w:rFonts w:ascii="Times New Roman" w:hAnsi="Times New Roman" w:cs="Times New Roman"/>
        </w:rPr>
        <w:t xml:space="preserve">2-4mm, 120°C for 20min; </w:t>
      </w:r>
      <w:r w:rsidRPr="00D213B7">
        <w:rPr>
          <w:rFonts w:ascii="Times New Roman" w:hAnsi="Times New Roman" w:cs="Times New Roman"/>
        </w:rPr>
        <w:t xml:space="preserve">50ml volume), an upper layer of soil (80ml), and a top 1-cm layer of autoclaved </w:t>
      </w:r>
      <w:r w:rsidR="00E116C7" w:rsidRPr="00D213B7">
        <w:rPr>
          <w:rFonts w:ascii="Times New Roman" w:hAnsi="Times New Roman" w:cs="Times New Roman"/>
        </w:rPr>
        <w:t xml:space="preserve">fine </w:t>
      </w:r>
      <w:r w:rsidRPr="00D213B7">
        <w:rPr>
          <w:rFonts w:ascii="Times New Roman" w:hAnsi="Times New Roman" w:cs="Times New Roman"/>
        </w:rPr>
        <w:t xml:space="preserve">vermiculite. Three </w:t>
      </w:r>
      <w:r w:rsidR="006C00D5" w:rsidRPr="00D213B7">
        <w:rPr>
          <w:rFonts w:ascii="Times New Roman" w:hAnsi="Times New Roman" w:cs="Times New Roman"/>
        </w:rPr>
        <w:t>s</w:t>
      </w:r>
      <w:r w:rsidRPr="00D213B7">
        <w:rPr>
          <w:rFonts w:ascii="Times New Roman" w:hAnsi="Times New Roman" w:cs="Times New Roman"/>
        </w:rPr>
        <w:t xml:space="preserve">oil types </w:t>
      </w:r>
      <w:r w:rsidR="006C00D5" w:rsidRPr="00D213B7">
        <w:rPr>
          <w:rFonts w:ascii="Times New Roman" w:hAnsi="Times New Roman" w:cs="Times New Roman"/>
        </w:rPr>
        <w:t xml:space="preserve">deriving from the </w:t>
      </w:r>
      <w:r w:rsidRPr="00D213B7">
        <w:rPr>
          <w:rFonts w:ascii="Times New Roman" w:hAnsi="Times New Roman" w:cs="Times New Roman"/>
        </w:rPr>
        <w:t xml:space="preserve">long-term field study in Askov, </w:t>
      </w:r>
      <w:r w:rsidR="006C00D5" w:rsidRPr="00D213B7">
        <w:rPr>
          <w:rFonts w:ascii="Times New Roman" w:hAnsi="Times New Roman" w:cs="Times New Roman"/>
        </w:rPr>
        <w:t xml:space="preserve">Southern </w:t>
      </w:r>
      <w:r w:rsidRPr="00D213B7">
        <w:rPr>
          <w:rFonts w:ascii="Times New Roman" w:hAnsi="Times New Roman" w:cs="Times New Roman"/>
        </w:rPr>
        <w:t>DK</w:t>
      </w:r>
      <w:r w:rsidRPr="004219CA">
        <w:rPr>
          <w:rFonts w:ascii="Times New Roman" w:hAnsi="Times New Roman" w:cs="Times New Roman"/>
        </w:rPr>
        <w:t>,</w:t>
      </w:r>
      <w:r w:rsidR="006C00D5" w:rsidRPr="004219CA">
        <w:rPr>
          <w:rFonts w:ascii="Times New Roman" w:hAnsi="Times New Roman" w:cs="Times New Roman"/>
        </w:rPr>
        <w:t xml:space="preserve"> were included, collected </w:t>
      </w:r>
      <w:r w:rsidR="0053475C" w:rsidRPr="004219CA">
        <w:rPr>
          <w:rFonts w:ascii="Times New Roman" w:hAnsi="Times New Roman" w:cs="Times New Roman"/>
        </w:rPr>
        <w:t xml:space="preserve">in </w:t>
      </w:r>
      <w:r w:rsidR="00CF0E55" w:rsidRPr="004219CA">
        <w:rPr>
          <w:rFonts w:ascii="Times New Roman" w:hAnsi="Times New Roman" w:cs="Times New Roman"/>
        </w:rPr>
        <w:t>2019</w:t>
      </w:r>
      <w:r w:rsidR="0053475C" w:rsidRPr="004219CA">
        <w:rPr>
          <w:rFonts w:ascii="Times New Roman" w:hAnsi="Times New Roman" w:cs="Times New Roman"/>
        </w:rPr>
        <w:t xml:space="preserve"> </w:t>
      </w:r>
      <w:r w:rsidR="006C00D5" w:rsidRPr="004219CA">
        <w:rPr>
          <w:rFonts w:ascii="Times New Roman" w:hAnsi="Times New Roman" w:cs="Times New Roman"/>
        </w:rPr>
        <w:t>from fields</w:t>
      </w:r>
      <w:r w:rsidRPr="004219CA">
        <w:rPr>
          <w:rFonts w:ascii="Times New Roman" w:hAnsi="Times New Roman" w:cs="Times New Roman"/>
        </w:rPr>
        <w:t xml:space="preserve"> </w:t>
      </w:r>
      <w:r w:rsidR="006C00D5" w:rsidRPr="004219CA">
        <w:rPr>
          <w:rFonts w:ascii="Times New Roman" w:hAnsi="Times New Roman" w:cs="Times New Roman"/>
        </w:rPr>
        <w:t>annually supplied</w:t>
      </w:r>
      <w:r w:rsidRPr="004219CA">
        <w:rPr>
          <w:rFonts w:ascii="Times New Roman" w:hAnsi="Times New Roman" w:cs="Times New Roman"/>
        </w:rPr>
        <w:t xml:space="preserve"> with specific </w:t>
      </w:r>
      <w:r w:rsidR="006C00D5" w:rsidRPr="004219CA">
        <w:rPr>
          <w:rFonts w:ascii="Times New Roman" w:hAnsi="Times New Roman" w:cs="Times New Roman"/>
        </w:rPr>
        <w:t>fertiliser compositions</w:t>
      </w:r>
      <w:r w:rsidRPr="004219CA">
        <w:rPr>
          <w:rFonts w:ascii="Times New Roman" w:hAnsi="Times New Roman" w:cs="Times New Roman"/>
        </w:rPr>
        <w:t xml:space="preserve"> </w:t>
      </w:r>
      <w:r w:rsidR="006C00D5" w:rsidRPr="004219CA">
        <w:rPr>
          <w:rFonts w:ascii="Times New Roman" w:hAnsi="Times New Roman" w:cs="Times New Roman"/>
        </w:rPr>
        <w:t xml:space="preserve">over a period of </w:t>
      </w:r>
      <w:r w:rsidRPr="004219CA">
        <w:rPr>
          <w:rFonts w:ascii="Times New Roman" w:hAnsi="Times New Roman" w:cs="Times New Roman"/>
        </w:rPr>
        <w:t xml:space="preserve">125 years </w:t>
      </w:r>
      <w:r w:rsidR="00CF0E55" w:rsidRPr="004219CA">
        <w:rPr>
          <w:rFonts w:ascii="Times New Roman" w:hAnsi="Times New Roman" w:cs="Times New Roman"/>
        </w:rPr>
        <w:t xml:space="preserve">(Christensen </w:t>
      </w:r>
      <w:r w:rsidR="00CF0E55" w:rsidRPr="004219CA">
        <w:rPr>
          <w:rFonts w:ascii="Times New Roman" w:hAnsi="Times New Roman" w:cs="Times New Roman"/>
          <w:i/>
        </w:rPr>
        <w:t>et al.</w:t>
      </w:r>
      <w:r w:rsidR="00CF0E55" w:rsidRPr="004219CA">
        <w:rPr>
          <w:rFonts w:ascii="Times New Roman" w:hAnsi="Times New Roman" w:cs="Times New Roman"/>
        </w:rPr>
        <w:t>, 2022)</w:t>
      </w:r>
      <w:r w:rsidRPr="004219CA">
        <w:rPr>
          <w:rFonts w:ascii="Times New Roman" w:hAnsi="Times New Roman" w:cs="Times New Roman"/>
        </w:rPr>
        <w:t xml:space="preserve">. </w:t>
      </w:r>
      <w:r w:rsidR="0053475C" w:rsidRPr="004219CA">
        <w:rPr>
          <w:rFonts w:ascii="Times New Roman" w:hAnsi="Times New Roman" w:cs="Times New Roman"/>
        </w:rPr>
        <w:t>Soils included were h</w:t>
      </w:r>
      <w:r w:rsidRPr="004219CA">
        <w:rPr>
          <w:rFonts w:ascii="Times New Roman" w:hAnsi="Times New Roman" w:cs="Times New Roman"/>
        </w:rPr>
        <w:t>ighly-fertilised soil with NPK supplementation (NPK), nitrogen-</w:t>
      </w:r>
      <w:r w:rsidR="006C00D5" w:rsidRPr="004219CA">
        <w:rPr>
          <w:rFonts w:ascii="Times New Roman" w:hAnsi="Times New Roman" w:cs="Times New Roman"/>
        </w:rPr>
        <w:t xml:space="preserve">deficient </w:t>
      </w:r>
      <w:r w:rsidRPr="004219CA">
        <w:rPr>
          <w:rFonts w:ascii="Times New Roman" w:hAnsi="Times New Roman" w:cs="Times New Roman"/>
        </w:rPr>
        <w:t>soil with PK fertilisation (PK)</w:t>
      </w:r>
      <w:r w:rsidR="006463FD" w:rsidRPr="004219CA">
        <w:rPr>
          <w:rFonts w:ascii="Times New Roman" w:hAnsi="Times New Roman" w:cs="Times New Roman"/>
        </w:rPr>
        <w:t>,</w:t>
      </w:r>
      <w:r w:rsidRPr="004219CA">
        <w:rPr>
          <w:rFonts w:ascii="Times New Roman" w:hAnsi="Times New Roman" w:cs="Times New Roman"/>
        </w:rPr>
        <w:t xml:space="preserve"> and unfertilised soil (UF). Six biological replicates were included for each co</w:t>
      </w:r>
      <w:r w:rsidR="0053475C" w:rsidRPr="004219CA">
        <w:rPr>
          <w:rFonts w:ascii="Times New Roman" w:hAnsi="Times New Roman" w:cs="Times New Roman"/>
        </w:rPr>
        <w:t>ndition</w:t>
      </w:r>
      <w:r w:rsidRPr="004219CA">
        <w:rPr>
          <w:rFonts w:ascii="Times New Roman" w:hAnsi="Times New Roman" w:cs="Times New Roman"/>
        </w:rPr>
        <w:t xml:space="preserve">, with three </w:t>
      </w:r>
      <w:r w:rsidR="00B937AF" w:rsidRPr="004219CA">
        <w:rPr>
          <w:rFonts w:ascii="Times New Roman" w:hAnsi="Times New Roman" w:cs="Times New Roman"/>
        </w:rPr>
        <w:t>pots with</w:t>
      </w:r>
      <w:r w:rsidRPr="004219CA">
        <w:rPr>
          <w:rFonts w:ascii="Times New Roman" w:hAnsi="Times New Roman" w:cs="Times New Roman"/>
        </w:rPr>
        <w:t xml:space="preserve"> one plant/pot per replicate for </w:t>
      </w:r>
      <w:r w:rsidR="006463FD" w:rsidRPr="004219CA">
        <w:rPr>
          <w:rFonts w:ascii="Times New Roman" w:hAnsi="Times New Roman" w:cs="Times New Roman"/>
          <w:i/>
          <w:iCs/>
        </w:rPr>
        <w:t>Hordeum</w:t>
      </w:r>
      <w:r w:rsidRPr="004219CA">
        <w:rPr>
          <w:rFonts w:ascii="Times New Roman" w:hAnsi="Times New Roman" w:cs="Times New Roman"/>
        </w:rPr>
        <w:t xml:space="preserve"> (total n=18) and 10 plants per pot for </w:t>
      </w:r>
      <w:r w:rsidRPr="004219CA">
        <w:rPr>
          <w:rFonts w:ascii="Times New Roman" w:hAnsi="Times New Roman" w:cs="Times New Roman"/>
          <w:i/>
          <w:iCs/>
        </w:rPr>
        <w:t xml:space="preserve">Lotus </w:t>
      </w:r>
      <w:r w:rsidRPr="004219CA">
        <w:rPr>
          <w:rFonts w:ascii="Times New Roman" w:hAnsi="Times New Roman" w:cs="Times New Roman"/>
        </w:rPr>
        <w:t>(total n=60)</w:t>
      </w:r>
      <w:r w:rsidR="00CF0E55" w:rsidRPr="004219CA">
        <w:rPr>
          <w:rFonts w:ascii="Times New Roman" w:hAnsi="Times New Roman" w:cs="Times New Roman"/>
        </w:rPr>
        <w:t xml:space="preserve"> with the exception of </w:t>
      </w:r>
      <w:r w:rsidR="00CF0E55" w:rsidRPr="004219CA">
        <w:rPr>
          <w:rFonts w:ascii="Times New Roman" w:hAnsi="Times New Roman" w:cs="Times New Roman"/>
          <w:i/>
        </w:rPr>
        <w:t>Lotus</w:t>
      </w:r>
      <w:r w:rsidR="00CF0E55" w:rsidRPr="004219CA">
        <w:rPr>
          <w:rFonts w:ascii="Times New Roman" w:hAnsi="Times New Roman" w:cs="Times New Roman"/>
        </w:rPr>
        <w:t xml:space="preserve"> </w:t>
      </w:r>
      <w:r w:rsidR="00CF0E55" w:rsidRPr="004219CA">
        <w:rPr>
          <w:rFonts w:ascii="Times New Roman" w:hAnsi="Times New Roman" w:cs="Times New Roman"/>
          <w:i/>
        </w:rPr>
        <w:t>symrk-3</w:t>
      </w:r>
      <w:r w:rsidR="00CF0E55" w:rsidRPr="004219CA">
        <w:rPr>
          <w:rFonts w:ascii="Times New Roman" w:hAnsi="Times New Roman" w:cs="Times New Roman"/>
        </w:rPr>
        <w:t xml:space="preserve"> mutants containing 6 plants/pot due to reduced germination rate</w:t>
      </w:r>
      <w:r w:rsidRPr="004219CA">
        <w:rPr>
          <w:rFonts w:ascii="Times New Roman" w:hAnsi="Times New Roman" w:cs="Times New Roman"/>
        </w:rPr>
        <w:t xml:space="preserve">. Plants were watered with sterile milliQ water and cultivated in growth chambers with </w:t>
      </w:r>
      <w:r w:rsidRPr="004219CA">
        <w:rPr>
          <w:rFonts w:ascii="Times New Roman" w:hAnsi="Times New Roman" w:cs="Times New Roman"/>
          <w:i/>
          <w:iCs/>
        </w:rPr>
        <w:t xml:space="preserve">Lotus </w:t>
      </w:r>
      <w:r w:rsidRPr="004219CA">
        <w:rPr>
          <w:rFonts w:ascii="Times New Roman" w:hAnsi="Times New Roman" w:cs="Times New Roman"/>
        </w:rPr>
        <w:t>(16/8 day/night hours, 75/75% room humidity day/night, 22/18°C day/night te</w:t>
      </w:r>
      <w:r w:rsidR="00CF0E55" w:rsidRPr="004219CA">
        <w:rPr>
          <w:rFonts w:ascii="Times New Roman" w:hAnsi="Times New Roman" w:cs="Times New Roman"/>
        </w:rPr>
        <w:t>mperature, 200/0μmol light den</w:t>
      </w:r>
      <w:r w:rsidRPr="004219CA">
        <w:rPr>
          <w:rFonts w:ascii="Times New Roman" w:hAnsi="Times New Roman" w:cs="Times New Roman"/>
        </w:rPr>
        <w:t>sity day/</w:t>
      </w:r>
      <w:r w:rsidRPr="00D213B7">
        <w:rPr>
          <w:rFonts w:ascii="Times New Roman" w:hAnsi="Times New Roman" w:cs="Times New Roman"/>
        </w:rPr>
        <w:t xml:space="preserve">night) or </w:t>
      </w:r>
      <w:r w:rsidR="006463FD" w:rsidRPr="00D213B7">
        <w:rPr>
          <w:rFonts w:ascii="Times New Roman" w:hAnsi="Times New Roman" w:cs="Times New Roman"/>
          <w:i/>
          <w:iCs/>
        </w:rPr>
        <w:t>Hordeum</w:t>
      </w:r>
      <w:r w:rsidRPr="00D213B7">
        <w:rPr>
          <w:rFonts w:ascii="Times New Roman" w:hAnsi="Times New Roman" w:cs="Times New Roman"/>
        </w:rPr>
        <w:t xml:space="preserve"> </w:t>
      </w:r>
      <w:r w:rsidR="0053475C" w:rsidRPr="00D213B7">
        <w:rPr>
          <w:rFonts w:ascii="Times New Roman" w:hAnsi="Times New Roman" w:cs="Times New Roman"/>
        </w:rPr>
        <w:t xml:space="preserve">settings </w:t>
      </w:r>
      <w:r w:rsidRPr="00D213B7">
        <w:rPr>
          <w:rFonts w:ascii="Times New Roman" w:hAnsi="Times New Roman" w:cs="Times New Roman"/>
        </w:rPr>
        <w:t>(16/8 day/night hours, 75/80% room humidity day/night, 18/16°C day/night temperatures, 200/0μmol light density day/night)</w:t>
      </w:r>
      <w:r w:rsidR="00F729C5" w:rsidRPr="00D213B7">
        <w:rPr>
          <w:rFonts w:ascii="Times New Roman" w:hAnsi="Times New Roman" w:cs="Times New Roman"/>
        </w:rPr>
        <w:t xml:space="preserve"> for three weeks</w:t>
      </w:r>
      <w:r w:rsidRPr="00D213B7">
        <w:rPr>
          <w:rFonts w:ascii="Times New Roman" w:hAnsi="Times New Roman" w:cs="Times New Roman"/>
        </w:rPr>
        <w:t xml:space="preserve">. </w:t>
      </w:r>
    </w:p>
    <w:p w14:paraId="0A49BE01" w14:textId="77777777" w:rsidR="001E5932" w:rsidRPr="00D213B7" w:rsidRDefault="001E5932" w:rsidP="003D59D8">
      <w:pPr>
        <w:spacing w:line="276" w:lineRule="auto"/>
        <w:jc w:val="both"/>
        <w:rPr>
          <w:rFonts w:ascii="Times New Roman" w:hAnsi="Times New Roman" w:cs="Times New Roman"/>
        </w:rPr>
        <w:pPrChange w:id="174" w:author="Simona Radutoiu" w:date="2025-02-19T14:17:00Z" w16du:dateUtc="2025-02-19T13:17:00Z">
          <w:pPr>
            <w:jc w:val="both"/>
          </w:pPr>
        </w:pPrChange>
      </w:pPr>
    </w:p>
    <w:p w14:paraId="4A0AE529" w14:textId="77777777" w:rsidR="00F729C5" w:rsidRPr="00D213B7" w:rsidRDefault="00C46B4B" w:rsidP="003D59D8">
      <w:pPr>
        <w:spacing w:line="276" w:lineRule="auto"/>
        <w:jc w:val="both"/>
        <w:rPr>
          <w:rFonts w:ascii="Times New Roman" w:hAnsi="Times New Roman" w:cs="Times New Roman"/>
          <w:b/>
          <w:bCs/>
        </w:rPr>
        <w:pPrChange w:id="175" w:author="Simona Radutoiu" w:date="2025-02-19T14:17:00Z" w16du:dateUtc="2025-02-19T13:17:00Z">
          <w:pPr>
            <w:jc w:val="both"/>
          </w:pPr>
        </w:pPrChange>
      </w:pPr>
      <w:r w:rsidRPr="00D213B7">
        <w:rPr>
          <w:rFonts w:ascii="Times New Roman" w:hAnsi="Times New Roman" w:cs="Times New Roman"/>
          <w:b/>
          <w:bCs/>
        </w:rPr>
        <w:t xml:space="preserve">Sample collection and 16S rRNA amplicon sequencing </w:t>
      </w:r>
      <w:r w:rsidR="00D26F85" w:rsidRPr="00D213B7">
        <w:rPr>
          <w:rFonts w:ascii="Times New Roman" w:hAnsi="Times New Roman" w:cs="Times New Roman"/>
          <w:b/>
          <w:bCs/>
        </w:rPr>
        <w:t>of</w:t>
      </w:r>
      <w:r w:rsidR="00F729C5" w:rsidRPr="00D213B7">
        <w:rPr>
          <w:rFonts w:ascii="Times New Roman" w:hAnsi="Times New Roman" w:cs="Times New Roman"/>
          <w:b/>
          <w:bCs/>
        </w:rPr>
        <w:t xml:space="preserve"> plants grown in Askov soils</w:t>
      </w:r>
    </w:p>
    <w:p w14:paraId="1F062399" w14:textId="77777777" w:rsidR="006463FD" w:rsidRPr="004219CA" w:rsidRDefault="00F729C5" w:rsidP="003D59D8">
      <w:pPr>
        <w:spacing w:line="276" w:lineRule="auto"/>
        <w:jc w:val="both"/>
        <w:rPr>
          <w:rFonts w:ascii="Times New Roman" w:hAnsi="Times New Roman" w:cs="Times New Roman"/>
        </w:rPr>
        <w:pPrChange w:id="176" w:author="Simona Radutoiu" w:date="2025-02-19T14:17:00Z" w16du:dateUtc="2025-02-19T13:17:00Z">
          <w:pPr>
            <w:jc w:val="both"/>
          </w:pPr>
        </w:pPrChange>
      </w:pPr>
      <w:r w:rsidRPr="00D213B7">
        <w:rPr>
          <w:rFonts w:ascii="Times New Roman" w:hAnsi="Times New Roman" w:cs="Times New Roman"/>
        </w:rPr>
        <w:lastRenderedPageBreak/>
        <w:t>The soil block containing plant roots was taken out from pots and adhering soil was removed manually. Shoots and roots were separated, and shoot fresh</w:t>
      </w:r>
      <w:r w:rsidR="00C04304" w:rsidRPr="00D213B7">
        <w:rPr>
          <w:rFonts w:ascii="Times New Roman" w:hAnsi="Times New Roman" w:cs="Times New Roman"/>
        </w:rPr>
        <w:t xml:space="preserve"> </w:t>
      </w:r>
      <w:r w:rsidRPr="00D213B7">
        <w:rPr>
          <w:rFonts w:ascii="Times New Roman" w:hAnsi="Times New Roman" w:cs="Times New Roman"/>
        </w:rPr>
        <w:t>weights were measured. Whole roots were collected and washed five times in sterile milliQ water by vigorous manual shaking</w:t>
      </w:r>
      <w:r w:rsidRPr="004219CA">
        <w:rPr>
          <w:rFonts w:ascii="Times New Roman" w:hAnsi="Times New Roman" w:cs="Times New Roman"/>
        </w:rPr>
        <w:t xml:space="preserve"> for 30 seconds (roots belonging to plants of one biological replicate were combined). ‘Rhizosphere’ samples were collected from pellets obtained via centrifugation of the first wash solution (15min at 4,000 x </w:t>
      </w:r>
      <w:r w:rsidRPr="004219CA">
        <w:rPr>
          <w:rFonts w:ascii="Times New Roman" w:hAnsi="Times New Roman" w:cs="Times New Roman"/>
          <w:i/>
          <w:iCs/>
        </w:rPr>
        <w:t>g</w:t>
      </w:r>
      <w:r w:rsidRPr="004219CA">
        <w:rPr>
          <w:rFonts w:ascii="Times New Roman" w:hAnsi="Times New Roman" w:cs="Times New Roman"/>
        </w:rPr>
        <w:t xml:space="preserve">). For </w:t>
      </w:r>
      <w:r w:rsidRPr="004219CA">
        <w:rPr>
          <w:rFonts w:ascii="Times New Roman" w:hAnsi="Times New Roman" w:cs="Times New Roman"/>
          <w:i/>
          <w:iCs/>
        </w:rPr>
        <w:t xml:space="preserve">Lotus </w:t>
      </w:r>
      <w:r w:rsidRPr="004219CA">
        <w:rPr>
          <w:rFonts w:ascii="Times New Roman" w:hAnsi="Times New Roman" w:cs="Times New Roman"/>
        </w:rPr>
        <w:t>wild-type, nodules were removed using scalpels and collected as ‘</w:t>
      </w:r>
      <w:r w:rsidR="000B42BB" w:rsidRPr="004219CA">
        <w:rPr>
          <w:rFonts w:ascii="Times New Roman" w:hAnsi="Times New Roman" w:cs="Times New Roman"/>
        </w:rPr>
        <w:t>nodule</w:t>
      </w:r>
      <w:r w:rsidRPr="004219CA">
        <w:rPr>
          <w:rFonts w:ascii="Times New Roman" w:hAnsi="Times New Roman" w:cs="Times New Roman"/>
        </w:rPr>
        <w:t>’ fraction. Roots were combined for each replicate, dried using sterile filter paper, cut in 1cm pieces and collected as ‘</w:t>
      </w:r>
      <w:r w:rsidR="000B42BB" w:rsidRPr="004219CA">
        <w:rPr>
          <w:rFonts w:ascii="Times New Roman" w:hAnsi="Times New Roman" w:cs="Times New Roman"/>
        </w:rPr>
        <w:t>root’</w:t>
      </w:r>
      <w:r w:rsidRPr="004219CA">
        <w:rPr>
          <w:rFonts w:ascii="Times New Roman" w:hAnsi="Times New Roman" w:cs="Times New Roman"/>
        </w:rPr>
        <w:t xml:space="preserve"> fraction. For bulk soil, samples were taken from unplanted soil pots</w:t>
      </w:r>
      <w:r w:rsidR="006463FD" w:rsidRPr="004219CA">
        <w:rPr>
          <w:rFonts w:ascii="Times New Roman" w:hAnsi="Times New Roman" w:cs="Times New Roman"/>
        </w:rPr>
        <w:t xml:space="preserve">. </w:t>
      </w:r>
      <w:r w:rsidRPr="004219CA">
        <w:rPr>
          <w:rFonts w:ascii="Times New Roman" w:hAnsi="Times New Roman" w:cs="Times New Roman"/>
          <w:i/>
          <w:iCs/>
        </w:rPr>
        <w:t xml:space="preserve">Lotus </w:t>
      </w:r>
      <w:r w:rsidR="000B42BB" w:rsidRPr="004219CA">
        <w:rPr>
          <w:rFonts w:ascii="Times New Roman" w:hAnsi="Times New Roman" w:cs="Times New Roman"/>
        </w:rPr>
        <w:t>root</w:t>
      </w:r>
      <w:r w:rsidRPr="004219CA">
        <w:rPr>
          <w:rFonts w:ascii="Times New Roman" w:hAnsi="Times New Roman" w:cs="Times New Roman"/>
        </w:rPr>
        <w:t xml:space="preserve"> samples were stored in sterile 15ml tubes and </w:t>
      </w:r>
      <w:r w:rsidR="006463FD" w:rsidRPr="004219CA">
        <w:rPr>
          <w:rFonts w:ascii="Times New Roman" w:hAnsi="Times New Roman" w:cs="Times New Roman"/>
          <w:i/>
          <w:iCs/>
        </w:rPr>
        <w:t>Hordeum</w:t>
      </w:r>
      <w:r w:rsidRPr="004219CA">
        <w:rPr>
          <w:rFonts w:ascii="Times New Roman" w:hAnsi="Times New Roman" w:cs="Times New Roman"/>
        </w:rPr>
        <w:t xml:space="preserve"> roots in 15ml Precellys tubes containing one 1x1cm ceramic bead. All rhizosphere and bulk samples were transferred to tubes of ‘Fast DNA Spin Kit for Soil’ (MP Biomedicals), snap-frozen in liquid nitrogen and stored at -</w:t>
      </w:r>
      <w:r w:rsidR="00B937AF" w:rsidRPr="004219CA">
        <w:rPr>
          <w:rFonts w:ascii="Times New Roman" w:hAnsi="Times New Roman" w:cs="Times New Roman"/>
        </w:rPr>
        <w:t>7</w:t>
      </w:r>
      <w:r w:rsidRPr="004219CA">
        <w:rPr>
          <w:rFonts w:ascii="Times New Roman" w:hAnsi="Times New Roman" w:cs="Times New Roman"/>
        </w:rPr>
        <w:t xml:space="preserve">0°C until further processing. </w:t>
      </w:r>
    </w:p>
    <w:p w14:paraId="499065EB" w14:textId="77777777" w:rsidR="0077294F" w:rsidRDefault="00F729C5" w:rsidP="003D59D8">
      <w:pPr>
        <w:spacing w:line="276" w:lineRule="auto"/>
        <w:jc w:val="both"/>
        <w:rPr>
          <w:rFonts w:ascii="Times New Roman" w:hAnsi="Times New Roman" w:cs="Times New Roman"/>
        </w:rPr>
        <w:pPrChange w:id="177" w:author="Simona Radutoiu" w:date="2025-02-19T14:17:00Z" w16du:dateUtc="2025-02-19T13:17:00Z">
          <w:pPr>
            <w:jc w:val="both"/>
          </w:pPr>
        </w:pPrChange>
      </w:pPr>
      <w:r w:rsidRPr="004219CA">
        <w:rPr>
          <w:rFonts w:ascii="Times New Roman" w:hAnsi="Times New Roman" w:cs="Times New Roman"/>
          <w:i/>
          <w:iCs/>
        </w:rPr>
        <w:t xml:space="preserve">Lotus </w:t>
      </w:r>
      <w:r w:rsidRPr="004219CA">
        <w:rPr>
          <w:rFonts w:ascii="Times New Roman" w:hAnsi="Times New Roman" w:cs="Times New Roman"/>
        </w:rPr>
        <w:t xml:space="preserve">root samples were homogenised by vortexing until root powder was obtained. </w:t>
      </w:r>
      <w:r w:rsidR="00B937AF" w:rsidRPr="004219CA">
        <w:rPr>
          <w:rFonts w:ascii="Times New Roman" w:hAnsi="Times New Roman" w:cs="Times New Roman"/>
          <w:i/>
          <w:iCs/>
        </w:rPr>
        <w:t>Hordeum</w:t>
      </w:r>
      <w:r w:rsidRPr="004219CA">
        <w:rPr>
          <w:rFonts w:ascii="Times New Roman" w:hAnsi="Times New Roman" w:cs="Times New Roman"/>
        </w:rPr>
        <w:t xml:space="preserve"> roots were homogenised using a Precellys Homogeniser (Bertin Technologies) for 30sec at 6200rpm (repeated if required). A subset of ground root tissue was transferred to tubes included in the ‘Fast DNA Spin Kit for Soil’ DNA extraction kit (MP Biomedicals) and DNA was extracted according to the manufacturer’s protocol. DNA concentrations were measured using Quant-iT PicoGreen double-stranded DNA (dsDNA) assay kit (Life Technologies, Darmstadt, Germany) and adjusted to 3.5ng/μl. Library preparation and sequencing was conducted separately for </w:t>
      </w:r>
      <w:r w:rsidRPr="004219CA">
        <w:rPr>
          <w:rFonts w:ascii="Times New Roman" w:hAnsi="Times New Roman" w:cs="Times New Roman"/>
          <w:i/>
          <w:iCs/>
        </w:rPr>
        <w:t xml:space="preserve">Lotus </w:t>
      </w:r>
      <w:r w:rsidRPr="004219CA">
        <w:rPr>
          <w:rFonts w:ascii="Times New Roman" w:hAnsi="Times New Roman" w:cs="Times New Roman"/>
        </w:rPr>
        <w:t xml:space="preserve">and </w:t>
      </w:r>
      <w:r w:rsidR="006463FD" w:rsidRPr="004219CA">
        <w:rPr>
          <w:rFonts w:ascii="Times New Roman" w:hAnsi="Times New Roman" w:cs="Times New Roman"/>
          <w:i/>
          <w:iCs/>
        </w:rPr>
        <w:t>Hordeum</w:t>
      </w:r>
      <w:r w:rsidRPr="004219CA">
        <w:rPr>
          <w:rFonts w:ascii="Times New Roman" w:hAnsi="Times New Roman" w:cs="Times New Roman"/>
        </w:rPr>
        <w:t xml:space="preserve"> samples. Primers amplifying the variable V5</w:t>
      </w:r>
      <w:r w:rsidRPr="004219CA">
        <w:rPr>
          <w:rFonts w:ascii="Times New Roman" w:hAnsi="Times New Roman" w:cs="Times New Roman"/>
          <w:b/>
          <w:bCs/>
        </w:rPr>
        <w:t>–</w:t>
      </w:r>
      <w:r w:rsidRPr="004219CA">
        <w:rPr>
          <w:rFonts w:ascii="Times New Roman" w:hAnsi="Times New Roman" w:cs="Times New Roman"/>
        </w:rPr>
        <w:t xml:space="preserve">V7 region of </w:t>
      </w:r>
      <w:r w:rsidR="008763EA" w:rsidRPr="004219CA">
        <w:rPr>
          <w:rFonts w:ascii="Times New Roman" w:hAnsi="Times New Roman" w:cs="Times New Roman"/>
        </w:rPr>
        <w:t xml:space="preserve">the </w:t>
      </w:r>
      <w:r w:rsidRPr="004219CA">
        <w:rPr>
          <w:rFonts w:ascii="Times New Roman" w:hAnsi="Times New Roman" w:cs="Times New Roman"/>
        </w:rPr>
        <w:t>bacterial 16S rRNA gene (</w:t>
      </w:r>
      <w:r w:rsidR="008763EA" w:rsidRPr="004219CA">
        <w:rPr>
          <w:rFonts w:ascii="Times New Roman" w:hAnsi="Times New Roman" w:cs="Times New Roman"/>
          <w:i/>
          <w:iCs/>
        </w:rPr>
        <w:t>Lotus</w:t>
      </w:r>
      <w:r w:rsidR="008763EA" w:rsidRPr="004219CA">
        <w:rPr>
          <w:rFonts w:ascii="Times New Roman" w:hAnsi="Times New Roman" w:cs="Times New Roman"/>
        </w:rPr>
        <w:t xml:space="preserve"> library: 799F AACMGGATTAGATACCCKG, 1192R ACGTCATCCCCACCTTCC; </w:t>
      </w:r>
      <w:r w:rsidR="006463FD" w:rsidRPr="004219CA">
        <w:rPr>
          <w:rFonts w:ascii="Times New Roman" w:hAnsi="Times New Roman" w:cs="Times New Roman"/>
          <w:i/>
          <w:iCs/>
        </w:rPr>
        <w:t>Hordeum</w:t>
      </w:r>
      <w:r w:rsidR="008763EA" w:rsidRPr="004219CA">
        <w:rPr>
          <w:rFonts w:ascii="Times New Roman" w:hAnsi="Times New Roman" w:cs="Times New Roman"/>
        </w:rPr>
        <w:t xml:space="preserve"> library: </w:t>
      </w:r>
      <w:r w:rsidR="008763EA" w:rsidRPr="004219CA">
        <w:rPr>
          <w:rFonts w:ascii="Times New Roman" w:hAnsi="Times New Roman" w:cs="Times New Roman"/>
          <w:color w:val="000000" w:themeColor="text1"/>
        </w:rPr>
        <w:t>799F TCGTCGGCAGCGTCAGATGTGTAT</w:t>
      </w:r>
      <w:r w:rsidR="00F33887" w:rsidRPr="004219CA">
        <w:rPr>
          <w:rFonts w:ascii="Times New Roman" w:hAnsi="Times New Roman" w:cs="Times New Roman"/>
          <w:color w:val="000000" w:themeColor="text1"/>
        </w:rPr>
        <w:t>-</w:t>
      </w:r>
      <w:r w:rsidR="008763EA" w:rsidRPr="004219CA">
        <w:rPr>
          <w:rFonts w:ascii="Times New Roman" w:hAnsi="Times New Roman" w:cs="Times New Roman"/>
          <w:color w:val="000000" w:themeColor="text1"/>
        </w:rPr>
        <w:t>AAGAGACAGAACMGGATTAGATACCCKG,</w:t>
      </w:r>
      <w:r w:rsidR="00F33887" w:rsidRPr="004219CA">
        <w:rPr>
          <w:rFonts w:ascii="Times New Roman" w:hAnsi="Times New Roman" w:cs="Times New Roman"/>
          <w:color w:val="000000" w:themeColor="text1"/>
        </w:rPr>
        <w:t xml:space="preserve"> </w:t>
      </w:r>
      <w:r w:rsidR="008763EA" w:rsidRPr="004219CA">
        <w:rPr>
          <w:rFonts w:ascii="Times New Roman" w:hAnsi="Times New Roman" w:cs="Times New Roman"/>
          <w:color w:val="000000" w:themeColor="text1"/>
        </w:rPr>
        <w:t>1192R</w:t>
      </w:r>
      <w:r w:rsidR="006463FD" w:rsidRPr="004219CA">
        <w:rPr>
          <w:rFonts w:ascii="Times New Roman" w:hAnsi="Times New Roman" w:cs="Times New Roman"/>
          <w:color w:val="000000" w:themeColor="text1"/>
        </w:rPr>
        <w:t xml:space="preserve"> </w:t>
      </w:r>
      <w:r w:rsidR="008763EA" w:rsidRPr="004219CA">
        <w:rPr>
          <w:rFonts w:ascii="Times New Roman" w:hAnsi="Times New Roman" w:cs="Times New Roman"/>
        </w:rPr>
        <w:t>GTCTCGTGGGCTCGGAGATG</w:t>
      </w:r>
      <w:r w:rsidR="00F33887" w:rsidRPr="004219CA">
        <w:rPr>
          <w:rFonts w:ascii="Times New Roman" w:hAnsi="Times New Roman" w:cs="Times New Roman"/>
        </w:rPr>
        <w:t>-</w:t>
      </w:r>
      <w:r w:rsidR="008763EA" w:rsidRPr="004219CA">
        <w:rPr>
          <w:rFonts w:ascii="Times New Roman" w:hAnsi="Times New Roman" w:cs="Times New Roman"/>
        </w:rPr>
        <w:t>TGTATAAGAGACAGACGTCATCCCCACCTTCC</w:t>
      </w:r>
      <w:r w:rsidRPr="004219CA">
        <w:rPr>
          <w:rFonts w:ascii="Times New Roman" w:hAnsi="Times New Roman" w:cs="Times New Roman"/>
          <w:color w:val="000000" w:themeColor="text1"/>
        </w:rPr>
        <w:t xml:space="preserve">) were used in </w:t>
      </w:r>
      <w:r w:rsidRPr="004219CA">
        <w:rPr>
          <w:rFonts w:ascii="Times New Roman" w:hAnsi="Times New Roman" w:cs="Times New Roman"/>
        </w:rPr>
        <w:t>a first PCR step</w:t>
      </w:r>
      <w:r w:rsidR="00B37DE2" w:rsidRPr="004219CA">
        <w:rPr>
          <w:rFonts w:ascii="Times New Roman" w:hAnsi="Times New Roman" w:cs="Times New Roman"/>
        </w:rPr>
        <w:t xml:space="preserve"> </w:t>
      </w:r>
      <w:r w:rsidR="00505569" w:rsidRPr="004219CA">
        <w:rPr>
          <w:rFonts w:ascii="Times New Roman" w:hAnsi="Times New Roman" w:cs="Times New Roman"/>
        </w:rPr>
        <w:t>followed by a second PCR</w:t>
      </w:r>
      <w:r w:rsidR="00B37DE2" w:rsidRPr="004219CA">
        <w:rPr>
          <w:rFonts w:ascii="Times New Roman" w:hAnsi="Times New Roman" w:cs="Times New Roman"/>
        </w:rPr>
        <w:t xml:space="preserve"> using unique barcoded primers with Illumina MiSeq </w:t>
      </w:r>
      <w:r w:rsidR="006463FD" w:rsidRPr="004219CA">
        <w:rPr>
          <w:rFonts w:ascii="Times New Roman" w:hAnsi="Times New Roman" w:cs="Times New Roman"/>
        </w:rPr>
        <w:t>(</w:t>
      </w:r>
      <w:r w:rsidR="006463FD" w:rsidRPr="004219CA">
        <w:rPr>
          <w:rFonts w:ascii="Times New Roman" w:hAnsi="Times New Roman" w:cs="Times New Roman"/>
          <w:i/>
          <w:iCs/>
        </w:rPr>
        <w:t>Lotus</w:t>
      </w:r>
      <w:r w:rsidR="006463FD" w:rsidRPr="004219CA">
        <w:rPr>
          <w:rFonts w:ascii="Times New Roman" w:hAnsi="Times New Roman" w:cs="Times New Roman"/>
        </w:rPr>
        <w:t xml:space="preserve">) </w:t>
      </w:r>
      <w:r w:rsidR="00B37DE2" w:rsidRPr="004219CA">
        <w:rPr>
          <w:rFonts w:ascii="Times New Roman" w:hAnsi="Times New Roman" w:cs="Times New Roman"/>
        </w:rPr>
        <w:t>or NovaSeq</w:t>
      </w:r>
      <w:r w:rsidR="006463FD" w:rsidRPr="004219CA">
        <w:rPr>
          <w:rFonts w:ascii="Times New Roman" w:hAnsi="Times New Roman" w:cs="Times New Roman"/>
        </w:rPr>
        <w:t xml:space="preserve"> (</w:t>
      </w:r>
      <w:r w:rsidR="006463FD" w:rsidRPr="004219CA">
        <w:rPr>
          <w:rFonts w:ascii="Times New Roman" w:hAnsi="Times New Roman" w:cs="Times New Roman"/>
          <w:i/>
          <w:iCs/>
        </w:rPr>
        <w:t>Hordeum</w:t>
      </w:r>
      <w:r w:rsidR="006463FD" w:rsidRPr="004219CA">
        <w:rPr>
          <w:rFonts w:ascii="Times New Roman" w:hAnsi="Times New Roman" w:cs="Times New Roman"/>
        </w:rPr>
        <w:t>)</w:t>
      </w:r>
      <w:r w:rsidR="00B37DE2" w:rsidRPr="004219CA">
        <w:rPr>
          <w:rFonts w:ascii="Times New Roman" w:hAnsi="Times New Roman" w:cs="Times New Roman"/>
        </w:rPr>
        <w:t xml:space="preserve"> adapters for individual samples</w:t>
      </w:r>
      <w:r w:rsidR="00505569" w:rsidRPr="004219CA">
        <w:rPr>
          <w:rFonts w:ascii="Times New Roman" w:hAnsi="Times New Roman" w:cs="Times New Roman"/>
        </w:rPr>
        <w:t xml:space="preserve">. </w:t>
      </w:r>
      <w:r w:rsidR="00930285" w:rsidRPr="004219CA">
        <w:rPr>
          <w:rFonts w:ascii="Times New Roman" w:hAnsi="Times New Roman" w:cs="Times New Roman"/>
        </w:rPr>
        <w:t xml:space="preserve">For </w:t>
      </w:r>
      <w:r w:rsidR="00930285" w:rsidRPr="004219CA">
        <w:rPr>
          <w:rFonts w:ascii="Times New Roman" w:hAnsi="Times New Roman" w:cs="Times New Roman"/>
          <w:i/>
          <w:iCs/>
        </w:rPr>
        <w:t xml:space="preserve">Lotus </w:t>
      </w:r>
      <w:r w:rsidR="00930285" w:rsidRPr="004219CA">
        <w:rPr>
          <w:rFonts w:ascii="Times New Roman" w:hAnsi="Times New Roman" w:cs="Times New Roman"/>
        </w:rPr>
        <w:t xml:space="preserve">samples, synthetic DNA spikes </w:t>
      </w:r>
      <w:r w:rsidR="006463FD" w:rsidRPr="004219CA">
        <w:rPr>
          <w:rFonts w:ascii="Times New Roman" w:hAnsi="Times New Roman" w:cs="Times New Roman"/>
        </w:rPr>
        <w:t>(</w:t>
      </w:r>
      <w:r w:rsidR="006463FD" w:rsidRPr="004219CA">
        <w:rPr>
          <w:rFonts w:ascii="Times New Roman" w:hAnsi="Times New Roman" w:cs="Times New Roman"/>
          <w:highlight w:val="red"/>
        </w:rPr>
        <w:t>give sequence</w:t>
      </w:r>
      <w:r w:rsidR="006463FD" w:rsidRPr="004219CA">
        <w:rPr>
          <w:rFonts w:ascii="Times New Roman" w:hAnsi="Times New Roman" w:cs="Times New Roman"/>
        </w:rPr>
        <w:t xml:space="preserve">) </w:t>
      </w:r>
      <w:r w:rsidR="00930285" w:rsidRPr="004219CA">
        <w:rPr>
          <w:rFonts w:ascii="Times New Roman" w:hAnsi="Times New Roman" w:cs="Times New Roman"/>
        </w:rPr>
        <w:t xml:space="preserve">were included in PCR1, which </w:t>
      </w:r>
      <w:r w:rsidR="00B937AF" w:rsidRPr="004219CA">
        <w:rPr>
          <w:rFonts w:ascii="Times New Roman" w:hAnsi="Times New Roman" w:cs="Times New Roman"/>
        </w:rPr>
        <w:t>we</w:t>
      </w:r>
      <w:r w:rsidR="00930285" w:rsidRPr="004219CA">
        <w:rPr>
          <w:rFonts w:ascii="Times New Roman" w:hAnsi="Times New Roman" w:cs="Times New Roman"/>
        </w:rPr>
        <w:t xml:space="preserve">re, however, </w:t>
      </w:r>
      <w:r w:rsidR="00B937AF" w:rsidRPr="004219CA">
        <w:rPr>
          <w:rFonts w:ascii="Times New Roman" w:hAnsi="Times New Roman" w:cs="Times New Roman"/>
        </w:rPr>
        <w:t>excluded during</w:t>
      </w:r>
      <w:r w:rsidR="006463FD" w:rsidRPr="004219CA">
        <w:rPr>
          <w:rFonts w:ascii="Times New Roman" w:hAnsi="Times New Roman" w:cs="Times New Roman"/>
        </w:rPr>
        <w:t xml:space="preserve"> analysis</w:t>
      </w:r>
      <w:r w:rsidR="00930285" w:rsidRPr="004219CA">
        <w:rPr>
          <w:rFonts w:ascii="Times New Roman" w:hAnsi="Times New Roman" w:cs="Times New Roman"/>
        </w:rPr>
        <w:t xml:space="preserve">. </w:t>
      </w:r>
      <w:r w:rsidR="00505569" w:rsidRPr="004219CA">
        <w:rPr>
          <w:rFonts w:ascii="Times New Roman" w:hAnsi="Times New Roman" w:cs="Times New Roman"/>
        </w:rPr>
        <w:t>Amplicons were purified, pooled</w:t>
      </w:r>
      <w:r w:rsidR="00234F1D" w:rsidRPr="004219CA">
        <w:rPr>
          <w:rFonts w:ascii="Times New Roman" w:hAnsi="Times New Roman" w:cs="Times New Roman"/>
        </w:rPr>
        <w:t xml:space="preserve"> and</w:t>
      </w:r>
      <w:r w:rsidR="00505569" w:rsidRPr="004219CA">
        <w:rPr>
          <w:rFonts w:ascii="Times New Roman" w:hAnsi="Times New Roman" w:cs="Times New Roman"/>
        </w:rPr>
        <w:t xml:space="preserve"> bands of bacterial DNA fragments </w:t>
      </w:r>
      <w:r w:rsidR="00234F1D" w:rsidRPr="004219CA">
        <w:rPr>
          <w:rFonts w:ascii="Times New Roman" w:hAnsi="Times New Roman" w:cs="Times New Roman"/>
        </w:rPr>
        <w:t xml:space="preserve">were </w:t>
      </w:r>
      <w:r w:rsidR="00505569" w:rsidRPr="004219CA">
        <w:rPr>
          <w:rFonts w:ascii="Times New Roman" w:hAnsi="Times New Roman" w:cs="Times New Roman"/>
        </w:rPr>
        <w:t xml:space="preserve">extracted via gel electrophoresis </w:t>
      </w:r>
      <w:r w:rsidRPr="004219CA">
        <w:rPr>
          <w:rFonts w:ascii="Times New Roman" w:hAnsi="Times New Roman" w:cs="Times New Roman"/>
        </w:rPr>
        <w:t xml:space="preserve">and </w:t>
      </w:r>
      <w:r w:rsidR="00930285" w:rsidRPr="004219CA">
        <w:rPr>
          <w:rFonts w:ascii="Times New Roman" w:hAnsi="Times New Roman" w:cs="Times New Roman"/>
        </w:rPr>
        <w:t>purified</w:t>
      </w:r>
      <w:r w:rsidRPr="004219CA">
        <w:rPr>
          <w:rFonts w:ascii="Times New Roman" w:hAnsi="Times New Roman" w:cs="Times New Roman"/>
        </w:rPr>
        <w:t xml:space="preserve"> using ‘Nucleospin Gel and DNA ex</w:t>
      </w:r>
      <w:r w:rsidR="00234F1D" w:rsidRPr="004219CA">
        <w:rPr>
          <w:rFonts w:ascii="Times New Roman" w:hAnsi="Times New Roman" w:cs="Times New Roman"/>
        </w:rPr>
        <w:t>t</w:t>
      </w:r>
      <w:r w:rsidRPr="004219CA">
        <w:rPr>
          <w:rFonts w:ascii="Times New Roman" w:hAnsi="Times New Roman" w:cs="Times New Roman"/>
        </w:rPr>
        <w:t xml:space="preserve">raction kit’ (Macherey-Nagel). Eluted DNA </w:t>
      </w:r>
      <w:r w:rsidR="00505569" w:rsidRPr="004219CA">
        <w:rPr>
          <w:rFonts w:ascii="Times New Roman" w:hAnsi="Times New Roman" w:cs="Times New Roman"/>
        </w:rPr>
        <w:t xml:space="preserve">was </w:t>
      </w:r>
      <w:r w:rsidRPr="004219CA">
        <w:rPr>
          <w:rFonts w:ascii="Times New Roman" w:hAnsi="Times New Roman" w:cs="Times New Roman"/>
        </w:rPr>
        <w:t>concentrated twice using AMPure XP beads</w:t>
      </w:r>
      <w:r w:rsidR="00505569" w:rsidRPr="004219CA">
        <w:rPr>
          <w:rFonts w:ascii="Times New Roman" w:hAnsi="Times New Roman" w:cs="Times New Roman"/>
        </w:rPr>
        <w:t xml:space="preserve"> (</w:t>
      </w:r>
      <w:r w:rsidR="00234F1D" w:rsidRPr="004219CA">
        <w:rPr>
          <w:rFonts w:ascii="Times New Roman" w:hAnsi="Times New Roman" w:cs="Times New Roman"/>
        </w:rPr>
        <w:t>Beckman Coulter</w:t>
      </w:r>
      <w:r w:rsidR="00505569" w:rsidRPr="004219CA">
        <w:rPr>
          <w:rFonts w:ascii="Times New Roman" w:hAnsi="Times New Roman" w:cs="Times New Roman"/>
        </w:rPr>
        <w:t>)</w:t>
      </w:r>
      <w:r w:rsidR="00D26F85" w:rsidRPr="004219CA">
        <w:rPr>
          <w:rFonts w:ascii="Times New Roman" w:hAnsi="Times New Roman" w:cs="Times New Roman"/>
        </w:rPr>
        <w:t>. T</w:t>
      </w:r>
      <w:r w:rsidR="00F33887" w:rsidRPr="004219CA">
        <w:rPr>
          <w:rFonts w:ascii="Times New Roman" w:hAnsi="Times New Roman" w:cs="Times New Roman"/>
        </w:rPr>
        <w:t xml:space="preserve">he </w:t>
      </w:r>
      <w:r w:rsidRPr="004219CA">
        <w:rPr>
          <w:rFonts w:ascii="Times New Roman" w:hAnsi="Times New Roman" w:cs="Times New Roman"/>
        </w:rPr>
        <w:t>final concentration was measured using Invitrogen Qubit dsDNA HS and BR Assay Kit (Thermo Fisher Scientific)</w:t>
      </w:r>
      <w:r w:rsidR="00F33887" w:rsidRPr="004219CA">
        <w:rPr>
          <w:rFonts w:ascii="Times New Roman" w:hAnsi="Times New Roman" w:cs="Times New Roman"/>
        </w:rPr>
        <w:t xml:space="preserve">, </w:t>
      </w:r>
      <w:r w:rsidRPr="004219CA">
        <w:rPr>
          <w:rFonts w:ascii="Times New Roman" w:hAnsi="Times New Roman" w:cs="Times New Roman"/>
        </w:rPr>
        <w:t xml:space="preserve">and the libraries were sequenced using Illumina MiSeq (Genewiz) for </w:t>
      </w:r>
      <w:r w:rsidRPr="004219CA">
        <w:rPr>
          <w:rFonts w:ascii="Times New Roman" w:hAnsi="Times New Roman" w:cs="Times New Roman"/>
          <w:i/>
          <w:iCs/>
        </w:rPr>
        <w:t xml:space="preserve">Lotus </w:t>
      </w:r>
      <w:r w:rsidRPr="004219CA">
        <w:rPr>
          <w:rFonts w:ascii="Times New Roman" w:hAnsi="Times New Roman" w:cs="Times New Roman"/>
        </w:rPr>
        <w:t xml:space="preserve">and NovaSeq (Novogene) for </w:t>
      </w:r>
      <w:r w:rsidR="00B937AF" w:rsidRPr="004219CA">
        <w:rPr>
          <w:rFonts w:ascii="Times New Roman" w:hAnsi="Times New Roman" w:cs="Times New Roman"/>
          <w:i/>
          <w:iCs/>
        </w:rPr>
        <w:t>Hordeum</w:t>
      </w:r>
      <w:r w:rsidRPr="004219CA">
        <w:rPr>
          <w:rFonts w:ascii="Times New Roman" w:hAnsi="Times New Roman" w:cs="Times New Roman"/>
        </w:rPr>
        <w:t xml:space="preserve"> samples.</w:t>
      </w:r>
    </w:p>
    <w:p w14:paraId="43A2D132" w14:textId="77777777" w:rsidR="0077294F" w:rsidRDefault="0077294F" w:rsidP="003D59D8">
      <w:pPr>
        <w:spacing w:line="276" w:lineRule="auto"/>
        <w:jc w:val="both"/>
        <w:rPr>
          <w:rFonts w:ascii="Times New Roman" w:hAnsi="Times New Roman" w:cs="Times New Roman"/>
        </w:rPr>
        <w:pPrChange w:id="178" w:author="Simona Radutoiu" w:date="2025-02-19T14:17:00Z" w16du:dateUtc="2025-02-19T13:17:00Z">
          <w:pPr>
            <w:jc w:val="both"/>
          </w:pPr>
        </w:pPrChange>
      </w:pPr>
    </w:p>
    <w:p w14:paraId="5840496C" w14:textId="77777777" w:rsidR="004219CA" w:rsidRDefault="00D26F85" w:rsidP="003D59D8">
      <w:pPr>
        <w:spacing w:line="276" w:lineRule="auto"/>
        <w:jc w:val="both"/>
        <w:rPr>
          <w:rFonts w:ascii="Times New Roman" w:hAnsi="Times New Roman" w:cs="Times New Roman"/>
        </w:rPr>
        <w:pPrChange w:id="179" w:author="Simona Radutoiu" w:date="2025-02-19T14:17:00Z" w16du:dateUtc="2025-02-19T13:17:00Z">
          <w:pPr>
            <w:jc w:val="both"/>
          </w:pPr>
        </w:pPrChange>
      </w:pPr>
      <w:r w:rsidRPr="00D213B7">
        <w:rPr>
          <w:rFonts w:ascii="Times New Roman" w:hAnsi="Times New Roman" w:cs="Times New Roman"/>
          <w:b/>
          <w:bCs/>
        </w:rPr>
        <w:t>Plant cultivation in gnotobiotic systems supplied with synthetic bacterial communities</w:t>
      </w:r>
      <w:r w:rsidR="00035BB5" w:rsidRPr="00D213B7">
        <w:rPr>
          <w:rFonts w:ascii="Times New Roman" w:hAnsi="Times New Roman" w:cs="Times New Roman"/>
          <w:b/>
          <w:bCs/>
        </w:rPr>
        <w:t xml:space="preserve"> </w:t>
      </w:r>
      <w:r w:rsidRPr="00D213B7">
        <w:rPr>
          <w:rFonts w:ascii="Times New Roman" w:hAnsi="Times New Roman" w:cs="Times New Roman"/>
        </w:rPr>
        <w:t xml:space="preserve">Two independent reconstitution experiments were conducted using gnotobiotic systems. </w:t>
      </w:r>
      <w:r w:rsidRPr="00D213B7">
        <w:rPr>
          <w:rFonts w:ascii="Times New Roman" w:hAnsi="Times New Roman" w:cs="Times New Roman"/>
          <w:i/>
          <w:iCs/>
          <w:color w:val="000000" w:themeColor="text1"/>
        </w:rPr>
        <w:t>Lotus</w:t>
      </w:r>
      <w:r w:rsidRPr="00D213B7">
        <w:rPr>
          <w:rFonts w:ascii="Times New Roman" w:hAnsi="Times New Roman" w:cs="Times New Roman"/>
          <w:color w:val="000000" w:themeColor="text1"/>
        </w:rPr>
        <w:t xml:space="preserve"> seedlings were cultivated in a closed system of autoclaved magenta boxes filled with a 5:2</w:t>
      </w:r>
      <w:r w:rsidRPr="004219CA">
        <w:rPr>
          <w:rFonts w:ascii="Times New Roman" w:hAnsi="Times New Roman" w:cs="Times New Roman"/>
          <w:color w:val="000000" w:themeColor="text1"/>
        </w:rPr>
        <w:t xml:space="preserve"> mixture of autoclaved LECA and baked sand (overnight at 200°C) and a 1cm-layer of autoclaved </w:t>
      </w:r>
      <w:r w:rsidR="000B42BB" w:rsidRPr="004219CA">
        <w:rPr>
          <w:rFonts w:ascii="Times New Roman" w:hAnsi="Times New Roman" w:cs="Times New Roman"/>
          <w:color w:val="000000" w:themeColor="text1"/>
        </w:rPr>
        <w:t xml:space="preserve">fine </w:t>
      </w:r>
      <w:r w:rsidRPr="004219CA">
        <w:rPr>
          <w:rFonts w:ascii="Times New Roman" w:hAnsi="Times New Roman" w:cs="Times New Roman"/>
          <w:color w:val="000000" w:themeColor="text1"/>
        </w:rPr>
        <w:t xml:space="preserve">vermiculite. For each </w:t>
      </w:r>
      <w:r w:rsidR="006236A8" w:rsidRPr="004219CA">
        <w:rPr>
          <w:rFonts w:ascii="Times New Roman" w:hAnsi="Times New Roman" w:cs="Times New Roman"/>
          <w:color w:val="000000" w:themeColor="text1"/>
        </w:rPr>
        <w:t xml:space="preserve">genotype, four biological replicates were included with 25 seedlings/box (total n=100). </w:t>
      </w:r>
      <w:r w:rsidR="00895DAE" w:rsidRPr="004219CA">
        <w:rPr>
          <w:rFonts w:ascii="Times New Roman" w:hAnsi="Times New Roman" w:cs="Times New Roman"/>
          <w:color w:val="000000" w:themeColor="text1"/>
        </w:rPr>
        <w:t>Plants were watered with</w:t>
      </w:r>
      <w:r w:rsidR="006236A8" w:rsidRPr="004219CA">
        <w:rPr>
          <w:rFonts w:ascii="Times New Roman" w:hAnsi="Times New Roman" w:cs="Times New Roman"/>
          <w:color w:val="000000" w:themeColor="text1"/>
        </w:rPr>
        <w:t xml:space="preserve"> low nitrogen low phosphorus Long Ashton media (0.75mM MgSO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x7H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0, 1mM NaNO</w:t>
      </w:r>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 1mM K</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SO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2mM CaCl</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x2H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O, 0.032mM Na</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HPO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5μM MnSO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 0.25μM CuSO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x5H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O, 0.5μM ZnSO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x7H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O, 25μM </w:t>
      </w:r>
      <w:r w:rsidR="006236A8" w:rsidRPr="004219CA">
        <w:rPr>
          <w:rFonts w:ascii="Times New Roman" w:hAnsi="Times New Roman" w:cs="Times New Roman"/>
          <w:color w:val="000000" w:themeColor="text1"/>
        </w:rPr>
        <w:lastRenderedPageBreak/>
        <w:t>H</w:t>
      </w:r>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BO</w:t>
      </w:r>
      <w:r w:rsidR="006236A8" w:rsidRPr="004219CA">
        <w:rPr>
          <w:rFonts w:ascii="Times New Roman" w:hAnsi="Times New Roman" w:cs="Times New Roman"/>
          <w:color w:val="000000" w:themeColor="text1"/>
          <w:position w:val="-2"/>
          <w:vertAlign w:val="subscript"/>
        </w:rPr>
        <w:t>3</w:t>
      </w:r>
      <w:r w:rsidR="006236A8" w:rsidRPr="004219CA">
        <w:rPr>
          <w:rFonts w:ascii="Times New Roman" w:hAnsi="Times New Roman" w:cs="Times New Roman"/>
          <w:color w:val="000000" w:themeColor="text1"/>
        </w:rPr>
        <w:t>, 0.1μM Na</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MoO</w:t>
      </w:r>
      <w:r w:rsidR="006236A8" w:rsidRPr="004219CA">
        <w:rPr>
          <w:rFonts w:ascii="Times New Roman" w:hAnsi="Times New Roman" w:cs="Times New Roman"/>
          <w:color w:val="000000" w:themeColor="text1"/>
          <w:position w:val="-2"/>
          <w:vertAlign w:val="subscript"/>
        </w:rPr>
        <w:t>4</w:t>
      </w:r>
      <w:r w:rsidR="006236A8" w:rsidRPr="004219CA">
        <w:rPr>
          <w:rFonts w:ascii="Times New Roman" w:hAnsi="Times New Roman" w:cs="Times New Roman"/>
          <w:color w:val="000000" w:themeColor="text1"/>
        </w:rPr>
        <w:t>x2H</w:t>
      </w:r>
      <w:r w:rsidR="006236A8" w:rsidRPr="004219CA">
        <w:rPr>
          <w:rFonts w:ascii="Times New Roman" w:hAnsi="Times New Roman" w:cs="Times New Roman"/>
          <w:color w:val="000000" w:themeColor="text1"/>
          <w:position w:val="-2"/>
          <w:vertAlign w:val="subscript"/>
        </w:rPr>
        <w:t>2</w:t>
      </w:r>
      <w:r w:rsidR="006236A8" w:rsidRPr="004219CA">
        <w:rPr>
          <w:rFonts w:ascii="Times New Roman" w:hAnsi="Times New Roman" w:cs="Times New Roman"/>
          <w:color w:val="000000" w:themeColor="text1"/>
        </w:rPr>
        <w:t xml:space="preserve">O, 25μM Fe-EDTA) and seedlings were planted and cultivated for four weeks at </w:t>
      </w:r>
      <w:r w:rsidR="006236A8" w:rsidRPr="004219CA">
        <w:rPr>
          <w:rFonts w:ascii="Times New Roman" w:hAnsi="Times New Roman" w:cs="Times New Roman"/>
        </w:rPr>
        <w:t>21°C, 16/8 day/night hours, 100/0μmol light density day/night. One day after planting, plants were inoculated with the Lj-SPHERE bacterial culture collection</w:t>
      </w:r>
      <w:r w:rsidR="00915ADB" w:rsidRPr="004219CA">
        <w:rPr>
          <w:rFonts w:ascii="Times New Roman" w:hAnsi="Times New Roman" w:cs="Times New Roman"/>
        </w:rPr>
        <w:t xml:space="preserve"> (Wippel </w:t>
      </w:r>
      <w:r w:rsidR="00915ADB" w:rsidRPr="004219CA">
        <w:rPr>
          <w:rFonts w:ascii="Times New Roman" w:hAnsi="Times New Roman" w:cs="Times New Roman"/>
          <w:i/>
        </w:rPr>
        <w:t>et al.</w:t>
      </w:r>
      <w:r w:rsidR="00915ADB" w:rsidRPr="004219CA">
        <w:rPr>
          <w:rFonts w:ascii="Times New Roman" w:hAnsi="Times New Roman" w:cs="Times New Roman"/>
        </w:rPr>
        <w:t>, 202</w:t>
      </w:r>
      <w:r w:rsidR="00B937AF" w:rsidRPr="004219CA">
        <w:rPr>
          <w:rFonts w:ascii="Times New Roman" w:hAnsi="Times New Roman" w:cs="Times New Roman"/>
        </w:rPr>
        <w:t xml:space="preserve">1, </w:t>
      </w:r>
      <w:r w:rsidR="00B937AF" w:rsidRPr="004219CA">
        <w:rPr>
          <w:rFonts w:ascii="Times New Roman" w:hAnsi="Times New Roman" w:cs="Times New Roman"/>
          <w:highlight w:val="red"/>
        </w:rPr>
        <w:t>Suppl. Table</w:t>
      </w:r>
      <w:r w:rsidR="00B937AF" w:rsidRPr="001F631A">
        <w:rPr>
          <w:rFonts w:ascii="Times New Roman" w:hAnsi="Times New Roman" w:cs="Times New Roman"/>
          <w:highlight w:val="red"/>
        </w:rPr>
        <w:t xml:space="preserve"> </w:t>
      </w:r>
      <w:r w:rsidR="001F631A" w:rsidRPr="001F631A">
        <w:rPr>
          <w:rFonts w:ascii="Times New Roman" w:hAnsi="Times New Roman" w:cs="Times New Roman"/>
          <w:highlight w:val="red"/>
        </w:rPr>
        <w:t>4</w:t>
      </w:r>
      <w:r w:rsidR="00915ADB" w:rsidRPr="004219CA">
        <w:rPr>
          <w:rFonts w:ascii="Times New Roman" w:hAnsi="Times New Roman" w:cs="Times New Roman"/>
        </w:rPr>
        <w:t>)</w:t>
      </w:r>
      <w:r w:rsidR="005073EE" w:rsidRPr="004219CA">
        <w:rPr>
          <w:rFonts w:ascii="Times New Roman" w:hAnsi="Times New Roman" w:cs="Times New Roman"/>
        </w:rPr>
        <w:t>. For this,</w:t>
      </w:r>
      <w:r w:rsidR="006236A8" w:rsidRPr="004219CA">
        <w:rPr>
          <w:rFonts w:ascii="Times New Roman" w:hAnsi="Times New Roman" w:cs="Times New Roman"/>
        </w:rPr>
        <w:t xml:space="preserve"> equal amounts of each bacterial culture based on OD</w:t>
      </w:r>
      <w:r w:rsidR="006236A8" w:rsidRPr="004219CA">
        <w:rPr>
          <w:rFonts w:ascii="Times New Roman" w:hAnsi="Times New Roman" w:cs="Times New Roman"/>
          <w:vertAlign w:val="subscript"/>
        </w:rPr>
        <w:t>600</w:t>
      </w:r>
      <w:r w:rsidR="006236A8" w:rsidRPr="004219CA">
        <w:rPr>
          <w:rFonts w:ascii="Times New Roman" w:hAnsi="Times New Roman" w:cs="Times New Roman"/>
        </w:rPr>
        <w:t xml:space="preserve"> measurements </w:t>
      </w:r>
      <w:r w:rsidR="005073EE" w:rsidRPr="004219CA">
        <w:rPr>
          <w:rFonts w:ascii="Times New Roman" w:hAnsi="Times New Roman" w:cs="Times New Roman"/>
        </w:rPr>
        <w:t>were pooled and diluted to a final concentration of 0.02</w:t>
      </w:r>
      <w:r w:rsidR="00B937AF" w:rsidRPr="004219CA">
        <w:rPr>
          <w:rFonts w:ascii="Times New Roman" w:hAnsi="Times New Roman" w:cs="Times New Roman"/>
        </w:rPr>
        <w:t xml:space="preserve"> in media</w:t>
      </w:r>
      <w:r w:rsidR="005073EE" w:rsidRPr="004219CA">
        <w:rPr>
          <w:rFonts w:ascii="Times New Roman" w:hAnsi="Times New Roman" w:cs="Times New Roman"/>
        </w:rPr>
        <w:t>. 3ml of inoculum was added to each box system.</w:t>
      </w:r>
      <w:r w:rsidR="00B937AF" w:rsidRPr="004219CA">
        <w:rPr>
          <w:rFonts w:ascii="Times New Roman" w:hAnsi="Times New Roman" w:cs="Times New Roman"/>
          <w:b/>
          <w:bCs/>
        </w:rPr>
        <w:t xml:space="preserve"> </w:t>
      </w:r>
      <w:r w:rsidR="005073EE" w:rsidRPr="004219CA">
        <w:rPr>
          <w:rFonts w:ascii="Times New Roman" w:hAnsi="Times New Roman" w:cs="Times New Roman"/>
        </w:rPr>
        <w:t xml:space="preserve">For </w:t>
      </w:r>
      <w:r w:rsidR="00B937AF" w:rsidRPr="004219CA">
        <w:rPr>
          <w:rFonts w:ascii="Times New Roman" w:hAnsi="Times New Roman" w:cs="Times New Roman"/>
          <w:i/>
          <w:iCs/>
        </w:rPr>
        <w:t>Hordeum</w:t>
      </w:r>
      <w:r w:rsidR="005073EE" w:rsidRPr="004219CA">
        <w:rPr>
          <w:rFonts w:ascii="Times New Roman" w:hAnsi="Times New Roman" w:cs="Times New Roman"/>
        </w:rPr>
        <w:t xml:space="preserve">, seedlings were planted in </w:t>
      </w:r>
      <w:r w:rsidR="00865851" w:rsidRPr="004219CA">
        <w:rPr>
          <w:rFonts w:ascii="Times New Roman" w:hAnsi="Times New Roman" w:cs="Times New Roman"/>
        </w:rPr>
        <w:t>sterile</w:t>
      </w:r>
      <w:r w:rsidR="005073EE" w:rsidRPr="004219CA">
        <w:rPr>
          <w:rFonts w:ascii="Times New Roman" w:hAnsi="Times New Roman" w:cs="Times New Roman"/>
        </w:rPr>
        <w:t xml:space="preserve"> 4x4x9cm pots with a sterile 5:2 LECA/sand mixture and a top layer of autoclaved vermiculite. Six biological replicates were included for each genotype, with three pots with one plant/pot for each replicate (total n=18). Plants were supplied with Long Ashton media (see above) and cultivated for three weeks in growth chambers with 16/8 day/night hours, 75/80% room humidity day/night, 22/18°C day/night temperatures, and 200/0μmol light density day/night settings.</w:t>
      </w:r>
      <w:r w:rsidR="00763316" w:rsidRPr="004219CA">
        <w:rPr>
          <w:rFonts w:ascii="Times New Roman" w:hAnsi="Times New Roman" w:cs="Times New Roman"/>
        </w:rPr>
        <w:t xml:space="preserve"> One day after planting, the </w:t>
      </w:r>
      <w:r w:rsidR="00B937AF" w:rsidRPr="004219CA">
        <w:rPr>
          <w:rFonts w:ascii="Times New Roman" w:hAnsi="Times New Roman" w:cs="Times New Roman"/>
          <w:i/>
          <w:iCs/>
        </w:rPr>
        <w:t>Hordeum</w:t>
      </w:r>
      <w:r w:rsidR="00763316" w:rsidRPr="004219CA">
        <w:rPr>
          <w:rFonts w:ascii="Times New Roman" w:hAnsi="Times New Roman" w:cs="Times New Roman"/>
        </w:rPr>
        <w:t xml:space="preserve"> culture collection with bacterial strains isolated from </w:t>
      </w:r>
      <w:r w:rsidR="00B937AF" w:rsidRPr="004219CA">
        <w:rPr>
          <w:rFonts w:ascii="Times New Roman" w:hAnsi="Times New Roman" w:cs="Times New Roman"/>
          <w:i/>
          <w:iCs/>
        </w:rPr>
        <w:t>Hordeum</w:t>
      </w:r>
      <w:r w:rsidR="00763316" w:rsidRPr="004219CA">
        <w:rPr>
          <w:rFonts w:ascii="Times New Roman" w:hAnsi="Times New Roman" w:cs="Times New Roman"/>
        </w:rPr>
        <w:t xml:space="preserve"> plants </w:t>
      </w:r>
      <w:r w:rsidR="00B937AF" w:rsidRPr="004219CA">
        <w:rPr>
          <w:rFonts w:ascii="Times New Roman" w:hAnsi="Times New Roman" w:cs="Times New Roman"/>
        </w:rPr>
        <w:t xml:space="preserve">grown in soil </w:t>
      </w:r>
      <w:r w:rsidR="00763316" w:rsidRPr="004219CA">
        <w:rPr>
          <w:rFonts w:ascii="Times New Roman" w:hAnsi="Times New Roman" w:cs="Times New Roman"/>
        </w:rPr>
        <w:t>(collection of the Plant Molecular Biolo</w:t>
      </w:r>
      <w:r w:rsidR="001408CF" w:rsidRPr="004219CA">
        <w:rPr>
          <w:rFonts w:ascii="Times New Roman" w:hAnsi="Times New Roman" w:cs="Times New Roman"/>
        </w:rPr>
        <w:t>gy Group, Aarhus University, DK, unpublished</w:t>
      </w:r>
      <w:r w:rsidR="00B937AF" w:rsidRPr="004219CA">
        <w:rPr>
          <w:rFonts w:ascii="Times New Roman" w:hAnsi="Times New Roman" w:cs="Times New Roman"/>
        </w:rPr>
        <w:t xml:space="preserve">, </w:t>
      </w:r>
      <w:r w:rsidR="00B937AF" w:rsidRPr="001F631A">
        <w:rPr>
          <w:rFonts w:ascii="Times New Roman" w:hAnsi="Times New Roman" w:cs="Times New Roman"/>
          <w:highlight w:val="red"/>
        </w:rPr>
        <w:t xml:space="preserve">Suppl. Table </w:t>
      </w:r>
      <w:r w:rsidR="001F631A" w:rsidRPr="001F631A">
        <w:rPr>
          <w:rFonts w:ascii="Times New Roman" w:hAnsi="Times New Roman" w:cs="Times New Roman"/>
          <w:highlight w:val="red"/>
        </w:rPr>
        <w:t>6</w:t>
      </w:r>
      <w:r w:rsidR="001408CF" w:rsidRPr="004219CA">
        <w:rPr>
          <w:rFonts w:ascii="Times New Roman" w:hAnsi="Times New Roman" w:cs="Times New Roman"/>
        </w:rPr>
        <w:t xml:space="preserve">) </w:t>
      </w:r>
      <w:r w:rsidR="00763316" w:rsidRPr="004219CA">
        <w:rPr>
          <w:rFonts w:ascii="Times New Roman" w:hAnsi="Times New Roman" w:cs="Times New Roman"/>
        </w:rPr>
        <w:t>was applied as inoculum (</w:t>
      </w:r>
      <w:r w:rsidR="001408CF" w:rsidRPr="004219CA">
        <w:rPr>
          <w:rFonts w:ascii="Times New Roman" w:hAnsi="Times New Roman" w:cs="Times New Roman"/>
        </w:rPr>
        <w:t xml:space="preserve">preparation of individual cultures, mixing of equal proportions of each isolate based on </w:t>
      </w:r>
      <w:r w:rsidR="00763316" w:rsidRPr="004219CA">
        <w:rPr>
          <w:rFonts w:ascii="Times New Roman" w:hAnsi="Times New Roman" w:cs="Times New Roman"/>
        </w:rPr>
        <w:t>OD</w:t>
      </w:r>
      <w:r w:rsidR="00763316" w:rsidRPr="004219CA">
        <w:rPr>
          <w:rFonts w:ascii="Times New Roman" w:hAnsi="Times New Roman" w:cs="Times New Roman"/>
          <w:vertAlign w:val="subscript"/>
        </w:rPr>
        <w:t>600</w:t>
      </w:r>
      <w:r w:rsidR="001408CF" w:rsidRPr="004219CA">
        <w:rPr>
          <w:rFonts w:ascii="Times New Roman" w:hAnsi="Times New Roman" w:cs="Times New Roman"/>
        </w:rPr>
        <w:t xml:space="preserve"> measurements, final concentration set to 0.01 and</w:t>
      </w:r>
      <w:r w:rsidR="00763316" w:rsidRPr="004219CA">
        <w:rPr>
          <w:rFonts w:ascii="Times New Roman" w:hAnsi="Times New Roman" w:cs="Times New Roman"/>
        </w:rPr>
        <w:t xml:space="preserve"> 3ml per pot</w:t>
      </w:r>
      <w:r w:rsidR="001408CF" w:rsidRPr="004219CA">
        <w:rPr>
          <w:rFonts w:ascii="Times New Roman" w:hAnsi="Times New Roman" w:cs="Times New Roman"/>
        </w:rPr>
        <w:t xml:space="preserve"> inoculated</w:t>
      </w:r>
      <w:r w:rsidR="00763316" w:rsidRPr="004219CA">
        <w:rPr>
          <w:rFonts w:ascii="Times New Roman" w:hAnsi="Times New Roman" w:cs="Times New Roman"/>
        </w:rPr>
        <w:t xml:space="preserve">). In addition, plants were supplied with AM fungi on the day of planting. For this, </w:t>
      </w:r>
      <w:r w:rsidR="00763316" w:rsidRPr="004219CA">
        <w:rPr>
          <w:rFonts w:ascii="Times New Roman" w:hAnsi="Times New Roman" w:cs="Times New Roman"/>
          <w:i/>
          <w:iCs/>
        </w:rPr>
        <w:t xml:space="preserve">Rhizophagus irregularis </w:t>
      </w:r>
      <w:r w:rsidR="00763316" w:rsidRPr="004219CA">
        <w:rPr>
          <w:rFonts w:ascii="Times New Roman" w:hAnsi="Times New Roman" w:cs="Times New Roman"/>
        </w:rPr>
        <w:t>spores (Agro Nutrition, FR) were washed twice with Long Ashton media and 1ml of the final spore mix (400spores/ml) was applied</w:t>
      </w:r>
      <w:r w:rsidR="00B937AF" w:rsidRPr="004219CA">
        <w:rPr>
          <w:rFonts w:ascii="Times New Roman" w:hAnsi="Times New Roman" w:cs="Times New Roman"/>
        </w:rPr>
        <w:t xml:space="preserve"> to each pot (1cm under surface near plant root)</w:t>
      </w:r>
      <w:r w:rsidR="004219CA" w:rsidRPr="004219CA">
        <w:rPr>
          <w:rFonts w:ascii="Times New Roman" w:hAnsi="Times New Roman" w:cs="Times New Roman"/>
        </w:rPr>
        <w:t>.</w:t>
      </w:r>
    </w:p>
    <w:p w14:paraId="354DA168" w14:textId="77777777" w:rsidR="0077294F" w:rsidRPr="0077294F" w:rsidRDefault="0077294F" w:rsidP="003D59D8">
      <w:pPr>
        <w:spacing w:line="276" w:lineRule="auto"/>
        <w:jc w:val="both"/>
        <w:rPr>
          <w:rFonts w:ascii="Times New Roman" w:hAnsi="Times New Roman" w:cs="Times New Roman"/>
        </w:rPr>
        <w:pPrChange w:id="180" w:author="Simona Radutoiu" w:date="2025-02-19T14:17:00Z" w16du:dateUtc="2025-02-19T13:17:00Z">
          <w:pPr>
            <w:jc w:val="both"/>
          </w:pPr>
        </w:pPrChange>
      </w:pPr>
    </w:p>
    <w:p w14:paraId="7E35DF34" w14:textId="77777777" w:rsidR="004219CA" w:rsidRPr="004219CA" w:rsidRDefault="004219CA" w:rsidP="003D59D8">
      <w:pPr>
        <w:pStyle w:val="NormalWeb"/>
        <w:spacing w:before="0" w:beforeAutospacing="0" w:after="0" w:afterAutospacing="0" w:line="276" w:lineRule="auto"/>
        <w:jc w:val="both"/>
        <w:pPrChange w:id="181" w:author="Simona Radutoiu" w:date="2025-02-19T14:17:00Z" w16du:dateUtc="2025-02-19T13:17:00Z">
          <w:pPr>
            <w:pStyle w:val="NormalWeb"/>
            <w:spacing w:before="0" w:beforeAutospacing="0" w:after="0" w:afterAutospacing="0"/>
            <w:jc w:val="both"/>
          </w:pPr>
        </w:pPrChange>
      </w:pPr>
      <w:r w:rsidRPr="004219CA">
        <w:rPr>
          <w:b/>
          <w:bCs/>
        </w:rPr>
        <w:t>Hordeum growth test in microbe-free condition</w:t>
      </w:r>
    </w:p>
    <w:p w14:paraId="73C0D894" w14:textId="77777777" w:rsidR="00763316" w:rsidRDefault="00763316" w:rsidP="003D59D8">
      <w:pPr>
        <w:pStyle w:val="NormalWeb"/>
        <w:spacing w:before="0" w:beforeAutospacing="0" w:after="0" w:afterAutospacing="0" w:line="276" w:lineRule="auto"/>
        <w:jc w:val="both"/>
        <w:pPrChange w:id="182" w:author="Simona Radutoiu" w:date="2025-02-19T14:17:00Z" w16du:dateUtc="2025-02-19T13:17:00Z">
          <w:pPr>
            <w:pStyle w:val="NormalWeb"/>
            <w:spacing w:before="0" w:beforeAutospacing="0" w:after="0" w:afterAutospacing="0"/>
            <w:jc w:val="both"/>
          </w:pPr>
        </w:pPrChange>
      </w:pPr>
      <w:r w:rsidRPr="004219CA">
        <w:t xml:space="preserve">To assess for potential growth deficits caused by </w:t>
      </w:r>
      <w:r w:rsidR="004219CA" w:rsidRPr="004219CA">
        <w:t xml:space="preserve">CSSP </w:t>
      </w:r>
      <w:r w:rsidRPr="004219CA">
        <w:t>mutations</w:t>
      </w:r>
      <w:r w:rsidR="004219CA" w:rsidRPr="004219CA">
        <w:t xml:space="preserve"> in </w:t>
      </w:r>
      <w:r w:rsidR="004219CA" w:rsidRPr="004219CA">
        <w:rPr>
          <w:i/>
          <w:iCs/>
        </w:rPr>
        <w:t>Hordeum</w:t>
      </w:r>
      <w:r w:rsidRPr="004219CA">
        <w:t>, a control setup was prepared in parallel</w:t>
      </w:r>
      <w:r w:rsidR="001408CF" w:rsidRPr="004219CA">
        <w:t xml:space="preserve"> </w:t>
      </w:r>
      <w:r w:rsidR="004219CA" w:rsidRPr="004219CA">
        <w:t>to the gnotobiotic experiment (see above)</w:t>
      </w:r>
      <w:r w:rsidRPr="004219CA">
        <w:t>, in which all genotypes were supplied with Long Ashton media with high nitrogen and phosphorus levels (2.5mM NaNO</w:t>
      </w:r>
      <w:r w:rsidRPr="004219CA">
        <w:rPr>
          <w:position w:val="-2"/>
          <w:sz w:val="16"/>
          <w:szCs w:val="16"/>
        </w:rPr>
        <w:t xml:space="preserve">3 </w:t>
      </w:r>
      <w:r w:rsidRPr="004219CA">
        <w:t>and 1mM Na</w:t>
      </w:r>
      <w:r w:rsidRPr="004219CA">
        <w:rPr>
          <w:position w:val="-2"/>
          <w:sz w:val="16"/>
          <w:szCs w:val="16"/>
        </w:rPr>
        <w:t>2</w:t>
      </w:r>
      <w:r w:rsidRPr="004219CA">
        <w:t>HPO</w:t>
      </w:r>
      <w:r w:rsidRPr="004219CA">
        <w:rPr>
          <w:position w:val="-2"/>
          <w:sz w:val="16"/>
          <w:szCs w:val="16"/>
        </w:rPr>
        <w:t>4</w:t>
      </w:r>
      <w:r w:rsidRPr="004219CA">
        <w:t>) and in which no microbes were inoculated. Ten replicates for each genotype were included</w:t>
      </w:r>
      <w:r w:rsidR="0077294F">
        <w:t xml:space="preserve"> (each </w:t>
      </w:r>
      <w:r w:rsidRPr="004219CA">
        <w:t>one pot with one plant/pot</w:t>
      </w:r>
      <w:r w:rsidR="0077294F">
        <w:t>)</w:t>
      </w:r>
      <w:r w:rsidRPr="004219CA">
        <w:t>.</w:t>
      </w:r>
      <w:r w:rsidR="004219CA" w:rsidRPr="004219CA">
        <w:t xml:space="preserve"> Shoot fresh weights were noted </w:t>
      </w:r>
      <w:r w:rsidR="0077294F">
        <w:t>for</w:t>
      </w:r>
      <w:r w:rsidR="004219CA" w:rsidRPr="004219CA">
        <w:t xml:space="preserve"> growth documentation.</w:t>
      </w:r>
    </w:p>
    <w:p w14:paraId="4841AE5C" w14:textId="77777777" w:rsidR="0077294F" w:rsidRPr="004219CA" w:rsidRDefault="0077294F" w:rsidP="003D59D8">
      <w:pPr>
        <w:pStyle w:val="NormalWeb"/>
        <w:spacing w:before="0" w:beforeAutospacing="0" w:after="0" w:afterAutospacing="0" w:line="276" w:lineRule="auto"/>
        <w:jc w:val="both"/>
        <w:pPrChange w:id="183" w:author="Simona Radutoiu" w:date="2025-02-19T14:17:00Z" w16du:dateUtc="2025-02-19T13:17:00Z">
          <w:pPr>
            <w:pStyle w:val="NormalWeb"/>
            <w:spacing w:before="0" w:beforeAutospacing="0" w:after="0" w:afterAutospacing="0"/>
            <w:jc w:val="both"/>
          </w:pPr>
        </w:pPrChange>
      </w:pPr>
    </w:p>
    <w:p w14:paraId="1ACADE5C" w14:textId="77777777" w:rsidR="00264E7C" w:rsidRPr="00D213B7" w:rsidRDefault="00B942A9" w:rsidP="003D59D8">
      <w:pPr>
        <w:spacing w:line="276" w:lineRule="auto"/>
        <w:jc w:val="both"/>
        <w:rPr>
          <w:rFonts w:ascii="Times New Roman" w:hAnsi="Times New Roman" w:cs="Times New Roman"/>
          <w:b/>
          <w:bCs/>
        </w:rPr>
        <w:pPrChange w:id="184" w:author="Simona Radutoiu" w:date="2025-02-19T14:17:00Z" w16du:dateUtc="2025-02-19T13:17:00Z">
          <w:pPr>
            <w:jc w:val="both"/>
          </w:pPr>
        </w:pPrChange>
      </w:pPr>
      <w:r w:rsidRPr="00D213B7">
        <w:rPr>
          <w:rFonts w:ascii="Times New Roman" w:hAnsi="Times New Roman" w:cs="Times New Roman"/>
          <w:b/>
          <w:bCs/>
        </w:rPr>
        <w:t xml:space="preserve">Sample collection and 16S rRNA amplicon sequencing of plants grown </w:t>
      </w:r>
      <w:r w:rsidR="00505569" w:rsidRPr="00D213B7">
        <w:rPr>
          <w:rFonts w:ascii="Times New Roman" w:hAnsi="Times New Roman" w:cs="Times New Roman"/>
          <w:b/>
          <w:bCs/>
        </w:rPr>
        <w:t xml:space="preserve">in </w:t>
      </w:r>
      <w:r w:rsidRPr="00D213B7">
        <w:rPr>
          <w:rFonts w:ascii="Times New Roman" w:hAnsi="Times New Roman" w:cs="Times New Roman"/>
          <w:b/>
          <w:bCs/>
        </w:rPr>
        <w:t>gnotobiotic systems</w:t>
      </w:r>
    </w:p>
    <w:p w14:paraId="73C12837" w14:textId="77777777" w:rsidR="00FA7486" w:rsidRPr="00D213B7" w:rsidRDefault="00264E7C" w:rsidP="003D59D8">
      <w:pPr>
        <w:spacing w:line="276" w:lineRule="auto"/>
        <w:jc w:val="both"/>
        <w:rPr>
          <w:rFonts w:ascii="Times New Roman" w:hAnsi="Times New Roman" w:cs="Times New Roman"/>
        </w:rPr>
        <w:pPrChange w:id="185" w:author="Simona Radutoiu" w:date="2025-02-19T14:17:00Z" w16du:dateUtc="2025-02-19T13:17:00Z">
          <w:pPr>
            <w:jc w:val="both"/>
          </w:pPr>
        </w:pPrChange>
      </w:pPr>
      <w:r w:rsidRPr="00D213B7">
        <w:rPr>
          <w:rFonts w:ascii="Times New Roman" w:hAnsi="Times New Roman" w:cs="Times New Roman"/>
        </w:rPr>
        <w:t xml:space="preserve">Details on harvest and sample collection are similar to the procedure described for the soil experiment with minor alterations. Leca and sand were removed manually in the gnotobiotic studies. For </w:t>
      </w:r>
      <w:r w:rsidRPr="00D213B7">
        <w:rPr>
          <w:rFonts w:ascii="Times New Roman" w:hAnsi="Times New Roman" w:cs="Times New Roman"/>
          <w:i/>
          <w:iCs/>
        </w:rPr>
        <w:t>Lotus</w:t>
      </w:r>
      <w:r w:rsidRPr="00D213B7">
        <w:rPr>
          <w:rFonts w:ascii="Times New Roman" w:hAnsi="Times New Roman" w:cs="Times New Roman"/>
        </w:rPr>
        <w:t>, plants from one magenta box system were collectively used for ‘</w:t>
      </w:r>
      <w:r w:rsidR="001408CF" w:rsidRPr="00D213B7">
        <w:rPr>
          <w:rFonts w:ascii="Times New Roman" w:hAnsi="Times New Roman" w:cs="Times New Roman"/>
        </w:rPr>
        <w:t>r</w:t>
      </w:r>
      <w:r w:rsidRPr="00D213B7">
        <w:rPr>
          <w:rFonts w:ascii="Times New Roman" w:hAnsi="Times New Roman" w:cs="Times New Roman"/>
        </w:rPr>
        <w:t xml:space="preserve">hizosphere’ </w:t>
      </w:r>
      <w:r w:rsidR="00505569" w:rsidRPr="00D213B7">
        <w:rPr>
          <w:rFonts w:ascii="Times New Roman" w:hAnsi="Times New Roman" w:cs="Times New Roman"/>
        </w:rPr>
        <w:t>and ‘</w:t>
      </w:r>
      <w:r w:rsidR="001408CF" w:rsidRPr="00D213B7">
        <w:rPr>
          <w:rFonts w:ascii="Times New Roman" w:hAnsi="Times New Roman" w:cs="Times New Roman"/>
        </w:rPr>
        <w:t>root</w:t>
      </w:r>
      <w:r w:rsidR="00505569" w:rsidRPr="00D213B7">
        <w:rPr>
          <w:rFonts w:ascii="Times New Roman" w:hAnsi="Times New Roman" w:cs="Times New Roman"/>
        </w:rPr>
        <w:t xml:space="preserve">’ </w:t>
      </w:r>
      <w:r w:rsidRPr="00D213B7">
        <w:rPr>
          <w:rFonts w:ascii="Times New Roman" w:hAnsi="Times New Roman" w:cs="Times New Roman"/>
        </w:rPr>
        <w:t xml:space="preserve">sample collection. </w:t>
      </w:r>
      <w:r w:rsidR="00505569" w:rsidRPr="00D213B7">
        <w:rPr>
          <w:rFonts w:ascii="Times New Roman" w:hAnsi="Times New Roman" w:cs="Times New Roman"/>
        </w:rPr>
        <w:t>Roots</w:t>
      </w:r>
      <w:r w:rsidRPr="00D213B7">
        <w:rPr>
          <w:rFonts w:ascii="Times New Roman" w:hAnsi="Times New Roman" w:cs="Times New Roman"/>
        </w:rPr>
        <w:t xml:space="preserve"> were ground using mortar and pestle under supply of liquid nitrogen and cleaned with EtOH in between samples. A subset of ground root material was transferred to tubes of ‘Fast DNA Spin Kit for Soil’ DNA extraction kit (MP Biomedicals) for further analysis. </w:t>
      </w:r>
      <w:r w:rsidR="00505569" w:rsidRPr="00D213B7">
        <w:rPr>
          <w:rFonts w:ascii="Times New Roman" w:hAnsi="Times New Roman" w:cs="Times New Roman"/>
        </w:rPr>
        <w:t xml:space="preserve">For </w:t>
      </w:r>
      <w:r w:rsidR="0077294F" w:rsidRPr="00D213B7">
        <w:rPr>
          <w:rFonts w:ascii="Times New Roman" w:hAnsi="Times New Roman" w:cs="Times New Roman"/>
          <w:i/>
          <w:iCs/>
        </w:rPr>
        <w:t>Hordeum</w:t>
      </w:r>
      <w:r w:rsidR="00505569" w:rsidRPr="00D213B7">
        <w:rPr>
          <w:rFonts w:ascii="Times New Roman" w:hAnsi="Times New Roman" w:cs="Times New Roman"/>
        </w:rPr>
        <w:t xml:space="preserve">, </w:t>
      </w:r>
      <w:r w:rsidRPr="00D213B7">
        <w:rPr>
          <w:rFonts w:ascii="Times New Roman" w:hAnsi="Times New Roman" w:cs="Times New Roman"/>
        </w:rPr>
        <w:t xml:space="preserve">roots for each biological replicate were cut into 1-cm pieces, mixed, and a subset was </w:t>
      </w:r>
      <w:r w:rsidR="00505569" w:rsidRPr="00D213B7">
        <w:rPr>
          <w:rFonts w:ascii="Times New Roman" w:hAnsi="Times New Roman" w:cs="Times New Roman"/>
        </w:rPr>
        <w:t xml:space="preserve">used for sample processing. 16S V5-V7 amplicon libraries were prepared as described previously, using Illumina MiSeq (Genewiz) for </w:t>
      </w:r>
      <w:r w:rsidR="00505569" w:rsidRPr="00D213B7">
        <w:rPr>
          <w:rFonts w:ascii="Times New Roman" w:hAnsi="Times New Roman" w:cs="Times New Roman"/>
          <w:i/>
          <w:iCs/>
        </w:rPr>
        <w:t>Lotus</w:t>
      </w:r>
      <w:r w:rsidR="00505569" w:rsidRPr="00D213B7">
        <w:rPr>
          <w:rFonts w:ascii="Times New Roman" w:hAnsi="Times New Roman" w:cs="Times New Roman"/>
        </w:rPr>
        <w:t xml:space="preserve"> and NovaSeq for </w:t>
      </w:r>
      <w:r w:rsidR="0077294F" w:rsidRPr="00D213B7">
        <w:rPr>
          <w:rFonts w:ascii="Times New Roman" w:hAnsi="Times New Roman" w:cs="Times New Roman"/>
          <w:i/>
          <w:iCs/>
        </w:rPr>
        <w:t>Hordeum</w:t>
      </w:r>
      <w:r w:rsidR="00505569" w:rsidRPr="00D213B7">
        <w:rPr>
          <w:rFonts w:ascii="Times New Roman" w:hAnsi="Times New Roman" w:cs="Times New Roman"/>
        </w:rPr>
        <w:t xml:space="preserve"> samples. </w:t>
      </w:r>
    </w:p>
    <w:p w14:paraId="5430BA0B" w14:textId="77777777" w:rsidR="002316D5" w:rsidRPr="00D213B7" w:rsidRDefault="002316D5" w:rsidP="003D59D8">
      <w:pPr>
        <w:spacing w:line="276" w:lineRule="auto"/>
        <w:jc w:val="both"/>
        <w:rPr>
          <w:rFonts w:ascii="Times New Roman" w:hAnsi="Times New Roman" w:cs="Times New Roman"/>
        </w:rPr>
        <w:pPrChange w:id="186" w:author="Simona Radutoiu" w:date="2025-02-19T14:17:00Z" w16du:dateUtc="2025-02-19T13:17:00Z">
          <w:pPr>
            <w:jc w:val="both"/>
          </w:pPr>
        </w:pPrChange>
      </w:pPr>
    </w:p>
    <w:p w14:paraId="6C5E1FC5" w14:textId="77777777" w:rsidR="002316D5" w:rsidRPr="00D213B7" w:rsidRDefault="002316D5" w:rsidP="003D59D8">
      <w:pPr>
        <w:spacing w:line="276" w:lineRule="auto"/>
        <w:jc w:val="both"/>
        <w:rPr>
          <w:rFonts w:ascii="Times New Roman" w:hAnsi="Times New Roman" w:cs="Times New Roman"/>
          <w:b/>
          <w:bCs/>
        </w:rPr>
        <w:pPrChange w:id="187" w:author="Simona Radutoiu" w:date="2025-02-19T14:17:00Z" w16du:dateUtc="2025-02-19T13:17:00Z">
          <w:pPr>
            <w:jc w:val="both"/>
          </w:pPr>
        </w:pPrChange>
      </w:pPr>
      <w:r w:rsidRPr="00D213B7">
        <w:rPr>
          <w:rFonts w:ascii="Times New Roman" w:hAnsi="Times New Roman" w:cs="Times New Roman"/>
          <w:b/>
          <w:bCs/>
        </w:rPr>
        <w:t>Pre-processin</w:t>
      </w:r>
      <w:r w:rsidR="00FE70ED" w:rsidRPr="00D213B7">
        <w:rPr>
          <w:rFonts w:ascii="Times New Roman" w:hAnsi="Times New Roman" w:cs="Times New Roman"/>
          <w:b/>
          <w:bCs/>
        </w:rPr>
        <w:t>g</w:t>
      </w:r>
      <w:r w:rsidRPr="00D213B7">
        <w:rPr>
          <w:rFonts w:ascii="Times New Roman" w:hAnsi="Times New Roman" w:cs="Times New Roman"/>
          <w:b/>
          <w:bCs/>
        </w:rPr>
        <w:t xml:space="preserve"> of amplicon sequencing data</w:t>
      </w:r>
    </w:p>
    <w:p w14:paraId="71F5B85B" w14:textId="77777777" w:rsidR="00FE70ED" w:rsidRPr="004219CA" w:rsidRDefault="002316D5" w:rsidP="003D59D8">
      <w:pPr>
        <w:spacing w:line="276" w:lineRule="auto"/>
        <w:jc w:val="both"/>
        <w:rPr>
          <w:rFonts w:ascii="Times New Roman" w:hAnsi="Times New Roman" w:cs="Times New Roman"/>
        </w:rPr>
        <w:pPrChange w:id="188" w:author="Simona Radutoiu" w:date="2025-02-19T14:17:00Z" w16du:dateUtc="2025-02-19T13:17:00Z">
          <w:pPr>
            <w:jc w:val="both"/>
          </w:pPr>
        </w:pPrChange>
      </w:pPr>
      <w:r w:rsidRPr="00D213B7">
        <w:rPr>
          <w:rFonts w:ascii="Times New Roman" w:hAnsi="Times New Roman" w:cs="Times New Roman"/>
        </w:rPr>
        <w:t xml:space="preserve">Amplicon reads of </w:t>
      </w:r>
      <w:r w:rsidRPr="00D213B7">
        <w:rPr>
          <w:rFonts w:ascii="Times New Roman" w:hAnsi="Times New Roman" w:cs="Times New Roman"/>
          <w:i/>
          <w:iCs/>
        </w:rPr>
        <w:t xml:space="preserve">Lotus </w:t>
      </w:r>
      <w:r w:rsidRPr="00D213B7">
        <w:rPr>
          <w:rFonts w:ascii="Times New Roman" w:hAnsi="Times New Roman" w:cs="Times New Roman"/>
        </w:rPr>
        <w:t xml:space="preserve">and </w:t>
      </w:r>
      <w:r w:rsidR="0077294F" w:rsidRPr="00D213B7">
        <w:rPr>
          <w:rFonts w:ascii="Times New Roman" w:hAnsi="Times New Roman" w:cs="Times New Roman"/>
          <w:i/>
          <w:iCs/>
        </w:rPr>
        <w:t>Hordeum</w:t>
      </w:r>
      <w:r w:rsidRPr="00D213B7">
        <w:rPr>
          <w:rFonts w:ascii="Times New Roman" w:hAnsi="Times New Roman" w:cs="Times New Roman"/>
        </w:rPr>
        <w:t xml:space="preserve"> sequencing</w:t>
      </w:r>
      <w:r w:rsidRPr="004219CA">
        <w:rPr>
          <w:rFonts w:ascii="Times New Roman" w:hAnsi="Times New Roman" w:cs="Times New Roman"/>
        </w:rPr>
        <w:t xml:space="preserve"> libraries were processed </w:t>
      </w:r>
      <w:r w:rsidR="00A26D56" w:rsidRPr="004219CA">
        <w:rPr>
          <w:rFonts w:ascii="Times New Roman" w:hAnsi="Times New Roman" w:cs="Times New Roman"/>
        </w:rPr>
        <w:t>separately</w:t>
      </w:r>
      <w:r w:rsidRPr="004219CA">
        <w:rPr>
          <w:rFonts w:ascii="Times New Roman" w:hAnsi="Times New Roman" w:cs="Times New Roman"/>
        </w:rPr>
        <w:t xml:space="preserve"> using the QIIME2 pipeline (version 2021.4) [331]. Quality control and de-noising of de-multiplexed </w:t>
      </w:r>
      <w:r w:rsidRPr="004219CA">
        <w:rPr>
          <w:rFonts w:ascii="Times New Roman" w:hAnsi="Times New Roman" w:cs="Times New Roman"/>
        </w:rPr>
        <w:lastRenderedPageBreak/>
        <w:t>reads was performed using the DADA2 plug-in and sorted into representative amplicon s</w:t>
      </w:r>
      <w:r w:rsidR="00A26D56" w:rsidRPr="004219CA">
        <w:rPr>
          <w:rFonts w:ascii="Times New Roman" w:hAnsi="Times New Roman" w:cs="Times New Roman"/>
        </w:rPr>
        <w:t>equencing variants (ASVs) [332]</w:t>
      </w:r>
      <w:r w:rsidRPr="004219CA">
        <w:rPr>
          <w:rFonts w:ascii="Times New Roman" w:hAnsi="Times New Roman" w:cs="Times New Roman"/>
        </w:rPr>
        <w:t>. Filtering was performed, keeping ASVs with at least 10 reads in any four samples. Taxonomic classifications of representative sequences were assigned using QIIME2’s naïve-Bayes approach implemented in the scikit learn function (q2-feature-classifier) [334], referencing the SILVA database (version 138</w:t>
      </w:r>
      <w:r w:rsidR="00FE70ED" w:rsidRPr="004219CA">
        <w:rPr>
          <w:rFonts w:ascii="Times New Roman" w:hAnsi="Times New Roman" w:cs="Times New Roman"/>
          <w:color w:val="000000" w:themeColor="text1"/>
        </w:rPr>
        <w:t>_</w:t>
      </w:r>
      <w:r w:rsidRPr="004219CA">
        <w:rPr>
          <w:rFonts w:ascii="Times New Roman" w:hAnsi="Times New Roman" w:cs="Times New Roman"/>
        </w:rPr>
        <w:t>99) [335].</w:t>
      </w:r>
      <w:r w:rsidR="0049194F" w:rsidRPr="004219CA">
        <w:rPr>
          <w:rFonts w:ascii="Times New Roman" w:hAnsi="Times New Roman" w:cs="Times New Roman"/>
        </w:rPr>
        <w:t xml:space="preserve"> For data obtained using gnotobiotic systems, first</w:t>
      </w:r>
      <w:r w:rsidR="00D9061F" w:rsidRPr="004219CA">
        <w:rPr>
          <w:rFonts w:ascii="Times New Roman" w:hAnsi="Times New Roman" w:cs="Times New Roman"/>
        </w:rPr>
        <w:t>,</w:t>
      </w:r>
      <w:r w:rsidR="0049194F" w:rsidRPr="004219CA">
        <w:rPr>
          <w:rFonts w:ascii="Times New Roman" w:hAnsi="Times New Roman" w:cs="Times New Roman"/>
        </w:rPr>
        <w:t xml:space="preserve"> </w:t>
      </w:r>
      <w:r w:rsidR="00D9061F" w:rsidRPr="004219CA">
        <w:rPr>
          <w:rFonts w:ascii="Times New Roman" w:hAnsi="Times New Roman" w:cs="Times New Roman"/>
        </w:rPr>
        <w:t>pre-processing</w:t>
      </w:r>
      <w:r w:rsidR="0049194F" w:rsidRPr="004219CA">
        <w:rPr>
          <w:rFonts w:ascii="Times New Roman" w:hAnsi="Times New Roman" w:cs="Times New Roman"/>
        </w:rPr>
        <w:t xml:space="preserve"> using the QIIME2 pipeline and DADA2 plug-in for quality control and de-multiplexing</w:t>
      </w:r>
      <w:r w:rsidR="00D9061F" w:rsidRPr="004219CA">
        <w:rPr>
          <w:rFonts w:ascii="Times New Roman" w:hAnsi="Times New Roman" w:cs="Times New Roman"/>
        </w:rPr>
        <w:t xml:space="preserve"> was performed</w:t>
      </w:r>
      <w:r w:rsidR="0049194F" w:rsidRPr="004219CA">
        <w:rPr>
          <w:rFonts w:ascii="Times New Roman" w:hAnsi="Times New Roman" w:cs="Times New Roman"/>
        </w:rPr>
        <w:t xml:space="preserve"> [331, 332]. No filtering of data was performed as defined sets of isolates with known sequence information was used. For taxonomy assignment of detected ASVs the VSEARCH tool was applied using a 99% identity threshold [333]. </w:t>
      </w:r>
      <w:r w:rsidR="00D9061F" w:rsidRPr="004219CA">
        <w:rPr>
          <w:rFonts w:ascii="Times New Roman" w:hAnsi="Times New Roman" w:cs="Times New Roman"/>
        </w:rPr>
        <w:t xml:space="preserve">16S </w:t>
      </w:r>
      <w:r w:rsidR="0049194F" w:rsidRPr="004219CA">
        <w:rPr>
          <w:rFonts w:ascii="Times New Roman" w:hAnsi="Times New Roman" w:cs="Times New Roman"/>
        </w:rPr>
        <w:t>V5-V7 sequences extracted from whole genome sequences of strains included in the inoculum were used as reference</w:t>
      </w:r>
      <w:r w:rsidR="00A26D56" w:rsidRPr="004219CA">
        <w:rPr>
          <w:rFonts w:ascii="Times New Roman" w:hAnsi="Times New Roman" w:cs="Times New Roman"/>
        </w:rPr>
        <w:t xml:space="preserve"> (</w:t>
      </w:r>
      <w:r w:rsidR="00A26D56" w:rsidRPr="001F631A">
        <w:rPr>
          <w:rFonts w:ascii="Times New Roman" w:hAnsi="Times New Roman" w:cs="Times New Roman"/>
          <w:highlight w:val="red"/>
        </w:rPr>
        <w:t>Suppl. Table</w:t>
      </w:r>
      <w:r w:rsidR="001F631A" w:rsidRPr="001F631A">
        <w:rPr>
          <w:rFonts w:ascii="Times New Roman" w:hAnsi="Times New Roman" w:cs="Times New Roman"/>
          <w:highlight w:val="red"/>
        </w:rPr>
        <w:t>s 4,6</w:t>
      </w:r>
      <w:r w:rsidR="00A26D56" w:rsidRPr="004219CA">
        <w:rPr>
          <w:rFonts w:ascii="Times New Roman" w:hAnsi="Times New Roman" w:cs="Times New Roman"/>
        </w:rPr>
        <w:t>)</w:t>
      </w:r>
      <w:r w:rsidR="0049194F" w:rsidRPr="004219CA">
        <w:rPr>
          <w:rFonts w:ascii="Times New Roman" w:hAnsi="Times New Roman" w:cs="Times New Roman"/>
        </w:rPr>
        <w:t xml:space="preserve">. Isolates with identical V5–V7 regions were grouped together, and unmatched ASVs were excluded from the analysis. </w:t>
      </w:r>
    </w:p>
    <w:p w14:paraId="7AAE7B8F" w14:textId="77777777" w:rsidR="00FE70ED" w:rsidRPr="004219CA" w:rsidRDefault="00FE70ED" w:rsidP="003D59D8">
      <w:pPr>
        <w:spacing w:line="276" w:lineRule="auto"/>
        <w:jc w:val="both"/>
        <w:rPr>
          <w:rFonts w:ascii="Times New Roman" w:hAnsi="Times New Roman" w:cs="Times New Roman"/>
          <w:b/>
          <w:bCs/>
        </w:rPr>
        <w:pPrChange w:id="189" w:author="Simona Radutoiu" w:date="2025-02-19T14:17:00Z" w16du:dateUtc="2025-02-19T13:17:00Z">
          <w:pPr>
            <w:jc w:val="both"/>
          </w:pPr>
        </w:pPrChange>
      </w:pPr>
    </w:p>
    <w:p w14:paraId="12C70A93" w14:textId="77777777" w:rsidR="00FE70ED" w:rsidRPr="004219CA" w:rsidRDefault="00062FE8" w:rsidP="003D59D8">
      <w:pPr>
        <w:spacing w:line="276" w:lineRule="auto"/>
        <w:jc w:val="both"/>
        <w:rPr>
          <w:rFonts w:ascii="Times New Roman" w:hAnsi="Times New Roman" w:cs="Times New Roman"/>
          <w:b/>
          <w:bCs/>
        </w:rPr>
        <w:pPrChange w:id="190" w:author="Simona Radutoiu" w:date="2025-02-19T14:17:00Z" w16du:dateUtc="2025-02-19T13:17:00Z">
          <w:pPr>
            <w:jc w:val="both"/>
          </w:pPr>
        </w:pPrChange>
      </w:pPr>
      <w:r w:rsidRPr="004219CA">
        <w:rPr>
          <w:rFonts w:ascii="Times New Roman" w:hAnsi="Times New Roman" w:cs="Times New Roman"/>
          <w:b/>
          <w:bCs/>
        </w:rPr>
        <w:t>Data analysis, s</w:t>
      </w:r>
      <w:r w:rsidR="00FE70ED" w:rsidRPr="004219CA">
        <w:rPr>
          <w:rFonts w:ascii="Times New Roman" w:hAnsi="Times New Roman" w:cs="Times New Roman"/>
          <w:b/>
          <w:bCs/>
        </w:rPr>
        <w:t>tatistic</w:t>
      </w:r>
      <w:r w:rsidRPr="004219CA">
        <w:rPr>
          <w:rFonts w:ascii="Times New Roman" w:hAnsi="Times New Roman" w:cs="Times New Roman"/>
          <w:b/>
          <w:bCs/>
        </w:rPr>
        <w:t>s and data visualisation</w:t>
      </w:r>
    </w:p>
    <w:p w14:paraId="78ED52FC" w14:textId="77777777" w:rsidR="0049194F" w:rsidRPr="004219CA" w:rsidRDefault="00FE70ED" w:rsidP="003D59D8">
      <w:pPr>
        <w:spacing w:line="276" w:lineRule="auto"/>
        <w:jc w:val="both"/>
        <w:rPr>
          <w:rFonts w:ascii="Times New Roman" w:hAnsi="Times New Roman" w:cs="Times New Roman"/>
          <w:color w:val="333333"/>
        </w:rPr>
        <w:pPrChange w:id="191" w:author="Simona Radutoiu" w:date="2025-02-19T14:17:00Z" w16du:dateUtc="2025-02-19T13:17:00Z">
          <w:pPr>
            <w:jc w:val="both"/>
          </w:pPr>
        </w:pPrChange>
      </w:pPr>
      <w:r w:rsidRPr="004219CA">
        <w:rPr>
          <w:rFonts w:ascii="Times New Roman" w:hAnsi="Times New Roman" w:cs="Times New Roman"/>
        </w:rPr>
        <w:t>Data analysis was performed in R (version 4.3.0). The relative abundance of ASVs was calcu- lated by dividing read counts of single ASVs by the total read counts of all ASVs detected in a sample. Shoot fresh</w:t>
      </w:r>
      <w:r w:rsidR="00C04304" w:rsidRPr="004219CA">
        <w:rPr>
          <w:rFonts w:ascii="Times New Roman" w:hAnsi="Times New Roman" w:cs="Times New Roman"/>
        </w:rPr>
        <w:t xml:space="preserve"> </w:t>
      </w:r>
      <w:r w:rsidRPr="004219CA">
        <w:rPr>
          <w:rFonts w:ascii="Times New Roman" w:hAnsi="Times New Roman" w:cs="Times New Roman"/>
        </w:rPr>
        <w:t xml:space="preserve">weight and nodule count data were tested for significance using ANOVA and Tukey-HSD post-hoc analysis (p&lt;0.05). For beta-diversity analysis, Bray-Curtis distances between samples were calculated and used as input for constrained analysis of principal coor- dinates (CPCoA; capscale function, vegan package in R) [336]. CPCoA analysis was con- strained by genotypes (for each mutant and WT separately) and corrected for the effect of soil types (if required) and biological replicates (using ‘Condition’ function). </w:t>
      </w:r>
      <w:r w:rsidR="0077294F" w:rsidRPr="0077294F">
        <w:rPr>
          <w:rFonts w:ascii="Times New Roman" w:hAnsi="Times New Roman" w:cs="Times New Roman"/>
          <w:highlight w:val="red"/>
        </w:rPr>
        <w:t>ADD THAT FOR CONDITIONS WHERE ONLY ONE VARIABLE PLOTTED (GENOTYPE) PCoA USED</w:t>
      </w:r>
      <w:r w:rsidR="0077294F">
        <w:rPr>
          <w:rFonts w:ascii="Times New Roman" w:hAnsi="Times New Roman" w:cs="Times New Roman"/>
        </w:rPr>
        <w:t xml:space="preserve">. </w:t>
      </w:r>
      <w:r w:rsidRPr="004219CA">
        <w:rPr>
          <w:rFonts w:ascii="Times New Roman" w:hAnsi="Times New Roman" w:cs="Times New Roman"/>
        </w:rPr>
        <w:t xml:space="preserve">Cumulative relative abundances of bacterial orders across all conditions were visualised in stacked barplots and boxplots using ggplot2 [337]. For barplots, the mean values for all biological replicates of one condition were calculated. Significance testing was performed using ANOVA and Tukey-HSD (p&lt;0.05). Differential abundance analysis for single ASVs was performed using a combination of </w:t>
      </w:r>
      <w:r w:rsidRPr="0077294F">
        <w:rPr>
          <w:rFonts w:ascii="Times New Roman" w:hAnsi="Times New Roman" w:cs="Times New Roman"/>
        </w:rPr>
        <w:t>ANCOM-BC</w:t>
      </w:r>
      <w:r w:rsidRPr="004219CA">
        <w:rPr>
          <w:rFonts w:ascii="Times New Roman" w:hAnsi="Times New Roman" w:cs="Times New Roman"/>
        </w:rPr>
        <w:t xml:space="preserve"> and structural zero analysis [338, 339]. For ANCOM-BC, the function </w:t>
      </w:r>
      <w:r w:rsidRPr="0077294F">
        <w:rPr>
          <w:rFonts w:ascii="Times New Roman" w:hAnsi="Times New Roman" w:cs="Times New Roman"/>
          <w:highlight w:val="red"/>
        </w:rPr>
        <w:t>ancombc2</w:t>
      </w:r>
      <w:r w:rsidRPr="004219CA">
        <w:rPr>
          <w:rFonts w:ascii="Times New Roman" w:hAnsi="Times New Roman" w:cs="Times New Roman"/>
        </w:rPr>
        <w:t xml:space="preserve"> from the R-package ANOMBC was used. Correction for multiple testing was carried out with Benjamini-Hochberg (p&lt;0.1) and differentially abundant ASVs with a sensitivity score above 1 were discarded. For structural zeros, an ASV was considered differentially abundant between two conditions if only zeros were observed in one condition and at least 20 reads across at least three replicates were observed in the other condition. When average total read counts differed between two cond</w:t>
      </w:r>
      <w:r w:rsidR="00C04304" w:rsidRPr="004219CA">
        <w:rPr>
          <w:rFonts w:ascii="Times New Roman" w:hAnsi="Times New Roman" w:cs="Times New Roman"/>
        </w:rPr>
        <w:t>i</w:t>
      </w:r>
      <w:r w:rsidRPr="004219CA">
        <w:rPr>
          <w:rFonts w:ascii="Times New Roman" w:hAnsi="Times New Roman" w:cs="Times New Roman"/>
        </w:rPr>
        <w:t xml:space="preserve">tions, the required number of reads was scaled up accordingly. Heatmaps were constructed using ComplexHeatmap </w:t>
      </w:r>
      <w:r w:rsidR="0077294F" w:rsidRPr="0077294F">
        <w:rPr>
          <w:rFonts w:ascii="Times New Roman" w:hAnsi="Times New Roman" w:cs="Times New Roman"/>
          <w:highlight w:val="red"/>
        </w:rPr>
        <w:t>and XXX</w:t>
      </w:r>
      <w:r w:rsidRPr="004219CA">
        <w:rPr>
          <w:rFonts w:ascii="Times New Roman" w:hAnsi="Times New Roman" w:cs="Times New Roman"/>
        </w:rPr>
        <w:t xml:space="preserve">[340]. Venn diagrams of overlapping differentially abundant ASVs between conditions were created using the R-package ggVennDiagram [341]. </w:t>
      </w:r>
      <w:r w:rsidR="0049194F" w:rsidRPr="004219CA">
        <w:rPr>
          <w:rFonts w:ascii="Times New Roman" w:hAnsi="Times New Roman" w:cs="Times New Roman"/>
        </w:rPr>
        <w:t xml:space="preserve">Phylogeny plots were created in ITOL using log2-transformed relative abundance data [342]. As phylogenetic tree input, MAFFT was used for multiple sequence alignment followed by FastTree for tree gener- ation (align-to-tree-mafft-fasttree pipeline from the q2-phylogeny plugin) </w:t>
      </w:r>
      <w:r w:rsidR="0049194F" w:rsidRPr="004219CA">
        <w:rPr>
          <w:rFonts w:ascii="Times New Roman" w:hAnsi="Times New Roman" w:cs="Times New Roman"/>
          <w:color w:val="333333"/>
        </w:rPr>
        <w:t xml:space="preserve">[343-345]. </w:t>
      </w:r>
      <w:r w:rsidR="0077294F" w:rsidRPr="0077294F">
        <w:rPr>
          <w:rFonts w:ascii="Times New Roman" w:hAnsi="Times New Roman" w:cs="Times New Roman"/>
          <w:color w:val="333333"/>
          <w:highlight w:val="red"/>
        </w:rPr>
        <w:t>ADJUST DEPENDING ON FINAL FIGURES</w:t>
      </w:r>
    </w:p>
    <w:p w14:paraId="4395867B" w14:textId="77777777" w:rsidR="0091185A" w:rsidRPr="004219CA" w:rsidRDefault="0091185A" w:rsidP="003D59D8">
      <w:pPr>
        <w:spacing w:line="276" w:lineRule="auto"/>
        <w:jc w:val="both"/>
        <w:rPr>
          <w:rFonts w:ascii="Times New Roman" w:hAnsi="Times New Roman" w:cs="Times New Roman"/>
          <w:color w:val="333333"/>
        </w:rPr>
        <w:pPrChange w:id="192" w:author="Simona Radutoiu" w:date="2025-02-19T14:17:00Z" w16du:dateUtc="2025-02-19T13:17:00Z">
          <w:pPr>
            <w:jc w:val="both"/>
          </w:pPr>
        </w:pPrChange>
      </w:pPr>
    </w:p>
    <w:p w14:paraId="5A54FD1D" w14:textId="77777777" w:rsidR="00062FE8" w:rsidRPr="004219CA" w:rsidRDefault="00062FE8" w:rsidP="003D59D8">
      <w:pPr>
        <w:spacing w:line="276" w:lineRule="auto"/>
        <w:jc w:val="both"/>
        <w:rPr>
          <w:rFonts w:ascii="Times New Roman" w:hAnsi="Times New Roman" w:cs="Times New Roman"/>
          <w:b/>
          <w:bCs/>
          <w:color w:val="333333"/>
        </w:rPr>
        <w:pPrChange w:id="193" w:author="Simona Radutoiu" w:date="2025-02-19T14:17:00Z" w16du:dateUtc="2025-02-19T13:17:00Z">
          <w:pPr>
            <w:jc w:val="both"/>
          </w:pPr>
        </w:pPrChange>
      </w:pPr>
      <w:r w:rsidRPr="004219CA">
        <w:rPr>
          <w:rFonts w:ascii="Times New Roman" w:hAnsi="Times New Roman" w:cs="Times New Roman"/>
          <w:b/>
          <w:bCs/>
          <w:color w:val="333333"/>
        </w:rPr>
        <w:t>Nutrient prediction analysis</w:t>
      </w:r>
      <w:r w:rsidR="00E1147C" w:rsidRPr="004219CA">
        <w:rPr>
          <w:rFonts w:ascii="Times New Roman" w:hAnsi="Times New Roman" w:cs="Times New Roman"/>
          <w:b/>
          <w:bCs/>
          <w:color w:val="333333"/>
        </w:rPr>
        <w:t xml:space="preserve"> of plants cultivated in Askov soils</w:t>
      </w:r>
    </w:p>
    <w:p w14:paraId="097F38F9" w14:textId="77777777" w:rsidR="00A26D56" w:rsidRPr="004219CA" w:rsidRDefault="00A26D56" w:rsidP="003D59D8">
      <w:pPr>
        <w:spacing w:line="276" w:lineRule="auto"/>
        <w:jc w:val="both"/>
        <w:rPr>
          <w:rFonts w:ascii="Times New Roman" w:hAnsi="Times New Roman" w:cs="Times New Roman"/>
          <w:bCs/>
          <w:color w:val="333333"/>
        </w:rPr>
        <w:pPrChange w:id="194" w:author="Simona Radutoiu" w:date="2025-02-19T14:17:00Z" w16du:dateUtc="2025-02-19T13:17:00Z">
          <w:pPr>
            <w:jc w:val="both"/>
          </w:pPr>
        </w:pPrChange>
      </w:pPr>
      <w:r w:rsidRPr="004219CA">
        <w:rPr>
          <w:rFonts w:ascii="Times New Roman" w:hAnsi="Times New Roman" w:cs="Times New Roman"/>
          <w:bCs/>
          <w:color w:val="333333"/>
          <w:highlight w:val="red"/>
        </w:rPr>
        <w:t>Info needed from Ib</w:t>
      </w:r>
    </w:p>
    <w:p w14:paraId="70B97076" w14:textId="77777777" w:rsidR="006D5743" w:rsidRPr="004219CA" w:rsidRDefault="006D5743" w:rsidP="003D59D8">
      <w:pPr>
        <w:spacing w:line="276" w:lineRule="auto"/>
        <w:jc w:val="both"/>
        <w:rPr>
          <w:rFonts w:ascii="Times New Roman" w:hAnsi="Times New Roman" w:cs="Times New Roman"/>
          <w:b/>
          <w:bCs/>
          <w:color w:val="333333"/>
        </w:rPr>
        <w:pPrChange w:id="195" w:author="Simona Radutoiu" w:date="2025-02-19T14:17:00Z" w16du:dateUtc="2025-02-19T13:17:00Z">
          <w:pPr>
            <w:jc w:val="both"/>
          </w:pPr>
        </w:pPrChange>
      </w:pPr>
    </w:p>
    <w:p w14:paraId="151C4E10" w14:textId="77777777" w:rsidR="006D5743" w:rsidRPr="004219CA" w:rsidRDefault="006D5743" w:rsidP="003D59D8">
      <w:pPr>
        <w:spacing w:line="276" w:lineRule="auto"/>
        <w:jc w:val="both"/>
        <w:rPr>
          <w:rFonts w:ascii="Times New Roman" w:hAnsi="Times New Roman" w:cs="Times New Roman"/>
          <w:b/>
          <w:bCs/>
          <w:color w:val="333333"/>
        </w:rPr>
        <w:pPrChange w:id="196" w:author="Simona Radutoiu" w:date="2025-02-19T14:17:00Z" w16du:dateUtc="2025-02-19T13:17:00Z">
          <w:pPr>
            <w:jc w:val="both"/>
          </w:pPr>
        </w:pPrChange>
      </w:pPr>
      <w:r w:rsidRPr="004219CA">
        <w:rPr>
          <w:rFonts w:ascii="Times New Roman" w:hAnsi="Times New Roman" w:cs="Times New Roman"/>
          <w:b/>
          <w:bCs/>
          <w:color w:val="333333"/>
        </w:rPr>
        <w:t>Root exudate experimental</w:t>
      </w:r>
      <w:r w:rsidR="003F77B4" w:rsidRPr="004219CA">
        <w:rPr>
          <w:rFonts w:ascii="Times New Roman" w:hAnsi="Times New Roman" w:cs="Times New Roman"/>
          <w:b/>
          <w:bCs/>
          <w:color w:val="333333"/>
        </w:rPr>
        <w:t xml:space="preserve"> setups</w:t>
      </w:r>
    </w:p>
    <w:p w14:paraId="79EB8491" w14:textId="77777777" w:rsidR="005E0A20" w:rsidRPr="004219CA" w:rsidRDefault="003F77B4" w:rsidP="003D59D8">
      <w:pPr>
        <w:spacing w:line="276" w:lineRule="auto"/>
        <w:jc w:val="both"/>
        <w:rPr>
          <w:rFonts w:ascii="Times New Roman" w:hAnsi="Times New Roman" w:cs="Times New Roman"/>
          <w:color w:val="333333"/>
        </w:rPr>
        <w:pPrChange w:id="197" w:author="Simona Radutoiu" w:date="2025-02-19T14:17:00Z" w16du:dateUtc="2025-02-19T13:17:00Z">
          <w:pPr>
            <w:jc w:val="both"/>
          </w:pPr>
        </w:pPrChange>
      </w:pPr>
      <w:r w:rsidRPr="004219CA">
        <w:rPr>
          <w:rFonts w:ascii="Times New Roman" w:hAnsi="Times New Roman" w:cs="Times New Roman"/>
          <w:color w:val="333333"/>
        </w:rPr>
        <w:t xml:space="preserve">For </w:t>
      </w:r>
      <w:r w:rsidR="00D82E5C" w:rsidRPr="004219CA">
        <w:rPr>
          <w:rFonts w:ascii="Times New Roman" w:hAnsi="Times New Roman" w:cs="Times New Roman"/>
          <w:i/>
          <w:iCs/>
          <w:color w:val="333333"/>
        </w:rPr>
        <w:t>Lotus</w:t>
      </w:r>
      <w:r w:rsidRPr="004219CA">
        <w:rPr>
          <w:rFonts w:ascii="Times New Roman" w:hAnsi="Times New Roman" w:cs="Times New Roman"/>
          <w:color w:val="333333"/>
        </w:rPr>
        <w:t xml:space="preserve">, sterile germinated </w:t>
      </w:r>
      <w:r w:rsidR="00D82E5C" w:rsidRPr="004219CA">
        <w:rPr>
          <w:rFonts w:ascii="Times New Roman" w:hAnsi="Times New Roman" w:cs="Times New Roman"/>
          <w:color w:val="333333"/>
        </w:rPr>
        <w:t xml:space="preserve">wild-type </w:t>
      </w:r>
      <w:r w:rsidR="00614AE8" w:rsidRPr="004219CA">
        <w:rPr>
          <w:rFonts w:ascii="Times New Roman" w:hAnsi="Times New Roman" w:cs="Times New Roman"/>
          <w:color w:val="333333"/>
        </w:rPr>
        <w:t xml:space="preserve">and CSSP mutant seedlings were transferred </w:t>
      </w:r>
      <w:r w:rsidR="00D82E5C" w:rsidRPr="004219CA">
        <w:rPr>
          <w:rFonts w:ascii="Times New Roman" w:hAnsi="Times New Roman" w:cs="Times New Roman"/>
          <w:color w:val="333333"/>
        </w:rPr>
        <w:t>to sterile</w:t>
      </w:r>
      <w:r w:rsidR="00614AE8" w:rsidRPr="004219CA">
        <w:rPr>
          <w:rFonts w:ascii="Times New Roman" w:hAnsi="Times New Roman" w:cs="Times New Roman"/>
          <w:color w:val="333333"/>
        </w:rPr>
        <w:t xml:space="preserve"> square petri dishes </w:t>
      </w:r>
      <w:r w:rsidR="00E336EF" w:rsidRPr="004219CA">
        <w:rPr>
          <w:rFonts w:ascii="Times New Roman" w:hAnsi="Times New Roman" w:cs="Times New Roman"/>
          <w:color w:val="333333"/>
        </w:rPr>
        <w:t>half</w:t>
      </w:r>
      <w:r w:rsidRPr="004219CA">
        <w:rPr>
          <w:rFonts w:ascii="Times New Roman" w:hAnsi="Times New Roman" w:cs="Times New Roman"/>
          <w:color w:val="333333"/>
        </w:rPr>
        <w:t>-</w:t>
      </w:r>
      <w:r w:rsidR="00E336EF" w:rsidRPr="004219CA">
        <w:rPr>
          <w:rFonts w:ascii="Times New Roman" w:hAnsi="Times New Roman" w:cs="Times New Roman"/>
          <w:color w:val="333333"/>
        </w:rPr>
        <w:t>filled with</w:t>
      </w:r>
      <w:r w:rsidR="00614AE8" w:rsidRPr="004219CA">
        <w:rPr>
          <w:rFonts w:ascii="Times New Roman" w:hAnsi="Times New Roman" w:cs="Times New Roman"/>
          <w:color w:val="333333"/>
        </w:rPr>
        <w:t xml:space="preserve"> solid ¼ B&amp;D media without nitrogen</w:t>
      </w:r>
      <w:r w:rsidR="00F72B34" w:rsidRPr="004219CA">
        <w:rPr>
          <w:rFonts w:ascii="Times New Roman" w:hAnsi="Times New Roman" w:cs="Times New Roman"/>
          <w:color w:val="333333"/>
        </w:rPr>
        <w:t xml:space="preserve"> (1.4% Agar Noble, Difco)(Broughton and Dilworth, 1971)</w:t>
      </w:r>
      <w:r w:rsidR="00E336EF" w:rsidRPr="004219CA">
        <w:rPr>
          <w:rFonts w:ascii="Times New Roman" w:hAnsi="Times New Roman" w:cs="Times New Roman"/>
          <w:color w:val="333333"/>
        </w:rPr>
        <w:t xml:space="preserve">. </w:t>
      </w:r>
      <w:r w:rsidRPr="004219CA">
        <w:rPr>
          <w:rFonts w:ascii="Times New Roman" w:hAnsi="Times New Roman" w:cs="Times New Roman"/>
          <w:color w:val="333333"/>
        </w:rPr>
        <w:t>For each</w:t>
      </w:r>
      <w:r w:rsidR="00E336EF" w:rsidRPr="004219CA">
        <w:rPr>
          <w:rFonts w:ascii="Times New Roman" w:hAnsi="Times New Roman" w:cs="Times New Roman"/>
          <w:color w:val="333333"/>
        </w:rPr>
        <w:t xml:space="preserve"> genotype, six biological r</w:t>
      </w:r>
      <w:r w:rsidR="00F72B34" w:rsidRPr="004219CA">
        <w:rPr>
          <w:rFonts w:ascii="Times New Roman" w:hAnsi="Times New Roman" w:cs="Times New Roman"/>
          <w:color w:val="333333"/>
        </w:rPr>
        <w:t>e</w:t>
      </w:r>
      <w:r w:rsidR="00E336EF" w:rsidRPr="004219CA">
        <w:rPr>
          <w:rFonts w:ascii="Times New Roman" w:hAnsi="Times New Roman" w:cs="Times New Roman"/>
          <w:color w:val="333333"/>
        </w:rPr>
        <w:t>p</w:t>
      </w:r>
      <w:r w:rsidR="00F72B34" w:rsidRPr="004219CA">
        <w:rPr>
          <w:rFonts w:ascii="Times New Roman" w:hAnsi="Times New Roman" w:cs="Times New Roman"/>
          <w:color w:val="333333"/>
        </w:rPr>
        <w:t xml:space="preserve">licates </w:t>
      </w:r>
      <w:r w:rsidR="00E336EF" w:rsidRPr="004219CA">
        <w:rPr>
          <w:rFonts w:ascii="Times New Roman" w:hAnsi="Times New Roman" w:cs="Times New Roman"/>
          <w:color w:val="333333"/>
        </w:rPr>
        <w:t xml:space="preserve">were prepared </w:t>
      </w:r>
      <w:r w:rsidRPr="004219CA">
        <w:rPr>
          <w:rFonts w:ascii="Times New Roman" w:hAnsi="Times New Roman" w:cs="Times New Roman"/>
          <w:color w:val="333333"/>
        </w:rPr>
        <w:t>with 12 plants/plate</w:t>
      </w:r>
      <w:r w:rsidR="00F72B34" w:rsidRPr="004219CA">
        <w:rPr>
          <w:rFonts w:ascii="Times New Roman" w:hAnsi="Times New Roman" w:cs="Times New Roman"/>
          <w:color w:val="333333"/>
        </w:rPr>
        <w:t xml:space="preserve">. </w:t>
      </w:r>
      <w:r w:rsidR="00D82E5C" w:rsidRPr="004219CA">
        <w:rPr>
          <w:rFonts w:ascii="Times New Roman" w:hAnsi="Times New Roman" w:cs="Times New Roman"/>
          <w:color w:val="333333"/>
        </w:rPr>
        <w:t xml:space="preserve">A </w:t>
      </w:r>
      <w:r w:rsidRPr="004219CA">
        <w:rPr>
          <w:rFonts w:ascii="Times New Roman" w:hAnsi="Times New Roman" w:cs="Times New Roman"/>
          <w:color w:val="333333"/>
        </w:rPr>
        <w:t>sterile</w:t>
      </w:r>
      <w:r w:rsidR="00D82E5C" w:rsidRPr="004219CA">
        <w:rPr>
          <w:rFonts w:ascii="Times New Roman" w:hAnsi="Times New Roman" w:cs="Times New Roman"/>
          <w:color w:val="333333"/>
        </w:rPr>
        <w:t xml:space="preserve"> filter paper was placed between roots and media </w:t>
      </w:r>
      <w:r w:rsidRPr="004219CA">
        <w:rPr>
          <w:rFonts w:ascii="Times New Roman" w:hAnsi="Times New Roman" w:cs="Times New Roman"/>
          <w:color w:val="333333"/>
        </w:rPr>
        <w:t xml:space="preserve">and plants were </w:t>
      </w:r>
      <w:r w:rsidR="00D82E5C" w:rsidRPr="004219CA">
        <w:rPr>
          <w:rFonts w:ascii="Times New Roman" w:hAnsi="Times New Roman" w:cs="Times New Roman"/>
          <w:color w:val="333333"/>
        </w:rPr>
        <w:t xml:space="preserve">fixed with an autoclaved aluminium foil grid. </w:t>
      </w:r>
      <w:r w:rsidR="004119DD" w:rsidRPr="004219CA">
        <w:rPr>
          <w:rFonts w:ascii="Times New Roman" w:hAnsi="Times New Roman" w:cs="Times New Roman"/>
          <w:color w:val="333333"/>
        </w:rPr>
        <w:t xml:space="preserve">Plates were kept in a vertical position, placed in special plastic racks covering the bottom half of the plate to keep plant roots in darkness. Plants </w:t>
      </w:r>
      <w:r w:rsidR="00D82E5C" w:rsidRPr="004219CA">
        <w:rPr>
          <w:rFonts w:ascii="Times New Roman" w:hAnsi="Times New Roman" w:cs="Times New Roman"/>
          <w:color w:val="333333"/>
        </w:rPr>
        <w:t>were cultivated at 21°C, 16/8 day/night hours, 100/0μmol white light day/night</w:t>
      </w:r>
      <w:r w:rsidR="005E0A20" w:rsidRPr="004219CA">
        <w:rPr>
          <w:rFonts w:ascii="Times New Roman" w:hAnsi="Times New Roman" w:cs="Times New Roman"/>
          <w:color w:val="333333"/>
        </w:rPr>
        <w:t xml:space="preserve"> for two weeks</w:t>
      </w:r>
      <w:r w:rsidR="00D82E5C" w:rsidRPr="004219CA">
        <w:rPr>
          <w:rFonts w:ascii="Times New Roman" w:hAnsi="Times New Roman" w:cs="Times New Roman"/>
          <w:color w:val="333333"/>
        </w:rPr>
        <w:t xml:space="preserve">. </w:t>
      </w:r>
      <w:r w:rsidR="00293891" w:rsidRPr="004219CA">
        <w:rPr>
          <w:rFonts w:ascii="Times New Roman" w:hAnsi="Times New Roman" w:cs="Times New Roman"/>
          <w:color w:val="333333"/>
        </w:rPr>
        <w:t xml:space="preserve"> </w:t>
      </w:r>
    </w:p>
    <w:p w14:paraId="5B4996D3" w14:textId="77777777" w:rsidR="0051258A" w:rsidRPr="004219CA" w:rsidRDefault="00BC1133" w:rsidP="003D59D8">
      <w:pPr>
        <w:spacing w:line="276" w:lineRule="auto"/>
        <w:jc w:val="both"/>
        <w:rPr>
          <w:rFonts w:ascii="Times New Roman" w:hAnsi="Times New Roman" w:cs="Times New Roman"/>
          <w:color w:val="333333"/>
        </w:rPr>
        <w:pPrChange w:id="198" w:author="Simona Radutoiu" w:date="2025-02-19T14:17:00Z" w16du:dateUtc="2025-02-19T13:17:00Z">
          <w:pPr>
            <w:jc w:val="both"/>
          </w:pPr>
        </w:pPrChange>
      </w:pPr>
      <w:r w:rsidRPr="004219CA">
        <w:rPr>
          <w:rFonts w:ascii="Times New Roman" w:hAnsi="Times New Roman" w:cs="Times New Roman"/>
          <w:color w:val="333333"/>
        </w:rPr>
        <w:t xml:space="preserve">For </w:t>
      </w:r>
      <w:r w:rsidR="0077294F" w:rsidRPr="0077294F">
        <w:rPr>
          <w:rFonts w:ascii="Times New Roman" w:hAnsi="Times New Roman" w:cs="Times New Roman"/>
          <w:i/>
          <w:iCs/>
          <w:color w:val="333333"/>
        </w:rPr>
        <w:t>Hordeum</w:t>
      </w:r>
      <w:r w:rsidRPr="004219CA">
        <w:rPr>
          <w:rFonts w:ascii="Times New Roman" w:hAnsi="Times New Roman" w:cs="Times New Roman"/>
          <w:color w:val="333333"/>
        </w:rPr>
        <w:t xml:space="preserve">, </w:t>
      </w:r>
      <w:r w:rsidR="005E0A20" w:rsidRPr="004219CA">
        <w:rPr>
          <w:rFonts w:ascii="Times New Roman" w:hAnsi="Times New Roman" w:cs="Times New Roman"/>
          <w:color w:val="333333"/>
        </w:rPr>
        <w:t xml:space="preserve">sterile germinated wild-type and CSSP mutant </w:t>
      </w:r>
      <w:r w:rsidR="004119DD" w:rsidRPr="004219CA">
        <w:rPr>
          <w:rFonts w:ascii="Times New Roman" w:hAnsi="Times New Roman" w:cs="Times New Roman"/>
          <w:color w:val="333333"/>
        </w:rPr>
        <w:t>seedlings were cultivated in autoclaved Duran borosilicate glas</w:t>
      </w:r>
      <w:r w:rsidR="00CA365F" w:rsidRPr="004219CA">
        <w:rPr>
          <w:rFonts w:ascii="Times New Roman" w:hAnsi="Times New Roman" w:cs="Times New Roman"/>
          <w:color w:val="333333"/>
        </w:rPr>
        <w:t>s</w:t>
      </w:r>
      <w:r w:rsidR="004119DD" w:rsidRPr="004219CA">
        <w:rPr>
          <w:rFonts w:ascii="Times New Roman" w:hAnsi="Times New Roman" w:cs="Times New Roman"/>
          <w:color w:val="333333"/>
        </w:rPr>
        <w:t xml:space="preserve"> tubes filled with 50ml of sterile VWR sand </w:t>
      </w:r>
      <w:r w:rsidR="00CA365F" w:rsidRPr="004219CA">
        <w:rPr>
          <w:rFonts w:ascii="Times New Roman" w:hAnsi="Times New Roman" w:cs="Times New Roman"/>
          <w:color w:val="333333"/>
        </w:rPr>
        <w:t xml:space="preserve">(CAS 14808-60-7, washed with sterile milliQ and baked for 4h at 200°C) </w:t>
      </w:r>
      <w:r w:rsidR="004119DD" w:rsidRPr="004219CA">
        <w:rPr>
          <w:rFonts w:ascii="Times New Roman" w:hAnsi="Times New Roman" w:cs="Times New Roman"/>
          <w:color w:val="333333"/>
        </w:rPr>
        <w:t>and 15ml of low nitrogen low phosphorus Long Ashton media</w:t>
      </w:r>
      <w:r w:rsidR="00CA365F" w:rsidRPr="004219CA">
        <w:rPr>
          <w:rFonts w:ascii="Times New Roman" w:hAnsi="Times New Roman" w:cs="Times New Roman"/>
          <w:color w:val="333333"/>
        </w:rPr>
        <w:t xml:space="preserve"> (as used for </w:t>
      </w:r>
      <w:r w:rsidR="0077294F" w:rsidRPr="0077294F">
        <w:rPr>
          <w:rFonts w:ascii="Times New Roman" w:hAnsi="Times New Roman" w:cs="Times New Roman"/>
          <w:i/>
          <w:iCs/>
          <w:color w:val="333333"/>
        </w:rPr>
        <w:t>Hordeum</w:t>
      </w:r>
      <w:r w:rsidR="00CA365F" w:rsidRPr="004219CA">
        <w:rPr>
          <w:rFonts w:ascii="Times New Roman" w:hAnsi="Times New Roman" w:cs="Times New Roman"/>
          <w:color w:val="333333"/>
        </w:rPr>
        <w:t xml:space="preserve"> </w:t>
      </w:r>
      <w:r w:rsidR="0077294F">
        <w:rPr>
          <w:rFonts w:ascii="Times New Roman" w:hAnsi="Times New Roman" w:cs="Times New Roman"/>
          <w:color w:val="333333"/>
        </w:rPr>
        <w:t>gnotobiotic</w:t>
      </w:r>
      <w:r w:rsidR="00CA365F" w:rsidRPr="004219CA">
        <w:rPr>
          <w:rFonts w:ascii="Times New Roman" w:hAnsi="Times New Roman" w:cs="Times New Roman"/>
          <w:color w:val="333333"/>
        </w:rPr>
        <w:t xml:space="preserve"> experiment)</w:t>
      </w:r>
      <w:r w:rsidR="004119DD" w:rsidRPr="004219CA">
        <w:rPr>
          <w:rFonts w:ascii="Times New Roman" w:hAnsi="Times New Roman" w:cs="Times New Roman"/>
          <w:color w:val="333333"/>
        </w:rPr>
        <w:t xml:space="preserve">. One seedling was added to each tube and </w:t>
      </w:r>
      <w:r w:rsidR="00CA365F" w:rsidRPr="004219CA">
        <w:rPr>
          <w:rFonts w:ascii="Times New Roman" w:hAnsi="Times New Roman" w:cs="Times New Roman"/>
          <w:color w:val="333333"/>
        </w:rPr>
        <w:t xml:space="preserve">tubes were closed with autoclaved foam </w:t>
      </w:r>
      <w:r w:rsidR="00293891" w:rsidRPr="004219CA">
        <w:rPr>
          <w:rFonts w:ascii="Times New Roman" w:hAnsi="Times New Roman" w:cs="Times New Roman"/>
          <w:color w:val="333333"/>
        </w:rPr>
        <w:t>plugs</w:t>
      </w:r>
      <w:r w:rsidR="00CA365F" w:rsidRPr="004219CA">
        <w:rPr>
          <w:rFonts w:ascii="Times New Roman" w:hAnsi="Times New Roman" w:cs="Times New Roman"/>
          <w:color w:val="333333"/>
        </w:rPr>
        <w:t xml:space="preserve">. Unplanted controls were included containing sand only. Plants were cultivated under the same settings as for </w:t>
      </w:r>
      <w:r w:rsidR="00CA365F" w:rsidRPr="004219CA">
        <w:rPr>
          <w:rFonts w:ascii="Times New Roman" w:hAnsi="Times New Roman" w:cs="Times New Roman"/>
          <w:i/>
          <w:color w:val="333333"/>
        </w:rPr>
        <w:t>Lotus</w:t>
      </w:r>
      <w:r w:rsidR="00CA365F" w:rsidRPr="004219CA">
        <w:rPr>
          <w:rFonts w:ascii="Times New Roman" w:hAnsi="Times New Roman" w:cs="Times New Roman"/>
          <w:color w:val="333333"/>
        </w:rPr>
        <w:t xml:space="preserve"> for three weeks.</w:t>
      </w:r>
    </w:p>
    <w:p w14:paraId="312C0913" w14:textId="77777777" w:rsidR="00E219C4" w:rsidRPr="004219CA" w:rsidRDefault="00E219C4" w:rsidP="003D59D8">
      <w:pPr>
        <w:spacing w:line="276" w:lineRule="auto"/>
        <w:jc w:val="both"/>
        <w:rPr>
          <w:rFonts w:ascii="Times New Roman" w:hAnsi="Times New Roman" w:cs="Times New Roman"/>
          <w:b/>
          <w:bCs/>
        </w:rPr>
        <w:pPrChange w:id="199" w:author="Simona Radutoiu" w:date="2025-02-19T14:17:00Z" w16du:dateUtc="2025-02-19T13:17:00Z">
          <w:pPr>
            <w:jc w:val="both"/>
          </w:pPr>
        </w:pPrChange>
      </w:pPr>
    </w:p>
    <w:p w14:paraId="0164F160" w14:textId="77777777" w:rsidR="00E219C4" w:rsidRPr="004219CA" w:rsidRDefault="00E219C4" w:rsidP="003D59D8">
      <w:pPr>
        <w:spacing w:line="276" w:lineRule="auto"/>
        <w:jc w:val="both"/>
        <w:rPr>
          <w:rFonts w:ascii="Times New Roman" w:hAnsi="Times New Roman" w:cs="Times New Roman"/>
          <w:b/>
          <w:bCs/>
        </w:rPr>
        <w:pPrChange w:id="200" w:author="Simona Radutoiu" w:date="2025-02-19T14:17:00Z" w16du:dateUtc="2025-02-19T13:17:00Z">
          <w:pPr>
            <w:jc w:val="both"/>
          </w:pPr>
        </w:pPrChange>
      </w:pPr>
      <w:r w:rsidRPr="004219CA">
        <w:rPr>
          <w:rFonts w:ascii="Times New Roman" w:hAnsi="Times New Roman" w:cs="Times New Roman"/>
          <w:b/>
          <w:bCs/>
        </w:rPr>
        <w:t>Root exudate harvest, sample preparation and LC-MS/MS</w:t>
      </w:r>
    </w:p>
    <w:p w14:paraId="188CB0B1" w14:textId="77777777" w:rsidR="001B3959" w:rsidRPr="004219CA" w:rsidRDefault="005E0A20" w:rsidP="003D59D8">
      <w:pPr>
        <w:spacing w:line="276" w:lineRule="auto"/>
        <w:jc w:val="both"/>
        <w:rPr>
          <w:rFonts w:ascii="Times New Roman" w:hAnsi="Times New Roman" w:cs="Times New Roman"/>
          <w:kern w:val="0"/>
        </w:rPr>
        <w:pPrChange w:id="201" w:author="Simona Radutoiu" w:date="2025-02-19T14:17:00Z" w16du:dateUtc="2025-02-19T13:17:00Z">
          <w:pPr>
            <w:jc w:val="both"/>
          </w:pPr>
        </w:pPrChange>
      </w:pPr>
      <w:r w:rsidRPr="004219CA">
        <w:rPr>
          <w:rFonts w:ascii="Times New Roman" w:hAnsi="Times New Roman" w:cs="Times New Roman"/>
          <w:bCs/>
        </w:rPr>
        <w:t xml:space="preserve">For </w:t>
      </w:r>
      <w:r w:rsidRPr="004219CA">
        <w:rPr>
          <w:rFonts w:ascii="Times New Roman" w:hAnsi="Times New Roman" w:cs="Times New Roman"/>
          <w:bCs/>
          <w:i/>
        </w:rPr>
        <w:t>Lotus</w:t>
      </w:r>
      <w:r w:rsidRPr="004219CA">
        <w:rPr>
          <w:rFonts w:ascii="Times New Roman" w:hAnsi="Times New Roman" w:cs="Times New Roman"/>
          <w:bCs/>
        </w:rPr>
        <w:t xml:space="preserve">, plants </w:t>
      </w:r>
      <w:r w:rsidR="00895DAE" w:rsidRPr="004219CA">
        <w:rPr>
          <w:rFonts w:ascii="Times New Roman" w:hAnsi="Times New Roman" w:cs="Times New Roman"/>
          <w:bCs/>
        </w:rPr>
        <w:t>of</w:t>
      </w:r>
      <w:r w:rsidRPr="004219CA">
        <w:rPr>
          <w:rFonts w:ascii="Times New Roman" w:hAnsi="Times New Roman" w:cs="Times New Roman"/>
          <w:bCs/>
        </w:rPr>
        <w:t xml:space="preserve"> one petri dish were collectively transferred to a sterile glass vial containing 20ml of sterile milliQ. After 3h, plants were removed and the liquid was filter sterilised using 0.4µm cell-strainers</w:t>
      </w:r>
      <w:r w:rsidR="00056B7B" w:rsidRPr="004219CA">
        <w:rPr>
          <w:rFonts w:ascii="Times New Roman" w:hAnsi="Times New Roman" w:cs="Times New Roman"/>
          <w:bCs/>
        </w:rPr>
        <w:t xml:space="preserve"> </w:t>
      </w:r>
      <w:r w:rsidR="00056B7B" w:rsidRPr="004219CA">
        <w:rPr>
          <w:rFonts w:ascii="Times New Roman" w:hAnsi="Times New Roman" w:cs="Times New Roman"/>
          <w:bCs/>
          <w:highlight w:val="red"/>
        </w:rPr>
        <w:t>CHECK WITH ZUZANA</w:t>
      </w:r>
      <w:r w:rsidRPr="004219CA">
        <w:rPr>
          <w:rFonts w:ascii="Times New Roman" w:hAnsi="Times New Roman" w:cs="Times New Roman"/>
          <w:bCs/>
        </w:rPr>
        <w:t xml:space="preserve">. </w:t>
      </w:r>
      <w:r w:rsidR="00293891" w:rsidRPr="004219CA">
        <w:rPr>
          <w:rFonts w:ascii="Times New Roman" w:hAnsi="Times New Roman" w:cs="Times New Roman"/>
          <w:bCs/>
        </w:rPr>
        <w:t xml:space="preserve">For </w:t>
      </w:r>
      <w:r w:rsidR="00D213B7" w:rsidRPr="00D213B7">
        <w:rPr>
          <w:rFonts w:ascii="Times New Roman" w:hAnsi="Times New Roman" w:cs="Times New Roman"/>
          <w:bCs/>
          <w:i/>
          <w:iCs/>
        </w:rPr>
        <w:t>Hordeum</w:t>
      </w:r>
      <w:r w:rsidR="00293891" w:rsidRPr="004219CA">
        <w:rPr>
          <w:rFonts w:ascii="Times New Roman" w:hAnsi="Times New Roman" w:cs="Times New Roman"/>
          <w:bCs/>
        </w:rPr>
        <w:t>, plants were gently removed using sterilised tweezers. 30ml of sterile milliQ was added to the sand, tubes were sealed with parafilm and vortexed for 30s</w:t>
      </w:r>
      <w:r w:rsidR="001B3959" w:rsidRPr="004219CA">
        <w:rPr>
          <w:rFonts w:ascii="Times New Roman" w:hAnsi="Times New Roman" w:cs="Times New Roman"/>
          <w:bCs/>
        </w:rPr>
        <w:t xml:space="preserve">. After settling of the sand, liquid was collected in fresh tubes and filtered through 0.4µm cell strainers. </w:t>
      </w:r>
      <w:r w:rsidR="00293891" w:rsidRPr="004219CA">
        <w:rPr>
          <w:rFonts w:ascii="Times New Roman" w:hAnsi="Times New Roman" w:cs="Times New Roman"/>
          <w:bCs/>
        </w:rPr>
        <w:t>All samples were stored at -70</w:t>
      </w:r>
      <w:r w:rsidR="00D213B7" w:rsidRPr="004219CA">
        <w:rPr>
          <w:rFonts w:ascii="Times New Roman" w:hAnsi="Times New Roman" w:cs="Times New Roman"/>
          <w:color w:val="333333"/>
        </w:rPr>
        <w:t>°C</w:t>
      </w:r>
      <w:r w:rsidR="00293891" w:rsidRPr="004219CA">
        <w:rPr>
          <w:rFonts w:ascii="Times New Roman" w:hAnsi="Times New Roman" w:cs="Times New Roman"/>
          <w:bCs/>
        </w:rPr>
        <w:t xml:space="preserve"> </w:t>
      </w:r>
      <w:r w:rsidRPr="004219CA">
        <w:rPr>
          <w:rFonts w:ascii="Times New Roman" w:hAnsi="Times New Roman" w:cs="Times New Roman"/>
          <w:bCs/>
        </w:rPr>
        <w:t xml:space="preserve">and </w:t>
      </w:r>
      <w:r w:rsidR="00895DAE" w:rsidRPr="004219CA">
        <w:rPr>
          <w:rFonts w:ascii="Times New Roman" w:hAnsi="Times New Roman" w:cs="Times New Roman"/>
          <w:bCs/>
        </w:rPr>
        <w:t xml:space="preserve">subsequently freeze-dried </w:t>
      </w:r>
      <w:r w:rsidR="001B3959" w:rsidRPr="004219CA">
        <w:rPr>
          <w:rFonts w:ascii="Times New Roman" w:hAnsi="Times New Roman" w:cs="Times New Roman"/>
          <w:bCs/>
        </w:rPr>
        <w:t>in</w:t>
      </w:r>
      <w:r w:rsidR="00895DAE" w:rsidRPr="004219CA">
        <w:rPr>
          <w:rFonts w:ascii="Times New Roman" w:hAnsi="Times New Roman" w:cs="Times New Roman"/>
          <w:bCs/>
        </w:rPr>
        <w:t xml:space="preserve"> a lyophiliser </w:t>
      </w:r>
      <w:r w:rsidR="001B3959" w:rsidRPr="004219CA">
        <w:rPr>
          <w:rFonts w:ascii="Times New Roman" w:hAnsi="Times New Roman" w:cs="Times New Roman"/>
          <w:bCs/>
        </w:rPr>
        <w:t>(CD52-I, HETOSIC, Heto Lab Equipment) for 1-2</w:t>
      </w:r>
      <w:r w:rsidR="00D213B7">
        <w:rPr>
          <w:rFonts w:ascii="Times New Roman" w:hAnsi="Times New Roman" w:cs="Times New Roman"/>
          <w:bCs/>
        </w:rPr>
        <w:t xml:space="preserve"> </w:t>
      </w:r>
      <w:r w:rsidR="001B3959" w:rsidRPr="004219CA">
        <w:rPr>
          <w:rFonts w:ascii="Times New Roman" w:hAnsi="Times New Roman" w:cs="Times New Roman"/>
          <w:bCs/>
        </w:rPr>
        <w:t>d</w:t>
      </w:r>
      <w:r w:rsidR="00D213B7">
        <w:rPr>
          <w:rFonts w:ascii="Times New Roman" w:hAnsi="Times New Roman" w:cs="Times New Roman"/>
          <w:bCs/>
        </w:rPr>
        <w:t>ays</w:t>
      </w:r>
      <w:r w:rsidR="001B3959" w:rsidRPr="004219CA">
        <w:rPr>
          <w:rFonts w:ascii="Times New Roman" w:hAnsi="Times New Roman" w:cs="Times New Roman"/>
          <w:bCs/>
        </w:rPr>
        <w:t xml:space="preserve">. </w:t>
      </w:r>
      <w:r w:rsidR="001B3959" w:rsidRPr="004219CA">
        <w:rPr>
          <w:rFonts w:ascii="Times New Roman" w:hAnsi="Times New Roman" w:cs="Times New Roman"/>
          <w:kern w:val="0"/>
        </w:rPr>
        <w:t>Freeze-dried samples were spiked with 20μl 10μg/ml</w:t>
      </w:r>
      <w:r w:rsidR="001B3959" w:rsidRPr="004219CA">
        <w:rPr>
          <w:rFonts w:ascii="Times New Roman" w:hAnsi="Times New Roman" w:cs="Times New Roman"/>
          <w:bCs/>
        </w:rPr>
        <w:t xml:space="preserve"> </w:t>
      </w:r>
      <w:r w:rsidR="001B3959" w:rsidRPr="004219CA">
        <w:rPr>
          <w:rFonts w:ascii="Times New Roman" w:hAnsi="Times New Roman" w:cs="Times New Roman"/>
          <w:kern w:val="0"/>
        </w:rPr>
        <w:t>ketopinic acid in MeOH and dried under gentle N</w:t>
      </w:r>
      <w:r w:rsidR="001B3959" w:rsidRPr="004219CA">
        <w:rPr>
          <w:rFonts w:ascii="Times New Roman" w:hAnsi="Times New Roman" w:cs="Times New Roman"/>
          <w:kern w:val="0"/>
          <w:sz w:val="16"/>
          <w:szCs w:val="16"/>
        </w:rPr>
        <w:t xml:space="preserve">2 </w:t>
      </w:r>
      <w:r w:rsidR="001B3959" w:rsidRPr="004219CA">
        <w:rPr>
          <w:rFonts w:ascii="Times New Roman" w:hAnsi="Times New Roman" w:cs="Times New Roman"/>
          <w:kern w:val="0"/>
        </w:rPr>
        <w:t xml:space="preserve">flow. Samples were reconstituted in 3ml 100% MeOH and sonicated for 10min, prior to filtration using hydrophobic PTFE syringe filters (0.22μm pore size, 25mm). </w:t>
      </w:r>
      <w:r w:rsidR="00056B7B" w:rsidRPr="004219CA">
        <w:rPr>
          <w:rFonts w:ascii="Times New Roman" w:hAnsi="Times New Roman" w:cs="Times New Roman"/>
          <w:kern w:val="0"/>
        </w:rPr>
        <w:t>S</w:t>
      </w:r>
      <w:r w:rsidR="001B3959" w:rsidRPr="004219CA">
        <w:rPr>
          <w:rFonts w:ascii="Times New Roman" w:hAnsi="Times New Roman" w:cs="Times New Roman"/>
          <w:kern w:val="0"/>
        </w:rPr>
        <w:t>amples were dried under N</w:t>
      </w:r>
      <w:r w:rsidR="001B3959" w:rsidRPr="004219CA">
        <w:rPr>
          <w:rFonts w:ascii="Times New Roman" w:hAnsi="Times New Roman" w:cs="Times New Roman"/>
          <w:kern w:val="0"/>
          <w:sz w:val="16"/>
          <w:szCs w:val="16"/>
        </w:rPr>
        <w:t xml:space="preserve">2 </w:t>
      </w:r>
      <w:r w:rsidR="001B3959" w:rsidRPr="004219CA">
        <w:rPr>
          <w:rFonts w:ascii="Times New Roman" w:hAnsi="Times New Roman" w:cs="Times New Roman"/>
          <w:kern w:val="0"/>
        </w:rPr>
        <w:t>flow and reconstitu</w:t>
      </w:r>
      <w:r w:rsidR="00056B7B" w:rsidRPr="004219CA">
        <w:rPr>
          <w:rFonts w:ascii="Times New Roman" w:hAnsi="Times New Roman" w:cs="Times New Roman"/>
          <w:kern w:val="0"/>
        </w:rPr>
        <w:t xml:space="preserve">ted in </w:t>
      </w:r>
      <w:r w:rsidR="001B3959" w:rsidRPr="004219CA">
        <w:rPr>
          <w:rFonts w:ascii="Times New Roman" w:hAnsi="Times New Roman" w:cs="Times New Roman"/>
          <w:kern w:val="0"/>
        </w:rPr>
        <w:t>300μl 80:20 (v/v%) MeOH:milliQ containing 1μ</w:t>
      </w:r>
      <w:r w:rsidR="00056B7B" w:rsidRPr="004219CA">
        <w:rPr>
          <w:rFonts w:ascii="Times New Roman" w:hAnsi="Times New Roman" w:cs="Times New Roman"/>
          <w:kern w:val="0"/>
        </w:rPr>
        <w:t xml:space="preserve">g/ml camphoric acid. Reconstituted </w:t>
      </w:r>
      <w:r w:rsidR="001B3959" w:rsidRPr="004219CA">
        <w:rPr>
          <w:rFonts w:ascii="Times New Roman" w:hAnsi="Times New Roman" w:cs="Times New Roman"/>
          <w:kern w:val="0"/>
        </w:rPr>
        <w:t>samples were transferred to vials for analysis using ultra-high-pe</w:t>
      </w:r>
      <w:r w:rsidR="00056B7B" w:rsidRPr="004219CA">
        <w:rPr>
          <w:rFonts w:ascii="Times New Roman" w:hAnsi="Times New Roman" w:cs="Times New Roman"/>
          <w:kern w:val="0"/>
        </w:rPr>
        <w:t xml:space="preserve">rformance liquid chromatography </w:t>
      </w:r>
      <w:r w:rsidR="001B3959" w:rsidRPr="004219CA">
        <w:rPr>
          <w:rFonts w:ascii="Times New Roman" w:hAnsi="Times New Roman" w:cs="Times New Roman"/>
          <w:kern w:val="0"/>
        </w:rPr>
        <w:t>(UHPLC, Dionex ultimate 3000, Thermo Fisher) coupled to a quad</w:t>
      </w:r>
      <w:r w:rsidR="00056B7B" w:rsidRPr="004219CA">
        <w:rPr>
          <w:rFonts w:ascii="Times New Roman" w:hAnsi="Times New Roman" w:cs="Times New Roman"/>
          <w:kern w:val="0"/>
        </w:rPr>
        <w:t xml:space="preserve">rupole time-of-flight </w:t>
      </w:r>
      <w:r w:rsidR="001B3959" w:rsidRPr="004219CA">
        <w:rPr>
          <w:rFonts w:ascii="Times New Roman" w:hAnsi="Times New Roman" w:cs="Times New Roman"/>
          <w:kern w:val="0"/>
        </w:rPr>
        <w:t>mass spectrometer (qToF MS, Bruker Compact) with electrosp</w:t>
      </w:r>
      <w:r w:rsidR="00056B7B" w:rsidRPr="004219CA">
        <w:rPr>
          <w:rFonts w:ascii="Times New Roman" w:hAnsi="Times New Roman" w:cs="Times New Roman"/>
          <w:kern w:val="0"/>
        </w:rPr>
        <w:t xml:space="preserve">ray ionisation (negative ionisation mode). The column used </w:t>
      </w:r>
      <w:r w:rsidR="001B3959" w:rsidRPr="004219CA">
        <w:rPr>
          <w:rFonts w:ascii="Times New Roman" w:hAnsi="Times New Roman" w:cs="Times New Roman"/>
          <w:kern w:val="0"/>
        </w:rPr>
        <w:t>during UHPLC was an A</w:t>
      </w:r>
      <w:r w:rsidR="00056B7B" w:rsidRPr="004219CA">
        <w:rPr>
          <w:rFonts w:ascii="Times New Roman" w:hAnsi="Times New Roman" w:cs="Times New Roman"/>
          <w:kern w:val="0"/>
        </w:rPr>
        <w:t>CQUITY UHPLC HSS T3 column (2.1x</w:t>
      </w:r>
      <w:r w:rsidR="001B3959" w:rsidRPr="004219CA">
        <w:rPr>
          <w:rFonts w:ascii="Times New Roman" w:hAnsi="Times New Roman" w:cs="Times New Roman"/>
          <w:kern w:val="0"/>
        </w:rPr>
        <w:t>1000 mm, 1.8μ</w:t>
      </w:r>
      <w:r w:rsidR="00056B7B" w:rsidRPr="004219CA">
        <w:rPr>
          <w:rFonts w:ascii="Times New Roman" w:hAnsi="Times New Roman" w:cs="Times New Roman"/>
          <w:kern w:val="0"/>
        </w:rPr>
        <w:t xml:space="preserve">m, Waters) </w:t>
      </w:r>
      <w:r w:rsidR="001B3959" w:rsidRPr="004219CA">
        <w:rPr>
          <w:rFonts w:ascii="Times New Roman" w:hAnsi="Times New Roman" w:cs="Times New Roman"/>
          <w:kern w:val="0"/>
        </w:rPr>
        <w:t xml:space="preserve">with a flow rate of 0.2ml/min. The mobile phases were 0.1% acetic acid in milliQ </w:t>
      </w:r>
      <w:r w:rsidR="00056B7B" w:rsidRPr="004219CA">
        <w:rPr>
          <w:rFonts w:ascii="Times New Roman" w:hAnsi="Times New Roman" w:cs="Times New Roman"/>
          <w:kern w:val="0"/>
        </w:rPr>
        <w:t xml:space="preserve">and </w:t>
      </w:r>
      <w:r w:rsidR="001B3959" w:rsidRPr="004219CA">
        <w:rPr>
          <w:rFonts w:ascii="Times New Roman" w:hAnsi="Times New Roman" w:cs="Times New Roman"/>
          <w:kern w:val="0"/>
        </w:rPr>
        <w:t xml:space="preserve">0.1% acetic acid in acetonitrile. 2μl </w:t>
      </w:r>
      <w:r w:rsidR="00056B7B" w:rsidRPr="004219CA">
        <w:rPr>
          <w:rFonts w:ascii="Times New Roman" w:hAnsi="Times New Roman" w:cs="Times New Roman"/>
          <w:kern w:val="0"/>
        </w:rPr>
        <w:t>sample volume</w:t>
      </w:r>
      <w:r w:rsidR="001B3959" w:rsidRPr="004219CA">
        <w:rPr>
          <w:rFonts w:ascii="Times New Roman" w:hAnsi="Times New Roman" w:cs="Times New Roman"/>
          <w:kern w:val="0"/>
        </w:rPr>
        <w:t xml:space="preserve"> we</w:t>
      </w:r>
      <w:r w:rsidR="00056B7B" w:rsidRPr="004219CA">
        <w:rPr>
          <w:rFonts w:ascii="Times New Roman" w:hAnsi="Times New Roman" w:cs="Times New Roman"/>
          <w:kern w:val="0"/>
        </w:rPr>
        <w:t>re injected and column temperature was set to 45°C.</w:t>
      </w:r>
    </w:p>
    <w:p w14:paraId="68632E59" w14:textId="77777777" w:rsidR="006D5743" w:rsidRPr="004219CA" w:rsidRDefault="006D5743" w:rsidP="003D59D8">
      <w:pPr>
        <w:spacing w:line="276" w:lineRule="auto"/>
        <w:jc w:val="both"/>
        <w:rPr>
          <w:rFonts w:ascii="Times New Roman" w:hAnsi="Times New Roman" w:cs="Times New Roman"/>
          <w:b/>
          <w:bCs/>
        </w:rPr>
        <w:pPrChange w:id="202" w:author="Simona Radutoiu" w:date="2025-02-19T14:17:00Z" w16du:dateUtc="2025-02-19T13:17:00Z">
          <w:pPr>
            <w:jc w:val="both"/>
          </w:pPr>
        </w:pPrChange>
      </w:pPr>
    </w:p>
    <w:p w14:paraId="3FF5EC94" w14:textId="77777777" w:rsidR="006D5743" w:rsidRPr="004219CA" w:rsidRDefault="006D5743" w:rsidP="003D59D8">
      <w:pPr>
        <w:spacing w:line="276" w:lineRule="auto"/>
        <w:jc w:val="both"/>
        <w:rPr>
          <w:rFonts w:ascii="Times New Roman" w:hAnsi="Times New Roman" w:cs="Times New Roman"/>
          <w:b/>
          <w:bCs/>
        </w:rPr>
        <w:pPrChange w:id="203" w:author="Simona Radutoiu" w:date="2025-02-19T14:17:00Z" w16du:dateUtc="2025-02-19T13:17:00Z">
          <w:pPr>
            <w:jc w:val="both"/>
          </w:pPr>
        </w:pPrChange>
      </w:pPr>
      <w:r w:rsidRPr="004219CA">
        <w:rPr>
          <w:rFonts w:ascii="Times New Roman" w:hAnsi="Times New Roman" w:cs="Times New Roman"/>
          <w:b/>
          <w:bCs/>
        </w:rPr>
        <w:t>Metabolite data analysis, statistics and visualisation</w:t>
      </w:r>
    </w:p>
    <w:p w14:paraId="5881BCA3" w14:textId="77777777" w:rsidR="001E5932" w:rsidRPr="004219CA" w:rsidRDefault="00056B7B" w:rsidP="003D59D8">
      <w:pPr>
        <w:autoSpaceDE w:val="0"/>
        <w:autoSpaceDN w:val="0"/>
        <w:adjustRightInd w:val="0"/>
        <w:spacing w:line="276" w:lineRule="auto"/>
        <w:jc w:val="both"/>
        <w:rPr>
          <w:rFonts w:ascii="Times New Roman" w:hAnsi="Times New Roman" w:cs="Times New Roman"/>
          <w:kern w:val="0"/>
        </w:rPr>
        <w:pPrChange w:id="204" w:author="Simona Radutoiu" w:date="2025-02-19T14:17:00Z" w16du:dateUtc="2025-02-19T13:17:00Z">
          <w:pPr>
            <w:autoSpaceDE w:val="0"/>
            <w:autoSpaceDN w:val="0"/>
            <w:adjustRightInd w:val="0"/>
            <w:jc w:val="both"/>
          </w:pPr>
        </w:pPrChange>
      </w:pPr>
      <w:r w:rsidRPr="004219CA">
        <w:rPr>
          <w:rFonts w:ascii="Times New Roman" w:hAnsi="Times New Roman" w:cs="Times New Roman"/>
          <w:kern w:val="0"/>
        </w:rPr>
        <w:t>Raw data were pre-processed using MzMine 3.3.0 [346]. Features with a retention time &gt;19min were excluded from the chromatograms. Chem</w:t>
      </w:r>
      <w:r w:rsidR="0001777F" w:rsidRPr="004219CA">
        <w:rPr>
          <w:rFonts w:ascii="Times New Roman" w:hAnsi="Times New Roman" w:cs="Times New Roman"/>
          <w:kern w:val="0"/>
        </w:rPr>
        <w:t xml:space="preserve">ical annotation of features was performed by </w:t>
      </w:r>
      <w:r w:rsidRPr="004219CA">
        <w:rPr>
          <w:rFonts w:ascii="Times New Roman" w:hAnsi="Times New Roman" w:cs="Times New Roman"/>
          <w:kern w:val="0"/>
        </w:rPr>
        <w:t>the computational tool CANOPUS integrated in SIRIUS 5.6.3 and v</w:t>
      </w:r>
      <w:r w:rsidR="0001777F" w:rsidRPr="004219CA">
        <w:rPr>
          <w:rFonts w:ascii="Times New Roman" w:hAnsi="Times New Roman" w:cs="Times New Roman"/>
          <w:kern w:val="0"/>
        </w:rPr>
        <w:t xml:space="preserve">ia classification tools </w:t>
      </w:r>
      <w:r w:rsidRPr="004219CA">
        <w:rPr>
          <w:rFonts w:ascii="Times New Roman" w:hAnsi="Times New Roman" w:cs="Times New Roman"/>
          <w:kern w:val="0"/>
        </w:rPr>
        <w:t>ClassyFire and NPClassifier [347-350].</w:t>
      </w:r>
      <w:r w:rsidR="0001777F" w:rsidRPr="004219CA">
        <w:rPr>
          <w:rFonts w:ascii="Times New Roman" w:hAnsi="Times New Roman" w:cs="Times New Roman"/>
          <w:kern w:val="0"/>
        </w:rPr>
        <w:t xml:space="preserve"> </w:t>
      </w:r>
      <w:r w:rsidR="0001777F" w:rsidRPr="004219CA">
        <w:rPr>
          <w:rFonts w:ascii="Times New Roman" w:hAnsi="Times New Roman" w:cs="Times New Roman"/>
          <w:kern w:val="0"/>
          <w:highlight w:val="red"/>
        </w:rPr>
        <w:t>ADD MISSING INFO IB</w:t>
      </w:r>
    </w:p>
    <w:p w14:paraId="042E8F03" w14:textId="77777777" w:rsidR="00056B7B" w:rsidRPr="004219CA" w:rsidRDefault="00056B7B" w:rsidP="003D59D8">
      <w:pPr>
        <w:spacing w:line="276" w:lineRule="auto"/>
        <w:jc w:val="both"/>
        <w:rPr>
          <w:rFonts w:ascii="Times New Roman" w:hAnsi="Times New Roman" w:cs="Times New Roman"/>
          <w:b/>
          <w:bCs/>
        </w:rPr>
        <w:pPrChange w:id="205" w:author="Simona Radutoiu" w:date="2025-02-19T14:17:00Z" w16du:dateUtc="2025-02-19T13:17:00Z">
          <w:pPr>
            <w:jc w:val="both"/>
          </w:pPr>
        </w:pPrChange>
      </w:pPr>
    </w:p>
    <w:p w14:paraId="093118BF" w14:textId="77777777" w:rsidR="001E5932" w:rsidRPr="004219CA" w:rsidRDefault="001E5932" w:rsidP="003D59D8">
      <w:pPr>
        <w:spacing w:line="276" w:lineRule="auto"/>
        <w:jc w:val="both"/>
        <w:rPr>
          <w:rFonts w:ascii="Times New Roman" w:hAnsi="Times New Roman" w:cs="Times New Roman"/>
          <w:b/>
          <w:bCs/>
        </w:rPr>
        <w:pPrChange w:id="206" w:author="Simona Radutoiu" w:date="2025-02-19T14:17:00Z" w16du:dateUtc="2025-02-19T13:17:00Z">
          <w:pPr>
            <w:jc w:val="both"/>
          </w:pPr>
        </w:pPrChange>
      </w:pPr>
      <w:r w:rsidRPr="004219CA">
        <w:rPr>
          <w:rFonts w:ascii="Times New Roman" w:hAnsi="Times New Roman" w:cs="Times New Roman"/>
          <w:b/>
          <w:bCs/>
        </w:rPr>
        <w:lastRenderedPageBreak/>
        <w:t>Data and code availability</w:t>
      </w:r>
    </w:p>
    <w:p w14:paraId="3B8F02C5" w14:textId="77777777" w:rsidR="001E5932" w:rsidRPr="004219CA" w:rsidRDefault="001E5932" w:rsidP="003D59D8">
      <w:pPr>
        <w:spacing w:line="276" w:lineRule="auto"/>
        <w:jc w:val="both"/>
        <w:rPr>
          <w:rFonts w:ascii="Times New Roman" w:hAnsi="Times New Roman" w:cs="Times New Roman"/>
        </w:rPr>
        <w:pPrChange w:id="207" w:author="Simona Radutoiu" w:date="2025-02-19T14:17:00Z" w16du:dateUtc="2025-02-19T13:17:00Z">
          <w:pPr>
            <w:jc w:val="both"/>
          </w:pPr>
        </w:pPrChange>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Center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The metabolic raw data files are stores as MassIVE dataset (</w:t>
      </w:r>
      <w:r w:rsidRPr="00D213B7">
        <w:rPr>
          <w:rFonts w:ascii="Times New Roman" w:hAnsi="Times New Roman" w:cs="Times New Roman"/>
          <w:highlight w:val="red"/>
        </w:rPr>
        <w:t>doiXXX</w:t>
      </w:r>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ny additional 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14:paraId="786A1FEC" w14:textId="77777777" w:rsidR="001E5932" w:rsidRPr="004219CA" w:rsidRDefault="001E5932" w:rsidP="003D59D8">
      <w:pPr>
        <w:spacing w:line="276" w:lineRule="auto"/>
        <w:jc w:val="both"/>
        <w:rPr>
          <w:rFonts w:ascii="Times New Roman" w:hAnsi="Times New Roman" w:cs="Times New Roman"/>
          <w:b/>
          <w:bCs/>
        </w:rPr>
        <w:pPrChange w:id="208" w:author="Simona Radutoiu" w:date="2025-02-19T14:17:00Z" w16du:dateUtc="2025-02-19T13:17:00Z">
          <w:pPr>
            <w:jc w:val="both"/>
          </w:pPr>
        </w:pPrChange>
      </w:pPr>
    </w:p>
    <w:p w14:paraId="1A579134" w14:textId="77777777" w:rsidR="001E5932" w:rsidRPr="004219CA" w:rsidRDefault="001E5932" w:rsidP="003D59D8">
      <w:pPr>
        <w:spacing w:line="276" w:lineRule="auto"/>
        <w:jc w:val="both"/>
        <w:rPr>
          <w:rFonts w:ascii="Times New Roman" w:hAnsi="Times New Roman" w:cs="Times New Roman"/>
          <w:b/>
          <w:bCs/>
        </w:rPr>
        <w:pPrChange w:id="209" w:author="Simona Radutoiu" w:date="2025-02-19T14:17:00Z" w16du:dateUtc="2025-02-19T13:17:00Z">
          <w:pPr>
            <w:jc w:val="both"/>
          </w:pPr>
        </w:pPrChange>
      </w:pPr>
      <w:r w:rsidRPr="004219CA">
        <w:rPr>
          <w:rFonts w:ascii="Times New Roman" w:hAnsi="Times New Roman" w:cs="Times New Roman"/>
          <w:b/>
          <w:bCs/>
        </w:rPr>
        <w:t>References</w:t>
      </w:r>
    </w:p>
    <w:p w14:paraId="2C6A4418" w14:textId="77777777" w:rsidR="001E5932" w:rsidRPr="00D213B7" w:rsidRDefault="00D213B7" w:rsidP="003D59D8">
      <w:pPr>
        <w:spacing w:line="276" w:lineRule="auto"/>
        <w:jc w:val="both"/>
        <w:rPr>
          <w:rFonts w:ascii="Times New Roman" w:hAnsi="Times New Roman" w:cs="Times New Roman"/>
        </w:rPr>
        <w:pPrChange w:id="210" w:author="Simona Radutoiu" w:date="2025-02-19T14:17:00Z" w16du:dateUtc="2025-02-19T13:17:00Z">
          <w:pPr>
            <w:jc w:val="both"/>
          </w:pPr>
        </w:pPrChange>
      </w:pPr>
      <w:r w:rsidRPr="00D213B7">
        <w:rPr>
          <w:rFonts w:ascii="Times New Roman" w:hAnsi="Times New Roman" w:cs="Times New Roman"/>
          <w:highlight w:val="red"/>
        </w:rPr>
        <w:t>(to be added)</w:t>
      </w:r>
    </w:p>
    <w:p w14:paraId="03C31C26" w14:textId="77777777" w:rsidR="00D213B7" w:rsidRPr="004219CA" w:rsidRDefault="00D213B7" w:rsidP="003D59D8">
      <w:pPr>
        <w:spacing w:line="276" w:lineRule="auto"/>
        <w:jc w:val="both"/>
        <w:rPr>
          <w:rFonts w:ascii="Times New Roman" w:hAnsi="Times New Roman" w:cs="Times New Roman"/>
          <w:b/>
          <w:bCs/>
        </w:rPr>
        <w:pPrChange w:id="211" w:author="Simona Radutoiu" w:date="2025-02-19T14:17:00Z" w16du:dateUtc="2025-02-19T13:17:00Z">
          <w:pPr>
            <w:jc w:val="both"/>
          </w:pPr>
        </w:pPrChange>
      </w:pPr>
    </w:p>
    <w:p w14:paraId="6F1B7F98" w14:textId="77777777" w:rsidR="001E5932" w:rsidRPr="004219CA" w:rsidRDefault="001E5932" w:rsidP="003D59D8">
      <w:pPr>
        <w:spacing w:line="276" w:lineRule="auto"/>
        <w:jc w:val="both"/>
        <w:rPr>
          <w:rFonts w:ascii="Times New Roman" w:hAnsi="Times New Roman" w:cs="Times New Roman"/>
          <w:b/>
          <w:bCs/>
        </w:rPr>
        <w:pPrChange w:id="212" w:author="Simona Radutoiu" w:date="2025-02-19T14:17:00Z" w16du:dateUtc="2025-02-19T13:17:00Z">
          <w:pPr>
            <w:jc w:val="both"/>
          </w:pPr>
        </w:pPrChange>
      </w:pPr>
      <w:r w:rsidRPr="004219CA">
        <w:rPr>
          <w:rFonts w:ascii="Times New Roman" w:hAnsi="Times New Roman" w:cs="Times New Roman"/>
          <w:b/>
          <w:bCs/>
        </w:rPr>
        <w:t>Acknowledgements</w:t>
      </w:r>
    </w:p>
    <w:p w14:paraId="0CFAE75A" w14:textId="77777777" w:rsidR="001E5932" w:rsidRPr="004219CA" w:rsidRDefault="0016677A" w:rsidP="003D59D8">
      <w:pPr>
        <w:spacing w:line="276" w:lineRule="auto"/>
        <w:jc w:val="both"/>
        <w:rPr>
          <w:rFonts w:ascii="Times New Roman" w:hAnsi="Times New Roman" w:cs="Times New Roman"/>
        </w:rPr>
        <w:pPrChange w:id="213" w:author="Simona Radutoiu" w:date="2025-02-19T14:17:00Z" w16du:dateUtc="2025-02-19T13:17:00Z">
          <w:pPr>
            <w:jc w:val="both"/>
          </w:pPr>
        </w:pPrChange>
      </w:pPr>
      <w:r w:rsidRPr="004219CA">
        <w:rPr>
          <w:rFonts w:ascii="Times New Roman" w:hAnsi="Times New Roman" w:cs="Times New Roman"/>
        </w:rPr>
        <w:t>We thank Dr. Sha Zhang, Dr. Florian Lamouche and Dr. Simon Kelly for valuable input on experimental setup and data analysis</w:t>
      </w:r>
      <w:r w:rsidR="00D213B7">
        <w:rPr>
          <w:rFonts w:ascii="Times New Roman" w:hAnsi="Times New Roman" w:cs="Times New Roman"/>
        </w:rPr>
        <w:t>. We also thank</w:t>
      </w:r>
      <w:r w:rsidR="008C62FE" w:rsidRPr="004219CA">
        <w:rPr>
          <w:rFonts w:ascii="Times New Roman" w:hAnsi="Times New Roman" w:cs="Times New Roman"/>
        </w:rPr>
        <w:t xml:space="preserve"> Dr. Gijs Selten and Dr. Florian Lamouche for providing Kegg Orthologue Information for the bacteria used in our synthetic community assays</w:t>
      </w:r>
      <w:r w:rsidRPr="004219CA">
        <w:rPr>
          <w:rFonts w:ascii="Times New Roman" w:hAnsi="Times New Roman" w:cs="Times New Roman"/>
        </w:rPr>
        <w:t xml:space="preserve">. This work was supported by the Bill &amp; Melinda Gates Foundation (Grant </w:t>
      </w:r>
      <w:r w:rsidR="00513209"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as part of the ‘Engineering Nitrogen Fixation for Africa’ project and </w:t>
      </w:r>
      <w:r w:rsidR="00513209" w:rsidRPr="004219CA">
        <w:rPr>
          <w:rFonts w:ascii="Times New Roman" w:hAnsi="Times New Roman" w:cs="Times New Roman"/>
        </w:rPr>
        <w:t xml:space="preserve">by Novo Nordisk Foundation as part of the Collaborative Crop Resilience Program (Grant code </w:t>
      </w:r>
      <w:r w:rsidR="00513209" w:rsidRPr="00D213B7">
        <w:rPr>
          <w:rFonts w:ascii="Times New Roman" w:hAnsi="Times New Roman" w:cs="Times New Roman"/>
          <w:highlight w:val="red"/>
        </w:rPr>
        <w:t>XXX</w:t>
      </w:r>
      <w:r w:rsidR="00513209" w:rsidRPr="004219CA">
        <w:rPr>
          <w:rFonts w:ascii="Times New Roman" w:hAnsi="Times New Roman" w:cs="Times New Roman"/>
        </w:rPr>
        <w:t>).</w:t>
      </w:r>
    </w:p>
    <w:p w14:paraId="108A285D" w14:textId="77777777" w:rsidR="0016677A" w:rsidRPr="004219CA" w:rsidRDefault="0016677A" w:rsidP="003D59D8">
      <w:pPr>
        <w:spacing w:line="276" w:lineRule="auto"/>
        <w:jc w:val="both"/>
        <w:rPr>
          <w:rFonts w:ascii="Times New Roman" w:hAnsi="Times New Roman" w:cs="Times New Roman"/>
          <w:b/>
          <w:bCs/>
        </w:rPr>
        <w:pPrChange w:id="214" w:author="Simona Radutoiu" w:date="2025-02-19T14:17:00Z" w16du:dateUtc="2025-02-19T13:17:00Z">
          <w:pPr>
            <w:jc w:val="both"/>
          </w:pPr>
        </w:pPrChange>
      </w:pPr>
    </w:p>
    <w:p w14:paraId="1F3B21E6" w14:textId="77777777" w:rsidR="001E5932" w:rsidRPr="004219CA" w:rsidRDefault="001E5932" w:rsidP="003D59D8">
      <w:pPr>
        <w:spacing w:line="276" w:lineRule="auto"/>
        <w:jc w:val="both"/>
        <w:rPr>
          <w:rFonts w:ascii="Times New Roman" w:hAnsi="Times New Roman" w:cs="Times New Roman"/>
          <w:b/>
          <w:bCs/>
        </w:rPr>
        <w:pPrChange w:id="215" w:author="Simona Radutoiu" w:date="2025-02-19T14:17:00Z" w16du:dateUtc="2025-02-19T13:17:00Z">
          <w:pPr>
            <w:jc w:val="both"/>
          </w:pPr>
        </w:pPrChange>
      </w:pPr>
      <w:r w:rsidRPr="004219CA">
        <w:rPr>
          <w:rFonts w:ascii="Times New Roman" w:hAnsi="Times New Roman" w:cs="Times New Roman"/>
          <w:b/>
          <w:bCs/>
        </w:rPr>
        <w:t>Contributions</w:t>
      </w:r>
    </w:p>
    <w:p w14:paraId="3A902B2E" w14:textId="77777777" w:rsidR="002A4646" w:rsidRPr="004219CA" w:rsidRDefault="002A4646" w:rsidP="003D59D8">
      <w:pPr>
        <w:spacing w:line="276" w:lineRule="auto"/>
        <w:jc w:val="both"/>
        <w:rPr>
          <w:rFonts w:ascii="Times New Roman" w:hAnsi="Times New Roman" w:cs="Times New Roman"/>
        </w:rPr>
        <w:pPrChange w:id="216" w:author="Simona Radutoiu" w:date="2025-02-19T14:17:00Z" w16du:dateUtc="2025-02-19T13:17:00Z">
          <w:pPr>
            <w:jc w:val="both"/>
          </w:pPr>
        </w:pPrChange>
      </w:pPr>
      <w:r w:rsidRPr="004219CA">
        <w:rPr>
          <w:rFonts w:ascii="Times New Roman" w:hAnsi="Times New Roman" w:cs="Times New Roman"/>
        </w:rPr>
        <w:t xml:space="preserve">A.M., </w:t>
      </w:r>
      <w:r w:rsidR="00615611" w:rsidRPr="004219CA">
        <w:rPr>
          <w:rFonts w:ascii="Times New Roman" w:hAnsi="Times New Roman" w:cs="Times New Roman"/>
        </w:rPr>
        <w:t xml:space="preserve">I.T.J, </w:t>
      </w:r>
      <w:r w:rsidRPr="004219CA">
        <w:rPr>
          <w:rFonts w:ascii="Times New Roman" w:hAnsi="Times New Roman" w:cs="Times New Roman"/>
        </w:rPr>
        <w:t>C.L.S</w:t>
      </w:r>
      <w:r w:rsidR="004F332D" w:rsidRPr="004219CA">
        <w:rPr>
          <w:rFonts w:ascii="Times New Roman" w:hAnsi="Times New Roman" w:cs="Times New Roman"/>
        </w:rPr>
        <w:t xml:space="preserve">, </w:t>
      </w:r>
      <w:r w:rsidRPr="004219CA">
        <w:rPr>
          <w:rFonts w:ascii="Times New Roman" w:hAnsi="Times New Roman" w:cs="Times New Roman"/>
        </w:rPr>
        <w:t>M.G.</w:t>
      </w:r>
      <w:r w:rsidR="0016677A" w:rsidRPr="004219CA">
        <w:rPr>
          <w:rFonts w:ascii="Times New Roman" w:hAnsi="Times New Roman" w:cs="Times New Roman"/>
        </w:rPr>
        <w:t xml:space="preserve"> and</w:t>
      </w:r>
      <w:r w:rsidRPr="004219CA">
        <w:rPr>
          <w:rFonts w:ascii="Times New Roman" w:hAnsi="Times New Roman" w:cs="Times New Roman"/>
        </w:rPr>
        <w:t xml:space="preserve"> S.R. designed the experiments. A.M</w:t>
      </w:r>
      <w:r w:rsidR="0016677A" w:rsidRPr="004219CA">
        <w:rPr>
          <w:rFonts w:ascii="Times New Roman" w:hAnsi="Times New Roman" w:cs="Times New Roman"/>
        </w:rPr>
        <w:t xml:space="preserve">. </w:t>
      </w:r>
      <w:r w:rsidRPr="004219CA">
        <w:rPr>
          <w:rFonts w:ascii="Times New Roman" w:hAnsi="Times New Roman" w:cs="Times New Roman"/>
        </w:rPr>
        <w:t xml:space="preserve">performed the experiments with </w:t>
      </w:r>
      <w:r w:rsidR="0016677A" w:rsidRPr="004219CA">
        <w:rPr>
          <w:rFonts w:ascii="Times New Roman" w:hAnsi="Times New Roman" w:cs="Times New Roman"/>
        </w:rPr>
        <w:t xml:space="preserve">technical </w:t>
      </w:r>
      <w:r w:rsidRPr="004219CA">
        <w:rPr>
          <w:rFonts w:ascii="Times New Roman" w:hAnsi="Times New Roman" w:cs="Times New Roman"/>
        </w:rPr>
        <w:t>support from Z.B., K.T.</w:t>
      </w:r>
      <w:r w:rsidR="0016677A" w:rsidRPr="004219CA">
        <w:rPr>
          <w:rFonts w:ascii="Times New Roman" w:hAnsi="Times New Roman" w:cs="Times New Roman"/>
        </w:rPr>
        <w:t xml:space="preserve"> and </w:t>
      </w:r>
      <w:r w:rsidRPr="004219CA">
        <w:rPr>
          <w:rFonts w:ascii="Times New Roman" w:hAnsi="Times New Roman" w:cs="Times New Roman"/>
        </w:rPr>
        <w:t xml:space="preserve">H.D. LC-MS/MS was performed by C.L.S, </w:t>
      </w:r>
      <w:r w:rsidR="0016677A" w:rsidRPr="004219CA">
        <w:rPr>
          <w:rFonts w:ascii="Times New Roman" w:hAnsi="Times New Roman" w:cs="Times New Roman"/>
          <w:color w:val="000000"/>
          <w:shd w:val="clear" w:color="auto" w:fill="FDFCFB"/>
        </w:rPr>
        <w:t>Þ.</w:t>
      </w:r>
      <w:r w:rsidR="0016677A" w:rsidRPr="004219CA">
        <w:rPr>
          <w:rFonts w:ascii="Times New Roman" w:hAnsi="Times New Roman" w:cs="Times New Roman"/>
        </w:rPr>
        <w:t>N.B. and M.G. Data analysis was performed by A.M.</w:t>
      </w:r>
      <w:r w:rsidR="00E569E2" w:rsidRPr="004219CA">
        <w:rPr>
          <w:rFonts w:ascii="Times New Roman" w:hAnsi="Times New Roman" w:cs="Times New Roman"/>
        </w:rPr>
        <w:t>, I.T.J.</w:t>
      </w:r>
      <w:r w:rsidR="0016677A" w:rsidRPr="004219CA">
        <w:rPr>
          <w:rFonts w:ascii="Times New Roman" w:hAnsi="Times New Roman" w:cs="Times New Roman"/>
        </w:rPr>
        <w:t xml:space="preserve"> and </w:t>
      </w:r>
      <w:r w:rsidR="00E569E2" w:rsidRPr="004219CA">
        <w:rPr>
          <w:rFonts w:ascii="Times New Roman" w:hAnsi="Times New Roman" w:cs="Times New Roman"/>
        </w:rPr>
        <w:t>C.L.S</w:t>
      </w:r>
      <w:r w:rsidR="0016677A" w:rsidRPr="004219CA">
        <w:rPr>
          <w:rFonts w:ascii="Times New Roman" w:hAnsi="Times New Roman" w:cs="Times New Roman"/>
        </w:rPr>
        <w:t xml:space="preserve">. A.M. wrote the </w:t>
      </w:r>
      <w:r w:rsidR="004F332D" w:rsidRPr="004219CA">
        <w:rPr>
          <w:rFonts w:ascii="Times New Roman" w:hAnsi="Times New Roman" w:cs="Times New Roman"/>
        </w:rPr>
        <w:t xml:space="preserve">first </w:t>
      </w:r>
      <w:r w:rsidR="0016677A" w:rsidRPr="004219CA">
        <w:rPr>
          <w:rFonts w:ascii="Times New Roman" w:hAnsi="Times New Roman" w:cs="Times New Roman"/>
        </w:rPr>
        <w:t xml:space="preserve">manuscript </w:t>
      </w:r>
      <w:r w:rsidR="004F332D" w:rsidRPr="004219CA">
        <w:rPr>
          <w:rFonts w:ascii="Times New Roman" w:hAnsi="Times New Roman" w:cs="Times New Roman"/>
        </w:rPr>
        <w:t xml:space="preserve">draft </w:t>
      </w:r>
      <w:r w:rsidR="0016677A" w:rsidRPr="004219CA">
        <w:rPr>
          <w:rFonts w:ascii="Times New Roman" w:hAnsi="Times New Roman" w:cs="Times New Roman"/>
        </w:rPr>
        <w:t xml:space="preserve">with </w:t>
      </w:r>
      <w:r w:rsidR="004F332D" w:rsidRPr="004219CA">
        <w:rPr>
          <w:rFonts w:ascii="Times New Roman" w:hAnsi="Times New Roman" w:cs="Times New Roman"/>
        </w:rPr>
        <w:t xml:space="preserve">following </w:t>
      </w:r>
      <w:r w:rsidR="0016677A" w:rsidRPr="004219CA">
        <w:rPr>
          <w:rFonts w:ascii="Times New Roman" w:hAnsi="Times New Roman" w:cs="Times New Roman"/>
        </w:rPr>
        <w:t xml:space="preserve">input from </w:t>
      </w:r>
      <w:r w:rsidR="00FD005D" w:rsidRPr="004219CA">
        <w:rPr>
          <w:rFonts w:ascii="Times New Roman" w:hAnsi="Times New Roman" w:cs="Times New Roman"/>
        </w:rPr>
        <w:t>all authors</w:t>
      </w:r>
      <w:r w:rsidR="0016677A" w:rsidRPr="004219CA">
        <w:rPr>
          <w:rFonts w:ascii="Times New Roman" w:hAnsi="Times New Roman" w:cs="Times New Roman"/>
        </w:rPr>
        <w:t xml:space="preserve">. </w:t>
      </w:r>
      <w:r w:rsidR="00D213B7" w:rsidRPr="00D213B7">
        <w:rPr>
          <w:rFonts w:ascii="Times New Roman" w:hAnsi="Times New Roman" w:cs="Times New Roman"/>
          <w:i/>
          <w:iCs/>
        </w:rPr>
        <w:t>Hordeum</w:t>
      </w:r>
      <w:r w:rsidR="0016677A" w:rsidRPr="004219CA">
        <w:rPr>
          <w:rFonts w:ascii="Times New Roman" w:hAnsi="Times New Roman" w:cs="Times New Roman"/>
        </w:rPr>
        <w:t xml:space="preserve"> symbiosis mutants were </w:t>
      </w:r>
      <w:r w:rsidR="006D5743" w:rsidRPr="004219CA">
        <w:rPr>
          <w:rFonts w:ascii="Times New Roman" w:hAnsi="Times New Roman" w:cs="Times New Roman"/>
        </w:rPr>
        <w:t xml:space="preserve">kindly </w:t>
      </w:r>
      <w:r w:rsidR="0016677A" w:rsidRPr="004219CA">
        <w:rPr>
          <w:rFonts w:ascii="Times New Roman" w:hAnsi="Times New Roman" w:cs="Times New Roman"/>
        </w:rPr>
        <w:t>provided by G.O.</w:t>
      </w:r>
      <w:r w:rsidR="006D5743" w:rsidRPr="004219CA">
        <w:rPr>
          <w:rFonts w:ascii="Times New Roman" w:hAnsi="Times New Roman" w:cs="Times New Roman"/>
        </w:rPr>
        <w:t xml:space="preserve"> and E.S. Askov soils were provided by B.T.C.</w:t>
      </w:r>
    </w:p>
    <w:p w14:paraId="47D54725" w14:textId="77777777" w:rsidR="001E5932" w:rsidRPr="004219CA" w:rsidRDefault="001E5932" w:rsidP="003D59D8">
      <w:pPr>
        <w:spacing w:line="276" w:lineRule="auto"/>
        <w:jc w:val="both"/>
        <w:rPr>
          <w:rFonts w:ascii="Times New Roman" w:hAnsi="Times New Roman" w:cs="Times New Roman"/>
          <w:b/>
          <w:bCs/>
        </w:rPr>
        <w:pPrChange w:id="217" w:author="Simona Radutoiu" w:date="2025-02-19T14:17:00Z" w16du:dateUtc="2025-02-19T13:17:00Z">
          <w:pPr>
            <w:jc w:val="both"/>
          </w:pPr>
        </w:pPrChange>
      </w:pPr>
    </w:p>
    <w:p w14:paraId="5C174290" w14:textId="77777777" w:rsidR="001E5932" w:rsidRPr="004219CA" w:rsidRDefault="001E5932" w:rsidP="003D59D8">
      <w:pPr>
        <w:spacing w:line="276" w:lineRule="auto"/>
        <w:jc w:val="both"/>
        <w:rPr>
          <w:rFonts w:ascii="Times New Roman" w:hAnsi="Times New Roman" w:cs="Times New Roman"/>
          <w:b/>
          <w:bCs/>
        </w:rPr>
        <w:pPrChange w:id="218" w:author="Simona Radutoiu" w:date="2025-02-19T14:17:00Z" w16du:dateUtc="2025-02-19T13:17:00Z">
          <w:pPr>
            <w:jc w:val="both"/>
          </w:pPr>
        </w:pPrChange>
      </w:pPr>
      <w:r w:rsidRPr="004219CA">
        <w:rPr>
          <w:rFonts w:ascii="Times New Roman" w:hAnsi="Times New Roman" w:cs="Times New Roman"/>
          <w:b/>
          <w:bCs/>
        </w:rPr>
        <w:t>Ethic declarations</w:t>
      </w:r>
    </w:p>
    <w:p w14:paraId="03616C47" w14:textId="77777777" w:rsidR="002A4646" w:rsidRPr="004219CA" w:rsidRDefault="002A4646" w:rsidP="003D59D8">
      <w:pPr>
        <w:spacing w:line="276" w:lineRule="auto"/>
        <w:jc w:val="both"/>
        <w:rPr>
          <w:rFonts w:ascii="Times New Roman" w:hAnsi="Times New Roman" w:cs="Times New Roman"/>
        </w:rPr>
        <w:pPrChange w:id="219" w:author="Simona Radutoiu" w:date="2025-02-19T14:17:00Z" w16du:dateUtc="2025-02-19T13:17:00Z">
          <w:pPr>
            <w:jc w:val="both"/>
          </w:pPr>
        </w:pPrChange>
      </w:pPr>
      <w:r w:rsidRPr="004219CA">
        <w:rPr>
          <w:rFonts w:ascii="Times New Roman" w:hAnsi="Times New Roman" w:cs="Times New Roman"/>
        </w:rPr>
        <w:t>The authors declare no competing interests.</w:t>
      </w:r>
    </w:p>
    <w:p w14:paraId="4B838ABA" w14:textId="77777777" w:rsidR="00123416" w:rsidRPr="004219CA" w:rsidRDefault="00123416" w:rsidP="003D59D8">
      <w:pPr>
        <w:spacing w:line="276" w:lineRule="auto"/>
        <w:jc w:val="both"/>
        <w:rPr>
          <w:rFonts w:ascii="Times New Roman" w:hAnsi="Times New Roman" w:cs="Times New Roman"/>
          <w:b/>
          <w:bCs/>
        </w:rPr>
        <w:pPrChange w:id="220" w:author="Simona Radutoiu" w:date="2025-02-19T14:17:00Z" w16du:dateUtc="2025-02-19T13:17:00Z">
          <w:pPr>
            <w:jc w:val="both"/>
          </w:pPr>
        </w:pPrChange>
      </w:pPr>
    </w:p>
    <w:p w14:paraId="106DDE7C" w14:textId="77777777" w:rsidR="008E4ED3" w:rsidRDefault="00662AD1" w:rsidP="003D59D8">
      <w:pPr>
        <w:spacing w:line="276" w:lineRule="auto"/>
        <w:rPr>
          <w:rFonts w:ascii="Times New Roman" w:hAnsi="Times New Roman" w:cs="Times New Roman"/>
          <w:b/>
          <w:bCs/>
        </w:rPr>
        <w:pPrChange w:id="221" w:author="Simona Radutoiu" w:date="2025-02-19T14:17:00Z" w16du:dateUtc="2025-02-19T13:17:00Z">
          <w:pPr/>
        </w:pPrChange>
      </w:pPr>
      <w:r w:rsidRPr="004219CA">
        <w:rPr>
          <w:rFonts w:ascii="Times New Roman" w:hAnsi="Times New Roman" w:cs="Times New Roman"/>
          <w:b/>
          <w:bCs/>
        </w:rPr>
        <w:t>Supplementary Information</w:t>
      </w:r>
    </w:p>
    <w:p w14:paraId="61FCF783" w14:textId="77777777" w:rsidR="00D213B7" w:rsidRPr="00D213B7" w:rsidRDefault="00D213B7" w:rsidP="003D59D8">
      <w:pPr>
        <w:spacing w:line="276" w:lineRule="auto"/>
        <w:rPr>
          <w:rFonts w:ascii="Times New Roman" w:hAnsi="Times New Roman" w:cs="Times New Roman"/>
        </w:rPr>
        <w:pPrChange w:id="222" w:author="Simona Radutoiu" w:date="2025-02-19T14:17:00Z" w16du:dateUtc="2025-02-19T13:17:00Z">
          <w:pPr/>
        </w:pPrChange>
      </w:pPr>
      <w:r w:rsidRPr="00D213B7">
        <w:rPr>
          <w:rFonts w:ascii="Times New Roman" w:hAnsi="Times New Roman" w:cs="Times New Roman"/>
          <w:highlight w:val="red"/>
        </w:rPr>
        <w:t>(see separate file)</w:t>
      </w:r>
    </w:p>
    <w:sectPr w:rsidR="00D213B7" w:rsidRPr="00D213B7" w:rsidSect="004219CA">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7" w:author="Simona Radutoiu" w:date="2025-02-19T14:20:00Z" w:initials="SR">
    <w:p w14:paraId="157F559D" w14:textId="77777777" w:rsidR="003D59D8" w:rsidRDefault="003D59D8" w:rsidP="003D59D8">
      <w:pPr>
        <w:pStyle w:val="CommentText"/>
      </w:pPr>
      <w:r>
        <w:rPr>
          <w:rStyle w:val="CommentReference"/>
        </w:rPr>
        <w:annotationRef/>
      </w:r>
      <w:r>
        <w:rPr>
          <w:lang w:val="da-DK"/>
        </w:rPr>
        <w:t>Usually people use in the field SNF- symbiotic nitrogen fixation. NFS is an unusual abbreviation.</w:t>
      </w:r>
    </w:p>
  </w:comment>
  <w:comment w:id="36" w:author="Simona Radutoiu" w:date="2025-02-19T14:21:00Z" w:initials="SR">
    <w:p w14:paraId="16D185D9" w14:textId="77777777" w:rsidR="003D59D8" w:rsidRDefault="003D59D8" w:rsidP="003D59D8">
      <w:pPr>
        <w:pStyle w:val="CommentText"/>
      </w:pPr>
      <w:r>
        <w:rPr>
          <w:rStyle w:val="CommentReference"/>
        </w:rPr>
        <w:annotationRef/>
      </w:r>
      <w:r>
        <w:rPr>
          <w:lang w:val="da-DK"/>
        </w:rPr>
        <w:t>It is sort of here, but be sure to cover the broad spectrum</w:t>
      </w:r>
    </w:p>
  </w:comment>
  <w:comment w:id="37" w:author="Simona Radutoiu" w:date="2025-02-19T14:24:00Z" w:initials="SR">
    <w:p w14:paraId="2A3EF516" w14:textId="77777777" w:rsidR="003D59D8" w:rsidRDefault="003D59D8" w:rsidP="003D59D8">
      <w:pPr>
        <w:pStyle w:val="CommentText"/>
      </w:pPr>
      <w:r>
        <w:rPr>
          <w:rStyle w:val="CommentReference"/>
        </w:rPr>
        <w:annotationRef/>
      </w:r>
      <w:r>
        <w:rPr>
          <w:lang w:val="da-DK"/>
        </w:rPr>
        <w:t>Check for consistency</w:t>
      </w:r>
    </w:p>
  </w:comment>
  <w:comment w:id="42" w:author="Simona Radutoiu" w:date="2025-02-19T14:27:00Z" w:initials="SR">
    <w:p w14:paraId="3919A8C5" w14:textId="77777777" w:rsidR="00B01B3C" w:rsidRDefault="00B01B3C" w:rsidP="00B01B3C">
      <w:pPr>
        <w:pStyle w:val="CommentText"/>
      </w:pPr>
      <w:r>
        <w:rPr>
          <w:rStyle w:val="CommentReference"/>
        </w:rPr>
        <w:annotationRef/>
      </w:r>
      <w:r>
        <w:rPr>
          <w:lang w:val="da-DK"/>
        </w:rPr>
        <w:t>Do you mean about the constitutive kinase activity? Otherwise it can’t and it can’t do that for the infection.</w:t>
      </w:r>
    </w:p>
  </w:comment>
  <w:comment w:id="43" w:author="Simona Radutoiu" w:date="2025-02-19T14:29:00Z" w:initials="SR">
    <w:p w14:paraId="186F1AD0" w14:textId="77777777" w:rsidR="00B01B3C" w:rsidRDefault="00B01B3C" w:rsidP="00B01B3C">
      <w:pPr>
        <w:pStyle w:val="CommentText"/>
      </w:pPr>
      <w:r>
        <w:rPr>
          <w:rStyle w:val="CommentReference"/>
        </w:rPr>
        <w:annotationRef/>
      </w:r>
      <w:r>
        <w:rPr>
          <w:lang w:val="da-DK"/>
        </w:rPr>
        <w:t>Remember here to include a small not and refer to the recent paper that Miriam has in Nature.</w:t>
      </w:r>
    </w:p>
  </w:comment>
  <w:comment w:id="45" w:author="Simona Radutoiu" w:date="2025-02-19T14:30:00Z" w:initials="SR">
    <w:p w14:paraId="0BDF76A1" w14:textId="77777777" w:rsidR="00B01B3C" w:rsidRDefault="00B01B3C" w:rsidP="00B01B3C">
      <w:pPr>
        <w:pStyle w:val="CommentText"/>
      </w:pPr>
      <w:r>
        <w:rPr>
          <w:rStyle w:val="CommentReference"/>
        </w:rPr>
        <w:annotationRef/>
      </w:r>
      <w:r>
        <w:rPr>
          <w:lang w:val="da-DK"/>
        </w:rPr>
        <w:t>There are also older papers from Japan that looked at the effect of ccamk in rice for endophytes.- remember to include this in references.</w:t>
      </w:r>
    </w:p>
  </w:comment>
  <w:comment w:id="46" w:author="Simona Radutoiu" w:date="2025-02-19T14:35:00Z" w:initials="SR">
    <w:p w14:paraId="7AA7BA4E" w14:textId="77777777" w:rsidR="00B01B3C" w:rsidRDefault="00B01B3C" w:rsidP="00B01B3C">
      <w:pPr>
        <w:pStyle w:val="CommentText"/>
      </w:pPr>
      <w:r>
        <w:rPr>
          <w:rStyle w:val="CommentReference"/>
        </w:rPr>
        <w:annotationRef/>
      </w:r>
      <w:r>
        <w:rPr>
          <w:lang w:val="da-DK"/>
        </w:rPr>
        <w:t>This can be reduced a lot and just mention which mutants were tested and brief what was found.</w:t>
      </w:r>
    </w:p>
  </w:comment>
  <w:comment w:id="47" w:author="Simona Radutoiu" w:date="2025-02-19T14:36:00Z" w:initials="SR">
    <w:p w14:paraId="5B144925" w14:textId="77777777" w:rsidR="00B01B3C" w:rsidRDefault="00B01B3C" w:rsidP="00B01B3C">
      <w:pPr>
        <w:pStyle w:val="CommentText"/>
      </w:pPr>
      <w:r>
        <w:rPr>
          <w:rStyle w:val="CommentReference"/>
        </w:rPr>
        <w:annotationRef/>
      </w:r>
      <w:r>
        <w:rPr>
          <w:lang w:val="da-DK"/>
        </w:rPr>
        <w:t>Well Ke’s paper in 2024 shows that this is clearly because of the lack of the Nod factor signalling- this needs to be incorporated.</w:t>
      </w:r>
    </w:p>
  </w:comment>
  <w:comment w:id="49" w:author="Simona Radutoiu" w:date="2025-02-19T14:38:00Z" w:initials="SR">
    <w:p w14:paraId="4173B2DF" w14:textId="77777777" w:rsidR="00B01B3C" w:rsidRDefault="00B01B3C" w:rsidP="00B01B3C">
      <w:pPr>
        <w:pStyle w:val="CommentText"/>
      </w:pPr>
      <w:r>
        <w:rPr>
          <w:rStyle w:val="CommentReference"/>
        </w:rPr>
        <w:annotationRef/>
      </w:r>
      <w:r>
        <w:rPr>
          <w:lang w:val="da-DK"/>
        </w:rPr>
        <w:t>This needs to be reduced to a v. short conclusion- statement like.</w:t>
      </w:r>
    </w:p>
  </w:comment>
  <w:comment w:id="57" w:author="Simona Radutoiu" w:date="2025-02-19T14:55:00Z" w:initials="SR">
    <w:p w14:paraId="0A7C0AAC" w14:textId="77777777" w:rsidR="00B01B3C" w:rsidRDefault="00B01B3C" w:rsidP="00B01B3C">
      <w:pPr>
        <w:pStyle w:val="CommentText"/>
      </w:pPr>
      <w:r>
        <w:rPr>
          <w:rStyle w:val="CommentReference"/>
        </w:rPr>
        <w:annotationRef/>
      </w:r>
      <w:r>
        <w:rPr>
          <w:lang w:val="da-DK"/>
        </w:rPr>
        <w:t>Do not mention taxa. It is difficult to read. Better to say that major well-known taxa were identified as top members and that fertilisation affected significantly several taxa, and mention one or max two that were affected in each regime like pseudo highly abundant in UF, Gaielli and Xantho in the NPK. Let the people to read the figure.</w:t>
      </w:r>
    </w:p>
  </w:comment>
  <w:comment w:id="58" w:author="Simona Radutoiu" w:date="2025-02-19T15:21:00Z" w:initials="SR">
    <w:p w14:paraId="793F25E2" w14:textId="77777777" w:rsidR="00B01B3C" w:rsidRDefault="00B01B3C" w:rsidP="00B01B3C">
      <w:pPr>
        <w:pStyle w:val="CommentText"/>
      </w:pPr>
      <w:r>
        <w:rPr>
          <w:rStyle w:val="CommentReference"/>
        </w:rPr>
        <w:annotationRef/>
      </w:r>
      <w:r>
        <w:rPr>
          <w:lang w:val="da-DK"/>
        </w:rPr>
        <w:t>I would just say we identified a similar number of ASVs (around 1200) in each soil, of which fewer than ¼ was in common for all three and similar numbers for the unique. The unique and shared ASVs between 2 consitions were taxonomically diverse, indicating that the long-term fertilisation regime had an impact on the larger taxonomic level.</w:t>
      </w:r>
    </w:p>
  </w:comment>
  <w:comment w:id="72" w:author="Simona Radutoiu" w:date="2025-02-19T15:29:00Z" w:initials="SR">
    <w:p w14:paraId="61CFE059" w14:textId="77777777" w:rsidR="00DA53C2" w:rsidRDefault="00DA53C2" w:rsidP="00DA53C2">
      <w:pPr>
        <w:pStyle w:val="CommentText"/>
      </w:pPr>
      <w:r>
        <w:rPr>
          <w:rStyle w:val="CommentReference"/>
        </w:rPr>
        <w:annotationRef/>
      </w:r>
      <w:r>
        <w:rPr>
          <w:lang w:val="da-DK"/>
        </w:rPr>
        <w:t>This is strange. How about plant organelles? Please have a look again at the sequences. This is strange.</w:t>
      </w:r>
    </w:p>
  </w:comment>
  <w:comment w:id="71" w:author="Simona Radutoiu" w:date="2025-02-19T15:29:00Z" w:initials="SR">
    <w:p w14:paraId="44958A40" w14:textId="77777777" w:rsidR="00DA53C2" w:rsidRDefault="00DA53C2" w:rsidP="00DA53C2">
      <w:pPr>
        <w:pStyle w:val="CommentText"/>
      </w:pPr>
      <w:r>
        <w:rPr>
          <w:rStyle w:val="CommentReference"/>
        </w:rPr>
        <w:annotationRef/>
      </w:r>
      <w:r>
        <w:rPr>
          <w:lang w:val="da-DK"/>
        </w:rPr>
        <w:t>I would reduce this v. much just mentioning Meso and Pseudo- unknown are strange…..</w:t>
      </w:r>
    </w:p>
  </w:comment>
  <w:comment w:id="73" w:author="Simona Radutoiu" w:date="2025-02-19T15:33:00Z" w:initials="SR">
    <w:p w14:paraId="13C81F50" w14:textId="77777777" w:rsidR="00DA53C2" w:rsidRDefault="00DA53C2" w:rsidP="00DA53C2">
      <w:pPr>
        <w:pStyle w:val="CommentText"/>
      </w:pPr>
      <w:r>
        <w:rPr>
          <w:rStyle w:val="CommentReference"/>
        </w:rPr>
        <w:annotationRef/>
      </w:r>
      <w:r>
        <w:rPr>
          <w:lang w:val="da-DK"/>
        </w:rPr>
        <w:t xml:space="preserve">Have you looked at which taxa is primarilly affected if you compare soil vs. Rhizosphere and vs root? The strating inoculum is different- see figure 1. I mean that if you look at pseudomonadales was v. high in the UF, do you see that this has an impact when you look at the root and rhizosphere of the plant hosts? I don’t see a larger abundance in that case --- </w:t>
      </w:r>
    </w:p>
  </w:comment>
  <w:comment w:id="74" w:author="Simona Radutoiu" w:date="2025-02-19T15:32:00Z" w:initials="SR">
    <w:p w14:paraId="33CAE9F3" w14:textId="3E716389" w:rsidR="00DA53C2" w:rsidRDefault="00DA53C2" w:rsidP="00DA53C2">
      <w:pPr>
        <w:pStyle w:val="CommentText"/>
      </w:pPr>
      <w:r>
        <w:rPr>
          <w:rStyle w:val="CommentReference"/>
        </w:rPr>
        <w:annotationRef/>
      </w:r>
      <w:r>
        <w:rPr>
          <w:lang w:val="da-DK"/>
        </w:rPr>
        <w:t xml:space="preserve">Here, I would be careful when revisiting. The three soils, even if the same structure and properties- do look like three different soils, because the start inoculum is different. So, wehn comparing the three soils we don’t only compare the fertilisation but also the start inoculum. </w:t>
      </w:r>
    </w:p>
  </w:comment>
  <w:comment w:id="77" w:author="Simona Radutoiu" w:date="2025-02-27T11:56:00Z" w:initials="SR">
    <w:p w14:paraId="41ACEA7C" w14:textId="77777777" w:rsidR="00DF5E94" w:rsidRDefault="00DF5E94" w:rsidP="00DF5E94">
      <w:pPr>
        <w:pStyle w:val="CommentText"/>
      </w:pPr>
      <w:r>
        <w:rPr>
          <w:rStyle w:val="CommentReference"/>
        </w:rPr>
        <w:annotationRef/>
      </w:r>
      <w:r>
        <w:rPr>
          <w:lang w:val="da-DK"/>
        </w:rPr>
        <w:t xml:space="preserve">This is a very interesting and important section. I would readjust the text as such that is attractive and avoids long taxa naming. These are in the figure and the table, and we don’t need to repeat those but just refer to fig/table. Can this be structured that provides an overview and highlights its value rather than the description of what the ratios are made of? </w:t>
      </w:r>
    </w:p>
  </w:comment>
  <w:comment w:id="79" w:author="Simona Radutoiu" w:date="2025-02-27T12:04:00Z" w:initials="SR">
    <w:p w14:paraId="45AC4273" w14:textId="77777777" w:rsidR="00200B81" w:rsidRDefault="00200B81" w:rsidP="00200B81">
      <w:pPr>
        <w:pStyle w:val="CommentText"/>
      </w:pPr>
      <w:r>
        <w:rPr>
          <w:rStyle w:val="CommentReference"/>
        </w:rPr>
        <w:annotationRef/>
      </w:r>
      <w:r>
        <w:rPr>
          <w:lang w:val="da-DK"/>
        </w:rPr>
        <w:t>Fig.2 D shows the taxonomic affiliation of those ASVs important for prediction. But are they the same  ASVs across barley root samples f.ex? Or across hosts? F: ex the same ASV of rhizobiales is informative for both barley and Lotus?</w:t>
      </w:r>
    </w:p>
  </w:comment>
  <w:comment w:id="82" w:author="Simona Radutoiu" w:date="2025-02-27T12:01:00Z" w:initials="SR">
    <w:p w14:paraId="37D37E8E" w14:textId="35009994" w:rsidR="004B5C5B" w:rsidRDefault="004B5C5B" w:rsidP="004B5C5B">
      <w:pPr>
        <w:pStyle w:val="CommentText"/>
      </w:pPr>
      <w:r>
        <w:rPr>
          <w:rStyle w:val="CommentReference"/>
        </w:rPr>
        <w:annotationRef/>
      </w:r>
      <w:r>
        <w:rPr>
          <w:lang w:val="da-DK"/>
        </w:rPr>
        <w:t>For the discussion.</w:t>
      </w:r>
    </w:p>
  </w:comment>
  <w:comment w:id="91" w:author="Simona Radutoiu" w:date="2025-02-27T12:06:00Z" w:initials="SR">
    <w:p w14:paraId="42F97BC0" w14:textId="77777777" w:rsidR="003E6CAC" w:rsidRDefault="003E6CAC" w:rsidP="003E6CAC">
      <w:pPr>
        <w:pStyle w:val="CommentText"/>
      </w:pPr>
      <w:r>
        <w:rPr>
          <w:rStyle w:val="CommentReference"/>
        </w:rPr>
        <w:annotationRef/>
      </w:r>
      <w:r>
        <w:rPr>
          <w:lang w:val="da-DK"/>
        </w:rPr>
        <w:t>Did you monitor AM colonisation in plants on these soils?</w:t>
      </w:r>
    </w:p>
  </w:comment>
  <w:comment w:id="92" w:author="Simona Radutoiu" w:date="2025-02-27T12:23:00Z" w:initials="SR">
    <w:p w14:paraId="609FAE56" w14:textId="77777777" w:rsidR="00464CB0" w:rsidRDefault="00464CB0" w:rsidP="00464CB0">
      <w:pPr>
        <w:pStyle w:val="CommentText"/>
      </w:pPr>
      <w:r>
        <w:rPr>
          <w:rStyle w:val="CommentReference"/>
        </w:rPr>
        <w:annotationRef/>
      </w:r>
      <w:r>
        <w:rPr>
          <w:lang w:val="da-DK"/>
        </w:rPr>
        <w:t>How about a shorter text like: Hvccamk plants were largely affected in shoot growth in all soil conditions (fig) and this was likely due to the presence of soil microbes since normal growth was observed when plants were grown in a sterile substrate (fig).</w:t>
      </w:r>
    </w:p>
  </w:comment>
  <w:comment w:id="94" w:author="Simona Radutoiu" w:date="2025-02-27T12:23:00Z" w:initials="SR">
    <w:p w14:paraId="02707167" w14:textId="77777777" w:rsidR="00464CB0" w:rsidRDefault="00464CB0" w:rsidP="00464CB0">
      <w:pPr>
        <w:pStyle w:val="CommentText"/>
      </w:pPr>
      <w:r>
        <w:rPr>
          <w:rStyle w:val="CommentReference"/>
        </w:rPr>
        <w:annotationRef/>
      </w:r>
      <w:r>
        <w:rPr>
          <w:lang w:val="da-DK"/>
        </w:rPr>
        <w:t>Was this tested?</w:t>
      </w:r>
    </w:p>
  </w:comment>
  <w:comment w:id="93" w:author="Simona Radutoiu" w:date="2025-02-27T12:24:00Z" w:initials="SR">
    <w:p w14:paraId="20E74235" w14:textId="77777777" w:rsidR="00021214" w:rsidRDefault="00021214" w:rsidP="00021214">
      <w:pPr>
        <w:pStyle w:val="CommentText"/>
      </w:pPr>
      <w:r>
        <w:rPr>
          <w:rStyle w:val="CommentReference"/>
        </w:rPr>
        <w:annotationRef/>
      </w:r>
      <w:r>
        <w:rPr>
          <w:lang w:val="da-DK"/>
        </w:rPr>
        <w:t>I would include this kind of detail in the M&amp;M. Like: Plants were harvested at 3weeks post planting, a timepoint when usually the AM symbiosis is not yet established (ref- Giles’s paper on AM in barley).</w:t>
      </w:r>
    </w:p>
  </w:comment>
  <w:comment w:id="96" w:author="Simona Radutoiu" w:date="2025-02-27T12:27:00Z" w:initials="SR">
    <w:p w14:paraId="5090CB51" w14:textId="77777777" w:rsidR="00904A6F" w:rsidRDefault="00904A6F" w:rsidP="00904A6F">
      <w:pPr>
        <w:pStyle w:val="CommentText"/>
      </w:pPr>
      <w:r>
        <w:rPr>
          <w:rStyle w:val="CommentReference"/>
        </w:rPr>
        <w:annotationRef/>
      </w:r>
      <w:r>
        <w:rPr>
          <w:lang w:val="da-DK"/>
        </w:rPr>
        <w:t>This is the most important sentence in this paragraph. I would reduce the rest very much. Avoid listing many taxa and consider instead mentioning several taxa were affected (figure….. Where these are mentioned….)</w:t>
      </w:r>
    </w:p>
  </w:comment>
  <w:comment w:id="107" w:author="Simona Radutoiu" w:date="2025-02-27T12:29:00Z" w:initials="SR">
    <w:p w14:paraId="4022C97F" w14:textId="77777777" w:rsidR="0089314E" w:rsidRDefault="0089314E" w:rsidP="0089314E">
      <w:pPr>
        <w:pStyle w:val="CommentText"/>
      </w:pPr>
      <w:r>
        <w:rPr>
          <w:rStyle w:val="CommentReference"/>
        </w:rPr>
        <w:annotationRef/>
      </w:r>
      <w:r>
        <w:rPr>
          <w:lang w:val="da-DK"/>
        </w:rPr>
        <w:t>Is this the HvSc from Selten et al? Refer to it.</w:t>
      </w:r>
    </w:p>
  </w:comment>
  <w:comment w:id="108" w:author="Simona Radutoiu" w:date="2025-02-27T12:30:00Z" w:initials="SR">
    <w:p w14:paraId="1B65B800" w14:textId="77777777" w:rsidR="003C1425" w:rsidRDefault="003C1425" w:rsidP="003C1425">
      <w:pPr>
        <w:pStyle w:val="CommentText"/>
      </w:pPr>
      <w:r>
        <w:rPr>
          <w:rStyle w:val="CommentReference"/>
        </w:rPr>
        <w:annotationRef/>
      </w:r>
      <w:r>
        <w:rPr>
          <w:lang w:val="da-DK"/>
        </w:rPr>
        <w:t>Only on barkley? Not in Lotus? We usually put this.</w:t>
      </w:r>
    </w:p>
  </w:comment>
  <w:comment w:id="110" w:author="Simona Radutoiu" w:date="2025-02-27T12:31:00Z" w:initials="SR">
    <w:p w14:paraId="54E09E70" w14:textId="77777777" w:rsidR="0057730A" w:rsidRDefault="0057730A" w:rsidP="0057730A">
      <w:pPr>
        <w:pStyle w:val="CommentText"/>
      </w:pPr>
      <w:r>
        <w:rPr>
          <w:rStyle w:val="CommentReference"/>
        </w:rPr>
        <w:annotationRef/>
      </w:r>
      <w:r>
        <w:rPr>
          <w:lang w:val="da-DK"/>
        </w:rPr>
        <w:t>Too much text. Reduce greatly.</w:t>
      </w:r>
    </w:p>
  </w:comment>
  <w:comment w:id="119" w:author="Simona Radutoiu" w:date="2025-02-27T12:36:00Z" w:initials="SR">
    <w:p w14:paraId="48CB7913" w14:textId="77777777" w:rsidR="00C35398" w:rsidRDefault="00C35398" w:rsidP="00C35398">
      <w:pPr>
        <w:pStyle w:val="CommentText"/>
      </w:pPr>
      <w:r>
        <w:rPr>
          <w:rStyle w:val="CommentReference"/>
        </w:rPr>
        <w:annotationRef/>
      </w:r>
      <w:r>
        <w:rPr>
          <w:lang w:val="da-DK"/>
        </w:rPr>
        <w:t>Too descriptive. I am wondering if a figure like Fig. 6 would not be more illustrative.</w:t>
      </w:r>
    </w:p>
  </w:comment>
  <w:comment w:id="124" w:author="Simona Radutoiu" w:date="2025-02-28T15:03:00Z" w:initials="SR">
    <w:p w14:paraId="29138F82" w14:textId="77777777" w:rsidR="006F0C83" w:rsidRDefault="006F0C83" w:rsidP="006F0C83">
      <w:pPr>
        <w:pStyle w:val="CommentText"/>
      </w:pPr>
      <w:r>
        <w:rPr>
          <w:rStyle w:val="CommentReference"/>
        </w:rPr>
        <w:annotationRef/>
      </w:r>
      <w:r>
        <w:rPr>
          <w:lang w:val="da-DK"/>
        </w:rPr>
        <w:t>I think the messages that should come out of this sections are:</w:t>
      </w:r>
    </w:p>
    <w:p w14:paraId="6E7527B2" w14:textId="77777777" w:rsidR="006F0C83" w:rsidRDefault="006F0C83" w:rsidP="006F0C83">
      <w:pPr>
        <w:pStyle w:val="CommentText"/>
        <w:numPr>
          <w:ilvl w:val="0"/>
          <w:numId w:val="11"/>
        </w:numPr>
      </w:pPr>
      <w:r>
        <w:rPr>
          <w:lang w:val="da-DK"/>
        </w:rPr>
        <w:t>We observe differences in the exudate profile of the two hosts with the caveat that we used different methods for acquisition due to plant phenology</w:t>
      </w:r>
    </w:p>
    <w:p w14:paraId="1F80BDB8" w14:textId="77777777" w:rsidR="006F0C83" w:rsidRDefault="006F0C83" w:rsidP="006F0C83">
      <w:pPr>
        <w:pStyle w:val="CommentText"/>
        <w:numPr>
          <w:ilvl w:val="0"/>
          <w:numId w:val="11"/>
        </w:numPr>
      </w:pPr>
      <w:r>
        <w:t>We observe that cssp mutants of one host, even if impaired in both symbioses, differ in their metabolite profile: provid examples for which metabolites f.ex. Ccamk differs from bsps or symrk.</w:t>
      </w:r>
    </w:p>
    <w:p w14:paraId="28FAFE9B" w14:textId="77777777" w:rsidR="006F0C83" w:rsidRDefault="006F0C83" w:rsidP="006F0C83">
      <w:pPr>
        <w:pStyle w:val="CommentText"/>
        <w:numPr>
          <w:ilvl w:val="0"/>
          <w:numId w:val="11"/>
        </w:numPr>
      </w:pPr>
      <w:r>
        <w:rPr>
          <w:lang w:val="da-DK"/>
        </w:rPr>
        <w:t>We observe that a set of metabolites are impacted in the same cssp mutants of both hosts: name which ones.</w:t>
      </w:r>
    </w:p>
    <w:p w14:paraId="5AD0C742" w14:textId="77777777" w:rsidR="006F0C83" w:rsidRDefault="006F0C83" w:rsidP="006F0C83">
      <w:pPr>
        <w:pStyle w:val="CommentText"/>
        <w:numPr>
          <w:ilvl w:val="0"/>
          <w:numId w:val="11"/>
        </w:numPr>
        <w:ind w:left="300"/>
      </w:pPr>
      <w:r>
        <w:rPr>
          <w:lang w:val="da-DK"/>
        </w:rPr>
        <w:t xml:space="preserve">We observe that a set of metabolites are impacted </w:t>
      </w:r>
      <w:r>
        <w:rPr>
          <w:b/>
          <w:bCs/>
          <w:lang w:val="da-DK"/>
        </w:rPr>
        <w:t>differently</w:t>
      </w:r>
      <w:r>
        <w:rPr>
          <w:lang w:val="da-DK"/>
        </w:rPr>
        <w:t xml:space="preserve"> in the same cssp mutants of both hosts: name which ones.</w:t>
      </w:r>
    </w:p>
  </w:comment>
  <w:comment w:id="138" w:author="Simona Radutoiu" w:date="2025-02-27T12:57:00Z" w:initials="SR">
    <w:p w14:paraId="05A007B0" w14:textId="4DD45FF4" w:rsidR="006402D8" w:rsidRDefault="006402D8" w:rsidP="006402D8">
      <w:pPr>
        <w:pStyle w:val="CommentText"/>
      </w:pPr>
      <w:r>
        <w:rPr>
          <w:rStyle w:val="CommentReference"/>
        </w:rPr>
        <w:annotationRef/>
      </w:r>
      <w:r>
        <w:rPr>
          <w:lang w:val="da-DK"/>
        </w:rPr>
        <w:t>This is for M&amp;M</w:t>
      </w:r>
    </w:p>
  </w:comment>
  <w:comment w:id="155" w:author="Simona Radutoiu" w:date="2025-02-27T13:00:00Z" w:initials="SR">
    <w:p w14:paraId="65B72705" w14:textId="77777777" w:rsidR="00DF0B1B" w:rsidRDefault="00DF0B1B" w:rsidP="00DF0B1B">
      <w:pPr>
        <w:pStyle w:val="CommentText"/>
      </w:pPr>
      <w:r>
        <w:rPr>
          <w:rStyle w:val="CommentReference"/>
        </w:rPr>
        <w:annotationRef/>
      </w:r>
      <w:r>
        <w:rPr>
          <w:lang w:val="da-DK"/>
        </w:rPr>
        <w:t>You already mentioned this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57F559D" w15:done="0"/>
  <w15:commentEx w15:paraId="16D185D9" w15:done="0"/>
  <w15:commentEx w15:paraId="2A3EF516" w15:done="0"/>
  <w15:commentEx w15:paraId="3919A8C5" w15:done="0"/>
  <w15:commentEx w15:paraId="186F1AD0" w15:done="0"/>
  <w15:commentEx w15:paraId="0BDF76A1" w15:done="0"/>
  <w15:commentEx w15:paraId="7AA7BA4E" w15:done="0"/>
  <w15:commentEx w15:paraId="5B144925" w15:done="0"/>
  <w15:commentEx w15:paraId="4173B2DF" w15:done="0"/>
  <w15:commentEx w15:paraId="0A7C0AAC" w15:done="0"/>
  <w15:commentEx w15:paraId="793F25E2" w15:done="0"/>
  <w15:commentEx w15:paraId="61CFE059" w15:done="0"/>
  <w15:commentEx w15:paraId="44958A40" w15:done="0"/>
  <w15:commentEx w15:paraId="13C81F50" w15:done="0"/>
  <w15:commentEx w15:paraId="33CAE9F3" w15:done="0"/>
  <w15:commentEx w15:paraId="41ACEA7C" w15:done="0"/>
  <w15:commentEx w15:paraId="45AC4273" w15:done="0"/>
  <w15:commentEx w15:paraId="37D37E8E" w15:done="0"/>
  <w15:commentEx w15:paraId="42F97BC0" w15:done="0"/>
  <w15:commentEx w15:paraId="609FAE56" w15:done="0"/>
  <w15:commentEx w15:paraId="02707167" w15:done="0"/>
  <w15:commentEx w15:paraId="20E74235" w15:done="0"/>
  <w15:commentEx w15:paraId="5090CB51" w15:done="0"/>
  <w15:commentEx w15:paraId="4022C97F" w15:done="0"/>
  <w15:commentEx w15:paraId="1B65B800" w15:done="0"/>
  <w15:commentEx w15:paraId="54E09E70" w15:done="0"/>
  <w15:commentEx w15:paraId="48CB7913" w15:done="0"/>
  <w15:commentEx w15:paraId="5AD0C742" w15:done="0"/>
  <w15:commentEx w15:paraId="05A007B0" w15:done="0"/>
  <w15:commentEx w15:paraId="65B727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952077D" w16cex:dateUtc="2025-02-19T13:20:00Z"/>
  <w16cex:commentExtensible w16cex:durableId="6D275799" w16cex:dateUtc="2025-02-19T13:21:00Z"/>
  <w16cex:commentExtensible w16cex:durableId="5764F7B4" w16cex:dateUtc="2025-02-19T13:24:00Z"/>
  <w16cex:commentExtensible w16cex:durableId="61C82F0B" w16cex:dateUtc="2025-02-19T13:27:00Z"/>
  <w16cex:commentExtensible w16cex:durableId="1CBB27B6" w16cex:dateUtc="2025-02-19T13:29:00Z"/>
  <w16cex:commentExtensible w16cex:durableId="299785DA" w16cex:dateUtc="2025-02-19T13:30:00Z"/>
  <w16cex:commentExtensible w16cex:durableId="5417E4AD" w16cex:dateUtc="2025-02-19T13:35:00Z"/>
  <w16cex:commentExtensible w16cex:durableId="66C7997A" w16cex:dateUtc="2025-02-19T13:36:00Z"/>
  <w16cex:commentExtensible w16cex:durableId="7BCFFF6B" w16cex:dateUtc="2025-02-19T13:38:00Z"/>
  <w16cex:commentExtensible w16cex:durableId="5D698287" w16cex:dateUtc="2025-02-19T13:55:00Z"/>
  <w16cex:commentExtensible w16cex:durableId="6B20BFC0" w16cex:dateUtc="2025-02-19T14:21:00Z"/>
  <w16cex:commentExtensible w16cex:durableId="2756556E" w16cex:dateUtc="2025-02-19T14:29:00Z"/>
  <w16cex:commentExtensible w16cex:durableId="3F2CE0EA" w16cex:dateUtc="2025-02-19T14:29:00Z"/>
  <w16cex:commentExtensible w16cex:durableId="04BC73C2" w16cex:dateUtc="2025-02-19T14:33:00Z"/>
  <w16cex:commentExtensible w16cex:durableId="5A368550" w16cex:dateUtc="2025-02-19T14:32:00Z"/>
  <w16cex:commentExtensible w16cex:durableId="625B1A30" w16cex:dateUtc="2025-02-27T10:56:00Z"/>
  <w16cex:commentExtensible w16cex:durableId="2833CC16" w16cex:dateUtc="2025-02-27T11:04:00Z"/>
  <w16cex:commentExtensible w16cex:durableId="7216D011" w16cex:dateUtc="2025-02-27T11:01:00Z"/>
  <w16cex:commentExtensible w16cex:durableId="172DB44A" w16cex:dateUtc="2025-02-27T11:06:00Z"/>
  <w16cex:commentExtensible w16cex:durableId="0A5220EB" w16cex:dateUtc="2025-02-27T11:23:00Z"/>
  <w16cex:commentExtensible w16cex:durableId="0BEFEFE3" w16cex:dateUtc="2025-02-27T11:23:00Z"/>
  <w16cex:commentExtensible w16cex:durableId="60F69322" w16cex:dateUtc="2025-02-27T11:24:00Z"/>
  <w16cex:commentExtensible w16cex:durableId="07309491" w16cex:dateUtc="2025-02-27T11:27:00Z"/>
  <w16cex:commentExtensible w16cex:durableId="314EF110" w16cex:dateUtc="2025-02-27T11:29:00Z"/>
  <w16cex:commentExtensible w16cex:durableId="02D4345B" w16cex:dateUtc="2025-02-27T11:30:00Z"/>
  <w16cex:commentExtensible w16cex:durableId="161CF989" w16cex:dateUtc="2025-02-27T11:31:00Z"/>
  <w16cex:commentExtensible w16cex:durableId="38A98A45" w16cex:dateUtc="2025-02-27T11:36:00Z"/>
  <w16cex:commentExtensible w16cex:durableId="62DC06AD" w16cex:dateUtc="2025-02-28T14:03:00Z"/>
  <w16cex:commentExtensible w16cex:durableId="12A99974" w16cex:dateUtc="2025-02-27T11:57:00Z"/>
  <w16cex:commentExtensible w16cex:durableId="5EB9B901" w16cex:dateUtc="2025-02-27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57F559D" w16cid:durableId="4952077D"/>
  <w16cid:commentId w16cid:paraId="16D185D9" w16cid:durableId="6D275799"/>
  <w16cid:commentId w16cid:paraId="2A3EF516" w16cid:durableId="5764F7B4"/>
  <w16cid:commentId w16cid:paraId="3919A8C5" w16cid:durableId="61C82F0B"/>
  <w16cid:commentId w16cid:paraId="186F1AD0" w16cid:durableId="1CBB27B6"/>
  <w16cid:commentId w16cid:paraId="0BDF76A1" w16cid:durableId="299785DA"/>
  <w16cid:commentId w16cid:paraId="7AA7BA4E" w16cid:durableId="5417E4AD"/>
  <w16cid:commentId w16cid:paraId="5B144925" w16cid:durableId="66C7997A"/>
  <w16cid:commentId w16cid:paraId="4173B2DF" w16cid:durableId="7BCFFF6B"/>
  <w16cid:commentId w16cid:paraId="0A7C0AAC" w16cid:durableId="5D698287"/>
  <w16cid:commentId w16cid:paraId="793F25E2" w16cid:durableId="6B20BFC0"/>
  <w16cid:commentId w16cid:paraId="61CFE059" w16cid:durableId="2756556E"/>
  <w16cid:commentId w16cid:paraId="44958A40" w16cid:durableId="3F2CE0EA"/>
  <w16cid:commentId w16cid:paraId="13C81F50" w16cid:durableId="04BC73C2"/>
  <w16cid:commentId w16cid:paraId="33CAE9F3" w16cid:durableId="5A368550"/>
  <w16cid:commentId w16cid:paraId="41ACEA7C" w16cid:durableId="625B1A30"/>
  <w16cid:commentId w16cid:paraId="45AC4273" w16cid:durableId="2833CC16"/>
  <w16cid:commentId w16cid:paraId="37D37E8E" w16cid:durableId="7216D011"/>
  <w16cid:commentId w16cid:paraId="42F97BC0" w16cid:durableId="172DB44A"/>
  <w16cid:commentId w16cid:paraId="609FAE56" w16cid:durableId="0A5220EB"/>
  <w16cid:commentId w16cid:paraId="02707167" w16cid:durableId="0BEFEFE3"/>
  <w16cid:commentId w16cid:paraId="20E74235" w16cid:durableId="60F69322"/>
  <w16cid:commentId w16cid:paraId="5090CB51" w16cid:durableId="07309491"/>
  <w16cid:commentId w16cid:paraId="4022C97F" w16cid:durableId="314EF110"/>
  <w16cid:commentId w16cid:paraId="1B65B800" w16cid:durableId="02D4345B"/>
  <w16cid:commentId w16cid:paraId="54E09E70" w16cid:durableId="161CF989"/>
  <w16cid:commentId w16cid:paraId="48CB7913" w16cid:durableId="38A98A45"/>
  <w16cid:commentId w16cid:paraId="5AD0C742" w16cid:durableId="62DC06AD"/>
  <w16cid:commentId w16cid:paraId="05A007B0" w16cid:durableId="12A99974"/>
  <w16cid:commentId w16cid:paraId="65B72705" w16cid:durableId="5EB9B9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436CBC" w14:textId="77777777" w:rsidR="00AE255F" w:rsidRDefault="00AE255F" w:rsidP="00194ECD">
      <w:r>
        <w:separator/>
      </w:r>
    </w:p>
  </w:endnote>
  <w:endnote w:type="continuationSeparator" w:id="0">
    <w:p w14:paraId="03A266B2" w14:textId="77777777" w:rsidR="00AE255F" w:rsidRDefault="00AE255F"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CA1553" w14:textId="77777777" w:rsidR="00AE255F" w:rsidRDefault="00AE255F" w:rsidP="00194ECD">
      <w:r>
        <w:separator/>
      </w:r>
    </w:p>
  </w:footnote>
  <w:footnote w:type="continuationSeparator" w:id="0">
    <w:p w14:paraId="25B9C90C" w14:textId="77777777" w:rsidR="00AE255F" w:rsidRDefault="00AE255F"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6"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8"/>
  </w:num>
  <w:num w:numId="2" w16cid:durableId="1282297530">
    <w:abstractNumId w:val="3"/>
  </w:num>
  <w:num w:numId="3" w16cid:durableId="41254563">
    <w:abstractNumId w:val="9"/>
  </w:num>
  <w:num w:numId="4" w16cid:durableId="1445807848">
    <w:abstractNumId w:val="4"/>
  </w:num>
  <w:num w:numId="5" w16cid:durableId="622033044">
    <w:abstractNumId w:val="7"/>
  </w:num>
  <w:num w:numId="6" w16cid:durableId="1111507381">
    <w:abstractNumId w:val="1"/>
  </w:num>
  <w:num w:numId="7" w16cid:durableId="22479755">
    <w:abstractNumId w:val="10"/>
  </w:num>
  <w:num w:numId="8" w16cid:durableId="809712275">
    <w:abstractNumId w:val="0"/>
  </w:num>
  <w:num w:numId="9" w16cid:durableId="783572311">
    <w:abstractNumId w:val="6"/>
  </w:num>
  <w:num w:numId="10" w16cid:durableId="1984114729">
    <w:abstractNumId w:val="2"/>
  </w:num>
  <w:num w:numId="11" w16cid:durableId="58006952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imona Radutoiu">
    <w15:presenceInfo w15:providerId="AD" w15:userId="S::au153312@uni.au.dk::1ae5f32c-8ebc-421e-977b-2fe164f10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hideGrammaticalError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10DA3"/>
    <w:rsid w:val="0001777F"/>
    <w:rsid w:val="00021214"/>
    <w:rsid w:val="000219C6"/>
    <w:rsid w:val="00024C48"/>
    <w:rsid w:val="0003588F"/>
    <w:rsid w:val="00035BB5"/>
    <w:rsid w:val="000405C7"/>
    <w:rsid w:val="00050D3E"/>
    <w:rsid w:val="00053E8B"/>
    <w:rsid w:val="00056B7B"/>
    <w:rsid w:val="00056BD7"/>
    <w:rsid w:val="00061B99"/>
    <w:rsid w:val="00062FE8"/>
    <w:rsid w:val="00066BC5"/>
    <w:rsid w:val="00067E66"/>
    <w:rsid w:val="00067F3C"/>
    <w:rsid w:val="00071E33"/>
    <w:rsid w:val="0008260B"/>
    <w:rsid w:val="00087B3F"/>
    <w:rsid w:val="00093C66"/>
    <w:rsid w:val="000B3978"/>
    <w:rsid w:val="000B42BB"/>
    <w:rsid w:val="000B746F"/>
    <w:rsid w:val="000C17E3"/>
    <w:rsid w:val="000C740F"/>
    <w:rsid w:val="000E4E5E"/>
    <w:rsid w:val="001033EF"/>
    <w:rsid w:val="0010703B"/>
    <w:rsid w:val="00111DBC"/>
    <w:rsid w:val="00115F49"/>
    <w:rsid w:val="00123416"/>
    <w:rsid w:val="00124379"/>
    <w:rsid w:val="001333A5"/>
    <w:rsid w:val="001408CF"/>
    <w:rsid w:val="00142BB5"/>
    <w:rsid w:val="00144D81"/>
    <w:rsid w:val="001468EF"/>
    <w:rsid w:val="00153311"/>
    <w:rsid w:val="00156D8F"/>
    <w:rsid w:val="0016677A"/>
    <w:rsid w:val="00174474"/>
    <w:rsid w:val="00191DD4"/>
    <w:rsid w:val="00194085"/>
    <w:rsid w:val="00194ECD"/>
    <w:rsid w:val="00195D04"/>
    <w:rsid w:val="001A0101"/>
    <w:rsid w:val="001A2641"/>
    <w:rsid w:val="001A7837"/>
    <w:rsid w:val="001B28C5"/>
    <w:rsid w:val="001B3959"/>
    <w:rsid w:val="001C1DEF"/>
    <w:rsid w:val="001C3D18"/>
    <w:rsid w:val="001E00E9"/>
    <w:rsid w:val="001E3D14"/>
    <w:rsid w:val="001E5932"/>
    <w:rsid w:val="001E74BB"/>
    <w:rsid w:val="001F631A"/>
    <w:rsid w:val="00200B81"/>
    <w:rsid w:val="002029F1"/>
    <w:rsid w:val="002032DB"/>
    <w:rsid w:val="0020491A"/>
    <w:rsid w:val="00205285"/>
    <w:rsid w:val="002158A5"/>
    <w:rsid w:val="00225A69"/>
    <w:rsid w:val="002316D5"/>
    <w:rsid w:val="00233AFA"/>
    <w:rsid w:val="00234F1D"/>
    <w:rsid w:val="002416DC"/>
    <w:rsid w:val="00242737"/>
    <w:rsid w:val="00256E66"/>
    <w:rsid w:val="00264E7C"/>
    <w:rsid w:val="00265EBD"/>
    <w:rsid w:val="00272FA7"/>
    <w:rsid w:val="00293891"/>
    <w:rsid w:val="00295735"/>
    <w:rsid w:val="00296ECB"/>
    <w:rsid w:val="002A22F4"/>
    <w:rsid w:val="002A4646"/>
    <w:rsid w:val="002B1D7D"/>
    <w:rsid w:val="002B671D"/>
    <w:rsid w:val="002B7DA8"/>
    <w:rsid w:val="002E2AFC"/>
    <w:rsid w:val="002E59BC"/>
    <w:rsid w:val="002E6A29"/>
    <w:rsid w:val="002F15A0"/>
    <w:rsid w:val="00307666"/>
    <w:rsid w:val="0030795B"/>
    <w:rsid w:val="00310476"/>
    <w:rsid w:val="00314CCF"/>
    <w:rsid w:val="00332080"/>
    <w:rsid w:val="003322F5"/>
    <w:rsid w:val="003359B1"/>
    <w:rsid w:val="003362E5"/>
    <w:rsid w:val="00336B2D"/>
    <w:rsid w:val="0034349C"/>
    <w:rsid w:val="00370F4B"/>
    <w:rsid w:val="00373329"/>
    <w:rsid w:val="0037472A"/>
    <w:rsid w:val="00376CE4"/>
    <w:rsid w:val="003873CD"/>
    <w:rsid w:val="003A042F"/>
    <w:rsid w:val="003A3AE0"/>
    <w:rsid w:val="003A6253"/>
    <w:rsid w:val="003A67C4"/>
    <w:rsid w:val="003B175F"/>
    <w:rsid w:val="003B19A5"/>
    <w:rsid w:val="003C1425"/>
    <w:rsid w:val="003C569E"/>
    <w:rsid w:val="003C625B"/>
    <w:rsid w:val="003D59D8"/>
    <w:rsid w:val="003E1784"/>
    <w:rsid w:val="003E6CAC"/>
    <w:rsid w:val="003F205F"/>
    <w:rsid w:val="003F3664"/>
    <w:rsid w:val="003F44CF"/>
    <w:rsid w:val="003F44F1"/>
    <w:rsid w:val="003F77B4"/>
    <w:rsid w:val="004119DD"/>
    <w:rsid w:val="00412E7D"/>
    <w:rsid w:val="004204D1"/>
    <w:rsid w:val="004219CA"/>
    <w:rsid w:val="00424AA5"/>
    <w:rsid w:val="00427177"/>
    <w:rsid w:val="004410FA"/>
    <w:rsid w:val="004425FC"/>
    <w:rsid w:val="00457202"/>
    <w:rsid w:val="0046165B"/>
    <w:rsid w:val="0046168B"/>
    <w:rsid w:val="004648F8"/>
    <w:rsid w:val="00464CB0"/>
    <w:rsid w:val="00466EDA"/>
    <w:rsid w:val="00472A0E"/>
    <w:rsid w:val="004779B5"/>
    <w:rsid w:val="00477E3C"/>
    <w:rsid w:val="00482973"/>
    <w:rsid w:val="0049194F"/>
    <w:rsid w:val="00496978"/>
    <w:rsid w:val="004A2993"/>
    <w:rsid w:val="004A3897"/>
    <w:rsid w:val="004B5C5B"/>
    <w:rsid w:val="004C420F"/>
    <w:rsid w:val="004D01C6"/>
    <w:rsid w:val="004D68B3"/>
    <w:rsid w:val="004E054D"/>
    <w:rsid w:val="004E0E3E"/>
    <w:rsid w:val="004E369A"/>
    <w:rsid w:val="004F332D"/>
    <w:rsid w:val="004F7F0A"/>
    <w:rsid w:val="005003EE"/>
    <w:rsid w:val="005044C7"/>
    <w:rsid w:val="00505569"/>
    <w:rsid w:val="005073EE"/>
    <w:rsid w:val="00511DCD"/>
    <w:rsid w:val="0051258A"/>
    <w:rsid w:val="00512CD5"/>
    <w:rsid w:val="00513209"/>
    <w:rsid w:val="00521906"/>
    <w:rsid w:val="00526603"/>
    <w:rsid w:val="00531F14"/>
    <w:rsid w:val="0053475C"/>
    <w:rsid w:val="0053499F"/>
    <w:rsid w:val="00543880"/>
    <w:rsid w:val="005648B4"/>
    <w:rsid w:val="005703CD"/>
    <w:rsid w:val="0057297E"/>
    <w:rsid w:val="00574963"/>
    <w:rsid w:val="0057730A"/>
    <w:rsid w:val="0057791E"/>
    <w:rsid w:val="005916DA"/>
    <w:rsid w:val="005A0D61"/>
    <w:rsid w:val="005A2624"/>
    <w:rsid w:val="005A5883"/>
    <w:rsid w:val="005B44A9"/>
    <w:rsid w:val="005B6BB6"/>
    <w:rsid w:val="005C0E44"/>
    <w:rsid w:val="005C454E"/>
    <w:rsid w:val="005C4D20"/>
    <w:rsid w:val="005D1170"/>
    <w:rsid w:val="005E0141"/>
    <w:rsid w:val="005E0A20"/>
    <w:rsid w:val="005E14B5"/>
    <w:rsid w:val="005E4100"/>
    <w:rsid w:val="005E7378"/>
    <w:rsid w:val="005F497D"/>
    <w:rsid w:val="005F6299"/>
    <w:rsid w:val="006012EE"/>
    <w:rsid w:val="00614AE8"/>
    <w:rsid w:val="006152C4"/>
    <w:rsid w:val="00615611"/>
    <w:rsid w:val="00616EC2"/>
    <w:rsid w:val="0062151A"/>
    <w:rsid w:val="006236A8"/>
    <w:rsid w:val="00634218"/>
    <w:rsid w:val="006350C8"/>
    <w:rsid w:val="006402D8"/>
    <w:rsid w:val="006410BB"/>
    <w:rsid w:val="006462CE"/>
    <w:rsid w:val="006463FD"/>
    <w:rsid w:val="00657F2B"/>
    <w:rsid w:val="00662AD1"/>
    <w:rsid w:val="00667537"/>
    <w:rsid w:val="0068146F"/>
    <w:rsid w:val="00683535"/>
    <w:rsid w:val="006846F0"/>
    <w:rsid w:val="006848C2"/>
    <w:rsid w:val="00684AE2"/>
    <w:rsid w:val="006853C3"/>
    <w:rsid w:val="00694BC7"/>
    <w:rsid w:val="00695932"/>
    <w:rsid w:val="0069705C"/>
    <w:rsid w:val="006A708E"/>
    <w:rsid w:val="006C00D5"/>
    <w:rsid w:val="006C07E4"/>
    <w:rsid w:val="006C0E51"/>
    <w:rsid w:val="006C3C5C"/>
    <w:rsid w:val="006C4E6E"/>
    <w:rsid w:val="006C6B74"/>
    <w:rsid w:val="006D0667"/>
    <w:rsid w:val="006D5743"/>
    <w:rsid w:val="006D7930"/>
    <w:rsid w:val="006F0C83"/>
    <w:rsid w:val="006F54C1"/>
    <w:rsid w:val="006F7A59"/>
    <w:rsid w:val="00703E6B"/>
    <w:rsid w:val="00705F80"/>
    <w:rsid w:val="00711E1A"/>
    <w:rsid w:val="00723F8C"/>
    <w:rsid w:val="00725D7E"/>
    <w:rsid w:val="007441C5"/>
    <w:rsid w:val="00750014"/>
    <w:rsid w:val="00752C84"/>
    <w:rsid w:val="00763316"/>
    <w:rsid w:val="00767EB3"/>
    <w:rsid w:val="00767F88"/>
    <w:rsid w:val="0077294F"/>
    <w:rsid w:val="0077405A"/>
    <w:rsid w:val="0077510C"/>
    <w:rsid w:val="0077631A"/>
    <w:rsid w:val="007777A7"/>
    <w:rsid w:val="007802BA"/>
    <w:rsid w:val="007929D4"/>
    <w:rsid w:val="007938E1"/>
    <w:rsid w:val="007A4D4F"/>
    <w:rsid w:val="007A7D47"/>
    <w:rsid w:val="007A7F55"/>
    <w:rsid w:val="007D4783"/>
    <w:rsid w:val="007D4CE2"/>
    <w:rsid w:val="007F06C8"/>
    <w:rsid w:val="007F55B5"/>
    <w:rsid w:val="00801443"/>
    <w:rsid w:val="008070CB"/>
    <w:rsid w:val="00820033"/>
    <w:rsid w:val="00820DFC"/>
    <w:rsid w:val="00825923"/>
    <w:rsid w:val="00826DCE"/>
    <w:rsid w:val="00827BB0"/>
    <w:rsid w:val="008311C9"/>
    <w:rsid w:val="00832218"/>
    <w:rsid w:val="00832E40"/>
    <w:rsid w:val="00832F62"/>
    <w:rsid w:val="00844322"/>
    <w:rsid w:val="0084568D"/>
    <w:rsid w:val="008476E4"/>
    <w:rsid w:val="00851104"/>
    <w:rsid w:val="00862728"/>
    <w:rsid w:val="00865851"/>
    <w:rsid w:val="00871596"/>
    <w:rsid w:val="008763EA"/>
    <w:rsid w:val="008923D2"/>
    <w:rsid w:val="008928F5"/>
    <w:rsid w:val="0089314E"/>
    <w:rsid w:val="00894BBA"/>
    <w:rsid w:val="00895DAE"/>
    <w:rsid w:val="008961A4"/>
    <w:rsid w:val="008A5947"/>
    <w:rsid w:val="008C62FE"/>
    <w:rsid w:val="008C6740"/>
    <w:rsid w:val="008C6C6F"/>
    <w:rsid w:val="008C7E0E"/>
    <w:rsid w:val="008D4B27"/>
    <w:rsid w:val="008E19E5"/>
    <w:rsid w:val="008E28BC"/>
    <w:rsid w:val="008E3CE0"/>
    <w:rsid w:val="008E4ED3"/>
    <w:rsid w:val="008F49AF"/>
    <w:rsid w:val="00903E18"/>
    <w:rsid w:val="00904A6F"/>
    <w:rsid w:val="0091185A"/>
    <w:rsid w:val="00913671"/>
    <w:rsid w:val="00915ADB"/>
    <w:rsid w:val="00920B2B"/>
    <w:rsid w:val="00930285"/>
    <w:rsid w:val="00933FFE"/>
    <w:rsid w:val="00947845"/>
    <w:rsid w:val="009603F0"/>
    <w:rsid w:val="00963963"/>
    <w:rsid w:val="00970083"/>
    <w:rsid w:val="00970C4A"/>
    <w:rsid w:val="009728AB"/>
    <w:rsid w:val="0097298B"/>
    <w:rsid w:val="00975BE5"/>
    <w:rsid w:val="00980C9E"/>
    <w:rsid w:val="00985E9E"/>
    <w:rsid w:val="009865C3"/>
    <w:rsid w:val="00991D4C"/>
    <w:rsid w:val="009941D8"/>
    <w:rsid w:val="009B203D"/>
    <w:rsid w:val="009B4910"/>
    <w:rsid w:val="009C0EB6"/>
    <w:rsid w:val="009C43A3"/>
    <w:rsid w:val="009D198C"/>
    <w:rsid w:val="009E2018"/>
    <w:rsid w:val="009F4450"/>
    <w:rsid w:val="009F601F"/>
    <w:rsid w:val="00A02995"/>
    <w:rsid w:val="00A05B3F"/>
    <w:rsid w:val="00A14FA0"/>
    <w:rsid w:val="00A16E5D"/>
    <w:rsid w:val="00A22E66"/>
    <w:rsid w:val="00A26D56"/>
    <w:rsid w:val="00A4162A"/>
    <w:rsid w:val="00A508A5"/>
    <w:rsid w:val="00A64CCA"/>
    <w:rsid w:val="00A71024"/>
    <w:rsid w:val="00A73FEC"/>
    <w:rsid w:val="00A765DB"/>
    <w:rsid w:val="00A9665A"/>
    <w:rsid w:val="00AA2DB8"/>
    <w:rsid w:val="00AA3F8B"/>
    <w:rsid w:val="00AC0B21"/>
    <w:rsid w:val="00AC209F"/>
    <w:rsid w:val="00AC4874"/>
    <w:rsid w:val="00AD1328"/>
    <w:rsid w:val="00AD604F"/>
    <w:rsid w:val="00AE255F"/>
    <w:rsid w:val="00AF624C"/>
    <w:rsid w:val="00B01B3C"/>
    <w:rsid w:val="00B02DA2"/>
    <w:rsid w:val="00B039AA"/>
    <w:rsid w:val="00B0789C"/>
    <w:rsid w:val="00B14AC4"/>
    <w:rsid w:val="00B16F25"/>
    <w:rsid w:val="00B17868"/>
    <w:rsid w:val="00B225F0"/>
    <w:rsid w:val="00B24191"/>
    <w:rsid w:val="00B26457"/>
    <w:rsid w:val="00B3148B"/>
    <w:rsid w:val="00B3275F"/>
    <w:rsid w:val="00B329AA"/>
    <w:rsid w:val="00B348DD"/>
    <w:rsid w:val="00B36D68"/>
    <w:rsid w:val="00B37DE2"/>
    <w:rsid w:val="00B50D53"/>
    <w:rsid w:val="00B65788"/>
    <w:rsid w:val="00B72CB7"/>
    <w:rsid w:val="00B80004"/>
    <w:rsid w:val="00B80496"/>
    <w:rsid w:val="00B9031C"/>
    <w:rsid w:val="00B937AF"/>
    <w:rsid w:val="00B942A9"/>
    <w:rsid w:val="00BA0EAD"/>
    <w:rsid w:val="00BA1BB9"/>
    <w:rsid w:val="00BC1133"/>
    <w:rsid w:val="00BC49E6"/>
    <w:rsid w:val="00BD1212"/>
    <w:rsid w:val="00BD3F06"/>
    <w:rsid w:val="00BD744E"/>
    <w:rsid w:val="00BE611C"/>
    <w:rsid w:val="00BE66FA"/>
    <w:rsid w:val="00BF068E"/>
    <w:rsid w:val="00BF2230"/>
    <w:rsid w:val="00BF722E"/>
    <w:rsid w:val="00BF73A5"/>
    <w:rsid w:val="00C03247"/>
    <w:rsid w:val="00C04304"/>
    <w:rsid w:val="00C125FF"/>
    <w:rsid w:val="00C132EB"/>
    <w:rsid w:val="00C26FF3"/>
    <w:rsid w:val="00C328D1"/>
    <w:rsid w:val="00C35398"/>
    <w:rsid w:val="00C35501"/>
    <w:rsid w:val="00C43CB2"/>
    <w:rsid w:val="00C46B4B"/>
    <w:rsid w:val="00C5773A"/>
    <w:rsid w:val="00C638C3"/>
    <w:rsid w:val="00C65012"/>
    <w:rsid w:val="00C703CE"/>
    <w:rsid w:val="00C710FE"/>
    <w:rsid w:val="00C8001E"/>
    <w:rsid w:val="00C8021E"/>
    <w:rsid w:val="00C80278"/>
    <w:rsid w:val="00C834CB"/>
    <w:rsid w:val="00C91289"/>
    <w:rsid w:val="00C9137D"/>
    <w:rsid w:val="00C96068"/>
    <w:rsid w:val="00CA365F"/>
    <w:rsid w:val="00CB3519"/>
    <w:rsid w:val="00CB604B"/>
    <w:rsid w:val="00CB78A4"/>
    <w:rsid w:val="00CC2F11"/>
    <w:rsid w:val="00CC32F4"/>
    <w:rsid w:val="00CC467E"/>
    <w:rsid w:val="00CC479A"/>
    <w:rsid w:val="00CE1569"/>
    <w:rsid w:val="00CE4777"/>
    <w:rsid w:val="00CE5D41"/>
    <w:rsid w:val="00CF0E55"/>
    <w:rsid w:val="00CF3C11"/>
    <w:rsid w:val="00CF3ECC"/>
    <w:rsid w:val="00D07A60"/>
    <w:rsid w:val="00D13DA7"/>
    <w:rsid w:val="00D15F26"/>
    <w:rsid w:val="00D17E46"/>
    <w:rsid w:val="00D213B7"/>
    <w:rsid w:val="00D22BD2"/>
    <w:rsid w:val="00D253C1"/>
    <w:rsid w:val="00D2637C"/>
    <w:rsid w:val="00D26F85"/>
    <w:rsid w:val="00D34D93"/>
    <w:rsid w:val="00D43C76"/>
    <w:rsid w:val="00D4646E"/>
    <w:rsid w:val="00D60574"/>
    <w:rsid w:val="00D6110C"/>
    <w:rsid w:val="00D62C26"/>
    <w:rsid w:val="00D64CEE"/>
    <w:rsid w:val="00D743FC"/>
    <w:rsid w:val="00D80887"/>
    <w:rsid w:val="00D82E5C"/>
    <w:rsid w:val="00D87C64"/>
    <w:rsid w:val="00D9061F"/>
    <w:rsid w:val="00D92D38"/>
    <w:rsid w:val="00DA0A9C"/>
    <w:rsid w:val="00DA53C2"/>
    <w:rsid w:val="00DB203A"/>
    <w:rsid w:val="00DB353F"/>
    <w:rsid w:val="00DB4424"/>
    <w:rsid w:val="00DB678D"/>
    <w:rsid w:val="00DB6A8D"/>
    <w:rsid w:val="00DF0B1B"/>
    <w:rsid w:val="00DF5E94"/>
    <w:rsid w:val="00E1147C"/>
    <w:rsid w:val="00E116C7"/>
    <w:rsid w:val="00E13B86"/>
    <w:rsid w:val="00E14516"/>
    <w:rsid w:val="00E2190B"/>
    <w:rsid w:val="00E219C4"/>
    <w:rsid w:val="00E22458"/>
    <w:rsid w:val="00E336EF"/>
    <w:rsid w:val="00E36832"/>
    <w:rsid w:val="00E435DF"/>
    <w:rsid w:val="00E46D1B"/>
    <w:rsid w:val="00E569E2"/>
    <w:rsid w:val="00E604CE"/>
    <w:rsid w:val="00E6445F"/>
    <w:rsid w:val="00E722C9"/>
    <w:rsid w:val="00E76038"/>
    <w:rsid w:val="00E82AFD"/>
    <w:rsid w:val="00E83FDD"/>
    <w:rsid w:val="00E840C9"/>
    <w:rsid w:val="00EA7E7D"/>
    <w:rsid w:val="00EB1967"/>
    <w:rsid w:val="00EB3755"/>
    <w:rsid w:val="00EC06BE"/>
    <w:rsid w:val="00EC4F09"/>
    <w:rsid w:val="00EC5AD1"/>
    <w:rsid w:val="00ED2160"/>
    <w:rsid w:val="00ED7A3E"/>
    <w:rsid w:val="00EE3308"/>
    <w:rsid w:val="00EF330D"/>
    <w:rsid w:val="00F016E4"/>
    <w:rsid w:val="00F01C42"/>
    <w:rsid w:val="00F02597"/>
    <w:rsid w:val="00F07EF5"/>
    <w:rsid w:val="00F10BB0"/>
    <w:rsid w:val="00F12468"/>
    <w:rsid w:val="00F208E8"/>
    <w:rsid w:val="00F33887"/>
    <w:rsid w:val="00F4011F"/>
    <w:rsid w:val="00F44B65"/>
    <w:rsid w:val="00F47626"/>
    <w:rsid w:val="00F52398"/>
    <w:rsid w:val="00F563BA"/>
    <w:rsid w:val="00F65633"/>
    <w:rsid w:val="00F65694"/>
    <w:rsid w:val="00F7159C"/>
    <w:rsid w:val="00F729C5"/>
    <w:rsid w:val="00F72B34"/>
    <w:rsid w:val="00F81EDE"/>
    <w:rsid w:val="00F8250E"/>
    <w:rsid w:val="00F847C2"/>
    <w:rsid w:val="00F93BEF"/>
    <w:rsid w:val="00F95EAF"/>
    <w:rsid w:val="00FA7486"/>
    <w:rsid w:val="00FB21FE"/>
    <w:rsid w:val="00FB5D05"/>
    <w:rsid w:val="00FB70F2"/>
    <w:rsid w:val="00FC3F27"/>
    <w:rsid w:val="00FC4AE2"/>
    <w:rsid w:val="00FC7C05"/>
    <w:rsid w:val="00FD005D"/>
    <w:rsid w:val="00FD3D74"/>
    <w:rsid w:val="00FD70B8"/>
    <w:rsid w:val="00FE0D60"/>
    <w:rsid w:val="00FE70ED"/>
    <w:rsid w:val="00FE74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D9510"/>
  <w15:chartTrackingRefBased/>
  <w15:docId w15:val="{5AB141A7-C018-4B38-9598-167DD05CD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 w:type="paragraph" w:styleId="Revision">
    <w:name w:val="Revision"/>
    <w:hidden/>
    <w:uiPriority w:val="99"/>
    <w:semiHidden/>
    <w:rsid w:val="003D59D8"/>
  </w:style>
  <w:style w:type="character" w:styleId="CommentReference">
    <w:name w:val="annotation reference"/>
    <w:basedOn w:val="DefaultParagraphFont"/>
    <w:uiPriority w:val="99"/>
    <w:semiHidden/>
    <w:unhideWhenUsed/>
    <w:rsid w:val="003D59D8"/>
    <w:rPr>
      <w:sz w:val="16"/>
      <w:szCs w:val="16"/>
    </w:rPr>
  </w:style>
  <w:style w:type="paragraph" w:styleId="CommentText">
    <w:name w:val="annotation text"/>
    <w:basedOn w:val="Normal"/>
    <w:link w:val="CommentTextChar"/>
    <w:uiPriority w:val="99"/>
    <w:unhideWhenUsed/>
    <w:rsid w:val="003D59D8"/>
    <w:rPr>
      <w:sz w:val="20"/>
      <w:szCs w:val="20"/>
    </w:rPr>
  </w:style>
  <w:style w:type="character" w:customStyle="1" w:styleId="CommentTextChar">
    <w:name w:val="Comment Text Char"/>
    <w:basedOn w:val="DefaultParagraphFont"/>
    <w:link w:val="CommentText"/>
    <w:uiPriority w:val="99"/>
    <w:rsid w:val="003D59D8"/>
    <w:rPr>
      <w:sz w:val="20"/>
      <w:szCs w:val="20"/>
    </w:rPr>
  </w:style>
  <w:style w:type="paragraph" w:styleId="CommentSubject">
    <w:name w:val="annotation subject"/>
    <w:basedOn w:val="CommentText"/>
    <w:next w:val="CommentText"/>
    <w:link w:val="CommentSubjectChar"/>
    <w:uiPriority w:val="99"/>
    <w:semiHidden/>
    <w:unhideWhenUsed/>
    <w:rsid w:val="003D59D8"/>
    <w:rPr>
      <w:b/>
      <w:bCs/>
    </w:rPr>
  </w:style>
  <w:style w:type="character" w:customStyle="1" w:styleId="CommentSubjectChar">
    <w:name w:val="Comment Subject Char"/>
    <w:basedOn w:val="CommentTextChar"/>
    <w:link w:val="CommentSubject"/>
    <w:uiPriority w:val="99"/>
    <w:semiHidden/>
    <w:rsid w:val="003D59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8742</Words>
  <Characters>52016</Characters>
  <Application>Microsoft Office Word</Application>
  <DocSecurity>0</DocSecurity>
  <Lines>1733</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Simona Radutoiu</cp:lastModifiedBy>
  <cp:revision>2</cp:revision>
  <cp:lastPrinted>2024-02-16T08:56:00Z</cp:lastPrinted>
  <dcterms:created xsi:type="dcterms:W3CDTF">2025-02-28T14:04:00Z</dcterms:created>
  <dcterms:modified xsi:type="dcterms:W3CDTF">2025-02-28T14:04:00Z</dcterms:modified>
</cp:coreProperties>
</file>