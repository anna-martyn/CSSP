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Pr="004219CA" w:rsidRDefault="00E2190B" w:rsidP="00DB2FCC">
      <w:pPr>
        <w:spacing w:line="276" w:lineRule="auto"/>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77777777"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Ib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rPr>
        <w:t xml:space="preserve">, </w:t>
      </w:r>
      <w:r w:rsidR="00A73FEC" w:rsidRPr="004219CA">
        <w:rPr>
          <w:rFonts w:ascii="Times New Roman" w:hAnsi="Times New Roman" w:cs="Times New Roman"/>
          <w:color w:val="000000"/>
          <w:shd w:val="clear" w:color="auto" w:fill="FDFCFB"/>
        </w:rPr>
        <w:t>Þuríður Nótt Björgvinsdóttir</w:t>
      </w:r>
      <w:r w:rsidR="00DB203A" w:rsidRPr="004219CA">
        <w:rPr>
          <w:rFonts w:ascii="Times New Roman" w:hAnsi="Times New Roman" w:cs="Times New Roman"/>
          <w:color w:val="000000"/>
          <w:shd w:val="clear" w:color="auto" w:fill="FDFCFB"/>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CC2F11" w:rsidRPr="004219CA">
        <w:rPr>
          <w:rFonts w:ascii="Times New Roman" w:hAnsi="Times New Roman" w:cs="Times New Roman"/>
          <w:color w:val="000000"/>
          <w:shd w:val="clear" w:color="auto" w:fill="FDFCFB"/>
        </w:rPr>
        <w:t>Bent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t>Abstract</w:t>
      </w:r>
    </w:p>
    <w:p w14:paraId="6CADC487" w14:textId="3999D7D9" w:rsidR="00CE5D41" w:rsidRPr="004219CA" w:rsidRDefault="00CE5D41" w:rsidP="00DB2FCC">
      <w:pPr>
        <w:spacing w:line="276" w:lineRule="auto"/>
        <w:jc w:val="both"/>
        <w:rPr>
          <w:rFonts w:ascii="Times New Roman" w:hAnsi="Times New Roman" w:cs="Times New Roman"/>
          <w:kern w:val="0"/>
        </w:rPr>
      </w:pPr>
      <w:r w:rsidRPr="004219CA">
        <w:rPr>
          <w:rFonts w:ascii="Times New Roman" w:hAnsi="Times New Roman" w:cs="Times New Roman"/>
          <w:kern w:val="0"/>
        </w:rPr>
        <w:t>Agricultural productivity is often limited by insufficient soil nutrients essential for optimal crop growth. Understanding how plants interact with beneficial soil microbes to improve nutrient uptake is key to increasing yields while reducing chemical fertiliser use. Two critical</w:t>
      </w:r>
      <w:r w:rsidRPr="004219CA">
        <w:rPr>
          <w:rFonts w:ascii="Times New Roman" w:hAnsi="Times New Roman" w:cs="Times New Roman"/>
          <w:color w:val="000000" w:themeColor="text1"/>
          <w:kern w:val="0"/>
        </w:rPr>
        <w:t xml:space="preserve"> plant–microbe interactions, </w:t>
      </w:r>
      <w:ins w:id="0" w:author="Simona Radutoiu" w:date="2025-03-31T09:06:00Z" w16du:dateUtc="2025-03-31T07:06:00Z">
        <w:r w:rsidR="005F623C">
          <w:rPr>
            <w:rFonts w:ascii="Times New Roman" w:hAnsi="Times New Roman" w:cs="Times New Roman"/>
            <w:color w:val="000000" w:themeColor="text1"/>
            <w:kern w:val="0"/>
          </w:rPr>
          <w:t>n</w:t>
        </w:r>
      </w:ins>
      <w:del w:id="1" w:author="Simona Radutoiu" w:date="2025-03-31T09:06:00Z" w16du:dateUtc="2025-03-31T07:06:00Z">
        <w:r w:rsidRPr="004219CA" w:rsidDel="005F623C">
          <w:rPr>
            <w:rFonts w:ascii="Times New Roman" w:hAnsi="Times New Roman" w:cs="Times New Roman"/>
            <w:color w:val="000000" w:themeColor="text1"/>
            <w:kern w:val="0"/>
          </w:rPr>
          <w:delText>N</w:delText>
        </w:r>
      </w:del>
      <w:r w:rsidRPr="004219CA">
        <w:rPr>
          <w:rFonts w:ascii="Times New Roman" w:hAnsi="Times New Roman" w:cs="Times New Roman"/>
          <w:color w:val="000000" w:themeColor="text1"/>
          <w:kern w:val="0"/>
        </w:rPr>
        <w:t xml:space="preserve">itrogen </w:t>
      </w:r>
      <w:ins w:id="2" w:author="Simona Radutoiu" w:date="2025-03-31T09:07:00Z" w16du:dateUtc="2025-03-31T07:07:00Z">
        <w:r w:rsidR="005F623C">
          <w:rPr>
            <w:rFonts w:ascii="Times New Roman" w:hAnsi="Times New Roman" w:cs="Times New Roman"/>
            <w:color w:val="000000" w:themeColor="text1"/>
            <w:kern w:val="0"/>
          </w:rPr>
          <w:t>f</w:t>
        </w:r>
      </w:ins>
      <w:del w:id="3" w:author="Simona Radutoiu" w:date="2025-03-31T09:06:00Z" w16du:dateUtc="2025-03-31T07:06:00Z">
        <w:r w:rsidRPr="004219CA" w:rsidDel="005F623C">
          <w:rPr>
            <w:rFonts w:ascii="Times New Roman" w:hAnsi="Times New Roman" w:cs="Times New Roman"/>
            <w:color w:val="000000" w:themeColor="text1"/>
            <w:kern w:val="0"/>
          </w:rPr>
          <w:delText>F</w:delText>
        </w:r>
      </w:del>
      <w:r w:rsidRPr="004219CA">
        <w:rPr>
          <w:rFonts w:ascii="Times New Roman" w:hAnsi="Times New Roman" w:cs="Times New Roman"/>
          <w:color w:val="000000" w:themeColor="text1"/>
          <w:kern w:val="0"/>
        </w:rPr>
        <w:t>ix</w:t>
      </w:r>
      <w:ins w:id="4" w:author="Simona Radutoiu" w:date="2025-03-31T09:07:00Z" w16du:dateUtc="2025-03-31T07:07:00Z">
        <w:r w:rsidR="005F623C">
          <w:rPr>
            <w:rFonts w:ascii="Times New Roman" w:hAnsi="Times New Roman" w:cs="Times New Roman"/>
            <w:color w:val="000000" w:themeColor="text1"/>
            <w:kern w:val="0"/>
          </w:rPr>
          <w:t>ing</w:t>
        </w:r>
      </w:ins>
      <w:del w:id="5" w:author="Simona Radutoiu" w:date="2025-03-31T09:07:00Z" w16du:dateUtc="2025-03-31T07:07:00Z">
        <w:r w:rsidRPr="004219CA" w:rsidDel="005F623C">
          <w:rPr>
            <w:rFonts w:ascii="Times New Roman" w:hAnsi="Times New Roman" w:cs="Times New Roman"/>
            <w:color w:val="000000" w:themeColor="text1"/>
            <w:kern w:val="0"/>
          </w:rPr>
          <w:delText>ation</w:delText>
        </w:r>
      </w:del>
      <w:r w:rsidRPr="004219CA">
        <w:rPr>
          <w:rFonts w:ascii="Times New Roman" w:hAnsi="Times New Roman" w:cs="Times New Roman"/>
          <w:color w:val="000000" w:themeColor="text1"/>
          <w:kern w:val="0"/>
        </w:rPr>
        <w:t xml:space="preserve"> and </w:t>
      </w:r>
      <w:ins w:id="6" w:author="Simona Radutoiu" w:date="2025-03-31T09:07:00Z" w16du:dateUtc="2025-03-31T07:07:00Z">
        <w:r w:rsidR="005F623C">
          <w:rPr>
            <w:rFonts w:ascii="Times New Roman" w:hAnsi="Times New Roman" w:cs="Times New Roman"/>
            <w:color w:val="000000" w:themeColor="text1"/>
            <w:kern w:val="0"/>
          </w:rPr>
          <w:t>a</w:t>
        </w:r>
      </w:ins>
      <w:del w:id="7" w:author="Simona Radutoiu" w:date="2025-03-31T09:07:00Z" w16du:dateUtc="2025-03-31T07:07:00Z">
        <w:r w:rsidRPr="004219CA" w:rsidDel="005F623C">
          <w:rPr>
            <w:rFonts w:ascii="Times New Roman" w:hAnsi="Times New Roman" w:cs="Times New Roman"/>
            <w:color w:val="000000" w:themeColor="text1"/>
            <w:kern w:val="0"/>
          </w:rPr>
          <w:delText>A</w:delText>
        </w:r>
      </w:del>
      <w:r w:rsidRPr="004219CA">
        <w:rPr>
          <w:rFonts w:ascii="Times New Roman" w:hAnsi="Times New Roman" w:cs="Times New Roman"/>
          <w:color w:val="000000" w:themeColor="text1"/>
          <w:kern w:val="0"/>
        </w:rPr>
        <w:t xml:space="preserve">rbuscular </w:t>
      </w:r>
      <w:ins w:id="8" w:author="Simona Radutoiu" w:date="2025-03-31T09:07:00Z" w16du:dateUtc="2025-03-31T07:07:00Z">
        <w:r w:rsidR="005F623C">
          <w:rPr>
            <w:rFonts w:ascii="Times New Roman" w:hAnsi="Times New Roman" w:cs="Times New Roman"/>
            <w:color w:val="000000" w:themeColor="text1"/>
            <w:kern w:val="0"/>
          </w:rPr>
          <w:t>m</w:t>
        </w:r>
      </w:ins>
      <w:del w:id="9" w:author="Simona Radutoiu" w:date="2025-03-31T09:07:00Z" w16du:dateUtc="2025-03-31T07:07:00Z">
        <w:r w:rsidRPr="004219CA" w:rsidDel="005F623C">
          <w:rPr>
            <w:rFonts w:ascii="Times New Roman" w:hAnsi="Times New Roman" w:cs="Times New Roman"/>
            <w:color w:val="000000" w:themeColor="text1"/>
            <w:kern w:val="0"/>
          </w:rPr>
          <w:delText>M</w:delText>
        </w:r>
      </w:del>
      <w:r w:rsidRPr="004219CA">
        <w:rPr>
          <w:rFonts w:ascii="Times New Roman" w:hAnsi="Times New Roman" w:cs="Times New Roman"/>
          <w:color w:val="000000" w:themeColor="text1"/>
          <w:kern w:val="0"/>
        </w:rPr>
        <w:t xml:space="preserve">ycorrhizal </w:t>
      </w:r>
      <w:ins w:id="10" w:author="Simona Radutoiu" w:date="2025-03-31T09:07:00Z" w16du:dateUtc="2025-03-31T07:07:00Z">
        <w:r w:rsidR="005F623C">
          <w:rPr>
            <w:rFonts w:ascii="Times New Roman" w:hAnsi="Times New Roman" w:cs="Times New Roman"/>
            <w:color w:val="000000" w:themeColor="text1"/>
            <w:kern w:val="0"/>
          </w:rPr>
          <w:t>s</w:t>
        </w:r>
      </w:ins>
      <w:del w:id="11" w:author="Simona Radutoiu" w:date="2025-03-31T09:07:00Z" w16du:dateUtc="2025-03-31T07:07:00Z">
        <w:r w:rsidRPr="004219CA" w:rsidDel="005F623C">
          <w:rPr>
            <w:rFonts w:ascii="Times New Roman" w:hAnsi="Times New Roman" w:cs="Times New Roman"/>
            <w:color w:val="000000" w:themeColor="text1"/>
            <w:kern w:val="0"/>
          </w:rPr>
          <w:delText>S</w:delText>
        </w:r>
      </w:del>
      <w:r w:rsidRPr="004219CA">
        <w:rPr>
          <w:rFonts w:ascii="Times New Roman" w:hAnsi="Times New Roman" w:cs="Times New Roman"/>
          <w:color w:val="000000" w:themeColor="text1"/>
          <w:kern w:val="0"/>
        </w:rPr>
        <w:t>ymbios</w:t>
      </w:r>
      <w:ins w:id="12" w:author="Simona Radutoiu" w:date="2025-03-31T09:07:00Z" w16du:dateUtc="2025-03-31T07:07:00Z">
        <w:r w:rsidR="005F623C">
          <w:rPr>
            <w:rFonts w:ascii="Times New Roman" w:hAnsi="Times New Roman" w:cs="Times New Roman"/>
            <w:color w:val="000000" w:themeColor="text1"/>
            <w:kern w:val="0"/>
          </w:rPr>
          <w:t>e</w:t>
        </w:r>
      </w:ins>
      <w:del w:id="13" w:author="Simona Radutoiu" w:date="2025-03-31T09:07:00Z" w16du:dateUtc="2025-03-31T07:07:00Z">
        <w:r w:rsidRPr="004219CA" w:rsidDel="005F623C">
          <w:rPr>
            <w:rFonts w:ascii="Times New Roman" w:hAnsi="Times New Roman" w:cs="Times New Roman"/>
            <w:color w:val="000000" w:themeColor="text1"/>
            <w:kern w:val="0"/>
          </w:rPr>
          <w:delText>i</w:delText>
        </w:r>
      </w:del>
      <w:r w:rsidRPr="004219CA">
        <w:rPr>
          <w:rFonts w:ascii="Times New Roman" w:hAnsi="Times New Roman" w:cs="Times New Roman"/>
          <w:color w:val="000000" w:themeColor="text1"/>
          <w:kern w:val="0"/>
        </w:rPr>
        <w:t xml:space="preserve">s, are controlled </w:t>
      </w:r>
      <w:ins w:id="14" w:author="Simona Radutoiu" w:date="2025-03-31T09:09:00Z" w16du:dateUtc="2025-03-31T07:09:00Z">
        <w:r w:rsidR="00F70D74">
          <w:rPr>
            <w:rFonts w:ascii="Times New Roman" w:hAnsi="Times New Roman" w:cs="Times New Roman"/>
            <w:color w:val="000000" w:themeColor="text1"/>
            <w:kern w:val="0"/>
          </w:rPr>
          <w:t xml:space="preserve">in legumes </w:t>
        </w:r>
      </w:ins>
      <w:r w:rsidRPr="004219CA">
        <w:rPr>
          <w:rFonts w:ascii="Times New Roman" w:hAnsi="Times New Roman" w:cs="Times New Roman"/>
          <w:color w:val="000000" w:themeColor="text1"/>
          <w:kern w:val="0"/>
        </w:rPr>
        <w:t xml:space="preserve">by </w:t>
      </w:r>
      <w:ins w:id="15" w:author="Simona Radutoiu" w:date="2025-03-31T09:10:00Z" w16du:dateUtc="2025-03-31T07:10:00Z">
        <w:r w:rsidR="00842F39">
          <w:rPr>
            <w:rFonts w:ascii="Times New Roman" w:hAnsi="Times New Roman" w:cs="Times New Roman"/>
            <w:color w:val="000000" w:themeColor="text1"/>
            <w:kern w:val="0"/>
          </w:rPr>
          <w:t xml:space="preserve">genes </w:t>
        </w:r>
      </w:ins>
      <w:ins w:id="16" w:author="Simona Radutoiu" w:date="2025-03-31T09:13:00Z" w16du:dateUtc="2025-03-31T07:13:00Z">
        <w:r w:rsidR="004B2115">
          <w:rPr>
            <w:rFonts w:ascii="Times New Roman" w:hAnsi="Times New Roman" w:cs="Times New Roman"/>
            <w:color w:val="000000" w:themeColor="text1"/>
            <w:kern w:val="0"/>
          </w:rPr>
          <w:t>in</w:t>
        </w:r>
      </w:ins>
      <w:ins w:id="17" w:author="Simona Radutoiu" w:date="2025-03-31T09:10:00Z" w16du:dateUtc="2025-03-31T07:10:00Z">
        <w:r w:rsidR="00842F39">
          <w:rPr>
            <w:rFonts w:ascii="Times New Roman" w:hAnsi="Times New Roman" w:cs="Times New Roman"/>
            <w:color w:val="000000" w:themeColor="text1"/>
            <w:kern w:val="0"/>
          </w:rPr>
          <w:t xml:space="preserve"> </w:t>
        </w:r>
      </w:ins>
      <w:r w:rsidRPr="004219CA">
        <w:rPr>
          <w:rFonts w:ascii="Times New Roman" w:hAnsi="Times New Roman" w:cs="Times New Roman"/>
          <w:color w:val="000000" w:themeColor="text1"/>
          <w:kern w:val="0"/>
        </w:rPr>
        <w:t>the ‘Common Symbiosis Signalling Pathway’ (CSSP)</w:t>
      </w:r>
      <w:ins w:id="18" w:author="Simona Radutoiu" w:date="2025-03-31T09:09:00Z" w16du:dateUtc="2025-03-31T07:09:00Z">
        <w:r w:rsidR="00842F39">
          <w:rPr>
            <w:rFonts w:ascii="Times New Roman" w:hAnsi="Times New Roman" w:cs="Times New Roman"/>
            <w:color w:val="000000" w:themeColor="text1"/>
            <w:kern w:val="0"/>
          </w:rPr>
          <w:t>, but the</w:t>
        </w:r>
      </w:ins>
      <w:ins w:id="19" w:author="Simona Radutoiu" w:date="2025-03-31T09:10:00Z" w16du:dateUtc="2025-03-31T07:10:00Z">
        <w:r w:rsidR="00842F39">
          <w:rPr>
            <w:rFonts w:ascii="Times New Roman" w:hAnsi="Times New Roman" w:cs="Times New Roman"/>
            <w:color w:val="000000" w:themeColor="text1"/>
            <w:kern w:val="0"/>
          </w:rPr>
          <w:t>ir functions</w:t>
        </w:r>
      </w:ins>
      <w:ins w:id="20" w:author="Simona Radutoiu" w:date="2025-03-31T09:09:00Z" w16du:dateUtc="2025-03-31T07:09:00Z">
        <w:r w:rsidR="00F70D74">
          <w:rPr>
            <w:rFonts w:ascii="Times New Roman" w:hAnsi="Times New Roman" w:cs="Times New Roman"/>
            <w:color w:val="000000" w:themeColor="text1"/>
            <w:kern w:val="0"/>
          </w:rPr>
          <w:t xml:space="preserve"> </w:t>
        </w:r>
      </w:ins>
      <w:ins w:id="21" w:author="Simona Radutoiu" w:date="2025-03-31T09:10:00Z" w16du:dateUtc="2025-03-31T07:10:00Z">
        <w:r w:rsidR="00842F39">
          <w:rPr>
            <w:rFonts w:ascii="Times New Roman" w:hAnsi="Times New Roman" w:cs="Times New Roman"/>
            <w:color w:val="000000" w:themeColor="text1"/>
            <w:kern w:val="0"/>
          </w:rPr>
          <w:t xml:space="preserve">are </w:t>
        </w:r>
      </w:ins>
      <w:ins w:id="22" w:author="Simona Radutoiu" w:date="2025-03-31T09:09:00Z" w16du:dateUtc="2025-03-31T07:09:00Z">
        <w:r w:rsidR="00F70D74">
          <w:rPr>
            <w:rFonts w:ascii="Times New Roman" w:hAnsi="Times New Roman" w:cs="Times New Roman"/>
            <w:color w:val="000000" w:themeColor="text1"/>
            <w:kern w:val="0"/>
          </w:rPr>
          <w:t xml:space="preserve">conserved </w:t>
        </w:r>
      </w:ins>
      <w:ins w:id="23" w:author="Simona Radutoiu" w:date="2025-03-31T09:10:00Z" w16du:dateUtc="2025-03-31T07:10:00Z">
        <w:r w:rsidR="006453CC">
          <w:rPr>
            <w:rFonts w:ascii="Times New Roman" w:hAnsi="Times New Roman" w:cs="Times New Roman"/>
            <w:color w:val="000000" w:themeColor="text1"/>
            <w:kern w:val="0"/>
          </w:rPr>
          <w:t>across land plants</w:t>
        </w:r>
      </w:ins>
      <w:r w:rsidRPr="004219CA">
        <w:rPr>
          <w:rFonts w:ascii="Times New Roman" w:hAnsi="Times New Roman" w:cs="Times New Roman"/>
          <w:color w:val="000000" w:themeColor="text1"/>
          <w:kern w:val="0"/>
        </w:rPr>
        <w:t xml:space="preserve">. While </w:t>
      </w:r>
      <w:r w:rsidRPr="004219CA">
        <w:rPr>
          <w:rFonts w:ascii="Times New Roman" w:hAnsi="Times New Roman" w:cs="Times New Roman"/>
          <w:color w:val="000000" w:themeColor="text1"/>
        </w:rPr>
        <w:t>CSSP gene functions in symbios</w:t>
      </w:r>
      <w:ins w:id="24" w:author="Simona Radutoiu" w:date="2025-03-31T09:07:00Z" w16du:dateUtc="2025-03-31T07:07:00Z">
        <w:r w:rsidR="005F623C">
          <w:rPr>
            <w:rFonts w:ascii="Times New Roman" w:hAnsi="Times New Roman" w:cs="Times New Roman"/>
            <w:color w:val="000000" w:themeColor="text1"/>
          </w:rPr>
          <w:t>e</w:t>
        </w:r>
      </w:ins>
      <w:del w:id="25" w:author="Simona Radutoiu" w:date="2025-03-31T09:07:00Z" w16du:dateUtc="2025-03-31T07:07:00Z">
        <w:r w:rsidRPr="004219CA" w:rsidDel="005F623C">
          <w:rPr>
            <w:rFonts w:ascii="Times New Roman" w:hAnsi="Times New Roman" w:cs="Times New Roman"/>
            <w:color w:val="000000" w:themeColor="text1"/>
          </w:rPr>
          <w:delText>i</w:delText>
        </w:r>
      </w:del>
      <w:r w:rsidRPr="004219CA">
        <w:rPr>
          <w:rFonts w:ascii="Times New Roman" w:hAnsi="Times New Roman" w:cs="Times New Roman"/>
          <w:color w:val="000000" w:themeColor="text1"/>
        </w:rPr>
        <w:t xml:space="preserve">s </w:t>
      </w:r>
      <w:proofErr w:type="gramStart"/>
      <w:r w:rsidRPr="004219CA">
        <w:rPr>
          <w:rFonts w:ascii="Times New Roman" w:hAnsi="Times New Roman" w:cs="Times New Roman"/>
          <w:color w:val="000000" w:themeColor="text1"/>
        </w:rPr>
        <w:t>are</w:t>
      </w:r>
      <w:proofErr w:type="gramEnd"/>
      <w:r w:rsidRPr="004219CA">
        <w:rPr>
          <w:rFonts w:ascii="Times New Roman" w:hAnsi="Times New Roman" w:cs="Times New Roman"/>
          <w:color w:val="000000" w:themeColor="text1"/>
        </w:rPr>
        <w:t xml:space="preserve"> well-studied, their </w:t>
      </w:r>
      <w:del w:id="26" w:author="Simona Radutoiu" w:date="2025-03-31T09:08:00Z" w16du:dateUtc="2025-03-31T07:08:00Z">
        <w:r w:rsidRPr="004219CA" w:rsidDel="003467DD">
          <w:rPr>
            <w:rFonts w:ascii="Times New Roman" w:hAnsi="Times New Roman" w:cs="Times New Roman"/>
            <w:color w:val="000000" w:themeColor="text1"/>
          </w:rPr>
          <w:delText xml:space="preserve">influence </w:delText>
        </w:r>
      </w:del>
      <w:ins w:id="27" w:author="Simona Radutoiu" w:date="2025-03-31T09:08:00Z" w16du:dateUtc="2025-03-31T07:08:00Z">
        <w:r w:rsidR="003467DD">
          <w:rPr>
            <w:rFonts w:ascii="Times New Roman" w:hAnsi="Times New Roman" w:cs="Times New Roman"/>
            <w:color w:val="000000" w:themeColor="text1"/>
          </w:rPr>
          <w:t>impact</w:t>
        </w:r>
        <w:r w:rsidR="003467DD" w:rsidRPr="004219CA">
          <w:rPr>
            <w:rFonts w:ascii="Times New Roman" w:hAnsi="Times New Roman" w:cs="Times New Roman"/>
            <w:color w:val="000000" w:themeColor="text1"/>
          </w:rPr>
          <w:t xml:space="preserve"> </w:t>
        </w:r>
      </w:ins>
      <w:r w:rsidRPr="004219CA">
        <w:rPr>
          <w:rFonts w:ascii="Times New Roman" w:hAnsi="Times New Roman" w:cs="Times New Roman"/>
          <w:color w:val="000000" w:themeColor="text1"/>
        </w:rPr>
        <w:t xml:space="preserve">on </w:t>
      </w:r>
      <w:del w:id="28" w:author="Simona Radutoiu" w:date="2025-03-31T09:08:00Z" w16du:dateUtc="2025-03-31T07:08:00Z">
        <w:r w:rsidRPr="004219CA" w:rsidDel="00D87BC5">
          <w:rPr>
            <w:rFonts w:ascii="Times New Roman" w:hAnsi="Times New Roman" w:cs="Times New Roman"/>
            <w:color w:val="000000" w:themeColor="text1"/>
          </w:rPr>
          <w:delText xml:space="preserve">other </w:delText>
        </w:r>
      </w:del>
      <w:ins w:id="29" w:author="Simona Radutoiu" w:date="2025-03-31T09:08:00Z" w16du:dateUtc="2025-03-31T07:08:00Z">
        <w:r w:rsidR="00D87BC5">
          <w:rPr>
            <w:rFonts w:ascii="Times New Roman" w:hAnsi="Times New Roman" w:cs="Times New Roman"/>
            <w:color w:val="000000" w:themeColor="text1"/>
          </w:rPr>
          <w:t>root</w:t>
        </w:r>
        <w:r w:rsidR="00D87BC5" w:rsidRPr="004219CA">
          <w:rPr>
            <w:rFonts w:ascii="Times New Roman" w:hAnsi="Times New Roman" w:cs="Times New Roman"/>
            <w:color w:val="000000" w:themeColor="text1"/>
          </w:rPr>
          <w:t xml:space="preserve"> </w:t>
        </w:r>
      </w:ins>
      <w:r w:rsidRPr="004219CA">
        <w:rPr>
          <w:rFonts w:ascii="Times New Roman" w:hAnsi="Times New Roman" w:cs="Times New Roman"/>
          <w:color w:val="000000" w:themeColor="text1"/>
        </w:rPr>
        <w:t xml:space="preserve">microbiota </w:t>
      </w:r>
      <w:ins w:id="30" w:author="Simona Radutoiu" w:date="2025-03-31T09:13:00Z" w16du:dateUtc="2025-03-31T07:13:00Z">
        <w:r w:rsidR="00D434BB">
          <w:rPr>
            <w:rFonts w:ascii="Times New Roman" w:hAnsi="Times New Roman" w:cs="Times New Roman"/>
            <w:color w:val="000000" w:themeColor="text1"/>
          </w:rPr>
          <w:t xml:space="preserve">outside legumes </w:t>
        </w:r>
      </w:ins>
      <w:r w:rsidRPr="004219CA">
        <w:rPr>
          <w:rFonts w:ascii="Times New Roman" w:hAnsi="Times New Roman" w:cs="Times New Roman"/>
          <w:color w:val="000000" w:themeColor="text1"/>
        </w:rPr>
        <w:t>remains unclear.</w:t>
      </w:r>
      <w:r w:rsidRPr="004219CA">
        <w:rPr>
          <w:rFonts w:ascii="Times New Roman" w:hAnsi="Times New Roman" w:cs="Times New Roman"/>
          <w:color w:val="000000" w:themeColor="text1"/>
          <w:kern w:val="0"/>
        </w:rPr>
        <w:t xml:space="preserve"> Here, we use </w:t>
      </w:r>
      <w:ins w:id="31" w:author="Simona Radutoiu" w:date="2025-03-31T09:11:00Z" w16du:dateUtc="2025-03-31T07:11:00Z">
        <w:r w:rsidR="006453CC" w:rsidRPr="004219CA">
          <w:rPr>
            <w:rFonts w:ascii="Times New Roman" w:hAnsi="Times New Roman" w:cs="Times New Roman"/>
            <w:color w:val="000000" w:themeColor="text1"/>
            <w:kern w:val="0"/>
          </w:rPr>
          <w:t>CSSP mutants</w:t>
        </w:r>
        <w:r w:rsidR="006453CC">
          <w:rPr>
            <w:rFonts w:ascii="Times New Roman" w:hAnsi="Times New Roman" w:cs="Times New Roman"/>
            <w:color w:val="000000" w:themeColor="text1"/>
            <w:kern w:val="0"/>
          </w:rPr>
          <w:t xml:space="preserve"> of the model legume</w:t>
        </w:r>
        <w:r w:rsidR="006453CC" w:rsidRPr="004219CA">
          <w:rPr>
            <w:rFonts w:ascii="Times New Roman" w:hAnsi="Times New Roman" w:cs="Times New Roman"/>
            <w:color w:val="000000" w:themeColor="text1"/>
            <w:kern w:val="0"/>
          </w:rPr>
          <w:t xml:space="preserve"> </w:t>
        </w:r>
      </w:ins>
      <w:r w:rsidRPr="004219CA">
        <w:rPr>
          <w:rFonts w:ascii="Times New Roman" w:hAnsi="Times New Roman" w:cs="Times New Roman"/>
          <w:i/>
          <w:iCs/>
          <w:color w:val="000000" w:themeColor="text1"/>
          <w:kern w:val="0"/>
        </w:rPr>
        <w:t>Lotus japonicus</w:t>
      </w:r>
      <w:r w:rsidRPr="004219CA">
        <w:rPr>
          <w:rFonts w:ascii="Times New Roman" w:hAnsi="Times New Roman" w:cs="Times New Roman"/>
          <w:color w:val="000000" w:themeColor="text1"/>
          <w:kern w:val="0"/>
        </w:rPr>
        <w:t xml:space="preserve"> and</w:t>
      </w:r>
      <w:ins w:id="32" w:author="Simona Radutoiu" w:date="2025-03-31T09:11:00Z" w16du:dateUtc="2025-03-31T07:11:00Z">
        <w:r w:rsidR="0016739F">
          <w:rPr>
            <w:rFonts w:ascii="Times New Roman" w:hAnsi="Times New Roman" w:cs="Times New Roman"/>
            <w:color w:val="000000" w:themeColor="text1"/>
            <w:kern w:val="0"/>
          </w:rPr>
          <w:t xml:space="preserve"> of cereal </w:t>
        </w:r>
      </w:ins>
      <w:del w:id="33" w:author="Simona Radutoiu" w:date="2025-03-31T09:11:00Z" w16du:dateUtc="2025-03-31T07:11:00Z">
        <w:r w:rsidRPr="004219CA" w:rsidDel="0016739F">
          <w:rPr>
            <w:rFonts w:ascii="Times New Roman" w:hAnsi="Times New Roman" w:cs="Times New Roman"/>
            <w:color w:val="000000" w:themeColor="text1"/>
            <w:kern w:val="0"/>
          </w:rPr>
          <w:delText xml:space="preserve"> </w:delText>
        </w:r>
      </w:del>
      <w:r w:rsidRPr="004219CA">
        <w:rPr>
          <w:rFonts w:ascii="Times New Roman" w:hAnsi="Times New Roman" w:cs="Times New Roman"/>
          <w:i/>
          <w:iCs/>
          <w:color w:val="000000" w:themeColor="text1"/>
          <w:kern w:val="0"/>
        </w:rPr>
        <w:t xml:space="preserve">Hordeum vulgare </w:t>
      </w:r>
      <w:del w:id="34" w:author="Simona Radutoiu" w:date="2025-03-31T09:11:00Z" w16du:dateUtc="2025-03-31T07:11:00Z">
        <w:r w:rsidRPr="004219CA" w:rsidDel="006453CC">
          <w:rPr>
            <w:rFonts w:ascii="Times New Roman" w:hAnsi="Times New Roman" w:cs="Times New Roman"/>
            <w:color w:val="000000" w:themeColor="text1"/>
            <w:kern w:val="0"/>
          </w:rPr>
          <w:delText xml:space="preserve">CSSP mutants </w:delText>
        </w:r>
      </w:del>
      <w:r w:rsidRPr="004219CA">
        <w:rPr>
          <w:rFonts w:ascii="Times New Roman" w:hAnsi="Times New Roman" w:cs="Times New Roman"/>
          <w:color w:val="000000" w:themeColor="text1"/>
          <w:kern w:val="0"/>
        </w:rPr>
        <w:t>to explore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Soil and synthetic bacterial communit</w:t>
      </w:r>
      <w:r w:rsidR="00FF35E3">
        <w:rPr>
          <w:rFonts w:ascii="Times New Roman" w:hAnsi="Times New Roman" w:cs="Times New Roman"/>
          <w:color w:val="000000" w:themeColor="text1"/>
          <w:kern w:val="0"/>
        </w:rPr>
        <w:t>y assays</w:t>
      </w:r>
      <w:r w:rsidRPr="004219CA">
        <w:rPr>
          <w:rFonts w:ascii="Times New Roman" w:hAnsi="Times New Roman" w:cs="Times New Roman"/>
          <w:color w:val="000000" w:themeColor="text1"/>
          <w:kern w:val="0"/>
        </w:rPr>
        <w:t xml:space="preserve"> revealed that CSSP impairment reduces symbiont colonisation in </w:t>
      </w:r>
      <w:r w:rsidRPr="004219CA">
        <w:rPr>
          <w:rFonts w:ascii="Times New Roman" w:hAnsi="Times New Roman" w:cs="Times New Roman"/>
          <w:i/>
          <w:iCs/>
          <w:color w:val="000000" w:themeColor="text1"/>
          <w:kern w:val="0"/>
        </w:rPr>
        <w:t>Lotus</w:t>
      </w:r>
      <w:r w:rsidRPr="004219CA">
        <w:rPr>
          <w:rFonts w:ascii="Times New Roman" w:hAnsi="Times New Roman" w:cs="Times New Roman"/>
          <w:color w:val="000000" w:themeColor="text1"/>
          <w:kern w:val="0"/>
        </w:rPr>
        <w:t xml:space="preserve">, leading to niche replacement by commensals, while in </w:t>
      </w:r>
      <w:r w:rsidRPr="004219CA">
        <w:rPr>
          <w:rFonts w:ascii="Times New Roman" w:hAnsi="Times New Roman" w:cs="Times New Roman"/>
          <w:i/>
          <w:iCs/>
          <w:color w:val="000000" w:themeColor="text1"/>
          <w:kern w:val="0"/>
        </w:rPr>
        <w:t>Hordeum</w:t>
      </w:r>
      <w:r w:rsidRPr="004219CA">
        <w:rPr>
          <w:rFonts w:ascii="Times New Roman" w:hAnsi="Times New Roman" w:cs="Times New Roman"/>
          <w:color w:val="000000" w:themeColor="text1"/>
          <w:kern w:val="0"/>
        </w:rPr>
        <w:t xml:space="preserve"> the colonisation of diverse bacteria is altered. Root exudate analyses connect CSSP </w:t>
      </w:r>
      <w:r w:rsidRPr="004219CA">
        <w:rPr>
          <w:rFonts w:ascii="Times New Roman" w:hAnsi="Times New Roman" w:cs="Times New Roman"/>
          <w:kern w:val="0"/>
        </w:rPr>
        <w:t xml:space="preserve">genes with various plant metabolic processes, including biosynthesis of flavonoids, coumarin, salicylic acid, and plant hormones like auxin and gibberellin. Individual CSSP genes exhibit differential effects suggesting additional functions in plant–microbe interactions beyond root symbioses, which require further exploration to address environmental challenges regarding food security and productivity. </w:t>
      </w:r>
    </w:p>
    <w:p w14:paraId="61596B0C" w14:textId="77777777" w:rsidR="00CE5D41" w:rsidRPr="004219CA" w:rsidRDefault="00CE5D41" w:rsidP="00DB2FCC">
      <w:pPr>
        <w:spacing w:line="276" w:lineRule="auto"/>
        <w:jc w:val="both"/>
        <w:rPr>
          <w:rFonts w:ascii="Times New Roman" w:hAnsi="Times New Roman" w:cs="Times New Roman"/>
          <w:b/>
          <w:bCs/>
        </w:rPr>
      </w:pPr>
    </w:p>
    <w:p w14:paraId="3E6C9CE0" w14:textId="77777777" w:rsidR="00CE5D41" w:rsidRPr="004219CA" w:rsidRDefault="00CE5D41" w:rsidP="00DB2FCC">
      <w:pPr>
        <w:spacing w:line="276" w:lineRule="auto"/>
        <w:jc w:val="both"/>
        <w:rPr>
          <w:rFonts w:ascii="Times New Roman" w:hAnsi="Times New Roman" w:cs="Times New Roman"/>
          <w:u w:val="single"/>
        </w:rPr>
      </w:pPr>
      <w:r w:rsidRPr="004219CA">
        <w:rPr>
          <w:rFonts w:ascii="Times New Roman" w:hAnsi="Times New Roman" w:cs="Times New Roman"/>
          <w:u w:val="single"/>
        </w:rPr>
        <w:t>Alternative shorter version:</w:t>
      </w:r>
    </w:p>
    <w:p w14:paraId="67CB1E55" w14:textId="54479E94" w:rsidR="00725D7E" w:rsidRPr="004219CA" w:rsidRDefault="0034349C" w:rsidP="00DB2FCC">
      <w:pPr>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w:t>
      </w:r>
      <w:r w:rsidR="006D7930" w:rsidRPr="004219CA">
        <w:rPr>
          <w:rFonts w:ascii="Times New Roman" w:hAnsi="Times New Roman" w:cs="Times New Roman"/>
          <w:kern w:val="0"/>
        </w:rPr>
        <w:t>interact</w:t>
      </w:r>
      <w:r w:rsidRPr="004219CA">
        <w:rPr>
          <w:rFonts w:ascii="Times New Roman" w:hAnsi="Times New Roman" w:cs="Times New Roman"/>
          <w:kern w:val="0"/>
        </w:rPr>
        <w:t xml:space="preserve"> with soil microorganisms to </w:t>
      </w:r>
      <w:r w:rsidR="00F95EAF" w:rsidRPr="004219CA">
        <w:rPr>
          <w:rFonts w:ascii="Times New Roman" w:hAnsi="Times New Roman" w:cs="Times New Roman"/>
          <w:kern w:val="0"/>
        </w:rPr>
        <w:t>enhance</w:t>
      </w:r>
      <w:r w:rsidRPr="004219CA">
        <w:rPr>
          <w:rFonts w:ascii="Times New Roman" w:hAnsi="Times New Roman" w:cs="Times New Roman"/>
          <w:kern w:val="0"/>
        </w:rPr>
        <w:t xml:space="preserve"> </w:t>
      </w:r>
      <w:r w:rsidR="006D7930" w:rsidRPr="004219CA">
        <w:rPr>
          <w:rFonts w:ascii="Times New Roman" w:hAnsi="Times New Roman" w:cs="Times New Roman"/>
          <w:kern w:val="0"/>
        </w:rPr>
        <w:t>the uptake</w:t>
      </w:r>
      <w:r w:rsidRPr="004219CA">
        <w:rPr>
          <w:rFonts w:ascii="Times New Roman" w:hAnsi="Times New Roman" w:cs="Times New Roman"/>
          <w:kern w:val="0"/>
        </w:rPr>
        <w:t xml:space="preserve"> of limited soil nutrients. </w:t>
      </w:r>
      <w:r w:rsidR="006D7930" w:rsidRPr="004219CA">
        <w:rPr>
          <w:rFonts w:ascii="Times New Roman" w:hAnsi="Times New Roman" w:cs="Times New Roman"/>
          <w:kern w:val="0"/>
        </w:rPr>
        <w:t>Nitrogen</w:t>
      </w:r>
      <w:r w:rsidRPr="004219CA">
        <w:rPr>
          <w:rFonts w:ascii="Times New Roman" w:hAnsi="Times New Roman" w:cs="Times New Roman"/>
          <w:color w:val="000000" w:themeColor="text1"/>
          <w:kern w:val="0"/>
        </w:rPr>
        <w:t xml:space="preserve"> </w:t>
      </w:r>
      <w:r w:rsidR="003A782D">
        <w:rPr>
          <w:rFonts w:ascii="Times New Roman" w:hAnsi="Times New Roman" w:cs="Times New Roman"/>
          <w:color w:val="000000" w:themeColor="text1"/>
          <w:kern w:val="0"/>
        </w:rPr>
        <w:t>F</w:t>
      </w:r>
      <w:r w:rsidRPr="004219CA">
        <w:rPr>
          <w:rFonts w:ascii="Times New Roman" w:hAnsi="Times New Roman" w:cs="Times New Roman"/>
          <w:color w:val="000000" w:themeColor="text1"/>
          <w:kern w:val="0"/>
        </w:rPr>
        <w:t xml:space="preserve">ixation and </w:t>
      </w:r>
      <w:r w:rsidR="003A782D">
        <w:rPr>
          <w:rFonts w:ascii="Times New Roman" w:hAnsi="Times New Roman" w:cs="Times New Roman"/>
          <w:color w:val="000000" w:themeColor="text1"/>
          <w:kern w:val="0"/>
        </w:rPr>
        <w:t>A</w:t>
      </w:r>
      <w:r w:rsidRPr="004219CA">
        <w:rPr>
          <w:rFonts w:ascii="Times New Roman" w:hAnsi="Times New Roman" w:cs="Times New Roman"/>
          <w:color w:val="000000" w:themeColor="text1"/>
          <w:kern w:val="0"/>
        </w:rPr>
        <w:t xml:space="preserve">rbuscular </w:t>
      </w:r>
      <w:r w:rsidR="003A782D">
        <w:rPr>
          <w:rFonts w:ascii="Times New Roman" w:hAnsi="Times New Roman" w:cs="Times New Roman"/>
          <w:color w:val="000000" w:themeColor="text1"/>
          <w:kern w:val="0"/>
        </w:rPr>
        <w:t>M</w:t>
      </w:r>
      <w:r w:rsidRPr="004219CA">
        <w:rPr>
          <w:rFonts w:ascii="Times New Roman" w:hAnsi="Times New Roman" w:cs="Times New Roman"/>
          <w:color w:val="000000" w:themeColor="text1"/>
          <w:kern w:val="0"/>
        </w:rPr>
        <w:t xml:space="preserve">ycorrhizal </w:t>
      </w:r>
      <w:r w:rsidR="003A782D">
        <w:rPr>
          <w:rFonts w:ascii="Times New Roman" w:hAnsi="Times New Roman" w:cs="Times New Roman"/>
          <w:color w:val="000000" w:themeColor="text1"/>
          <w:kern w:val="0"/>
        </w:rPr>
        <w:t>S</w:t>
      </w:r>
      <w:r w:rsidRPr="004219CA">
        <w:rPr>
          <w:rFonts w:ascii="Times New Roman" w:hAnsi="Times New Roman" w:cs="Times New Roman"/>
          <w:color w:val="000000" w:themeColor="text1"/>
          <w:kern w:val="0"/>
        </w:rPr>
        <w:t>ymbiosis</w:t>
      </w:r>
      <w:r w:rsidR="006D7930" w:rsidRPr="004219CA">
        <w:rPr>
          <w:rFonts w:ascii="Times New Roman" w:hAnsi="Times New Roman" w:cs="Times New Roman"/>
          <w:color w:val="000000" w:themeColor="text1"/>
          <w:kern w:val="0"/>
        </w:rPr>
        <w:t xml:space="preserve"> are two critical examples</w:t>
      </w:r>
      <w:r w:rsidRPr="004219CA">
        <w:rPr>
          <w:rFonts w:ascii="Times New Roman" w:hAnsi="Times New Roman" w:cs="Times New Roman"/>
          <w:color w:val="000000" w:themeColor="text1"/>
          <w:kern w:val="0"/>
        </w:rPr>
        <w:t xml:space="preserve">, both </w:t>
      </w:r>
      <w:r w:rsidR="00F95EAF" w:rsidRPr="004219CA">
        <w:rPr>
          <w:rFonts w:ascii="Times New Roman" w:hAnsi="Times New Roman" w:cs="Times New Roman"/>
          <w:color w:val="000000" w:themeColor="text1"/>
          <w:kern w:val="0"/>
        </w:rPr>
        <w:t>regulated</w:t>
      </w:r>
      <w:r w:rsidRPr="004219CA">
        <w:rPr>
          <w:rFonts w:ascii="Times New Roman" w:hAnsi="Times New Roman" w:cs="Times New Roman"/>
          <w:color w:val="000000" w:themeColor="text1"/>
          <w:kern w:val="0"/>
        </w:rPr>
        <w:t xml:space="preserve"> by the ‘Common Symbiosis Signalling Pathway’ (CSSP).</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While the role of </w:t>
      </w:r>
      <w:r w:rsidR="00725D7E" w:rsidRPr="004219CA">
        <w:rPr>
          <w:rFonts w:ascii="Times New Roman" w:hAnsi="Times New Roman" w:cs="Times New Roman"/>
          <w:color w:val="000000" w:themeColor="text1"/>
          <w:kern w:val="0"/>
        </w:rPr>
        <w:t xml:space="preserve">CSSP </w:t>
      </w:r>
      <w:r w:rsidR="00F4011F" w:rsidRPr="004219CA">
        <w:rPr>
          <w:rFonts w:ascii="Times New Roman" w:hAnsi="Times New Roman" w:cs="Times New Roman"/>
          <w:color w:val="000000" w:themeColor="text1"/>
          <w:kern w:val="0"/>
        </w:rPr>
        <w:lastRenderedPageBreak/>
        <w:t>gene</w:t>
      </w:r>
      <w:r w:rsidR="00F95EAF" w:rsidRPr="004219CA">
        <w:rPr>
          <w:rFonts w:ascii="Times New Roman" w:hAnsi="Times New Roman" w:cs="Times New Roman"/>
          <w:color w:val="000000" w:themeColor="text1"/>
          <w:kern w:val="0"/>
        </w:rPr>
        <w:t>s</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in symbiosis </w:t>
      </w:r>
      <w:r w:rsidR="00F95EAF" w:rsidRPr="004219CA">
        <w:rPr>
          <w:rFonts w:ascii="Times New Roman" w:hAnsi="Times New Roman" w:cs="Times New Roman"/>
          <w:color w:val="000000" w:themeColor="text1"/>
          <w:kern w:val="0"/>
        </w:rPr>
        <w:t>is</w:t>
      </w:r>
      <w:r w:rsidR="00725D7E" w:rsidRPr="004219CA">
        <w:rPr>
          <w:rFonts w:ascii="Times New Roman" w:hAnsi="Times New Roman" w:cs="Times New Roman"/>
          <w:color w:val="000000" w:themeColor="text1"/>
          <w:kern w:val="0"/>
        </w:rPr>
        <w:t xml:space="preserve"> well-studied, the</w:t>
      </w:r>
      <w:r w:rsidR="00F4011F" w:rsidRPr="004219CA">
        <w:rPr>
          <w:rFonts w:ascii="Times New Roman" w:hAnsi="Times New Roman" w:cs="Times New Roman"/>
          <w:color w:val="000000" w:themeColor="text1"/>
          <w:kern w:val="0"/>
        </w:rPr>
        <w:t>ir</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effects</w:t>
      </w:r>
      <w:r w:rsidR="00725D7E" w:rsidRPr="004219CA">
        <w:rPr>
          <w:rFonts w:ascii="Times New Roman" w:hAnsi="Times New Roman" w:cs="Times New Roman"/>
          <w:color w:val="000000" w:themeColor="text1"/>
          <w:kern w:val="0"/>
        </w:rPr>
        <w:t xml:space="preserve"> on other potentially beneficial microbes </w:t>
      </w:r>
      <w:r w:rsidR="00F4011F" w:rsidRPr="004219CA">
        <w:rPr>
          <w:rFonts w:ascii="Times New Roman" w:hAnsi="Times New Roman" w:cs="Times New Roman"/>
          <w:color w:val="000000" w:themeColor="text1"/>
          <w:kern w:val="0"/>
        </w:rPr>
        <w:t>remain</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unclear</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 xml:space="preserve">To </w:t>
      </w:r>
      <w:r w:rsidR="00F95EAF" w:rsidRPr="004219CA">
        <w:rPr>
          <w:rFonts w:ascii="Times New Roman" w:hAnsi="Times New Roman" w:cs="Times New Roman"/>
          <w:color w:val="000000" w:themeColor="text1"/>
          <w:kern w:val="0"/>
        </w:rPr>
        <w:t>investigate</w:t>
      </w:r>
      <w:r w:rsidR="006D7930" w:rsidRPr="004219CA">
        <w:rPr>
          <w:rFonts w:ascii="Times New Roman" w:hAnsi="Times New Roman" w:cs="Times New Roman"/>
          <w:color w:val="000000" w:themeColor="text1"/>
          <w:kern w:val="0"/>
        </w:rPr>
        <w:t xml:space="preserve"> this, we </w:t>
      </w:r>
      <w:r w:rsidR="00F95EAF" w:rsidRPr="004219CA">
        <w:rPr>
          <w:rFonts w:ascii="Times New Roman" w:hAnsi="Times New Roman" w:cs="Times New Roman"/>
          <w:color w:val="000000" w:themeColor="text1"/>
          <w:kern w:val="0"/>
        </w:rPr>
        <w:t>employed</w:t>
      </w:r>
      <w:r w:rsidR="006D7930" w:rsidRPr="004219CA">
        <w:rPr>
          <w:rFonts w:ascii="Times New Roman" w:hAnsi="Times New Roman" w:cs="Times New Roman"/>
          <w:color w:val="000000" w:themeColor="text1"/>
          <w:kern w:val="0"/>
        </w:rPr>
        <w:t xml:space="preserve"> microbiome profiling and metabolomics in</w:t>
      </w:r>
      <w:r w:rsidR="00725D7E"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i/>
          <w:iCs/>
          <w:color w:val="000000" w:themeColor="text1"/>
          <w:kern w:val="0"/>
        </w:rPr>
        <w:t>Lotus japonicus</w:t>
      </w:r>
      <w:r w:rsidR="00725D7E" w:rsidRPr="004219CA">
        <w:rPr>
          <w:rFonts w:ascii="Times New Roman" w:hAnsi="Times New Roman" w:cs="Times New Roman"/>
          <w:color w:val="000000" w:themeColor="text1"/>
          <w:kern w:val="0"/>
        </w:rPr>
        <w:t xml:space="preserve"> and </w:t>
      </w:r>
      <w:r w:rsidR="00725D7E" w:rsidRPr="004219CA">
        <w:rPr>
          <w:rFonts w:ascii="Times New Roman" w:hAnsi="Times New Roman" w:cs="Times New Roman"/>
          <w:i/>
          <w:iCs/>
          <w:color w:val="000000" w:themeColor="text1"/>
          <w:kern w:val="0"/>
        </w:rPr>
        <w:t xml:space="preserve">Hordeum vulgare </w:t>
      </w:r>
      <w:r w:rsidR="00725D7E" w:rsidRPr="004219CA">
        <w:rPr>
          <w:rFonts w:ascii="Times New Roman" w:hAnsi="Times New Roman" w:cs="Times New Roman"/>
          <w:color w:val="000000" w:themeColor="text1"/>
          <w:kern w:val="0"/>
        </w:rPr>
        <w:t>CSSP</w:t>
      </w:r>
      <w:r w:rsidR="006D7930" w:rsidRPr="004219CA">
        <w:rPr>
          <w:rFonts w:ascii="Times New Roman" w:hAnsi="Times New Roman" w:cs="Times New Roman"/>
          <w:color w:val="000000" w:themeColor="text1"/>
          <w:kern w:val="0"/>
        </w:rPr>
        <w:t xml:space="preserve"> mutants</w:t>
      </w:r>
      <w:r w:rsidR="00F4011F" w:rsidRPr="004219CA">
        <w:rPr>
          <w:rFonts w:ascii="Times New Roman" w:hAnsi="Times New Roman" w:cs="Times New Roman"/>
          <w:color w:val="000000" w:themeColor="text1"/>
          <w:kern w:val="0"/>
        </w:rPr>
        <w:t xml:space="preserve"> under </w:t>
      </w:r>
      <w:r w:rsidR="00F95EAF" w:rsidRPr="004219CA">
        <w:rPr>
          <w:rFonts w:ascii="Times New Roman" w:hAnsi="Times New Roman" w:cs="Times New Roman"/>
          <w:color w:val="000000" w:themeColor="text1"/>
          <w:kern w:val="0"/>
        </w:rPr>
        <w:t>varying</w:t>
      </w:r>
      <w:r w:rsidR="00F4011F" w:rsidRPr="004219CA">
        <w:rPr>
          <w:rFonts w:ascii="Times New Roman" w:hAnsi="Times New Roman" w:cs="Times New Roman"/>
          <w:color w:val="000000" w:themeColor="text1"/>
          <w:kern w:val="0"/>
        </w:rPr>
        <w:t xml:space="preserve"> nutrient </w:t>
      </w:r>
      <w:r w:rsidR="00F95EAF" w:rsidRPr="004219CA">
        <w:rPr>
          <w:rFonts w:ascii="Times New Roman" w:hAnsi="Times New Roman" w:cs="Times New Roman"/>
          <w:color w:val="000000" w:themeColor="text1"/>
          <w:kern w:val="0"/>
        </w:rPr>
        <w:t>conditions</w:t>
      </w:r>
      <w:r w:rsidR="006D7930"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Our findings show</w:t>
      </w:r>
      <w:r w:rsidR="00725D7E" w:rsidRPr="004219CA">
        <w:rPr>
          <w:rFonts w:ascii="Times New Roman" w:hAnsi="Times New Roman" w:cs="Times New Roman"/>
          <w:color w:val="000000" w:themeColor="text1"/>
          <w:kern w:val="0"/>
        </w:rPr>
        <w:t xml:space="preserve"> that soil nutrient levels are </w:t>
      </w:r>
      <w:r w:rsidR="00F95EAF" w:rsidRPr="004219CA">
        <w:rPr>
          <w:rFonts w:ascii="Times New Roman" w:hAnsi="Times New Roman" w:cs="Times New Roman"/>
          <w:color w:val="000000" w:themeColor="text1"/>
          <w:kern w:val="0"/>
        </w:rPr>
        <w:t>major</w:t>
      </w:r>
      <w:r w:rsidR="00725D7E" w:rsidRPr="004219CA">
        <w:rPr>
          <w:rFonts w:ascii="Times New Roman" w:hAnsi="Times New Roman" w:cs="Times New Roman"/>
          <w:color w:val="000000" w:themeColor="text1"/>
          <w:kern w:val="0"/>
        </w:rPr>
        <w:t xml:space="preserve"> drivers of microbial diversity and that plant nutritional state</w:t>
      </w:r>
      <w:r w:rsidR="00F95EAF" w:rsidRPr="004219CA">
        <w:rPr>
          <w:rFonts w:ascii="Times New Roman" w:hAnsi="Times New Roman" w:cs="Times New Roman"/>
          <w:color w:val="000000" w:themeColor="text1"/>
          <w:kern w:val="0"/>
        </w:rPr>
        <w:t>s</w:t>
      </w:r>
      <w:r w:rsidR="00725D7E" w:rsidRPr="004219CA">
        <w:rPr>
          <w:rFonts w:ascii="Times New Roman" w:hAnsi="Times New Roman" w:cs="Times New Roman"/>
          <w:color w:val="000000" w:themeColor="text1"/>
          <w:kern w:val="0"/>
        </w:rPr>
        <w:t xml:space="preserve"> can be predicted based on bacterial root communit</w:t>
      </w:r>
      <w:r w:rsidR="00F95EAF" w:rsidRPr="004219CA">
        <w:rPr>
          <w:rFonts w:ascii="Times New Roman" w:hAnsi="Times New Roman" w:cs="Times New Roman"/>
          <w:color w:val="000000" w:themeColor="text1"/>
          <w:kern w:val="0"/>
        </w:rPr>
        <w:t>y profiles</w:t>
      </w:r>
      <w:r w:rsidR="00725D7E" w:rsidRPr="004219CA">
        <w:rPr>
          <w:rFonts w:ascii="Times New Roman" w:hAnsi="Times New Roman" w:cs="Times New Roman"/>
          <w:color w:val="000000" w:themeColor="text1"/>
          <w:kern w:val="0"/>
        </w:rPr>
        <w:t xml:space="preserve">. </w:t>
      </w:r>
      <w:r w:rsidR="00F4011F" w:rsidRPr="004219CA">
        <w:rPr>
          <w:rFonts w:ascii="Times New Roman" w:hAnsi="Times New Roman" w:cs="Times New Roman"/>
          <w:color w:val="000000" w:themeColor="text1"/>
          <w:kern w:val="0"/>
        </w:rPr>
        <w:t>Using s</w:t>
      </w:r>
      <w:r w:rsidR="00725D7E" w:rsidRPr="004219CA">
        <w:rPr>
          <w:rFonts w:ascii="Times New Roman" w:hAnsi="Times New Roman" w:cs="Times New Roman"/>
          <w:color w:val="000000" w:themeColor="text1"/>
          <w:kern w:val="0"/>
        </w:rPr>
        <w:t>oil and synthetic bacterial communities</w:t>
      </w:r>
      <w:r w:rsidR="00F4011F" w:rsidRPr="004219CA">
        <w:rPr>
          <w:rFonts w:ascii="Times New Roman" w:hAnsi="Times New Roman" w:cs="Times New Roman"/>
          <w:color w:val="000000" w:themeColor="text1"/>
          <w:kern w:val="0"/>
        </w:rPr>
        <w:t xml:space="preserve">, we </w:t>
      </w:r>
      <w:r w:rsidR="00F95EAF" w:rsidRPr="004219CA">
        <w:rPr>
          <w:rFonts w:ascii="Times New Roman" w:hAnsi="Times New Roman" w:cs="Times New Roman"/>
          <w:color w:val="000000" w:themeColor="text1"/>
          <w:kern w:val="0"/>
        </w:rPr>
        <w:t>demonstrate</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that CSSP impairment reduces symbiont colonisation in </w:t>
      </w:r>
      <w:r w:rsidR="00725D7E" w:rsidRPr="004219CA">
        <w:rPr>
          <w:rFonts w:ascii="Times New Roman" w:hAnsi="Times New Roman" w:cs="Times New Roman"/>
          <w:i/>
          <w:iCs/>
          <w:color w:val="000000" w:themeColor="text1"/>
          <w:kern w:val="0"/>
        </w:rPr>
        <w:t>Lotus</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allowing </w:t>
      </w:r>
      <w:r w:rsidR="00725D7E" w:rsidRPr="004219CA">
        <w:rPr>
          <w:rFonts w:ascii="Times New Roman" w:hAnsi="Times New Roman" w:cs="Times New Roman"/>
          <w:color w:val="000000" w:themeColor="text1"/>
          <w:kern w:val="0"/>
        </w:rPr>
        <w:t xml:space="preserve">niche replacement by commensals, while in </w:t>
      </w:r>
      <w:r w:rsidR="00725D7E" w:rsidRPr="004219CA">
        <w:rPr>
          <w:rFonts w:ascii="Times New Roman" w:hAnsi="Times New Roman" w:cs="Times New Roman"/>
          <w:i/>
          <w:iCs/>
          <w:color w:val="000000" w:themeColor="text1"/>
          <w:kern w:val="0"/>
        </w:rPr>
        <w:t>Hordeum</w:t>
      </w:r>
      <w:r w:rsidR="00F95EAF" w:rsidRPr="004219CA">
        <w:rPr>
          <w:rFonts w:ascii="Times New Roman" w:hAnsi="Times New Roman" w:cs="Times New Roman"/>
          <w:color w:val="000000" w:themeColor="text1"/>
          <w:kern w:val="0"/>
        </w:rPr>
        <w:t>,</w:t>
      </w:r>
      <w:r w:rsidR="00725D7E" w:rsidRPr="004219CA">
        <w:rPr>
          <w:rFonts w:ascii="Times New Roman" w:hAnsi="Times New Roman" w:cs="Times New Roman"/>
          <w:color w:val="000000" w:themeColor="text1"/>
          <w:kern w:val="0"/>
        </w:rPr>
        <w:t xml:space="preserve"> colonisation of diverse bacteria is altered. Root exudate analys</w:t>
      </w:r>
      <w:r w:rsidR="006D7930" w:rsidRPr="004219CA">
        <w:rPr>
          <w:rFonts w:ascii="Times New Roman" w:hAnsi="Times New Roman" w:cs="Times New Roman"/>
          <w:color w:val="000000" w:themeColor="text1"/>
          <w:kern w:val="0"/>
        </w:rPr>
        <w:t>e</w:t>
      </w:r>
      <w:r w:rsidR="00725D7E" w:rsidRPr="004219CA">
        <w:rPr>
          <w:rFonts w:ascii="Times New Roman" w:hAnsi="Times New Roman" w:cs="Times New Roman"/>
          <w:color w:val="000000" w:themeColor="text1"/>
          <w:kern w:val="0"/>
        </w:rPr>
        <w:t xml:space="preserve">s </w:t>
      </w:r>
      <w:r w:rsidR="00F95EAF" w:rsidRPr="004219CA">
        <w:rPr>
          <w:rFonts w:ascii="Times New Roman" w:hAnsi="Times New Roman" w:cs="Times New Roman"/>
          <w:color w:val="000000" w:themeColor="text1"/>
          <w:kern w:val="0"/>
        </w:rPr>
        <w:t>link</w:t>
      </w:r>
      <w:r w:rsidR="00725D7E" w:rsidRPr="004219CA">
        <w:rPr>
          <w:rFonts w:ascii="Times New Roman" w:hAnsi="Times New Roman" w:cs="Times New Roman"/>
          <w:color w:val="000000" w:themeColor="text1"/>
          <w:kern w:val="0"/>
        </w:rPr>
        <w:t xml:space="preserve"> CSSP </w:t>
      </w:r>
      <w:r w:rsidR="00725D7E" w:rsidRPr="004219CA">
        <w:rPr>
          <w:rFonts w:ascii="Times New Roman" w:hAnsi="Times New Roman" w:cs="Times New Roman"/>
          <w:kern w:val="0"/>
        </w:rPr>
        <w:t xml:space="preserve">genes </w:t>
      </w:r>
      <w:r w:rsidR="00F95EAF" w:rsidRPr="004219CA">
        <w:rPr>
          <w:rFonts w:ascii="Times New Roman" w:hAnsi="Times New Roman" w:cs="Times New Roman"/>
          <w:kern w:val="0"/>
        </w:rPr>
        <w:t>to</w:t>
      </w:r>
      <w:r w:rsidR="00725D7E" w:rsidRPr="004219CA">
        <w:rPr>
          <w:rFonts w:ascii="Times New Roman" w:hAnsi="Times New Roman" w:cs="Times New Roman"/>
          <w:kern w:val="0"/>
        </w:rPr>
        <w:t xml:space="preserve"> plant metabolic processes, including </w:t>
      </w:r>
      <w:r w:rsidR="006D7930" w:rsidRPr="004219CA">
        <w:rPr>
          <w:rFonts w:ascii="Times New Roman" w:hAnsi="Times New Roman" w:cs="Times New Roman"/>
          <w:kern w:val="0"/>
        </w:rPr>
        <w:t xml:space="preserve">hormone, </w:t>
      </w:r>
      <w:r w:rsidR="00725D7E" w:rsidRPr="004219CA">
        <w:rPr>
          <w:rFonts w:ascii="Times New Roman" w:hAnsi="Times New Roman" w:cs="Times New Roman"/>
          <w:kern w:val="0"/>
        </w:rPr>
        <w:t xml:space="preserve">flavonoid and phenylpropanoid biosynthesis. Individual CSSP genes </w:t>
      </w:r>
      <w:r w:rsidR="00F95EAF" w:rsidRPr="004219CA">
        <w:rPr>
          <w:rFonts w:ascii="Times New Roman" w:hAnsi="Times New Roman" w:cs="Times New Roman"/>
          <w:kern w:val="0"/>
        </w:rPr>
        <w:t>exert</w:t>
      </w:r>
      <w:r w:rsidR="00725D7E" w:rsidRPr="004219CA">
        <w:rPr>
          <w:rFonts w:ascii="Times New Roman" w:hAnsi="Times New Roman" w:cs="Times New Roman"/>
          <w:kern w:val="0"/>
        </w:rPr>
        <w:t xml:space="preserve"> differential effects, suggesting additional </w:t>
      </w:r>
      <w:r w:rsidR="00F95EAF" w:rsidRPr="004219CA">
        <w:rPr>
          <w:rFonts w:ascii="Times New Roman" w:hAnsi="Times New Roman" w:cs="Times New Roman"/>
          <w:kern w:val="0"/>
        </w:rPr>
        <w:t>roles</w:t>
      </w:r>
      <w:r w:rsidR="00725D7E" w:rsidRPr="004219CA">
        <w:rPr>
          <w:rFonts w:ascii="Times New Roman" w:hAnsi="Times New Roman" w:cs="Times New Roman"/>
          <w:kern w:val="0"/>
        </w:rPr>
        <w:t xml:space="preserve"> in plant–microbe interactions beyond root symbioses</w:t>
      </w:r>
      <w:r w:rsidR="00144D81" w:rsidRPr="004219CA">
        <w:rPr>
          <w:rFonts w:ascii="Times New Roman" w:hAnsi="Times New Roman" w:cs="Times New Roman"/>
          <w:kern w:val="0"/>
        </w:rPr>
        <w:t>,</w:t>
      </w:r>
      <w:r w:rsidR="00CE5D41" w:rsidRPr="004219CA">
        <w:rPr>
          <w:rFonts w:ascii="Times New Roman" w:hAnsi="Times New Roman" w:cs="Times New Roman"/>
          <w:kern w:val="0"/>
        </w:rPr>
        <w:t xml:space="preserve"> </w:t>
      </w:r>
      <w:r w:rsidR="00F95EAF" w:rsidRPr="004219CA">
        <w:rPr>
          <w:rFonts w:ascii="Times New Roman" w:hAnsi="Times New Roman" w:cs="Times New Roman"/>
          <w:kern w:val="0"/>
        </w:rPr>
        <w:t xml:space="preserve">which </w:t>
      </w:r>
      <w:r w:rsidR="00144D81" w:rsidRPr="004219CA">
        <w:rPr>
          <w:rFonts w:ascii="Times New Roman" w:hAnsi="Times New Roman" w:cs="Times New Roman"/>
          <w:kern w:val="0"/>
        </w:rPr>
        <w:t>require</w:t>
      </w:r>
      <w:r w:rsidR="00F95EAF" w:rsidRPr="004219CA">
        <w:rPr>
          <w:rFonts w:ascii="Times New Roman" w:hAnsi="Times New Roman" w:cs="Times New Roman"/>
          <w:kern w:val="0"/>
        </w:rPr>
        <w:t xml:space="preserve"> further exploration to address environmental challenges</w:t>
      </w:r>
      <w:r w:rsidR="00F4011F" w:rsidRPr="004219CA">
        <w:rPr>
          <w:rFonts w:ascii="Times New Roman" w:hAnsi="Times New Roman" w:cs="Times New Roman"/>
          <w:kern w:val="0"/>
        </w:rPr>
        <w:t xml:space="preserve"> regarding food security and productivity. </w:t>
      </w:r>
    </w:p>
    <w:p w14:paraId="76577E5D" w14:textId="77777777" w:rsidR="0034349C" w:rsidRPr="004219CA" w:rsidRDefault="0034349C"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t>Introduction</w:t>
      </w:r>
    </w:p>
    <w:p w14:paraId="76EE6AEF" w14:textId="77777777"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griculture</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relies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33894FA8" w14:textId="0757A733"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collectively referred to as the ‘root microbiome’</w:t>
      </w:r>
      <w:r w:rsidRPr="004219CA">
        <w:rPr>
          <w:rFonts w:ascii="Times New Roman" w:hAnsi="Times New Roman" w:cs="Times New Roman"/>
          <w:kern w:val="0"/>
          <w:vertAlign w:val="superscript"/>
        </w:rPr>
        <w:t>7</w:t>
      </w:r>
      <w:r w:rsidRPr="004219CA">
        <w:rPr>
          <w:rFonts w:ascii="Times New Roman" w:hAnsi="Times New Roman" w:cs="Times New Roman"/>
          <w:kern w:val="0"/>
        </w:rPr>
        <w:t xml:space="preserve">. Research has shown that the plant microbiome </w:t>
      </w:r>
      <w:r w:rsidR="003C569E" w:rsidRPr="004219CA">
        <w:rPr>
          <w:rFonts w:ascii="Times New Roman" w:hAnsi="Times New Roman" w:cs="Times New Roman"/>
          <w:kern w:val="0"/>
        </w:rPr>
        <w:t xml:space="preserve">plays a </w:t>
      </w:r>
      <w:r w:rsidR="0003588F" w:rsidRPr="004219CA">
        <w:rPr>
          <w:rFonts w:ascii="Times New Roman" w:hAnsi="Times New Roman" w:cs="Times New Roman"/>
          <w:kern w:val="0"/>
        </w:rPr>
        <w:t>vital</w:t>
      </w:r>
      <w:r w:rsidR="003C569E" w:rsidRPr="004219CA">
        <w:rPr>
          <w:rFonts w:ascii="Times New Roman" w:hAnsi="Times New Roman" w:cs="Times New Roman"/>
          <w:kern w:val="0"/>
        </w:rPr>
        <w:t xml:space="preserve"> role in</w:t>
      </w:r>
      <w:r w:rsidRPr="004219CA">
        <w:rPr>
          <w:rFonts w:ascii="Times New Roman" w:hAnsi="Times New Roman" w:cs="Times New Roman"/>
          <w:kern w:val="0"/>
        </w:rPr>
        <w:t xml:space="preserve"> plant health, </w:t>
      </w:r>
      <w:r w:rsidR="0003588F" w:rsidRPr="004219CA">
        <w:rPr>
          <w:rFonts w:ascii="Times New Roman" w:hAnsi="Times New Roman" w:cs="Times New Roman"/>
          <w:kern w:val="0"/>
        </w:rPr>
        <w:t>harbouring</w:t>
      </w:r>
      <w:r w:rsidRPr="004219CA">
        <w:rPr>
          <w:rFonts w:ascii="Times New Roman" w:hAnsi="Times New Roman" w:cs="Times New Roman"/>
          <w:kern w:val="0"/>
        </w:rPr>
        <w:t xml:space="preserve"> a diverse array of microbes with plant-growth promoting attributes.</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well-studied examples are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03588F" w:rsidRPr="004219CA">
        <w:rPr>
          <w:rFonts w:ascii="Times New Roman" w:hAnsi="Times New Roman" w:cs="Times New Roman"/>
          <w:kern w:val="0"/>
        </w:rPr>
        <w:t>, both of which are</w:t>
      </w:r>
      <w:r w:rsidRPr="004219CA">
        <w:rPr>
          <w:rFonts w:ascii="Times New Roman" w:hAnsi="Times New Roman" w:cs="Times New Roman"/>
          <w:kern w:val="0"/>
        </w:rPr>
        <w:t xml:space="preserve"> mutualistic </w:t>
      </w:r>
      <w:r w:rsidR="003C569E" w:rsidRPr="004219CA">
        <w:rPr>
          <w:rFonts w:ascii="Times New Roman" w:hAnsi="Times New Roman" w:cs="Times New Roman"/>
          <w:kern w:val="0"/>
        </w:rPr>
        <w:t>associations</w:t>
      </w:r>
      <w:r w:rsidRPr="004219CA">
        <w:rPr>
          <w:rFonts w:ascii="Times New Roman" w:hAnsi="Times New Roman" w:cs="Times New Roman"/>
          <w:kern w:val="0"/>
        </w:rPr>
        <w:t xml:space="preserve"> </w:t>
      </w:r>
      <w:r w:rsidR="0003588F" w:rsidRPr="004219CA">
        <w:rPr>
          <w:rFonts w:ascii="Times New Roman" w:hAnsi="Times New Roman" w:cs="Times New Roman"/>
          <w:kern w:val="0"/>
        </w:rPr>
        <w:t>where</w:t>
      </w:r>
      <w:r w:rsidRPr="004219CA">
        <w:rPr>
          <w:rFonts w:ascii="Times New Roman" w:hAnsi="Times New Roman" w:cs="Times New Roman"/>
          <w:kern w:val="0"/>
        </w:rPr>
        <w:t xml:space="preserve"> the plant </w:t>
      </w:r>
      <w:r w:rsidR="003C569E" w:rsidRPr="004219CA">
        <w:rPr>
          <w:rFonts w:ascii="Times New Roman" w:hAnsi="Times New Roman" w:cs="Times New Roman"/>
          <w:kern w:val="0"/>
        </w:rPr>
        <w:t>supplies</w:t>
      </w:r>
      <w:r w:rsidRPr="004219CA">
        <w:rPr>
          <w:rFonts w:ascii="Times New Roman" w:hAnsi="Times New Roman" w:cs="Times New Roman"/>
          <w:kern w:val="0"/>
        </w:rPr>
        <w:t xml:space="preserve"> microbes with</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in exchange for phosphorus or nitrogen, respectively</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AMS is </w:t>
      </w:r>
      <w:r w:rsidR="009F4450" w:rsidRPr="004219CA">
        <w:rPr>
          <w:rFonts w:ascii="Times New Roman" w:hAnsi="Times New Roman" w:cs="Times New Roman"/>
          <w:kern w:val="0"/>
        </w:rPr>
        <w:t>highly</w:t>
      </w:r>
      <w:r w:rsidRPr="004219CA">
        <w:rPr>
          <w:rFonts w:ascii="Times New Roman" w:hAnsi="Times New Roman" w:cs="Times New Roman"/>
          <w:kern w:val="0"/>
        </w:rPr>
        <w:t xml:space="preserve"> prevalent,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between </w:t>
      </w:r>
      <w:r w:rsidR="00E722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E722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E722C9" w:rsidRPr="004219CA">
        <w:rPr>
          <w:rFonts w:ascii="Times New Roman" w:hAnsi="Times New Roman" w:cs="Times New Roman"/>
          <w:kern w:val="0"/>
        </w:rPr>
        <w:t>f</w:t>
      </w:r>
      <w:r w:rsidRPr="004219CA">
        <w:rPr>
          <w:rFonts w:ascii="Times New Roman" w:hAnsi="Times New Roman" w:cs="Times New Roman"/>
          <w:kern w:val="0"/>
        </w:rPr>
        <w:t xml:space="preserve">ungi (AMF) of the phylum </w:t>
      </w:r>
      <w:proofErr w:type="spellStart"/>
      <w:r w:rsidRPr="004219CA">
        <w:rPr>
          <w:rFonts w:ascii="Times New Roman" w:hAnsi="Times New Roman" w:cs="Times New Roman"/>
          <w:kern w:val="0"/>
        </w:rPr>
        <w:t>Glomeromycota</w:t>
      </w:r>
      <w:proofErr w:type="spellEnd"/>
      <w:r w:rsidRPr="004219CA">
        <w:rPr>
          <w:rFonts w:ascii="Times New Roman" w:hAnsi="Times New Roman" w:cs="Times New Roman"/>
          <w:kern w:val="0"/>
        </w:rPr>
        <w:t xml:space="preserve"> and over 70% of land plants</w:t>
      </w:r>
      <w:r w:rsidRPr="004219CA">
        <w:rPr>
          <w:rFonts w:ascii="Times New Roman" w:hAnsi="Times New Roman" w:cs="Times New Roman"/>
          <w:kern w:val="0"/>
          <w:vertAlign w:val="superscript"/>
        </w:rPr>
        <w:t>10</w:t>
      </w:r>
      <w:r w:rsidRPr="004219CA">
        <w:rPr>
          <w:rFonts w:ascii="Times New Roman" w:hAnsi="Times New Roman" w:cs="Times New Roman"/>
          <w:kern w:val="0"/>
        </w:rPr>
        <w:t>.</w:t>
      </w:r>
      <w:r w:rsidR="0077405A" w:rsidRPr="004219CA">
        <w:rPr>
          <w:rFonts w:ascii="Times New Roman" w:hAnsi="Times New Roman" w:cs="Times New Roman"/>
          <w:kern w:val="0"/>
        </w:rPr>
        <w:t xml:space="preserve"> </w:t>
      </w:r>
      <w:r w:rsidRPr="004219CA">
        <w:rPr>
          <w:rFonts w:ascii="Times New Roman" w:hAnsi="Times New Roman" w:cs="Times New Roman"/>
          <w:kern w:val="0"/>
        </w:rPr>
        <w:t xml:space="preserve">During AMS, plants </w:t>
      </w:r>
      <w:r w:rsidR="003C569E" w:rsidRPr="004219CA">
        <w:rPr>
          <w:rFonts w:ascii="Times New Roman" w:hAnsi="Times New Roman" w:cs="Times New Roman"/>
          <w:kern w:val="0"/>
        </w:rPr>
        <w:t>exude</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strigolactones</w:t>
      </w:r>
      <w:proofErr w:type="spellEnd"/>
      <w:r w:rsidRPr="004219CA">
        <w:rPr>
          <w:rFonts w:ascii="Times New Roman" w:hAnsi="Times New Roman" w:cs="Times New Roman"/>
          <w:kern w:val="0"/>
        </w:rPr>
        <w:t xml:space="preserve"> into the soil</w:t>
      </w:r>
      <w:r w:rsidR="00EC06BE" w:rsidRPr="004219CA">
        <w:rPr>
          <w:rFonts w:ascii="Times New Roman" w:hAnsi="Times New Roman" w:cs="Times New Roman"/>
          <w:kern w:val="0"/>
        </w:rPr>
        <w:t>, which</w:t>
      </w:r>
      <w:r w:rsidRPr="004219CA">
        <w:rPr>
          <w:rFonts w:ascii="Times New Roman" w:hAnsi="Times New Roman" w:cs="Times New Roman"/>
          <w:kern w:val="0"/>
        </w:rPr>
        <w:t xml:space="preserve"> AMF </w:t>
      </w:r>
      <w:r w:rsidR="003C569E" w:rsidRPr="004219CA">
        <w:rPr>
          <w:rFonts w:ascii="Times New Roman" w:hAnsi="Times New Roman" w:cs="Times New Roman"/>
          <w:kern w:val="0"/>
        </w:rPr>
        <w:t xml:space="preserve">perceive and respond to by releasing </w:t>
      </w:r>
      <w:proofErr w:type="spellStart"/>
      <w:r w:rsidRPr="004219CA">
        <w:rPr>
          <w:rFonts w:ascii="Times New Roman" w:hAnsi="Times New Roman" w:cs="Times New Roman"/>
          <w:kern w:val="0"/>
        </w:rPr>
        <w:t>Myc</w:t>
      </w:r>
      <w:proofErr w:type="spellEnd"/>
      <w:r w:rsidRPr="004219CA">
        <w:rPr>
          <w:rFonts w:ascii="Times New Roman" w:hAnsi="Times New Roman" w:cs="Times New Roman"/>
          <w:kern w:val="0"/>
        </w:rPr>
        <w:t xml:space="preserve">-factors. </w:t>
      </w:r>
      <w:r w:rsidR="003C569E" w:rsidRPr="004219CA">
        <w:rPr>
          <w:rFonts w:ascii="Times New Roman" w:hAnsi="Times New Roman" w:cs="Times New Roman"/>
          <w:kern w:val="0"/>
        </w:rPr>
        <w:t>These signals</w:t>
      </w:r>
      <w:r w:rsidRPr="004219CA">
        <w:rPr>
          <w:rFonts w:ascii="Times New Roman" w:hAnsi="Times New Roman" w:cs="Times New Roman"/>
          <w:kern w:val="0"/>
        </w:rPr>
        <w:t xml:space="preserve"> are recognised by specialised plant receptors, </w:t>
      </w:r>
      <w:r w:rsidR="003C569E" w:rsidRPr="004219CA">
        <w:rPr>
          <w:rFonts w:ascii="Times New Roman" w:hAnsi="Times New Roman" w:cs="Times New Roman"/>
          <w:kern w:val="0"/>
        </w:rPr>
        <w:t>triggering</w:t>
      </w:r>
      <w:r w:rsidRPr="004219CA">
        <w:rPr>
          <w:rFonts w:ascii="Times New Roman" w:hAnsi="Times New Roman" w:cs="Times New Roman"/>
          <w:kern w:val="0"/>
        </w:rPr>
        <w:t xml:space="preserve"> calcium oscillations that activate downstream symbiosis signalling</w:t>
      </w:r>
      <w:ins w:id="35" w:author="Simona Radutoiu" w:date="2025-03-31T09:22:00Z" w16du:dateUtc="2025-03-31T07:22:00Z">
        <w:r w:rsidR="00B728C4">
          <w:rPr>
            <w:rFonts w:ascii="Times New Roman" w:hAnsi="Times New Roman" w:cs="Times New Roman"/>
            <w:kern w:val="0"/>
          </w:rPr>
          <w:t xml:space="preserve"> enabling </w:t>
        </w:r>
      </w:ins>
      <w:del w:id="36" w:author="Simona Radutoiu" w:date="2025-03-31T09:22:00Z" w16du:dateUtc="2025-03-31T07:22:00Z">
        <w:r w:rsidRPr="004219CA" w:rsidDel="00B728C4">
          <w:rPr>
            <w:rFonts w:ascii="Times New Roman" w:hAnsi="Times New Roman" w:cs="Times New Roman"/>
            <w:kern w:val="0"/>
          </w:rPr>
          <w:delText xml:space="preserve">. The plant </w:delText>
        </w:r>
        <w:r w:rsidR="003C569E" w:rsidRPr="004219CA" w:rsidDel="00B728C4">
          <w:rPr>
            <w:rFonts w:ascii="Times New Roman" w:hAnsi="Times New Roman" w:cs="Times New Roman"/>
            <w:kern w:val="0"/>
          </w:rPr>
          <w:delText xml:space="preserve">then </w:delText>
        </w:r>
        <w:r w:rsidRPr="004219CA" w:rsidDel="00B728C4">
          <w:rPr>
            <w:rFonts w:ascii="Times New Roman" w:hAnsi="Times New Roman" w:cs="Times New Roman"/>
            <w:kern w:val="0"/>
          </w:rPr>
          <w:delText xml:space="preserve">prepares an intracellular environment to accommodate </w:delText>
        </w:r>
      </w:del>
      <w:r w:rsidRPr="004219CA">
        <w:rPr>
          <w:rFonts w:ascii="Times New Roman" w:hAnsi="Times New Roman" w:cs="Times New Roman"/>
          <w:kern w:val="0"/>
        </w:rPr>
        <w:t>AMF</w:t>
      </w:r>
      <w:ins w:id="37" w:author="Simona Radutoiu" w:date="2025-03-31T09:22:00Z" w16du:dateUtc="2025-03-31T07:22:00Z">
        <w:r w:rsidR="00B728C4">
          <w:rPr>
            <w:rFonts w:ascii="Times New Roman" w:hAnsi="Times New Roman" w:cs="Times New Roman"/>
            <w:kern w:val="0"/>
          </w:rPr>
          <w:t xml:space="preserve"> to</w:t>
        </w:r>
      </w:ins>
      <w:del w:id="38" w:author="Simona Radutoiu" w:date="2025-03-31T09:22:00Z" w16du:dateUtc="2025-03-31T07:22:00Z">
        <w:r w:rsidR="008E3CE0" w:rsidRPr="004219CA" w:rsidDel="00B728C4">
          <w:rPr>
            <w:rFonts w:ascii="Times New Roman" w:hAnsi="Times New Roman" w:cs="Times New Roman"/>
            <w:kern w:val="0"/>
          </w:rPr>
          <w:delText>,</w:delText>
        </w:r>
        <w:r w:rsidRPr="004219CA" w:rsidDel="00B728C4">
          <w:rPr>
            <w:rFonts w:ascii="Times New Roman" w:hAnsi="Times New Roman" w:cs="Times New Roman"/>
            <w:kern w:val="0"/>
          </w:rPr>
          <w:delText xml:space="preserve"> </w:delText>
        </w:r>
        <w:r w:rsidR="0077405A" w:rsidRPr="004219CA" w:rsidDel="00B728C4">
          <w:rPr>
            <w:rFonts w:ascii="Times New Roman" w:hAnsi="Times New Roman" w:cs="Times New Roman"/>
            <w:kern w:val="0"/>
          </w:rPr>
          <w:delText>which</w:delText>
        </w:r>
      </w:del>
      <w:r w:rsidR="0077405A" w:rsidRPr="004219CA">
        <w:rPr>
          <w:rFonts w:ascii="Times New Roman" w:hAnsi="Times New Roman" w:cs="Times New Roman"/>
          <w:kern w:val="0"/>
        </w:rPr>
        <w:t xml:space="preserve"> </w:t>
      </w:r>
      <w:r w:rsidR="003C569E" w:rsidRPr="004219CA">
        <w:rPr>
          <w:rFonts w:ascii="Times New Roman" w:hAnsi="Times New Roman" w:cs="Times New Roman"/>
          <w:kern w:val="0"/>
        </w:rPr>
        <w:t>colonise</w:t>
      </w:r>
      <w:r w:rsidR="0077405A" w:rsidRPr="004219CA">
        <w:rPr>
          <w:rFonts w:ascii="Times New Roman" w:hAnsi="Times New Roman" w:cs="Times New Roman"/>
          <w:kern w:val="0"/>
        </w:rPr>
        <w:t xml:space="preserve"> the root cortex </w:t>
      </w:r>
      <w:r w:rsidRPr="004219CA">
        <w:rPr>
          <w:rFonts w:ascii="Times New Roman" w:hAnsi="Times New Roman" w:cs="Times New Roman"/>
          <w:kern w:val="0"/>
        </w:rPr>
        <w:t xml:space="preserve">and </w:t>
      </w:r>
      <w:r w:rsidR="00EC06BE" w:rsidRPr="004219CA">
        <w:rPr>
          <w:rFonts w:ascii="Times New Roman" w:hAnsi="Times New Roman" w:cs="Times New Roman"/>
          <w:kern w:val="0"/>
        </w:rPr>
        <w:t xml:space="preserve">form </w:t>
      </w:r>
      <w:r w:rsidRPr="004219CA">
        <w:rPr>
          <w:rFonts w:ascii="Times New Roman" w:hAnsi="Times New Roman" w:cs="Times New Roman"/>
          <w:kern w:val="0"/>
        </w:rPr>
        <w:t xml:space="preserve">highly branched </w:t>
      </w:r>
      <w:ins w:id="39" w:author="Simona Radutoiu" w:date="2025-03-31T09:23:00Z" w16du:dateUtc="2025-03-31T07:23:00Z">
        <w:r w:rsidR="00347694">
          <w:rPr>
            <w:rFonts w:ascii="Times New Roman" w:hAnsi="Times New Roman" w:cs="Times New Roman"/>
            <w:kern w:val="0"/>
          </w:rPr>
          <w:t xml:space="preserve">intracellular </w:t>
        </w:r>
      </w:ins>
      <w:r w:rsidRPr="004219CA">
        <w:rPr>
          <w:rFonts w:ascii="Times New Roman" w:hAnsi="Times New Roman" w:cs="Times New Roman"/>
          <w:kern w:val="0"/>
        </w:rPr>
        <w:t>feeding structures</w:t>
      </w:r>
      <w:r w:rsidR="00D17E46" w:rsidRPr="004219CA">
        <w:rPr>
          <w:rFonts w:ascii="Times New Roman" w:hAnsi="Times New Roman" w:cs="Times New Roman"/>
          <w:kern w:val="0"/>
        </w:rPr>
        <w:t xml:space="preserve"> </w:t>
      </w:r>
      <w:r w:rsidRPr="004219CA">
        <w:rPr>
          <w:rFonts w:ascii="Times New Roman" w:hAnsi="Times New Roman" w:cs="Times New Roman"/>
          <w:kern w:val="0"/>
        </w:rPr>
        <w:t xml:space="preserve">known as ‘arbuscules’. </w:t>
      </w:r>
      <w:r w:rsidR="003C569E" w:rsidRPr="004219CA">
        <w:rPr>
          <w:rFonts w:ascii="Times New Roman" w:hAnsi="Times New Roman" w:cs="Times New Roman"/>
          <w:kern w:val="0"/>
        </w:rPr>
        <w:t>These structures</w:t>
      </w:r>
      <w:r w:rsidRPr="004219CA">
        <w:rPr>
          <w:rFonts w:ascii="Times New Roman" w:hAnsi="Times New Roman" w:cs="Times New Roman"/>
          <w:kern w:val="0"/>
        </w:rPr>
        <w:t xml:space="preserve"> provide an extended surface area for nutrient exchange, where the plant </w:t>
      </w:r>
      <w:r w:rsidR="0003588F" w:rsidRPr="004219CA">
        <w:rPr>
          <w:rFonts w:ascii="Times New Roman" w:hAnsi="Times New Roman" w:cs="Times New Roman"/>
          <w:kern w:val="0"/>
        </w:rPr>
        <w:t>supplies</w:t>
      </w:r>
      <w:r w:rsidRPr="004219CA">
        <w:rPr>
          <w:rFonts w:ascii="Times New Roman" w:hAnsi="Times New Roman" w:cs="Times New Roman"/>
          <w:kern w:val="0"/>
        </w:rPr>
        <w:t xml:space="preserve"> carbon to the fungus in </w:t>
      </w:r>
      <w:r w:rsidR="003C569E" w:rsidRPr="004219CA">
        <w:rPr>
          <w:rFonts w:ascii="Times New Roman" w:hAnsi="Times New Roman" w:cs="Times New Roman"/>
          <w:kern w:val="0"/>
        </w:rPr>
        <w:t>return</w:t>
      </w:r>
      <w:r w:rsidRPr="004219CA">
        <w:rPr>
          <w:rFonts w:ascii="Times New Roman" w:hAnsi="Times New Roman" w:cs="Times New Roman"/>
          <w:kern w:val="0"/>
        </w:rPr>
        <w:t xml:space="preserve"> for </w:t>
      </w:r>
      <w:del w:id="40" w:author="Simona Radutoiu" w:date="2025-03-31T09:23:00Z" w16du:dateUtc="2025-03-31T07:23:00Z">
        <w:r w:rsidRPr="004219CA" w:rsidDel="00347694">
          <w:rPr>
            <w:rFonts w:ascii="Times New Roman" w:hAnsi="Times New Roman" w:cs="Times New Roman"/>
            <w:kern w:val="0"/>
          </w:rPr>
          <w:delText xml:space="preserve">limited </w:delText>
        </w:r>
      </w:del>
      <w:r w:rsidRPr="004219CA">
        <w:rPr>
          <w:rFonts w:ascii="Times New Roman" w:hAnsi="Times New Roman" w:cs="Times New Roman"/>
          <w:kern w:val="0"/>
        </w:rPr>
        <w:t xml:space="preserve">phosphorus </w:t>
      </w:r>
      <w:del w:id="41" w:author="Simona Radutoiu" w:date="2025-03-31T09:23:00Z" w16du:dateUtc="2025-03-31T07:23:00Z">
        <w:r w:rsidRPr="004219CA" w:rsidDel="00347694">
          <w:rPr>
            <w:rFonts w:ascii="Times New Roman" w:hAnsi="Times New Roman" w:cs="Times New Roman"/>
            <w:kern w:val="0"/>
          </w:rPr>
          <w:delText>sources</w:delText>
        </w:r>
      </w:del>
      <w:r w:rsidRPr="004219CA">
        <w:rPr>
          <w:rFonts w:ascii="Times New Roman" w:hAnsi="Times New Roman" w:cs="Times New Roman"/>
          <w:kern w:val="0"/>
          <w:vertAlign w:val="superscript"/>
        </w:rPr>
        <w:t>10,11</w:t>
      </w:r>
      <w:r w:rsidRPr="004219CA">
        <w:rPr>
          <w:rFonts w:ascii="Times New Roman" w:hAnsi="Times New Roman" w:cs="Times New Roman"/>
          <w:kern w:val="0"/>
        </w:rPr>
        <w:t xml:space="preserve">. </w:t>
      </w:r>
      <w:r w:rsidR="003C569E" w:rsidRPr="004219CA">
        <w:rPr>
          <w:rFonts w:ascii="Times New Roman" w:hAnsi="Times New Roman" w:cs="Times New Roman"/>
          <w:kern w:val="0"/>
        </w:rPr>
        <w:t xml:space="preserve">In contrast, </w:t>
      </w:r>
      <w:r w:rsidR="00421DEF">
        <w:rPr>
          <w:rFonts w:ascii="Times New Roman" w:hAnsi="Times New Roman" w:cs="Times New Roman"/>
          <w:kern w:val="0"/>
        </w:rPr>
        <w:t>SNF</w:t>
      </w:r>
      <w:r w:rsidRPr="004219CA">
        <w:rPr>
          <w:rFonts w:ascii="Times New Roman" w:hAnsi="Times New Roman" w:cs="Times New Roman"/>
          <w:kern w:val="0"/>
        </w:rPr>
        <w:t xml:space="preserve"> is </w:t>
      </w:r>
      <w:r w:rsidR="00421DEF">
        <w:rPr>
          <w:rFonts w:ascii="Times New Roman" w:hAnsi="Times New Roman" w:cs="Times New Roman"/>
          <w:kern w:val="0"/>
        </w:rPr>
        <w:t xml:space="preserve">far </w:t>
      </w:r>
      <w:r w:rsidRPr="004219CA">
        <w:rPr>
          <w:rFonts w:ascii="Times New Roman" w:hAnsi="Times New Roman" w:cs="Times New Roman"/>
          <w:kern w:val="0"/>
        </w:rPr>
        <w:t xml:space="preserve">less </w:t>
      </w:r>
      <w:r w:rsidR="003C569E" w:rsidRPr="004219CA">
        <w:rPr>
          <w:rFonts w:ascii="Times New Roman" w:hAnsi="Times New Roman" w:cs="Times New Roman"/>
          <w:kern w:val="0"/>
        </w:rPr>
        <w:t xml:space="preserve">widespread,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only in legumes</w:t>
      </w:r>
      <w:r w:rsidR="003A67C4" w:rsidRPr="004219CA">
        <w:rPr>
          <w:rFonts w:ascii="Times New Roman" w:hAnsi="Times New Roman" w:cs="Times New Roman"/>
          <w:kern w:val="0"/>
        </w:rPr>
        <w:t xml:space="preserve"> and the </w:t>
      </w:r>
      <w:r w:rsidR="00E0634C">
        <w:rPr>
          <w:rFonts w:ascii="Times New Roman" w:hAnsi="Times New Roman" w:cs="Times New Roman"/>
          <w:kern w:val="0"/>
        </w:rPr>
        <w:t>tree</w:t>
      </w:r>
      <w:r w:rsidR="003A67C4" w:rsidRPr="004219CA">
        <w:rPr>
          <w:rFonts w:ascii="Times New Roman" w:hAnsi="Times New Roman" w:cs="Times New Roman"/>
          <w:kern w:val="0"/>
        </w:rPr>
        <w:t xml:space="preserve"> </w:t>
      </w:r>
      <w:r w:rsidR="003A67C4" w:rsidRPr="004219CA">
        <w:rPr>
          <w:rFonts w:ascii="Times New Roman" w:hAnsi="Times New Roman" w:cs="Times New Roman"/>
          <w:i/>
          <w:iCs/>
          <w:kern w:val="0"/>
        </w:rPr>
        <w:t>Parasponia</w:t>
      </w:r>
      <w:r w:rsidRPr="004219CA">
        <w:rPr>
          <w:rFonts w:ascii="Times New Roman" w:hAnsi="Times New Roman" w:cs="Times New Roman"/>
          <w:kern w:val="0"/>
          <w:vertAlign w:val="superscript"/>
        </w:rPr>
        <w:t>12</w:t>
      </w:r>
      <w:r w:rsidR="003A67C4" w:rsidRPr="004219CA">
        <w:rPr>
          <w:rFonts w:ascii="Times New Roman" w:hAnsi="Times New Roman" w:cs="Times New Roman"/>
          <w:kern w:val="0"/>
          <w:vertAlign w:val="superscript"/>
        </w:rPr>
        <w:t>,153</w:t>
      </w:r>
      <w:r w:rsidRPr="004219CA">
        <w:rPr>
          <w:rFonts w:ascii="Times New Roman" w:hAnsi="Times New Roman" w:cs="Times New Roman"/>
          <w:kern w:val="0"/>
        </w:rPr>
        <w:t xml:space="preserve">. </w:t>
      </w:r>
      <w:del w:id="42" w:author="Simona Radutoiu" w:date="2025-03-31T09:24:00Z" w16du:dateUtc="2025-03-31T07:24:00Z">
        <w:r w:rsidR="003C569E" w:rsidRPr="004219CA" w:rsidDel="008A4962">
          <w:rPr>
            <w:rFonts w:ascii="Times New Roman" w:hAnsi="Times New Roman" w:cs="Times New Roman"/>
            <w:kern w:val="0"/>
          </w:rPr>
          <w:delText xml:space="preserve">Like AMS, </w:delText>
        </w:r>
        <w:r w:rsidR="00421DEF" w:rsidDel="008A4962">
          <w:rPr>
            <w:rFonts w:ascii="Times New Roman" w:hAnsi="Times New Roman" w:cs="Times New Roman"/>
            <w:kern w:val="0"/>
          </w:rPr>
          <w:delText>SNF</w:delText>
        </w:r>
        <w:r w:rsidR="003C569E" w:rsidRPr="004219CA" w:rsidDel="008A4962">
          <w:rPr>
            <w:rFonts w:ascii="Times New Roman" w:hAnsi="Times New Roman" w:cs="Times New Roman"/>
            <w:kern w:val="0"/>
          </w:rPr>
          <w:delText xml:space="preserve"> </w:delText>
        </w:r>
        <w:r w:rsidRPr="004219CA" w:rsidDel="008A4962">
          <w:rPr>
            <w:rFonts w:ascii="Times New Roman" w:hAnsi="Times New Roman" w:cs="Times New Roman"/>
            <w:kern w:val="0"/>
          </w:rPr>
          <w:delText xml:space="preserve">is initiated through bidirectional </w:delText>
        </w:r>
        <w:r w:rsidR="003C569E" w:rsidRPr="004219CA" w:rsidDel="008A4962">
          <w:rPr>
            <w:rFonts w:ascii="Times New Roman" w:hAnsi="Times New Roman" w:cs="Times New Roman"/>
            <w:kern w:val="0"/>
          </w:rPr>
          <w:delText>signalling</w:delText>
        </w:r>
        <w:r w:rsidRPr="004219CA" w:rsidDel="008A4962">
          <w:rPr>
            <w:rFonts w:ascii="Times New Roman" w:hAnsi="Times New Roman" w:cs="Times New Roman"/>
            <w:kern w:val="0"/>
          </w:rPr>
          <w:delText xml:space="preserve">. </w:delText>
        </w:r>
      </w:del>
      <w:r w:rsidRPr="004219CA">
        <w:rPr>
          <w:rFonts w:ascii="Times New Roman" w:hAnsi="Times New Roman" w:cs="Times New Roman"/>
          <w:kern w:val="0"/>
        </w:rPr>
        <w:t xml:space="preserve">Legumes release flavonoids that are </w:t>
      </w:r>
      <w:r w:rsidR="003C569E" w:rsidRPr="004219CA">
        <w:rPr>
          <w:rFonts w:ascii="Times New Roman" w:hAnsi="Times New Roman" w:cs="Times New Roman"/>
          <w:kern w:val="0"/>
        </w:rPr>
        <w:t>detected</w:t>
      </w:r>
      <w:r w:rsidRPr="004219CA">
        <w:rPr>
          <w:rFonts w:ascii="Times New Roman" w:hAnsi="Times New Roman" w:cs="Times New Roman"/>
          <w:kern w:val="0"/>
        </w:rPr>
        <w:t xml:space="preserve"> by nitrogen-fixing bacteria</w:t>
      </w:r>
      <w:ins w:id="43" w:author="Simona Radutoiu" w:date="2025-03-31T09:26:00Z" w16du:dateUtc="2025-03-31T07:26:00Z">
        <w:r w:rsidR="00A67F83">
          <w:rPr>
            <w:rFonts w:ascii="Times New Roman" w:hAnsi="Times New Roman" w:cs="Times New Roman"/>
            <w:kern w:val="0"/>
          </w:rPr>
          <w:t xml:space="preserve"> present in the soil</w:t>
        </w:r>
      </w:ins>
      <w:r w:rsidRPr="004219CA">
        <w:rPr>
          <w:rFonts w:ascii="Times New Roman" w:hAnsi="Times New Roman" w:cs="Times New Roman"/>
          <w:kern w:val="0"/>
        </w:rPr>
        <w:t xml:space="preserve">, which in </w:t>
      </w:r>
      <w:r w:rsidR="003C569E" w:rsidRPr="004219CA">
        <w:rPr>
          <w:rFonts w:ascii="Times New Roman" w:hAnsi="Times New Roman" w:cs="Times New Roman"/>
          <w:kern w:val="0"/>
        </w:rPr>
        <w:t>response</w:t>
      </w:r>
      <w:r w:rsidRPr="004219CA">
        <w:rPr>
          <w:rFonts w:ascii="Times New Roman" w:hAnsi="Times New Roman" w:cs="Times New Roman"/>
          <w:kern w:val="0"/>
        </w:rPr>
        <w:t xml:space="preserve"> </w:t>
      </w:r>
      <w:r w:rsidR="003C569E" w:rsidRPr="004219CA">
        <w:rPr>
          <w:rFonts w:ascii="Times New Roman" w:hAnsi="Times New Roman" w:cs="Times New Roman"/>
          <w:kern w:val="0"/>
        </w:rPr>
        <w:t>produce</w:t>
      </w:r>
      <w:r w:rsidRPr="004219CA">
        <w:rPr>
          <w:rFonts w:ascii="Times New Roman" w:hAnsi="Times New Roman" w:cs="Times New Roman"/>
          <w:kern w:val="0"/>
        </w:rPr>
        <w:t xml:space="preserve"> Nod-factors. These</w:t>
      </w:r>
      <w:r w:rsidR="003C569E" w:rsidRPr="004219CA">
        <w:rPr>
          <w:rFonts w:ascii="Times New Roman" w:hAnsi="Times New Roman" w:cs="Times New Roman"/>
          <w:kern w:val="0"/>
        </w:rPr>
        <w:t xml:space="preserve"> signals </w:t>
      </w:r>
      <w:r w:rsidRPr="004219CA">
        <w:rPr>
          <w:rFonts w:ascii="Times New Roman" w:hAnsi="Times New Roman" w:cs="Times New Roman"/>
          <w:kern w:val="0"/>
        </w:rPr>
        <w:t>are perceived by the plan</w:t>
      </w:r>
      <w:r w:rsidR="00EC06BE" w:rsidRPr="004219CA">
        <w:rPr>
          <w:rFonts w:ascii="Times New Roman" w:hAnsi="Times New Roman" w:cs="Times New Roman"/>
          <w:kern w:val="0"/>
        </w:rPr>
        <w:t>t</w:t>
      </w:r>
      <w:r w:rsidRPr="004219CA">
        <w:rPr>
          <w:rFonts w:ascii="Times New Roman" w:hAnsi="Times New Roman" w:cs="Times New Roman"/>
          <w:kern w:val="0"/>
        </w:rPr>
        <w:t xml:space="preserve">, </w:t>
      </w:r>
      <w:r w:rsidR="00C638C3" w:rsidRPr="004219CA">
        <w:rPr>
          <w:rFonts w:ascii="Times New Roman" w:hAnsi="Times New Roman" w:cs="Times New Roman"/>
          <w:kern w:val="0"/>
        </w:rPr>
        <w:t>triggering</w:t>
      </w:r>
      <w:r w:rsidRPr="004219CA">
        <w:rPr>
          <w:rFonts w:ascii="Times New Roman" w:hAnsi="Times New Roman" w:cs="Times New Roman"/>
          <w:kern w:val="0"/>
        </w:rPr>
        <w:t xml:space="preserve"> </w:t>
      </w:r>
      <w:del w:id="44" w:author="Simona Radutoiu" w:date="2025-03-31T09:26:00Z" w16du:dateUtc="2025-03-31T07:26:00Z">
        <w:r w:rsidRPr="004219CA" w:rsidDel="004C1710">
          <w:rPr>
            <w:rFonts w:ascii="Times New Roman" w:hAnsi="Times New Roman" w:cs="Times New Roman"/>
            <w:kern w:val="0"/>
          </w:rPr>
          <w:delText>calcium-oscillations that activate symbiosis genes</w:delText>
        </w:r>
        <w:r w:rsidR="00C638C3" w:rsidRPr="004219CA" w:rsidDel="004C1710">
          <w:rPr>
            <w:rFonts w:ascii="Times New Roman" w:hAnsi="Times New Roman" w:cs="Times New Roman"/>
            <w:kern w:val="0"/>
          </w:rPr>
          <w:delText>, as seen in AMS</w:delText>
        </w:r>
        <w:r w:rsidRPr="004219CA" w:rsidDel="004C1710">
          <w:rPr>
            <w:rFonts w:ascii="Times New Roman" w:hAnsi="Times New Roman" w:cs="Times New Roman"/>
            <w:kern w:val="0"/>
          </w:rPr>
          <w:delText xml:space="preserve">. </w:delText>
        </w:r>
        <w:r w:rsidR="0003588F" w:rsidRPr="004219CA" w:rsidDel="004C1710">
          <w:rPr>
            <w:rFonts w:ascii="Times New Roman" w:hAnsi="Times New Roman" w:cs="Times New Roman"/>
            <w:kern w:val="0"/>
          </w:rPr>
          <w:delText>However, in</w:delText>
        </w:r>
        <w:r w:rsidRPr="004219CA" w:rsidDel="004C1710">
          <w:rPr>
            <w:rFonts w:ascii="Times New Roman" w:hAnsi="Times New Roman" w:cs="Times New Roman"/>
            <w:kern w:val="0"/>
          </w:rPr>
          <w:delText xml:space="preserve"> </w:delText>
        </w:r>
        <w:r w:rsidR="00421DEF" w:rsidDel="004C1710">
          <w:rPr>
            <w:rFonts w:ascii="Times New Roman" w:hAnsi="Times New Roman" w:cs="Times New Roman"/>
            <w:kern w:val="0"/>
          </w:rPr>
          <w:delText>SNF</w:delText>
        </w:r>
        <w:r w:rsidRPr="004219CA" w:rsidDel="004C1710">
          <w:rPr>
            <w:rFonts w:ascii="Times New Roman" w:hAnsi="Times New Roman" w:cs="Times New Roman"/>
            <w:kern w:val="0"/>
          </w:rPr>
          <w:delText>, plants</w:delText>
        </w:r>
      </w:del>
      <w:ins w:id="45" w:author="Simona Radutoiu" w:date="2025-03-31T09:26:00Z" w16du:dateUtc="2025-03-31T07:26:00Z">
        <w:r w:rsidR="004C1710">
          <w:rPr>
            <w:rFonts w:ascii="Times New Roman" w:hAnsi="Times New Roman" w:cs="Times New Roman"/>
            <w:kern w:val="0"/>
          </w:rPr>
          <w:t>the</w:t>
        </w:r>
      </w:ins>
      <w:r w:rsidRPr="004219CA">
        <w:rPr>
          <w:rFonts w:ascii="Times New Roman" w:hAnsi="Times New Roman" w:cs="Times New Roman"/>
          <w:kern w:val="0"/>
        </w:rPr>
        <w:t xml:space="preserve"> </w:t>
      </w:r>
      <w:r w:rsidR="0003588F" w:rsidRPr="004219CA">
        <w:rPr>
          <w:rFonts w:ascii="Times New Roman" w:hAnsi="Times New Roman" w:cs="Times New Roman"/>
          <w:kern w:val="0"/>
        </w:rPr>
        <w:t>develop</w:t>
      </w:r>
      <w:ins w:id="46" w:author="Simona Radutoiu" w:date="2025-03-31T09:26:00Z" w16du:dateUtc="2025-03-31T07:26:00Z">
        <w:r w:rsidR="004C1710">
          <w:rPr>
            <w:rFonts w:ascii="Times New Roman" w:hAnsi="Times New Roman" w:cs="Times New Roman"/>
            <w:kern w:val="0"/>
          </w:rPr>
          <w:t>ment of</w:t>
        </w:r>
      </w:ins>
      <w:r w:rsidR="0003588F" w:rsidRPr="004219CA">
        <w:rPr>
          <w:rFonts w:ascii="Times New Roman" w:hAnsi="Times New Roman" w:cs="Times New Roman"/>
          <w:kern w:val="0"/>
        </w:rPr>
        <w:t xml:space="preserve"> specialised root-derived organ</w:t>
      </w:r>
      <w:del w:id="47" w:author="Simona Radutoiu" w:date="2025-03-31T09:26:00Z" w16du:dateUtc="2025-03-31T07:26:00Z">
        <w:r w:rsidR="0003588F" w:rsidRPr="004219CA" w:rsidDel="004C1710">
          <w:rPr>
            <w:rFonts w:ascii="Times New Roman" w:hAnsi="Times New Roman" w:cs="Times New Roman"/>
            <w:kern w:val="0"/>
          </w:rPr>
          <w:delText>elle</w:delText>
        </w:r>
      </w:del>
      <w:r w:rsidR="0003588F" w:rsidRPr="004219CA">
        <w:rPr>
          <w:rFonts w:ascii="Times New Roman" w:hAnsi="Times New Roman" w:cs="Times New Roman"/>
          <w:kern w:val="0"/>
        </w:rPr>
        <w:t>s</w:t>
      </w:r>
      <w:r w:rsidRPr="004219CA">
        <w:rPr>
          <w:rFonts w:ascii="Times New Roman" w:hAnsi="Times New Roman" w:cs="Times New Roman"/>
          <w:kern w:val="0"/>
        </w:rPr>
        <w:t xml:space="preserve"> called ‘nodules’, </w:t>
      </w:r>
      <w:ins w:id="48" w:author="Simona Radutoiu" w:date="2025-03-31T09:27:00Z" w16du:dateUtc="2025-03-31T07:27:00Z">
        <w:r w:rsidR="00116A3E">
          <w:rPr>
            <w:rFonts w:ascii="Times New Roman" w:hAnsi="Times New Roman" w:cs="Times New Roman"/>
            <w:kern w:val="0"/>
          </w:rPr>
          <w:t>inside of whic</w:t>
        </w:r>
      </w:ins>
      <w:ins w:id="49" w:author="Simona Radutoiu" w:date="2025-03-31T09:28:00Z" w16du:dateUtc="2025-03-31T07:28:00Z">
        <w:r w:rsidR="00116A3E">
          <w:rPr>
            <w:rFonts w:ascii="Times New Roman" w:hAnsi="Times New Roman" w:cs="Times New Roman"/>
            <w:kern w:val="0"/>
          </w:rPr>
          <w:t xml:space="preserve">h </w:t>
        </w:r>
      </w:ins>
      <w:del w:id="50" w:author="Simona Radutoiu" w:date="2025-03-31T09:27:00Z" w16du:dateUtc="2025-03-31T07:27:00Z">
        <w:r w:rsidR="00C638C3" w:rsidRPr="004219CA" w:rsidDel="00FC6D0B">
          <w:rPr>
            <w:rFonts w:ascii="Times New Roman" w:hAnsi="Times New Roman" w:cs="Times New Roman"/>
            <w:kern w:val="0"/>
          </w:rPr>
          <w:delText>which house</w:delText>
        </w:r>
      </w:del>
      <w:del w:id="51" w:author="Simona Radutoiu" w:date="2025-03-31T09:28:00Z" w16du:dateUtc="2025-03-31T07:28:00Z">
        <w:r w:rsidRPr="004219CA" w:rsidDel="00116A3E">
          <w:rPr>
            <w:rFonts w:ascii="Times New Roman" w:hAnsi="Times New Roman" w:cs="Times New Roman"/>
            <w:kern w:val="0"/>
          </w:rPr>
          <w:delText xml:space="preserve"> nitrogen-fixing </w:delText>
        </w:r>
      </w:del>
      <w:r w:rsidRPr="004219CA">
        <w:rPr>
          <w:rFonts w:ascii="Times New Roman" w:hAnsi="Times New Roman" w:cs="Times New Roman"/>
          <w:kern w:val="0"/>
        </w:rPr>
        <w:t xml:space="preserve">bacteria </w:t>
      </w:r>
      <w:ins w:id="52" w:author="Simona Radutoiu" w:date="2025-03-31T09:27:00Z" w16du:dateUtc="2025-03-31T07:27:00Z">
        <w:r w:rsidR="00FC6D0B">
          <w:rPr>
            <w:rFonts w:ascii="Times New Roman" w:hAnsi="Times New Roman" w:cs="Times New Roman"/>
            <w:kern w:val="0"/>
          </w:rPr>
          <w:t xml:space="preserve">is </w:t>
        </w:r>
      </w:ins>
      <w:ins w:id="53" w:author="Simona Radutoiu" w:date="2025-03-31T09:28:00Z" w16du:dateUtc="2025-03-31T07:28:00Z">
        <w:r w:rsidR="00116A3E">
          <w:rPr>
            <w:rFonts w:ascii="Times New Roman" w:hAnsi="Times New Roman" w:cs="Times New Roman"/>
            <w:kern w:val="0"/>
          </w:rPr>
          <w:t xml:space="preserve">endocytosed </w:t>
        </w:r>
        <w:r w:rsidR="006E2CBD">
          <w:rPr>
            <w:rFonts w:ascii="Times New Roman" w:hAnsi="Times New Roman" w:cs="Times New Roman"/>
            <w:kern w:val="0"/>
          </w:rPr>
          <w:t xml:space="preserve">and </w:t>
        </w:r>
      </w:ins>
      <w:ins w:id="54" w:author="Simona Radutoiu" w:date="2025-03-31T09:29:00Z" w16du:dateUtc="2025-03-31T07:29:00Z">
        <w:r w:rsidR="00C870E8">
          <w:rPr>
            <w:rFonts w:ascii="Times New Roman" w:hAnsi="Times New Roman" w:cs="Times New Roman"/>
            <w:kern w:val="0"/>
          </w:rPr>
          <w:t xml:space="preserve">their </w:t>
        </w:r>
      </w:ins>
      <w:ins w:id="55" w:author="Simona Radutoiu" w:date="2025-03-31T09:28:00Z" w16du:dateUtc="2025-03-31T07:28:00Z">
        <w:r w:rsidR="00260275">
          <w:rPr>
            <w:rFonts w:ascii="Times New Roman" w:hAnsi="Times New Roman" w:cs="Times New Roman"/>
            <w:kern w:val="0"/>
          </w:rPr>
          <w:t>nitrogen fix</w:t>
        </w:r>
      </w:ins>
      <w:ins w:id="56" w:author="Simona Radutoiu" w:date="2025-03-31T09:29:00Z" w16du:dateUtc="2025-03-31T07:29:00Z">
        <w:r w:rsidR="00260275">
          <w:rPr>
            <w:rFonts w:ascii="Times New Roman" w:hAnsi="Times New Roman" w:cs="Times New Roman"/>
            <w:kern w:val="0"/>
          </w:rPr>
          <w:t xml:space="preserve">ation is facilitated by </w:t>
        </w:r>
        <w:r w:rsidR="00C870E8">
          <w:rPr>
            <w:rFonts w:ascii="Times New Roman" w:hAnsi="Times New Roman" w:cs="Times New Roman"/>
            <w:kern w:val="0"/>
          </w:rPr>
          <w:t xml:space="preserve">the </w:t>
        </w:r>
      </w:ins>
      <w:del w:id="57" w:author="Simona Radutoiu" w:date="2025-03-31T09:29:00Z" w16du:dateUtc="2025-03-31T07:29:00Z">
        <w:r w:rsidR="00C638C3" w:rsidRPr="004219CA" w:rsidDel="00260275">
          <w:rPr>
            <w:rFonts w:ascii="Times New Roman" w:hAnsi="Times New Roman" w:cs="Times New Roman"/>
            <w:kern w:val="0"/>
          </w:rPr>
          <w:delText xml:space="preserve">in a controlled environment for </w:delText>
        </w:r>
        <w:r w:rsidRPr="004219CA" w:rsidDel="00260275">
          <w:rPr>
            <w:rFonts w:ascii="Times New Roman" w:hAnsi="Times New Roman" w:cs="Times New Roman"/>
            <w:kern w:val="0"/>
          </w:rPr>
          <w:delText>nutrient exchange. In</w:delText>
        </w:r>
        <w:r w:rsidR="00C638C3" w:rsidRPr="004219CA" w:rsidDel="00260275">
          <w:rPr>
            <w:rFonts w:ascii="Times New Roman" w:hAnsi="Times New Roman" w:cs="Times New Roman"/>
            <w:kern w:val="0"/>
          </w:rPr>
          <w:delText>side</w:delText>
        </w:r>
        <w:r w:rsidRPr="004219CA" w:rsidDel="00260275">
          <w:rPr>
            <w:rFonts w:ascii="Times New Roman" w:hAnsi="Times New Roman" w:cs="Times New Roman"/>
            <w:kern w:val="0"/>
          </w:rPr>
          <w:delText xml:space="preserve"> nodules, plants </w:delText>
        </w:r>
        <w:r w:rsidR="00C638C3" w:rsidRPr="004219CA" w:rsidDel="00260275">
          <w:rPr>
            <w:rFonts w:ascii="Times New Roman" w:hAnsi="Times New Roman" w:cs="Times New Roman"/>
            <w:kern w:val="0"/>
          </w:rPr>
          <w:delText>supply</w:delText>
        </w:r>
        <w:r w:rsidRPr="004219CA" w:rsidDel="00260275">
          <w:rPr>
            <w:rFonts w:ascii="Times New Roman" w:hAnsi="Times New Roman" w:cs="Times New Roman"/>
            <w:kern w:val="0"/>
          </w:rPr>
          <w:delText xml:space="preserve"> bacteria with</w:delText>
        </w:r>
      </w:del>
      <w:ins w:id="58" w:author="Simona Radutoiu" w:date="2025-03-31T09:29:00Z" w16du:dateUtc="2025-03-31T07:29:00Z">
        <w:r w:rsidR="00260275">
          <w:rPr>
            <w:rFonts w:ascii="Times New Roman" w:hAnsi="Times New Roman" w:cs="Times New Roman"/>
            <w:kern w:val="0"/>
          </w:rPr>
          <w:t xml:space="preserve">host </w:t>
        </w:r>
        <w:proofErr w:type="spellStart"/>
        <w:r w:rsidR="00260275">
          <w:rPr>
            <w:rFonts w:ascii="Times New Roman" w:hAnsi="Times New Roman" w:cs="Times New Roman"/>
            <w:kern w:val="0"/>
          </w:rPr>
          <w:t>supply</w:t>
        </w:r>
        <w:r w:rsidR="00C870E8">
          <w:rPr>
            <w:rFonts w:ascii="Times New Roman" w:hAnsi="Times New Roman" w:cs="Times New Roman"/>
            <w:kern w:val="0"/>
          </w:rPr>
          <w:t>ed</w:t>
        </w:r>
        <w:proofErr w:type="spellEnd"/>
        <w:r w:rsidR="00260275">
          <w:rPr>
            <w:rFonts w:ascii="Times New Roman" w:hAnsi="Times New Roman" w:cs="Times New Roman"/>
            <w:kern w:val="0"/>
          </w:rPr>
          <w:t xml:space="preserve"> </w:t>
        </w:r>
        <w:r w:rsidR="00C870E8">
          <w:rPr>
            <w:rFonts w:ascii="Times New Roman" w:hAnsi="Times New Roman" w:cs="Times New Roman"/>
            <w:kern w:val="0"/>
          </w:rPr>
          <w:t xml:space="preserve">sugars and </w:t>
        </w:r>
      </w:ins>
      <w:ins w:id="59" w:author="Simona Radutoiu" w:date="2025-03-31T09:30:00Z" w16du:dateUtc="2025-03-31T07:30:00Z">
        <w:r w:rsidR="00C870E8">
          <w:rPr>
            <w:rFonts w:ascii="Times New Roman" w:hAnsi="Times New Roman" w:cs="Times New Roman"/>
            <w:kern w:val="0"/>
          </w:rPr>
          <w:t xml:space="preserve">well </w:t>
        </w:r>
        <w:r w:rsidR="00C870E8">
          <w:rPr>
            <w:rFonts w:ascii="Times New Roman" w:hAnsi="Times New Roman" w:cs="Times New Roman"/>
            <w:kern w:val="0"/>
          </w:rPr>
          <w:lastRenderedPageBreak/>
          <w:t xml:space="preserve">controlled </w:t>
        </w:r>
        <w:r w:rsidR="00F64562">
          <w:rPr>
            <w:rFonts w:ascii="Times New Roman" w:hAnsi="Times New Roman" w:cs="Times New Roman"/>
            <w:kern w:val="0"/>
          </w:rPr>
          <w:t xml:space="preserve">levels of oxygen via </w:t>
        </w:r>
        <w:proofErr w:type="spellStart"/>
        <w:r w:rsidR="00F64562">
          <w:rPr>
            <w:rFonts w:ascii="Times New Roman" w:hAnsi="Times New Roman" w:cs="Times New Roman"/>
            <w:kern w:val="0"/>
          </w:rPr>
          <w:t>leghemeblobin’s</w:t>
        </w:r>
        <w:proofErr w:type="spellEnd"/>
        <w:r w:rsidR="00F64562">
          <w:rPr>
            <w:rFonts w:ascii="Times New Roman" w:hAnsi="Times New Roman" w:cs="Times New Roman"/>
            <w:kern w:val="0"/>
          </w:rPr>
          <w:t xml:space="preserve"> activity</w:t>
        </w:r>
      </w:ins>
      <w:del w:id="60" w:author="Simona Radutoiu" w:date="2025-03-31T09:29:00Z" w16du:dateUtc="2025-03-31T07:29:00Z">
        <w:r w:rsidRPr="004219CA" w:rsidDel="00C870E8">
          <w:rPr>
            <w:rFonts w:ascii="Times New Roman" w:hAnsi="Times New Roman" w:cs="Times New Roman"/>
            <w:kern w:val="0"/>
          </w:rPr>
          <w:delText xml:space="preserve"> carbon</w:delText>
        </w:r>
      </w:del>
      <w:del w:id="61" w:author="Simona Radutoiu" w:date="2025-03-31T09:30:00Z" w16du:dateUtc="2025-03-31T07:30:00Z">
        <w:r w:rsidRPr="004219CA" w:rsidDel="00F64562">
          <w:rPr>
            <w:rFonts w:ascii="Times New Roman" w:hAnsi="Times New Roman" w:cs="Times New Roman"/>
            <w:kern w:val="0"/>
          </w:rPr>
          <w:delText xml:space="preserve">, </w:delText>
        </w:r>
        <w:r w:rsidR="00C638C3" w:rsidRPr="004219CA" w:rsidDel="00F64562">
          <w:rPr>
            <w:rFonts w:ascii="Times New Roman" w:hAnsi="Times New Roman" w:cs="Times New Roman"/>
            <w:kern w:val="0"/>
          </w:rPr>
          <w:delText>while</w:delText>
        </w:r>
        <w:r w:rsidRPr="004219CA" w:rsidDel="00F64562">
          <w:rPr>
            <w:rFonts w:ascii="Times New Roman" w:hAnsi="Times New Roman" w:cs="Times New Roman"/>
            <w:kern w:val="0"/>
          </w:rPr>
          <w:delText xml:space="preserve"> bacteria </w:delText>
        </w:r>
        <w:r w:rsidR="0003588F" w:rsidRPr="004219CA" w:rsidDel="00F64562">
          <w:rPr>
            <w:rFonts w:ascii="Times New Roman" w:hAnsi="Times New Roman" w:cs="Times New Roman"/>
            <w:kern w:val="0"/>
          </w:rPr>
          <w:delText>convert</w:delText>
        </w:r>
        <w:r w:rsidRPr="004219CA" w:rsidDel="00F64562">
          <w:rPr>
            <w:rFonts w:ascii="Times New Roman" w:hAnsi="Times New Roman" w:cs="Times New Roman"/>
            <w:kern w:val="0"/>
          </w:rPr>
          <w:delText xml:space="preserve"> atmospheric nitrogen (N</w:delText>
        </w:r>
        <w:r w:rsidRPr="004219CA" w:rsidDel="00F64562">
          <w:rPr>
            <w:rFonts w:ascii="Times New Roman" w:hAnsi="Times New Roman" w:cs="Times New Roman"/>
            <w:kern w:val="0"/>
            <w:vertAlign w:val="subscript"/>
          </w:rPr>
          <w:delText>2</w:delText>
        </w:r>
        <w:r w:rsidRPr="004219CA" w:rsidDel="00F64562">
          <w:rPr>
            <w:rFonts w:ascii="Times New Roman" w:hAnsi="Times New Roman" w:cs="Times New Roman"/>
            <w:kern w:val="0"/>
          </w:rPr>
          <w:delText xml:space="preserve">) </w:delText>
        </w:r>
        <w:r w:rsidR="00C638C3" w:rsidRPr="004219CA" w:rsidDel="00F64562">
          <w:rPr>
            <w:rFonts w:ascii="Times New Roman" w:hAnsi="Times New Roman" w:cs="Times New Roman"/>
            <w:kern w:val="0"/>
          </w:rPr>
          <w:delText>into</w:delText>
        </w:r>
        <w:r w:rsidRPr="004219CA" w:rsidDel="00F64562">
          <w:rPr>
            <w:rFonts w:ascii="Times New Roman" w:hAnsi="Times New Roman" w:cs="Times New Roman"/>
            <w:kern w:val="0"/>
          </w:rPr>
          <w:delText xml:space="preserve"> ammonia (NH</w:delText>
        </w:r>
        <w:r w:rsidRPr="004219CA" w:rsidDel="00F64562">
          <w:rPr>
            <w:rFonts w:ascii="Times New Roman" w:hAnsi="Times New Roman" w:cs="Times New Roman"/>
            <w:kern w:val="0"/>
            <w:vertAlign w:val="subscript"/>
          </w:rPr>
          <w:delText>3</w:delText>
        </w:r>
        <w:r w:rsidRPr="004219CA" w:rsidDel="00F64562">
          <w:rPr>
            <w:rFonts w:ascii="Times New Roman" w:hAnsi="Times New Roman" w:cs="Times New Roman"/>
            <w:kern w:val="0"/>
          </w:rPr>
          <w:delText xml:space="preserve">), which </w:delText>
        </w:r>
        <w:r w:rsidR="00C638C3" w:rsidRPr="004219CA" w:rsidDel="00F64562">
          <w:rPr>
            <w:rFonts w:ascii="Times New Roman" w:hAnsi="Times New Roman" w:cs="Times New Roman"/>
            <w:kern w:val="0"/>
          </w:rPr>
          <w:delText xml:space="preserve">the plant can directly </w:delText>
        </w:r>
        <w:r w:rsidR="0003588F" w:rsidRPr="004219CA" w:rsidDel="00F64562">
          <w:rPr>
            <w:rFonts w:ascii="Times New Roman" w:hAnsi="Times New Roman" w:cs="Times New Roman"/>
            <w:kern w:val="0"/>
          </w:rPr>
          <w:delText>assimilate</w:delText>
        </w:r>
      </w:del>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w:t>
      </w:r>
      <w:del w:id="62" w:author="Simona Radutoiu" w:date="2025-03-31T09:31:00Z" w16du:dateUtc="2025-03-31T07:31:00Z">
        <w:r w:rsidRPr="004219CA" w:rsidDel="00A24C5F">
          <w:rPr>
            <w:rFonts w:ascii="Times New Roman" w:hAnsi="Times New Roman" w:cs="Times New Roman"/>
            <w:kern w:val="0"/>
          </w:rPr>
          <w:delText xml:space="preserve">Together, </w:delText>
        </w:r>
      </w:del>
      <w:r w:rsidR="00421DEF">
        <w:rPr>
          <w:rFonts w:ascii="Times New Roman" w:hAnsi="Times New Roman" w:cs="Times New Roman"/>
          <w:kern w:val="0"/>
        </w:rPr>
        <w:t>SNF</w:t>
      </w:r>
      <w:r w:rsidRPr="004219CA">
        <w:rPr>
          <w:rFonts w:ascii="Times New Roman" w:hAnsi="Times New Roman" w:cs="Times New Roman"/>
          <w:kern w:val="0"/>
        </w:rPr>
        <w:t xml:space="preserve"> and AMS are </w:t>
      </w:r>
      <w:r w:rsidR="00C638C3" w:rsidRPr="004219CA">
        <w:rPr>
          <w:rFonts w:ascii="Times New Roman" w:hAnsi="Times New Roman" w:cs="Times New Roman"/>
          <w:kern w:val="0"/>
        </w:rPr>
        <w:t>essential</w:t>
      </w:r>
      <w:r w:rsidRPr="004219CA">
        <w:rPr>
          <w:rFonts w:ascii="Times New Roman" w:hAnsi="Times New Roman" w:cs="Times New Roman"/>
          <w:kern w:val="0"/>
        </w:rPr>
        <w:t xml:space="preserve"> strategies </w:t>
      </w:r>
      <w:r w:rsidR="0003588F" w:rsidRPr="004219CA">
        <w:rPr>
          <w:rFonts w:ascii="Times New Roman" w:hAnsi="Times New Roman" w:cs="Times New Roman"/>
          <w:kern w:val="0"/>
        </w:rPr>
        <w:t>enabling</w:t>
      </w:r>
      <w:r w:rsidR="00C638C3" w:rsidRPr="004219CA">
        <w:rPr>
          <w:rFonts w:ascii="Times New Roman" w:hAnsi="Times New Roman" w:cs="Times New Roman"/>
          <w:kern w:val="0"/>
        </w:rPr>
        <w:t xml:space="preserve"> </w:t>
      </w:r>
      <w:r w:rsidRPr="004219CA">
        <w:rPr>
          <w:rFonts w:ascii="Times New Roman" w:hAnsi="Times New Roman" w:cs="Times New Roman"/>
          <w:kern w:val="0"/>
        </w:rPr>
        <w:t xml:space="preserve">plants to </w:t>
      </w:r>
      <w:r w:rsidR="0003588F" w:rsidRPr="004219CA">
        <w:rPr>
          <w:rFonts w:ascii="Times New Roman" w:hAnsi="Times New Roman" w:cs="Times New Roman"/>
          <w:kern w:val="0"/>
        </w:rPr>
        <w:t>acquire</w:t>
      </w:r>
      <w:r w:rsidRPr="004219CA">
        <w:rPr>
          <w:rFonts w:ascii="Times New Roman" w:hAnsi="Times New Roman" w:cs="Times New Roman"/>
          <w:kern w:val="0"/>
        </w:rPr>
        <w:t xml:space="preserve"> </w:t>
      </w:r>
      <w:del w:id="63" w:author="Simona Radutoiu" w:date="2025-03-31T09:31:00Z" w16du:dateUtc="2025-03-31T07:31:00Z">
        <w:r w:rsidRPr="004219CA" w:rsidDel="00A24C5F">
          <w:rPr>
            <w:rFonts w:ascii="Times New Roman" w:hAnsi="Times New Roman" w:cs="Times New Roman"/>
            <w:kern w:val="0"/>
          </w:rPr>
          <w:delText xml:space="preserve">limited </w:delText>
        </w:r>
      </w:del>
      <w:r w:rsidRPr="004219CA">
        <w:rPr>
          <w:rFonts w:ascii="Times New Roman" w:hAnsi="Times New Roman" w:cs="Times New Roman"/>
          <w:kern w:val="0"/>
        </w:rPr>
        <w:t xml:space="preserve">nutrients </w:t>
      </w:r>
      <w:ins w:id="64" w:author="Simona Radutoiu" w:date="2025-03-31T09:32:00Z" w16du:dateUtc="2025-03-31T07:32:00Z">
        <w:r w:rsidR="00A24C5F">
          <w:rPr>
            <w:rFonts w:ascii="Times New Roman" w:hAnsi="Times New Roman" w:cs="Times New Roman"/>
            <w:kern w:val="0"/>
          </w:rPr>
          <w:t xml:space="preserve">that are </w:t>
        </w:r>
      </w:ins>
      <w:r w:rsidR="00C638C3" w:rsidRPr="004219CA">
        <w:rPr>
          <w:rFonts w:ascii="Times New Roman" w:hAnsi="Times New Roman" w:cs="Times New Roman"/>
          <w:kern w:val="0"/>
        </w:rPr>
        <w:t>crucial</w:t>
      </w:r>
      <w:r w:rsidRPr="004219CA">
        <w:rPr>
          <w:rFonts w:ascii="Times New Roman" w:hAnsi="Times New Roman" w:cs="Times New Roman"/>
          <w:kern w:val="0"/>
        </w:rPr>
        <w:t xml:space="preserve"> for </w:t>
      </w:r>
      <w:ins w:id="65" w:author="Simona Radutoiu" w:date="2025-03-31T09:32:00Z" w16du:dateUtc="2025-03-31T07:32:00Z">
        <w:r w:rsidR="00A24C5F">
          <w:rPr>
            <w:rFonts w:ascii="Times New Roman" w:hAnsi="Times New Roman" w:cs="Times New Roman"/>
            <w:kern w:val="0"/>
          </w:rPr>
          <w:t xml:space="preserve">their </w:t>
        </w:r>
      </w:ins>
      <w:r w:rsidRPr="004219CA">
        <w:rPr>
          <w:rFonts w:ascii="Times New Roman" w:hAnsi="Times New Roman" w:cs="Times New Roman"/>
          <w:kern w:val="0"/>
        </w:rPr>
        <w:t>growth and reproduction.</w:t>
      </w:r>
    </w:p>
    <w:p w14:paraId="35C1AB09" w14:textId="025E1E6F"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oth symbioses are controlled by a shared genetic pathway</w:t>
      </w:r>
      <w:r w:rsidR="0003588F" w:rsidRPr="004219CA">
        <w:rPr>
          <w:rFonts w:ascii="Times New Roman" w:hAnsi="Times New Roman" w:cs="Times New Roman"/>
          <w:kern w:val="0"/>
        </w:rPr>
        <w:t>,</w:t>
      </w:r>
      <w:r w:rsidR="003B19A5" w:rsidRPr="004219CA">
        <w:rPr>
          <w:rFonts w:ascii="Times New Roman" w:hAnsi="Times New Roman" w:cs="Times New Roman"/>
          <w:kern w:val="0"/>
        </w:rPr>
        <w:t xml:space="preserve">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that is conserved across 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del w:id="66" w:author="Simona Radutoiu" w:date="2025-03-31T09:33:00Z" w16du:dateUtc="2025-03-31T07:33:00Z">
        <w:r w:rsidR="003B19A5" w:rsidRPr="004219CA" w:rsidDel="00C47399">
          <w:rPr>
            <w:rFonts w:ascii="Times New Roman" w:hAnsi="Times New Roman" w:cs="Times New Roman"/>
            <w:kern w:val="0"/>
          </w:rPr>
          <w:delText xml:space="preserve">The CSSP is </w:delText>
        </w:r>
        <w:r w:rsidRPr="004219CA" w:rsidDel="00C47399">
          <w:rPr>
            <w:rFonts w:ascii="Times New Roman" w:hAnsi="Times New Roman" w:cs="Times New Roman"/>
            <w:kern w:val="0"/>
          </w:rPr>
          <w:delText>fundamental</w:delText>
        </w:r>
        <w:r w:rsidR="003B19A5" w:rsidRPr="004219CA" w:rsidDel="00C47399">
          <w:rPr>
            <w:rFonts w:ascii="Times New Roman" w:hAnsi="Times New Roman" w:cs="Times New Roman"/>
            <w:kern w:val="0"/>
          </w:rPr>
          <w:delText xml:space="preserve"> to both symbioses </w:delText>
        </w:r>
      </w:del>
      <w:del w:id="67" w:author="Simona Radutoiu" w:date="2025-03-31T09:32:00Z" w16du:dateUtc="2025-03-31T07:32:00Z">
        <w:r w:rsidR="003B19A5" w:rsidRPr="004219CA" w:rsidDel="00911DDC">
          <w:rPr>
            <w:rFonts w:ascii="Times New Roman" w:hAnsi="Times New Roman" w:cs="Times New Roman"/>
            <w:kern w:val="0"/>
          </w:rPr>
          <w:delText xml:space="preserve">and is </w:delText>
        </w:r>
        <w:r w:rsidR="00421DEF" w:rsidDel="00911DDC">
          <w:rPr>
            <w:rFonts w:ascii="Times New Roman" w:hAnsi="Times New Roman" w:cs="Times New Roman"/>
            <w:kern w:val="0"/>
          </w:rPr>
          <w:delText>present</w:delText>
        </w:r>
        <w:r w:rsidR="003B19A5" w:rsidRPr="004219CA" w:rsidDel="00911DDC">
          <w:rPr>
            <w:rFonts w:ascii="Times New Roman" w:hAnsi="Times New Roman" w:cs="Times New Roman"/>
            <w:kern w:val="0"/>
          </w:rPr>
          <w:delText xml:space="preserve"> not only </w:delText>
        </w:r>
      </w:del>
      <w:del w:id="68" w:author="Simona Radutoiu" w:date="2025-03-31T09:33:00Z" w16du:dateUtc="2025-03-31T07:33:00Z">
        <w:r w:rsidR="003B19A5" w:rsidRPr="004219CA" w:rsidDel="00C47399">
          <w:rPr>
            <w:rFonts w:ascii="Times New Roman" w:hAnsi="Times New Roman" w:cs="Times New Roman"/>
            <w:kern w:val="0"/>
          </w:rPr>
          <w:delText>in legumes</w:delText>
        </w:r>
        <w:r w:rsidRPr="004219CA" w:rsidDel="00C47399">
          <w:rPr>
            <w:rFonts w:ascii="Times New Roman" w:hAnsi="Times New Roman" w:cs="Times New Roman"/>
            <w:kern w:val="0"/>
          </w:rPr>
          <w:delText>, which</w:delText>
        </w:r>
        <w:r w:rsidR="003B19A5" w:rsidRPr="004219CA" w:rsidDel="00C47399">
          <w:rPr>
            <w:rFonts w:ascii="Times New Roman" w:hAnsi="Times New Roman" w:cs="Times New Roman"/>
            <w:kern w:val="0"/>
          </w:rPr>
          <w:delText xml:space="preserve"> facilitate both </w:delText>
        </w:r>
        <w:r w:rsidR="00882A7A" w:rsidDel="00C47399">
          <w:rPr>
            <w:rFonts w:ascii="Times New Roman" w:hAnsi="Times New Roman" w:cs="Times New Roman"/>
            <w:kern w:val="0"/>
          </w:rPr>
          <w:delText>SNF</w:delText>
        </w:r>
        <w:r w:rsidR="003B19A5" w:rsidRPr="004219CA" w:rsidDel="00C47399">
          <w:rPr>
            <w:rFonts w:ascii="Times New Roman" w:hAnsi="Times New Roman" w:cs="Times New Roman"/>
            <w:kern w:val="0"/>
          </w:rPr>
          <w:delText xml:space="preserve"> and AMS</w:delText>
        </w:r>
        <w:r w:rsidRPr="004219CA" w:rsidDel="00C47399">
          <w:rPr>
            <w:rFonts w:ascii="Times New Roman" w:hAnsi="Times New Roman" w:cs="Times New Roman"/>
            <w:kern w:val="0"/>
          </w:rPr>
          <w:delText>,</w:delText>
        </w:r>
        <w:r w:rsidR="003B19A5" w:rsidRPr="004219CA" w:rsidDel="00C47399">
          <w:rPr>
            <w:rFonts w:ascii="Times New Roman" w:hAnsi="Times New Roman" w:cs="Times New Roman"/>
            <w:kern w:val="0"/>
          </w:rPr>
          <w:delText xml:space="preserve"> but also in cereals</w:delText>
        </w:r>
        <w:r w:rsidRPr="004219CA" w:rsidDel="00C47399">
          <w:rPr>
            <w:rFonts w:ascii="Times New Roman" w:hAnsi="Times New Roman" w:cs="Times New Roman"/>
            <w:kern w:val="0"/>
          </w:rPr>
          <w:delText xml:space="preserve">, which </w:delText>
        </w:r>
        <w:r w:rsidR="003B19A5" w:rsidRPr="004219CA" w:rsidDel="00C47399">
          <w:rPr>
            <w:rFonts w:ascii="Times New Roman" w:hAnsi="Times New Roman" w:cs="Times New Roman"/>
            <w:kern w:val="0"/>
          </w:rPr>
          <w:delText xml:space="preserve">establish </w:delText>
        </w:r>
        <w:r w:rsidRPr="004219CA" w:rsidDel="00C47399">
          <w:rPr>
            <w:rFonts w:ascii="Times New Roman" w:hAnsi="Times New Roman" w:cs="Times New Roman"/>
            <w:kern w:val="0"/>
          </w:rPr>
          <w:delText xml:space="preserve">only </w:delText>
        </w:r>
        <w:r w:rsidR="003B19A5" w:rsidRPr="004219CA" w:rsidDel="00C47399">
          <w:rPr>
            <w:rFonts w:ascii="Times New Roman" w:hAnsi="Times New Roman" w:cs="Times New Roman"/>
            <w:kern w:val="0"/>
          </w:rPr>
          <w:delText>AMS</w:delText>
        </w:r>
        <w:r w:rsidR="003B19A5" w:rsidRPr="004219CA" w:rsidDel="00C47399">
          <w:rPr>
            <w:rFonts w:ascii="Times New Roman" w:hAnsi="Times New Roman" w:cs="Times New Roman"/>
            <w:kern w:val="0"/>
            <w:vertAlign w:val="superscript"/>
          </w:rPr>
          <w:delText>9,10</w:delText>
        </w:r>
        <w:r w:rsidR="003B19A5" w:rsidRPr="004219CA" w:rsidDel="00C47399">
          <w:rPr>
            <w:rFonts w:ascii="Times New Roman" w:hAnsi="Times New Roman" w:cs="Times New Roman"/>
            <w:kern w:val="0"/>
          </w:rPr>
          <w:delText xml:space="preserve">. </w:delText>
        </w:r>
        <w:r w:rsidRPr="004219CA" w:rsidDel="00C47399">
          <w:rPr>
            <w:rFonts w:ascii="Times New Roman" w:hAnsi="Times New Roman" w:cs="Times New Roman"/>
            <w:kern w:val="0"/>
          </w:rPr>
          <w:delText>These interactions rely on</w:delText>
        </w:r>
        <w:r w:rsidR="003B19A5" w:rsidRPr="004219CA" w:rsidDel="00C47399">
          <w:rPr>
            <w:rFonts w:ascii="Times New Roman" w:hAnsi="Times New Roman" w:cs="Times New Roman"/>
            <w:kern w:val="0"/>
          </w:rPr>
          <w:delText xml:space="preserve"> bi-directional signalling and </w:delText>
        </w:r>
        <w:r w:rsidRPr="004219CA" w:rsidDel="00C47399">
          <w:rPr>
            <w:rFonts w:ascii="Times New Roman" w:hAnsi="Times New Roman" w:cs="Times New Roman"/>
            <w:kern w:val="0"/>
          </w:rPr>
          <w:delText xml:space="preserve">the </w:delText>
        </w:r>
        <w:r w:rsidR="003B19A5" w:rsidRPr="004219CA" w:rsidDel="00C47399">
          <w:rPr>
            <w:rFonts w:ascii="Times New Roman" w:hAnsi="Times New Roman" w:cs="Times New Roman"/>
            <w:kern w:val="0"/>
          </w:rPr>
          <w:delText xml:space="preserve">perception of microbe-derived signals by </w:delText>
        </w:r>
        <w:r w:rsidRPr="004219CA" w:rsidDel="00C47399">
          <w:rPr>
            <w:rFonts w:ascii="Times New Roman" w:hAnsi="Times New Roman" w:cs="Times New Roman"/>
            <w:kern w:val="0"/>
          </w:rPr>
          <w:delText>distinct</w:delText>
        </w:r>
        <w:r w:rsidR="003B19A5" w:rsidRPr="004219CA" w:rsidDel="00C47399">
          <w:rPr>
            <w:rFonts w:ascii="Times New Roman" w:hAnsi="Times New Roman" w:cs="Times New Roman"/>
            <w:kern w:val="0"/>
          </w:rPr>
          <w:delText xml:space="preserve"> plant receptors. </w:delText>
        </w:r>
      </w:del>
      <w:r w:rsidRPr="004219CA">
        <w:rPr>
          <w:rFonts w:ascii="Times New Roman" w:hAnsi="Times New Roman" w:cs="Times New Roman"/>
          <w:kern w:val="0"/>
        </w:rPr>
        <w:t>A key CSSP gene</w:t>
      </w:r>
      <w:del w:id="69" w:author="Simona Radutoiu" w:date="2025-03-31T09:33:00Z" w16du:dateUtc="2025-03-31T07:33:00Z">
        <w:r w:rsidR="003B19A5" w:rsidRPr="004219CA" w:rsidDel="00C47399">
          <w:rPr>
            <w:rFonts w:ascii="Times New Roman" w:hAnsi="Times New Roman" w:cs="Times New Roman"/>
            <w:kern w:val="0"/>
          </w:rPr>
          <w:delText xml:space="preserve"> with dual </w:delText>
        </w:r>
        <w:r w:rsidR="00BA1BB9" w:rsidRPr="004219CA" w:rsidDel="00C47399">
          <w:rPr>
            <w:rFonts w:ascii="Times New Roman" w:hAnsi="Times New Roman" w:cs="Times New Roman"/>
            <w:kern w:val="0"/>
          </w:rPr>
          <w:delText>roles</w:delText>
        </w:r>
        <w:r w:rsidR="003B19A5" w:rsidRPr="004219CA" w:rsidDel="00C47399">
          <w:rPr>
            <w:rFonts w:ascii="Times New Roman" w:hAnsi="Times New Roman" w:cs="Times New Roman"/>
            <w:kern w:val="0"/>
          </w:rPr>
          <w:delText xml:space="preserve"> in both symbioses</w:delText>
        </w:r>
      </w:del>
      <w:r w:rsidR="003B19A5" w:rsidRPr="004219CA">
        <w:rPr>
          <w:rFonts w:ascii="Times New Roman" w:hAnsi="Times New Roman" w:cs="Times New Roman"/>
          <w:kern w:val="0"/>
        </w:rPr>
        <w:t xml:space="preserve"> is SYMRK, </w:t>
      </w:r>
      <w:del w:id="70" w:author="Simona Radutoiu" w:date="2025-03-31T09:33:00Z" w16du:dateUtc="2025-03-31T07:33:00Z">
        <w:r w:rsidR="003B19A5" w:rsidRPr="004219CA" w:rsidDel="00255389">
          <w:rPr>
            <w:rFonts w:ascii="Times New Roman" w:hAnsi="Times New Roman" w:cs="Times New Roman"/>
            <w:kern w:val="0"/>
          </w:rPr>
          <w:delText xml:space="preserve">a </w:delText>
        </w:r>
      </w:del>
      <w:ins w:id="71" w:author="Simona Radutoiu" w:date="2025-03-31T09:33:00Z" w16du:dateUtc="2025-03-31T07:33:00Z">
        <w:r w:rsidR="00255389">
          <w:rPr>
            <w:rFonts w:ascii="Times New Roman" w:hAnsi="Times New Roman" w:cs="Times New Roman"/>
            <w:kern w:val="0"/>
          </w:rPr>
          <w:t>encoding a</w:t>
        </w:r>
        <w:r w:rsidR="00255389" w:rsidRPr="004219CA">
          <w:rPr>
            <w:rFonts w:ascii="Times New Roman" w:hAnsi="Times New Roman" w:cs="Times New Roman"/>
            <w:kern w:val="0"/>
          </w:rPr>
          <w:t xml:space="preserve"> </w:t>
        </w:r>
      </w:ins>
      <w:r w:rsidR="003B19A5" w:rsidRPr="004219CA">
        <w:rPr>
          <w:rFonts w:ascii="Times New Roman" w:hAnsi="Times New Roman" w:cs="Times New Roman"/>
          <w:kern w:val="0"/>
        </w:rPr>
        <w:t xml:space="preserve">co-receptor that interacts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 xml:space="preserve">associates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BA320E">
        <w:rPr>
          <w:rFonts w:ascii="Times New Roman" w:hAnsi="Times New Roman" w:cs="Times New Roman"/>
          <w:kern w:val="0"/>
          <w:vertAlign w:val="superscript"/>
          <w:rPrChange w:id="72" w:author="Simona Radutoiu" w:date="2025-03-31T09:34:00Z" w16du:dateUtc="2025-03-31T07:34:00Z">
            <w:rPr>
              <w:rFonts w:ascii="Times New Roman" w:hAnsi="Times New Roman" w:cs="Times New Roman"/>
              <w:kern w:val="0"/>
              <w:vertAlign w:val="subscript"/>
            </w:rPr>
          </w:rPrChange>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 xml:space="preserve">transduction. </w:t>
      </w:r>
      <w:proofErr w:type="spellStart"/>
      <w:r w:rsidR="00E0634C" w:rsidRPr="00D25790">
        <w:rPr>
          <w:rFonts w:ascii="Times New Roman" w:hAnsi="Times New Roman" w:cs="Times New Roman"/>
          <w:kern w:val="0"/>
        </w:rPr>
        <w:t>CCaMK</w:t>
      </w:r>
      <w:proofErr w:type="spellEnd"/>
      <w:r w:rsidR="00E0634C" w:rsidRPr="00D25790">
        <w:rPr>
          <w:rFonts w:ascii="Times New Roman" w:hAnsi="Times New Roman" w:cs="Times New Roman"/>
          <w:kern w:val="0"/>
        </w:rPr>
        <w:t xml:space="preserve"> </w:t>
      </w:r>
      <w:r w:rsidR="00D25790" w:rsidRPr="00D25790">
        <w:rPr>
          <w:rFonts w:ascii="Times New Roman" w:hAnsi="Times New Roman" w:cs="Times New Roman"/>
          <w:kern w:val="0"/>
        </w:rPr>
        <w:t>acts as pacemaker</w:t>
      </w:r>
      <w:r w:rsidR="00421DEF">
        <w:rPr>
          <w:rFonts w:ascii="Times New Roman" w:hAnsi="Times New Roman" w:cs="Times New Roman"/>
          <w:kern w:val="0"/>
        </w:rPr>
        <w:t xml:space="preserve">, </w:t>
      </w:r>
      <w:del w:id="73" w:author="Simona Radutoiu" w:date="2025-03-31T09:35:00Z" w16du:dateUtc="2025-03-31T07:35:00Z">
        <w:r w:rsidR="00421DEF" w:rsidDel="00E70D3D">
          <w:rPr>
            <w:rFonts w:ascii="Times New Roman" w:hAnsi="Times New Roman" w:cs="Times New Roman"/>
            <w:kern w:val="0"/>
          </w:rPr>
          <w:delText>controlling</w:delText>
        </w:r>
        <w:r w:rsidR="00D25790" w:rsidRPr="00D25790" w:rsidDel="00E70D3D">
          <w:rPr>
            <w:rFonts w:ascii="Times New Roman" w:hAnsi="Times New Roman" w:cs="Times New Roman"/>
            <w:kern w:val="0"/>
          </w:rPr>
          <w:delText xml:space="preserve"> </w:delText>
        </w:r>
      </w:del>
      <w:ins w:id="74" w:author="Simona Radutoiu" w:date="2025-03-31T09:35:00Z" w16du:dateUtc="2025-03-31T07:35:00Z">
        <w:r w:rsidR="00E70D3D">
          <w:rPr>
            <w:rFonts w:ascii="Times New Roman" w:hAnsi="Times New Roman" w:cs="Times New Roman"/>
            <w:kern w:val="0"/>
          </w:rPr>
          <w:t>interpreting</w:t>
        </w:r>
        <w:r w:rsidR="00E70D3D" w:rsidRPr="00D25790">
          <w:rPr>
            <w:rFonts w:ascii="Times New Roman" w:hAnsi="Times New Roman" w:cs="Times New Roman"/>
            <w:kern w:val="0"/>
          </w:rPr>
          <w:t xml:space="preserve"> </w:t>
        </w:r>
        <w:r w:rsidR="00BA320E" w:rsidRPr="004219CA">
          <w:rPr>
            <w:rFonts w:ascii="Times New Roman" w:hAnsi="Times New Roman" w:cs="Times New Roman"/>
            <w:kern w:val="0"/>
          </w:rPr>
          <w:t>Ca</w:t>
        </w:r>
        <w:r w:rsidR="00BA320E" w:rsidRPr="00BE2E16">
          <w:rPr>
            <w:rFonts w:ascii="Times New Roman" w:hAnsi="Times New Roman" w:cs="Times New Roman"/>
            <w:kern w:val="0"/>
            <w:vertAlign w:val="superscript"/>
          </w:rPr>
          <w:t>2</w:t>
        </w:r>
        <w:r w:rsidR="00BA320E" w:rsidRPr="004219CA">
          <w:rPr>
            <w:rFonts w:ascii="Times New Roman" w:hAnsi="Times New Roman" w:cs="Times New Roman"/>
            <w:kern w:val="0"/>
            <w:vertAlign w:val="superscript"/>
          </w:rPr>
          <w:t>+</w:t>
        </w:r>
      </w:ins>
      <w:del w:id="75" w:author="Simona Radutoiu" w:date="2025-03-31T09:35:00Z" w16du:dateUtc="2025-03-31T07:35:00Z">
        <w:r w:rsidR="00FB4C59" w:rsidRPr="004219CA" w:rsidDel="00BA320E">
          <w:rPr>
            <w:rFonts w:ascii="Times New Roman" w:hAnsi="Times New Roman" w:cs="Times New Roman"/>
            <w:kern w:val="0"/>
          </w:rPr>
          <w:delText>Ca</w:delText>
        </w:r>
        <w:r w:rsidR="00FB4C59" w:rsidRPr="004219CA" w:rsidDel="00BA320E">
          <w:rPr>
            <w:rFonts w:ascii="Times New Roman" w:hAnsi="Times New Roman" w:cs="Times New Roman"/>
            <w:kern w:val="0"/>
            <w:vertAlign w:val="subscript"/>
          </w:rPr>
          <w:delText>2</w:delText>
        </w:r>
        <w:r w:rsidR="00FB4C59" w:rsidRPr="004219CA" w:rsidDel="00BA320E">
          <w:rPr>
            <w:rFonts w:ascii="Times New Roman" w:hAnsi="Times New Roman" w:cs="Times New Roman"/>
            <w:kern w:val="0"/>
            <w:vertAlign w:val="superscript"/>
          </w:rPr>
          <w:delText>+</w:delText>
        </w:r>
        <w:r w:rsidR="00FB4C59" w:rsidDel="00BA320E">
          <w:rPr>
            <w:rFonts w:ascii="Times New Roman" w:hAnsi="Times New Roman" w:cs="Times New Roman"/>
            <w:kern w:val="0"/>
          </w:rPr>
          <w:delText xml:space="preserve"> </w:delText>
        </w:r>
      </w:del>
      <w:ins w:id="76" w:author="Simona Radutoiu" w:date="2025-03-31T09:35:00Z" w16du:dateUtc="2025-03-31T07:35:00Z">
        <w:r w:rsidR="00E70D3D">
          <w:rPr>
            <w:rFonts w:ascii="Times New Roman" w:hAnsi="Times New Roman" w:cs="Times New Roman"/>
            <w:kern w:val="0"/>
          </w:rPr>
          <w:t xml:space="preserve"> o</w:t>
        </w:r>
      </w:ins>
      <w:del w:id="77" w:author="Simona Radutoiu" w:date="2025-03-31T09:35:00Z" w16du:dateUtc="2025-03-31T07:35:00Z">
        <w:r w:rsidR="00D25790" w:rsidRPr="00D25790" w:rsidDel="00E70D3D">
          <w:rPr>
            <w:rFonts w:ascii="Times New Roman" w:hAnsi="Times New Roman" w:cs="Times New Roman"/>
            <w:kern w:val="0"/>
          </w:rPr>
          <w:delText>o</w:delText>
        </w:r>
      </w:del>
      <w:r w:rsidR="00D25790" w:rsidRPr="00D25790">
        <w:rPr>
          <w:rFonts w:ascii="Times New Roman" w:hAnsi="Times New Roman" w:cs="Times New Roman"/>
          <w:kern w:val="0"/>
        </w:rPr>
        <w:t>scillation</w:t>
      </w:r>
      <w:ins w:id="78" w:author="Simona Radutoiu" w:date="2025-03-31T09:35:00Z" w16du:dateUtc="2025-03-31T07:35:00Z">
        <w:r w:rsidR="00E70D3D">
          <w:rPr>
            <w:rFonts w:ascii="Times New Roman" w:hAnsi="Times New Roman" w:cs="Times New Roman"/>
            <w:kern w:val="0"/>
          </w:rPr>
          <w:t>s</w:t>
        </w:r>
      </w:ins>
      <w:r w:rsidR="00D25790" w:rsidRPr="00D25790">
        <w:rPr>
          <w:rFonts w:ascii="Times New Roman" w:hAnsi="Times New Roman" w:cs="Times New Roman"/>
          <w:kern w:val="0"/>
        </w:rPr>
        <w:t xml:space="preserve"> </w:t>
      </w:r>
      <w:del w:id="79" w:author="Simona Radutoiu" w:date="2025-03-31T09:35:00Z" w16du:dateUtc="2025-03-31T07:35:00Z">
        <w:r w:rsidR="00D25790" w:rsidRPr="00D25790" w:rsidDel="00E70D3D">
          <w:rPr>
            <w:rFonts w:ascii="Times New Roman" w:hAnsi="Times New Roman" w:cs="Times New Roman"/>
            <w:kern w:val="0"/>
          </w:rPr>
          <w:delText xml:space="preserve">frequency </w:delText>
        </w:r>
      </w:del>
      <w:r w:rsidR="00421DEF">
        <w:rPr>
          <w:rFonts w:ascii="Times New Roman" w:hAnsi="Times New Roman" w:cs="Times New Roman"/>
          <w:kern w:val="0"/>
        </w:rPr>
        <w:t>to</w:t>
      </w:r>
      <w:r w:rsidR="00D25790" w:rsidRPr="00D25790">
        <w:rPr>
          <w:rFonts w:ascii="Times New Roman" w:hAnsi="Times New Roman" w:cs="Times New Roman"/>
          <w:kern w:val="0"/>
        </w:rPr>
        <w:t xml:space="preserve"> activa</w:t>
      </w:r>
      <w:r w:rsidR="00421DEF">
        <w:rPr>
          <w:rFonts w:ascii="Times New Roman" w:hAnsi="Times New Roman" w:cs="Times New Roman"/>
          <w:kern w:val="0"/>
        </w:rPr>
        <w:t>te</w:t>
      </w:r>
      <w:r w:rsidR="00D25790" w:rsidRPr="00D25790">
        <w:rPr>
          <w:rFonts w:ascii="Times New Roman" w:hAnsi="Times New Roman" w:cs="Times New Roman"/>
          <w:kern w:val="0"/>
        </w:rPr>
        <w:t xml:space="preserve"> endosymbio</w:t>
      </w:r>
      <w:r w:rsidR="006B3B40">
        <w:rPr>
          <w:rFonts w:ascii="Times New Roman" w:hAnsi="Times New Roman" w:cs="Times New Roman"/>
          <w:kern w:val="0"/>
        </w:rPr>
        <w:t>tic</w:t>
      </w:r>
      <w:r w:rsidR="00D25790" w:rsidRPr="00D25790">
        <w:rPr>
          <w:rFonts w:ascii="Times New Roman" w:hAnsi="Times New Roman" w:cs="Times New Roman"/>
          <w:kern w:val="0"/>
        </w:rPr>
        <w:t xml:space="preserve"> programs (Cook </w:t>
      </w:r>
      <w:r w:rsidR="00D25790" w:rsidRPr="00D25790">
        <w:rPr>
          <w:rFonts w:ascii="Times New Roman" w:hAnsi="Times New Roman" w:cs="Times New Roman"/>
          <w:i/>
          <w:iCs/>
          <w:kern w:val="0"/>
        </w:rPr>
        <w:t>et al</w:t>
      </w:r>
      <w:r w:rsidR="00D25790" w:rsidRPr="00D25790">
        <w:rPr>
          <w:rFonts w:ascii="Times New Roman" w:hAnsi="Times New Roman" w:cs="Times New Roman"/>
          <w:kern w:val="0"/>
        </w:rPr>
        <w:t xml:space="preserve">., 2025). </w:t>
      </w:r>
      <w:proofErr w:type="spellStart"/>
      <w:r w:rsidR="00E0634C" w:rsidRPr="00D25790">
        <w:rPr>
          <w:rFonts w:ascii="Times New Roman" w:hAnsi="Times New Roman" w:cs="Times New Roman"/>
          <w:kern w:val="0"/>
        </w:rPr>
        <w:t>CCaMK</w:t>
      </w:r>
      <w:proofErr w:type="spellEnd"/>
      <w:r w:rsidR="00E0634C" w:rsidRPr="00D25790">
        <w:rPr>
          <w:rFonts w:ascii="Times New Roman" w:hAnsi="Times New Roman" w:cs="Times New Roman"/>
          <w:kern w:val="0"/>
        </w:rPr>
        <w:t xml:space="preserve"> </w:t>
      </w:r>
      <w:r w:rsidRPr="00D25790">
        <w:rPr>
          <w:rFonts w:ascii="Times New Roman" w:hAnsi="Times New Roman" w:cs="Times New Roman"/>
          <w:kern w:val="0"/>
        </w:rPr>
        <w:t xml:space="preserve">activates a </w:t>
      </w:r>
      <w:r w:rsidR="003B19A5" w:rsidRPr="00D25790">
        <w:rPr>
          <w:rFonts w:ascii="Times New Roman" w:hAnsi="Times New Roman" w:cs="Times New Roman"/>
          <w:kern w:val="0"/>
        </w:rPr>
        <w:t xml:space="preserve">complex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w:t>
      </w:r>
      <w:commentRangeStart w:id="80"/>
      <w:r w:rsidR="003B19A5" w:rsidRPr="004219CA">
        <w:rPr>
          <w:rFonts w:ascii="Times New Roman" w:hAnsi="Times New Roman" w:cs="Times New Roman"/>
          <w:kern w:val="0"/>
        </w:rPr>
        <w:t xml:space="preserve">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commentRangeEnd w:id="80"/>
      <w:r w:rsidR="008A3445">
        <w:rPr>
          <w:rStyle w:val="CommentReference"/>
        </w:rPr>
        <w:commentReference w:id="80"/>
      </w:r>
      <w:r w:rsidR="003B19A5" w:rsidRPr="004219CA">
        <w:rPr>
          <w:rFonts w:ascii="Times New Roman" w:hAnsi="Times New Roman" w:cs="Times New Roman"/>
          <w:kern w:val="0"/>
        </w:rPr>
        <w:t>.</w:t>
      </w:r>
    </w:p>
    <w:p w14:paraId="61CB4B4A" w14:textId="224687D4" w:rsidR="00913671" w:rsidRPr="004219CA" w:rsidRDefault="005E14B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Recent studies </w:t>
      </w:r>
      <w:r w:rsidR="00BA1BB9" w:rsidRPr="004219CA">
        <w:rPr>
          <w:rFonts w:ascii="Times New Roman" w:hAnsi="Times New Roman" w:cs="Times New Roman"/>
          <w:kern w:val="0"/>
        </w:rPr>
        <w:t>have begun exploring</w:t>
      </w:r>
      <w:r w:rsidRPr="004219CA">
        <w:rPr>
          <w:rFonts w:ascii="Times New Roman" w:hAnsi="Times New Roman" w:cs="Times New Roman"/>
          <w:kern w:val="0"/>
        </w:rPr>
        <w:t xml:space="preserve"> whether individual </w:t>
      </w:r>
      <w:r w:rsidR="00BA1BB9" w:rsidRPr="004219CA">
        <w:rPr>
          <w:rFonts w:ascii="Times New Roman" w:hAnsi="Times New Roman" w:cs="Times New Roman"/>
          <w:kern w:val="0"/>
        </w:rPr>
        <w:t xml:space="preserve">CSSP </w:t>
      </w:r>
      <w:r w:rsidRPr="004219CA">
        <w:rPr>
          <w:rFonts w:ascii="Times New Roman" w:hAnsi="Times New Roman" w:cs="Times New Roman"/>
          <w:kern w:val="0"/>
        </w:rPr>
        <w:t xml:space="preserve">genes </w:t>
      </w:r>
      <w:del w:id="81" w:author="Simona Radutoiu" w:date="2025-03-31T09:37:00Z" w16du:dateUtc="2025-03-31T07:37:00Z">
        <w:r w:rsidRPr="004219CA" w:rsidDel="008A3445">
          <w:rPr>
            <w:rFonts w:ascii="Times New Roman" w:hAnsi="Times New Roman" w:cs="Times New Roman"/>
            <w:kern w:val="0"/>
          </w:rPr>
          <w:delText>not only</w:delText>
        </w:r>
        <w:r w:rsidR="00BA1BB9" w:rsidRPr="004219CA" w:rsidDel="008A3445">
          <w:rPr>
            <w:rFonts w:ascii="Times New Roman" w:hAnsi="Times New Roman" w:cs="Times New Roman"/>
            <w:kern w:val="0"/>
          </w:rPr>
          <w:delText xml:space="preserve"> </w:delText>
        </w:r>
        <w:r w:rsidRPr="004219CA" w:rsidDel="008A3445">
          <w:rPr>
            <w:rFonts w:ascii="Times New Roman" w:hAnsi="Times New Roman" w:cs="Times New Roman"/>
            <w:kern w:val="0"/>
          </w:rPr>
          <w:delText xml:space="preserve">function in </w:delText>
        </w:r>
        <w:r w:rsidR="0046165B" w:rsidRPr="004219CA" w:rsidDel="008A3445">
          <w:rPr>
            <w:rFonts w:ascii="Times New Roman" w:hAnsi="Times New Roman" w:cs="Times New Roman"/>
            <w:kern w:val="0"/>
          </w:rPr>
          <w:delText>symbiosis</w:delText>
        </w:r>
        <w:r w:rsidRPr="004219CA" w:rsidDel="008A3445">
          <w:rPr>
            <w:rFonts w:ascii="Times New Roman" w:hAnsi="Times New Roman" w:cs="Times New Roman"/>
            <w:kern w:val="0"/>
          </w:rPr>
          <w:delText xml:space="preserve"> establishment but also </w:delText>
        </w:r>
        <w:r w:rsidR="00BA1BB9" w:rsidRPr="004219CA" w:rsidDel="008A3445">
          <w:rPr>
            <w:rFonts w:ascii="Times New Roman" w:hAnsi="Times New Roman" w:cs="Times New Roman"/>
            <w:kern w:val="0"/>
          </w:rPr>
          <w:delText>influence</w:delText>
        </w:r>
      </w:del>
      <w:ins w:id="82" w:author="Simona Radutoiu" w:date="2025-03-31T09:37:00Z" w16du:dateUtc="2025-03-31T07:37:00Z">
        <w:r w:rsidR="008A3445">
          <w:rPr>
            <w:rFonts w:ascii="Times New Roman" w:hAnsi="Times New Roman" w:cs="Times New Roman"/>
            <w:kern w:val="0"/>
          </w:rPr>
          <w:t>may also have an impact on the association of plants with</w:t>
        </w:r>
      </w:ins>
      <w:r w:rsidRPr="004219CA">
        <w:rPr>
          <w:rFonts w:ascii="Times New Roman" w:hAnsi="Times New Roman" w:cs="Times New Roman"/>
          <w:kern w:val="0"/>
        </w:rPr>
        <w:t xml:space="preserve"> other microorganisms </w:t>
      </w:r>
      <w:r w:rsidR="00BA1BB9" w:rsidRPr="004219CA">
        <w:rPr>
          <w:rFonts w:ascii="Times New Roman" w:hAnsi="Times New Roman" w:cs="Times New Roman"/>
          <w:kern w:val="0"/>
        </w:rPr>
        <w:t>living</w:t>
      </w:r>
      <w:r w:rsidRPr="004219CA">
        <w:rPr>
          <w:rFonts w:ascii="Times New Roman" w:hAnsi="Times New Roman" w:cs="Times New Roman"/>
          <w:kern w:val="0"/>
        </w:rPr>
        <w:t xml:space="preserve"> at the root–soil interface</w:t>
      </w:r>
      <w:r w:rsidR="006B3B40">
        <w:rPr>
          <w:rFonts w:ascii="Times New Roman" w:hAnsi="Times New Roman" w:cs="Times New Roman"/>
          <w:kern w:val="0"/>
        </w:rPr>
        <w:t xml:space="preserve"> (</w:t>
      </w:r>
      <w:r w:rsidR="006B3B40" w:rsidRPr="006B3B40">
        <w:rPr>
          <w:rFonts w:ascii="Times New Roman" w:hAnsi="Times New Roman" w:cs="Times New Roman"/>
          <w:kern w:val="0"/>
          <w:highlight w:val="red"/>
        </w:rPr>
        <w:t xml:space="preserve">cite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two papers mentioned here, and paper Andrzej Medicago</w:t>
      </w:r>
      <w:r w:rsidR="006B3B40">
        <w:rPr>
          <w:rFonts w:ascii="Times New Roman" w:hAnsi="Times New Roman" w:cs="Times New Roman"/>
          <w:kern w:val="0"/>
        </w:rPr>
        <w:t>)</w:t>
      </w:r>
      <w:r w:rsidRPr="004219CA">
        <w:rPr>
          <w:rFonts w:ascii="Times New Roman" w:hAnsi="Times New Roman" w:cs="Times New Roman"/>
          <w:kern w:val="0"/>
        </w:rPr>
        <w:t xml:space="preserve">. </w:t>
      </w:r>
      <w:commentRangeStart w:id="83"/>
      <w:r w:rsidRPr="004219CA">
        <w:rPr>
          <w:rFonts w:ascii="Times New Roman" w:hAnsi="Times New Roman" w:cs="Times New Roman"/>
          <w:kern w:val="0"/>
        </w:rPr>
        <w:t xml:space="preserve">Zgadzaj </w:t>
      </w:r>
      <w:r w:rsidRPr="004219CA">
        <w:rPr>
          <w:rFonts w:ascii="Times New Roman" w:hAnsi="Times New Roman" w:cs="Times New Roman"/>
          <w:i/>
          <w:iCs/>
          <w:kern w:val="0"/>
        </w:rPr>
        <w:t xml:space="preserve">et al. </w:t>
      </w:r>
      <w:r w:rsidR="0046165B" w:rsidRPr="004219CA">
        <w:rPr>
          <w:rFonts w:ascii="Times New Roman" w:hAnsi="Times New Roman" w:cs="Times New Roman"/>
          <w:kern w:val="0"/>
        </w:rPr>
        <w:t>(2016)</w:t>
      </w:r>
      <w:r w:rsidR="0046165B" w:rsidRPr="004219CA">
        <w:rPr>
          <w:rFonts w:ascii="Times New Roman" w:hAnsi="Times New Roman" w:cs="Times New Roman"/>
          <w:i/>
          <w:iCs/>
          <w:kern w:val="0"/>
        </w:rPr>
        <w:t xml:space="preserve"> </w:t>
      </w:r>
      <w:r w:rsidRPr="004219CA">
        <w:rPr>
          <w:rFonts w:ascii="Times New Roman" w:hAnsi="Times New Roman" w:cs="Times New Roman"/>
          <w:kern w:val="0"/>
        </w:rPr>
        <w:t xml:space="preserve">cultivated </w:t>
      </w:r>
      <w:r w:rsidRPr="004219CA">
        <w:rPr>
          <w:rFonts w:ascii="Times New Roman" w:hAnsi="Times New Roman" w:cs="Times New Roman"/>
          <w:i/>
          <w:iCs/>
          <w:kern w:val="0"/>
        </w:rPr>
        <w:t>Lotus japonicus</w:t>
      </w:r>
      <w:r w:rsidRPr="004219CA">
        <w:rPr>
          <w:rFonts w:ascii="Times New Roman" w:hAnsi="Times New Roman" w:cs="Times New Roman"/>
          <w:kern w:val="0"/>
        </w:rPr>
        <w:t xml:space="preserve"> </w:t>
      </w:r>
      <w:r w:rsidR="0046165B" w:rsidRPr="004219CA">
        <w:rPr>
          <w:rFonts w:ascii="Times New Roman" w:hAnsi="Times New Roman" w:cs="Times New Roman"/>
          <w:kern w:val="0"/>
        </w:rPr>
        <w:t>wild-type</w:t>
      </w:r>
      <w:r w:rsidRPr="004219CA">
        <w:rPr>
          <w:rFonts w:ascii="Times New Roman" w:hAnsi="Times New Roman" w:cs="Times New Roman"/>
          <w:kern w:val="0"/>
        </w:rPr>
        <w:t xml:space="preserve"> and </w:t>
      </w:r>
      <w:r w:rsidR="006B3B40">
        <w:rPr>
          <w:rFonts w:ascii="Times New Roman" w:hAnsi="Times New Roman" w:cs="Times New Roman"/>
          <w:kern w:val="0"/>
        </w:rPr>
        <w:t>SNF</w:t>
      </w:r>
      <w:r w:rsidR="0046165B" w:rsidRPr="004219CA">
        <w:rPr>
          <w:rFonts w:ascii="Times New Roman" w:hAnsi="Times New Roman" w:cs="Times New Roman"/>
          <w:kern w:val="0"/>
        </w:rPr>
        <w:t>-specific</w:t>
      </w:r>
      <w:r w:rsidRPr="004219CA">
        <w:rPr>
          <w:rFonts w:ascii="Times New Roman" w:hAnsi="Times New Roman" w:cs="Times New Roman"/>
          <w:kern w:val="0"/>
        </w:rPr>
        <w:t xml:space="preserve"> mutants</w:t>
      </w:r>
      <w:r w:rsidR="00421DEF">
        <w:rPr>
          <w:rFonts w:ascii="Times New Roman" w:hAnsi="Times New Roman" w:cs="Times New Roman"/>
          <w:kern w:val="0"/>
        </w:rPr>
        <w:t xml:space="preserve"> (</w:t>
      </w:r>
      <w:r w:rsidR="006B3B40" w:rsidRPr="006B3B40">
        <w:rPr>
          <w:rFonts w:ascii="Times New Roman" w:hAnsi="Times New Roman" w:cs="Times New Roman"/>
          <w:i/>
          <w:iCs/>
          <w:kern w:val="0"/>
        </w:rPr>
        <w:t>nfr5</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i/>
          <w:iCs/>
          <w:kern w:val="0"/>
        </w:rPr>
        <w:t>nin</w:t>
      </w:r>
      <w:proofErr w:type="spellEnd"/>
      <w:r w:rsidR="006B3B40">
        <w:rPr>
          <w:rFonts w:ascii="Times New Roman" w:hAnsi="Times New Roman" w:cs="Times New Roman"/>
          <w:kern w:val="0"/>
        </w:rPr>
        <w:t xml:space="preserve">, </w:t>
      </w:r>
      <w:r w:rsidR="00645758">
        <w:rPr>
          <w:rFonts w:ascii="Times New Roman" w:hAnsi="Times New Roman" w:cs="Times New Roman"/>
          <w:kern w:val="0"/>
        </w:rPr>
        <w:t xml:space="preserve">and </w:t>
      </w:r>
      <w:r w:rsidR="006B3B40" w:rsidRPr="006B3B40">
        <w:rPr>
          <w:rFonts w:ascii="Times New Roman" w:hAnsi="Times New Roman" w:cs="Times New Roman"/>
          <w:i/>
          <w:iCs/>
          <w:kern w:val="0"/>
        </w:rPr>
        <w:t>lhk1</w:t>
      </w:r>
      <w:r w:rsidR="00421DEF">
        <w:rPr>
          <w:rFonts w:ascii="Times New Roman" w:hAnsi="Times New Roman" w:cs="Times New Roman"/>
          <w:kern w:val="0"/>
        </w:rPr>
        <w:t xml:space="preserve">) </w:t>
      </w:r>
      <w:r w:rsidRPr="004219CA">
        <w:rPr>
          <w:rFonts w:ascii="Times New Roman" w:hAnsi="Times New Roman" w:cs="Times New Roman"/>
          <w:kern w:val="0"/>
        </w:rPr>
        <w:t xml:space="preserve">in soil and </w:t>
      </w:r>
      <w:r w:rsidR="00BA1BB9" w:rsidRPr="004219CA">
        <w:rPr>
          <w:rFonts w:ascii="Times New Roman" w:hAnsi="Times New Roman" w:cs="Times New Roman"/>
          <w:kern w:val="0"/>
        </w:rPr>
        <w:t xml:space="preserve">observed </w:t>
      </w:r>
      <w:r w:rsidR="00645758">
        <w:rPr>
          <w:rFonts w:ascii="Times New Roman" w:hAnsi="Times New Roman" w:cs="Times New Roman"/>
          <w:kern w:val="0"/>
        </w:rPr>
        <w:t>a bacterial</w:t>
      </w:r>
      <w:r w:rsidR="006B3B40">
        <w:rPr>
          <w:rFonts w:ascii="Times New Roman" w:hAnsi="Times New Roman" w:cs="Times New Roman"/>
          <w:kern w:val="0"/>
        </w:rPr>
        <w:t xml:space="preserve"> </w:t>
      </w:r>
      <w:r w:rsidR="00DE095E">
        <w:rPr>
          <w:rFonts w:ascii="Times New Roman" w:hAnsi="Times New Roman" w:cs="Times New Roman"/>
          <w:kern w:val="0"/>
        </w:rPr>
        <w:t xml:space="preserve">community </w:t>
      </w:r>
      <w:r w:rsidR="006B3B40">
        <w:rPr>
          <w:rFonts w:ascii="Times New Roman" w:hAnsi="Times New Roman" w:cs="Times New Roman"/>
          <w:kern w:val="0"/>
        </w:rPr>
        <w:t>shift</w:t>
      </w:r>
      <w:r w:rsidR="00BA1BB9" w:rsidRPr="004219CA">
        <w:rPr>
          <w:rFonts w:ascii="Times New Roman" w:hAnsi="Times New Roman" w:cs="Times New Roman"/>
          <w:kern w:val="0"/>
        </w:rPr>
        <w:t xml:space="preserve"> </w:t>
      </w:r>
      <w:r w:rsidR="006B3B40">
        <w:rPr>
          <w:rFonts w:ascii="Times New Roman" w:hAnsi="Times New Roman" w:cs="Times New Roman"/>
          <w:kern w:val="0"/>
        </w:rPr>
        <w:t xml:space="preserve">in </w:t>
      </w:r>
      <w:r w:rsidR="00645758">
        <w:rPr>
          <w:rFonts w:ascii="Times New Roman" w:hAnsi="Times New Roman" w:cs="Times New Roman"/>
          <w:kern w:val="0"/>
        </w:rPr>
        <w:t>the</w:t>
      </w:r>
      <w:r w:rsidRPr="004219CA">
        <w:rPr>
          <w:rFonts w:ascii="Times New Roman" w:hAnsi="Times New Roman" w:cs="Times New Roman"/>
          <w:kern w:val="0"/>
        </w:rPr>
        <w:t xml:space="preserve"> mutants</w:t>
      </w:r>
      <w:r w:rsidR="0046165B" w:rsidRPr="004219CA">
        <w:rPr>
          <w:rFonts w:ascii="Times New Roman" w:hAnsi="Times New Roman" w:cs="Times New Roman"/>
          <w:kern w:val="0"/>
        </w:rPr>
        <w:t>,</w:t>
      </w:r>
      <w:r w:rsidRPr="004219CA">
        <w:rPr>
          <w:rFonts w:ascii="Times New Roman" w:hAnsi="Times New Roman" w:cs="Times New Roman"/>
          <w:kern w:val="0"/>
        </w:rPr>
        <w:t xml:space="preserve"> with minor differences </w:t>
      </w:r>
      <w:r w:rsidR="00BA1BB9" w:rsidRPr="004219CA">
        <w:rPr>
          <w:rFonts w:ascii="Times New Roman" w:hAnsi="Times New Roman" w:cs="Times New Roman"/>
          <w:kern w:val="0"/>
        </w:rPr>
        <w:t>among</w:t>
      </w:r>
      <w:r w:rsidRPr="004219CA">
        <w:rPr>
          <w:rFonts w:ascii="Times New Roman" w:hAnsi="Times New Roman" w:cs="Times New Roman"/>
          <w:kern w:val="0"/>
        </w:rPr>
        <w:t xml:space="preserve"> </w:t>
      </w:r>
      <w:r w:rsidR="0046165B" w:rsidRPr="004219CA">
        <w:rPr>
          <w:rFonts w:ascii="Times New Roman" w:hAnsi="Times New Roman" w:cs="Times New Roman"/>
          <w:kern w:val="0"/>
        </w:rPr>
        <w:t>individual</w:t>
      </w:r>
      <w:r w:rsidRPr="004219CA">
        <w:rPr>
          <w:rFonts w:ascii="Times New Roman" w:hAnsi="Times New Roman" w:cs="Times New Roman"/>
          <w:kern w:val="0"/>
        </w:rPr>
        <w:t xml:space="preserve"> mutant</w:t>
      </w:r>
      <w:r w:rsidR="0046165B" w:rsidRPr="004219CA">
        <w:rPr>
          <w:rFonts w:ascii="Times New Roman" w:hAnsi="Times New Roman" w:cs="Times New Roman"/>
          <w:kern w:val="0"/>
        </w:rPr>
        <w:t>s</w:t>
      </w:r>
      <w:r w:rsidR="006B3B40">
        <w:rPr>
          <w:rFonts w:ascii="Times New Roman" w:hAnsi="Times New Roman" w:cs="Times New Roman"/>
          <w:kern w:val="0"/>
        </w:rPr>
        <w:t xml:space="preserve"> </w:t>
      </w:r>
      <w:r w:rsidR="006B3B40" w:rsidRPr="004219CA">
        <w:rPr>
          <w:rFonts w:ascii="Times New Roman" w:hAnsi="Times New Roman" w:cs="Times New Roman"/>
          <w:kern w:val="0"/>
        </w:rPr>
        <w:t>[62]</w:t>
      </w:r>
      <w:r w:rsidR="0046165B" w:rsidRPr="004219CA">
        <w:rPr>
          <w:rFonts w:ascii="Times New Roman" w:hAnsi="Times New Roman" w:cs="Times New Roman"/>
          <w:kern w:val="0"/>
        </w:rPr>
        <w:t xml:space="preserve">. </w:t>
      </w:r>
      <w:proofErr w:type="spellStart"/>
      <w:r w:rsidRPr="004219CA">
        <w:rPr>
          <w:rFonts w:ascii="Times New Roman" w:hAnsi="Times New Roman" w:cs="Times New Roman"/>
          <w:kern w:val="0"/>
        </w:rPr>
        <w:t>Thiergart</w:t>
      </w:r>
      <w:proofErr w:type="spellEnd"/>
      <w:r w:rsidRPr="004219CA">
        <w:rPr>
          <w:rFonts w:ascii="Times New Roman" w:hAnsi="Times New Roman" w:cs="Times New Roman"/>
          <w:kern w:val="0"/>
        </w:rPr>
        <w:t xml:space="preserve"> </w:t>
      </w:r>
      <w:r w:rsidRPr="004219CA">
        <w:rPr>
          <w:rFonts w:ascii="Times New Roman" w:hAnsi="Times New Roman" w:cs="Times New Roman"/>
          <w:i/>
          <w:iCs/>
          <w:kern w:val="0"/>
        </w:rPr>
        <w:t>et al.</w:t>
      </w:r>
      <w:r w:rsidRPr="004219CA">
        <w:rPr>
          <w:rFonts w:ascii="Times New Roman" w:hAnsi="Times New Roman" w:cs="Times New Roman"/>
          <w:kern w:val="0"/>
        </w:rPr>
        <w:t xml:space="preserve"> (2019) </w:t>
      </w:r>
      <w:r w:rsidR="00BA1BB9" w:rsidRPr="004219CA">
        <w:rPr>
          <w:rFonts w:ascii="Times New Roman" w:hAnsi="Times New Roman" w:cs="Times New Roman"/>
          <w:kern w:val="0"/>
        </w:rPr>
        <w:t>examined</w:t>
      </w:r>
      <w:r w:rsidRPr="004219CA">
        <w:rPr>
          <w:rFonts w:ascii="Times New Roman" w:hAnsi="Times New Roman" w:cs="Times New Roman"/>
          <w:kern w:val="0"/>
        </w:rPr>
        <w:t xml:space="preserve"> </w:t>
      </w:r>
      <w:r w:rsidR="006B3B40" w:rsidRPr="004219CA">
        <w:rPr>
          <w:rFonts w:ascii="Times New Roman" w:hAnsi="Times New Roman" w:cs="Times New Roman"/>
          <w:kern w:val="0"/>
        </w:rPr>
        <w:t xml:space="preserve">interkingdom effects </w:t>
      </w:r>
      <w:r w:rsidRPr="004219CA">
        <w:rPr>
          <w:rFonts w:ascii="Times New Roman" w:hAnsi="Times New Roman" w:cs="Times New Roman"/>
          <w:kern w:val="0"/>
        </w:rPr>
        <w:t xml:space="preserve">in </w:t>
      </w:r>
      <w:r w:rsidRPr="004219CA">
        <w:rPr>
          <w:rFonts w:ascii="Times New Roman" w:hAnsi="Times New Roman" w:cs="Times New Roman"/>
          <w:i/>
          <w:iCs/>
          <w:kern w:val="0"/>
        </w:rPr>
        <w:t>Lotus</w:t>
      </w:r>
      <w:r w:rsidR="006B3B40">
        <w:rPr>
          <w:rFonts w:ascii="Times New Roman" w:hAnsi="Times New Roman" w:cs="Times New Roman"/>
          <w:kern w:val="0"/>
        </w:rPr>
        <w:t xml:space="preserve"> and found that </w:t>
      </w:r>
      <w:r w:rsidR="006B3B40" w:rsidRPr="004219CA">
        <w:rPr>
          <w:rFonts w:ascii="Times New Roman" w:hAnsi="Times New Roman" w:cs="Times New Roman"/>
          <w:kern w:val="0"/>
        </w:rPr>
        <w:t>symbiosis-specific mutants (</w:t>
      </w:r>
      <w:r w:rsidR="006B3B40" w:rsidRPr="004219CA">
        <w:rPr>
          <w:rFonts w:ascii="Times New Roman" w:hAnsi="Times New Roman" w:cs="Times New Roman"/>
          <w:i/>
          <w:iCs/>
          <w:kern w:val="0"/>
        </w:rPr>
        <w:t>nfr5</w:t>
      </w:r>
      <w:r w:rsidR="006B3B40" w:rsidRPr="004219CA">
        <w:rPr>
          <w:rFonts w:ascii="Times New Roman" w:hAnsi="Times New Roman" w:cs="Times New Roman"/>
          <w:kern w:val="0"/>
        </w:rPr>
        <w:t xml:space="preserve"> for </w:t>
      </w:r>
      <w:r w:rsidR="006B3B40">
        <w:rPr>
          <w:rFonts w:ascii="Times New Roman" w:hAnsi="Times New Roman" w:cs="Times New Roman"/>
          <w:kern w:val="0"/>
        </w:rPr>
        <w:t xml:space="preserve">SNF, </w:t>
      </w:r>
      <w:r w:rsidR="006B3B40" w:rsidRPr="004219CA">
        <w:rPr>
          <w:rFonts w:ascii="Times New Roman" w:hAnsi="Times New Roman" w:cs="Times New Roman"/>
          <w:i/>
          <w:iCs/>
          <w:kern w:val="0"/>
        </w:rPr>
        <w:t>ram1</w:t>
      </w:r>
      <w:r w:rsidR="006B3B40" w:rsidRPr="004219CA">
        <w:rPr>
          <w:rFonts w:ascii="Times New Roman" w:hAnsi="Times New Roman" w:cs="Times New Roman"/>
          <w:kern w:val="0"/>
        </w:rPr>
        <w:t xml:space="preserve"> for AMS)</w:t>
      </w:r>
      <w:r w:rsidR="006B3B40">
        <w:rPr>
          <w:rFonts w:ascii="Times New Roman" w:hAnsi="Times New Roman" w:cs="Times New Roman"/>
          <w:kern w:val="0"/>
        </w:rPr>
        <w:t xml:space="preserve"> </w:t>
      </w:r>
      <w:r w:rsidR="006B3B40" w:rsidRPr="004219CA">
        <w:rPr>
          <w:rFonts w:ascii="Times New Roman" w:hAnsi="Times New Roman" w:cs="Times New Roman"/>
          <w:kern w:val="0"/>
        </w:rPr>
        <w:t>primarily altered communities within the same kingdom</w:t>
      </w:r>
      <w:r w:rsidR="00DE095E">
        <w:rPr>
          <w:rFonts w:ascii="Times New Roman" w:hAnsi="Times New Roman" w:cs="Times New Roman"/>
          <w:kern w:val="0"/>
        </w:rPr>
        <w:t xml:space="preserve"> (</w:t>
      </w:r>
      <w:r w:rsidR="00DE095E" w:rsidRPr="004219CA">
        <w:rPr>
          <w:rFonts w:ascii="Times New Roman" w:hAnsi="Times New Roman" w:cs="Times New Roman"/>
          <w:kern w:val="0"/>
        </w:rPr>
        <w:t>bacteria</w:t>
      </w:r>
      <w:r w:rsidR="00DE095E">
        <w:rPr>
          <w:rFonts w:ascii="Times New Roman" w:hAnsi="Times New Roman" w:cs="Times New Roman"/>
          <w:kern w:val="0"/>
        </w:rPr>
        <w:t xml:space="preserve"> or</w:t>
      </w:r>
      <w:r w:rsidR="00DE095E" w:rsidRPr="004219CA">
        <w:rPr>
          <w:rFonts w:ascii="Times New Roman" w:hAnsi="Times New Roman" w:cs="Times New Roman"/>
          <w:kern w:val="0"/>
        </w:rPr>
        <w:t xml:space="preserve"> fung</w:t>
      </w:r>
      <w:r w:rsidR="00DE095E">
        <w:rPr>
          <w:rFonts w:ascii="Times New Roman" w:hAnsi="Times New Roman" w:cs="Times New Roman"/>
          <w:kern w:val="0"/>
        </w:rPr>
        <w:t>i, respectively)</w:t>
      </w:r>
      <w:r w:rsidR="006B3B40" w:rsidRPr="004219CA">
        <w:rPr>
          <w:rFonts w:ascii="Times New Roman" w:hAnsi="Times New Roman" w:cs="Times New Roman"/>
          <w:kern w:val="0"/>
        </w:rPr>
        <w:t>, while CSSP mutants (</w:t>
      </w:r>
      <w:proofErr w:type="spellStart"/>
      <w:r w:rsidR="006B3B40" w:rsidRPr="004219CA">
        <w:rPr>
          <w:rFonts w:ascii="Times New Roman" w:hAnsi="Times New Roman" w:cs="Times New Roman"/>
          <w:i/>
          <w:iCs/>
          <w:kern w:val="0"/>
        </w:rPr>
        <w:t>symrk</w:t>
      </w:r>
      <w:proofErr w:type="spellEnd"/>
      <w:r w:rsidR="006B3B40" w:rsidRPr="004219CA">
        <w:rPr>
          <w:rFonts w:ascii="Times New Roman" w:hAnsi="Times New Roman" w:cs="Times New Roman"/>
          <w:kern w:val="0"/>
        </w:rPr>
        <w:t xml:space="preserve"> and </w:t>
      </w:r>
      <w:proofErr w:type="spellStart"/>
      <w:r w:rsidR="006B3B40" w:rsidRPr="004219CA">
        <w:rPr>
          <w:rFonts w:ascii="Times New Roman" w:hAnsi="Times New Roman" w:cs="Times New Roman"/>
          <w:i/>
          <w:iCs/>
          <w:kern w:val="0"/>
        </w:rPr>
        <w:t>ccamk</w:t>
      </w:r>
      <w:proofErr w:type="spellEnd"/>
      <w:r w:rsidR="006B3B40" w:rsidRPr="004219CA">
        <w:rPr>
          <w:rFonts w:ascii="Times New Roman" w:hAnsi="Times New Roman" w:cs="Times New Roman"/>
          <w:kern w:val="0"/>
        </w:rPr>
        <w:t xml:space="preserve">) caused substantial shifts in both populations </w:t>
      </w:r>
      <w:r w:rsidRPr="004219CA">
        <w:rPr>
          <w:rFonts w:ascii="Times New Roman" w:hAnsi="Times New Roman" w:cs="Times New Roman"/>
          <w:kern w:val="0"/>
        </w:rPr>
        <w:t xml:space="preserve">[212]. </w:t>
      </w:r>
      <w:r w:rsidR="00DE095E">
        <w:rPr>
          <w:rFonts w:ascii="Times New Roman" w:hAnsi="Times New Roman" w:cs="Times New Roman"/>
          <w:kern w:val="0"/>
        </w:rPr>
        <w:t xml:space="preserve">In one of our </w:t>
      </w:r>
      <w:r w:rsidR="003C7953">
        <w:rPr>
          <w:rFonts w:ascii="Times New Roman" w:hAnsi="Times New Roman" w:cs="Times New Roman"/>
          <w:kern w:val="0"/>
        </w:rPr>
        <w:t xml:space="preserve">own </w:t>
      </w:r>
      <w:r w:rsidR="00DE095E">
        <w:rPr>
          <w:rFonts w:ascii="Times New Roman" w:hAnsi="Times New Roman" w:cs="Times New Roman"/>
          <w:kern w:val="0"/>
        </w:rPr>
        <w:t>studies</w:t>
      </w:r>
      <w:r w:rsidR="00421DEF">
        <w:rPr>
          <w:rFonts w:ascii="Times New Roman" w:hAnsi="Times New Roman" w:cs="Times New Roman"/>
          <w:kern w:val="0"/>
        </w:rPr>
        <w:t>,</w:t>
      </w:r>
      <w:r w:rsidR="00DE095E">
        <w:rPr>
          <w:rFonts w:ascii="Times New Roman" w:hAnsi="Times New Roman" w:cs="Times New Roman"/>
          <w:kern w:val="0"/>
        </w:rPr>
        <w:t xml:space="preserve"> we show</w:t>
      </w:r>
      <w:r w:rsidR="00421DEF">
        <w:rPr>
          <w:rFonts w:ascii="Times New Roman" w:hAnsi="Times New Roman" w:cs="Times New Roman"/>
          <w:kern w:val="0"/>
        </w:rPr>
        <w:t>ed</w:t>
      </w:r>
      <w:r w:rsidR="00DE095E">
        <w:rPr>
          <w:rFonts w:ascii="Times New Roman" w:hAnsi="Times New Roman" w:cs="Times New Roman"/>
          <w:kern w:val="0"/>
        </w:rPr>
        <w:t xml:space="preserve"> </w:t>
      </w:r>
      <w:r w:rsidR="00645758">
        <w:rPr>
          <w:rFonts w:ascii="Times New Roman" w:hAnsi="Times New Roman" w:cs="Times New Roman"/>
          <w:kern w:val="0"/>
        </w:rPr>
        <w:t xml:space="preserve">that bacterial community shifts in </w:t>
      </w:r>
      <w:r w:rsidR="00645758" w:rsidRPr="00645758">
        <w:rPr>
          <w:rFonts w:ascii="Times New Roman" w:hAnsi="Times New Roman" w:cs="Times New Roman"/>
          <w:i/>
          <w:iCs/>
          <w:kern w:val="0"/>
        </w:rPr>
        <w:t>Lotus</w:t>
      </w:r>
      <w:r w:rsidR="00645758">
        <w:rPr>
          <w:rFonts w:ascii="Times New Roman" w:hAnsi="Times New Roman" w:cs="Times New Roman"/>
          <w:kern w:val="0"/>
        </w:rPr>
        <w:t xml:space="preserve"> SNF mutants are </w:t>
      </w:r>
      <w:r w:rsidR="00421DEF">
        <w:rPr>
          <w:rFonts w:ascii="Times New Roman" w:hAnsi="Times New Roman" w:cs="Times New Roman"/>
          <w:kern w:val="0"/>
        </w:rPr>
        <w:t>primarily</w:t>
      </w:r>
      <w:r w:rsidR="00DE095E">
        <w:rPr>
          <w:rFonts w:ascii="Times New Roman" w:hAnsi="Times New Roman" w:cs="Times New Roman"/>
          <w:kern w:val="0"/>
        </w:rPr>
        <w:t xml:space="preserve"> </w:t>
      </w:r>
      <w:r w:rsidR="00645758">
        <w:rPr>
          <w:rFonts w:ascii="Times New Roman" w:hAnsi="Times New Roman" w:cs="Times New Roman"/>
          <w:kern w:val="0"/>
        </w:rPr>
        <w:t>driven by</w:t>
      </w:r>
      <w:r w:rsidR="00DE095E" w:rsidRPr="00DE095E">
        <w:rPr>
          <w:rFonts w:ascii="Times New Roman" w:hAnsi="Times New Roman" w:cs="Times New Roman"/>
          <w:i/>
          <w:iCs/>
          <w:kern w:val="0"/>
        </w:rPr>
        <w:t xml:space="preserve"> </w:t>
      </w:r>
      <w:r w:rsidR="00DE095E">
        <w:rPr>
          <w:rFonts w:ascii="Times New Roman" w:hAnsi="Times New Roman" w:cs="Times New Roman"/>
          <w:kern w:val="0"/>
        </w:rPr>
        <w:t xml:space="preserve">Nod factor signalling (wild-type </w:t>
      </w:r>
      <w:r w:rsidR="00DE095E" w:rsidRPr="00DE095E">
        <w:rPr>
          <w:rFonts w:ascii="Times New Roman" w:hAnsi="Times New Roman" w:cs="Times New Roman"/>
          <w:i/>
          <w:iCs/>
          <w:kern w:val="0"/>
        </w:rPr>
        <w:t>vs</w:t>
      </w:r>
      <w:r w:rsidR="00DE095E">
        <w:rPr>
          <w:rFonts w:ascii="Times New Roman" w:hAnsi="Times New Roman" w:cs="Times New Roman"/>
          <w:kern w:val="0"/>
        </w:rPr>
        <w:t xml:space="preserve">. </w:t>
      </w:r>
      <w:proofErr w:type="spellStart"/>
      <w:r w:rsidR="00DE095E" w:rsidRPr="00DE095E">
        <w:rPr>
          <w:rFonts w:ascii="Times New Roman" w:hAnsi="Times New Roman" w:cs="Times New Roman"/>
          <w:i/>
          <w:iCs/>
          <w:kern w:val="0"/>
        </w:rPr>
        <w:t>nfre</w:t>
      </w:r>
      <w:proofErr w:type="spellEnd"/>
      <w:r w:rsidR="00DE095E">
        <w:rPr>
          <w:rFonts w:ascii="Times New Roman" w:hAnsi="Times New Roman" w:cs="Times New Roman"/>
          <w:kern w:val="0"/>
        </w:rPr>
        <w:t xml:space="preserve">, </w:t>
      </w:r>
      <w:r w:rsidR="00DE095E" w:rsidRPr="00DE095E">
        <w:rPr>
          <w:rFonts w:ascii="Times New Roman" w:hAnsi="Times New Roman" w:cs="Times New Roman"/>
          <w:i/>
          <w:iCs/>
          <w:kern w:val="0"/>
        </w:rPr>
        <w:t>nfr5</w:t>
      </w:r>
      <w:r w:rsidR="00DE095E">
        <w:rPr>
          <w:rFonts w:ascii="Times New Roman" w:hAnsi="Times New Roman" w:cs="Times New Roman"/>
          <w:kern w:val="0"/>
        </w:rPr>
        <w:t xml:space="preserve">, </w:t>
      </w:r>
      <w:r w:rsidR="00DE095E" w:rsidRPr="00DE095E">
        <w:rPr>
          <w:rFonts w:ascii="Times New Roman" w:hAnsi="Times New Roman" w:cs="Times New Roman"/>
          <w:i/>
          <w:iCs/>
          <w:kern w:val="0"/>
        </w:rPr>
        <w:t>chit5</w:t>
      </w:r>
      <w:r w:rsidR="00DE095E">
        <w:rPr>
          <w:rFonts w:ascii="Times New Roman" w:hAnsi="Times New Roman" w:cs="Times New Roman"/>
          <w:kern w:val="0"/>
        </w:rPr>
        <w:t xml:space="preserve"> mutants) (Tao </w:t>
      </w:r>
      <w:r w:rsidR="00DE095E" w:rsidRPr="00DE095E">
        <w:rPr>
          <w:rFonts w:ascii="Times New Roman" w:hAnsi="Times New Roman" w:cs="Times New Roman"/>
          <w:i/>
          <w:iCs/>
          <w:kern w:val="0"/>
        </w:rPr>
        <w:t>et al</w:t>
      </w:r>
      <w:r w:rsidR="00DE095E">
        <w:rPr>
          <w:rFonts w:ascii="Times New Roman" w:hAnsi="Times New Roman" w:cs="Times New Roman"/>
          <w:kern w:val="0"/>
        </w:rPr>
        <w:t xml:space="preserve">., 2024). </w:t>
      </w:r>
      <w:r w:rsidRPr="004219CA">
        <w:rPr>
          <w:rFonts w:ascii="Times New Roman" w:hAnsi="Times New Roman" w:cs="Times New Roman"/>
          <w:kern w:val="0"/>
        </w:rPr>
        <w:t>Overall, the</w:t>
      </w:r>
      <w:r w:rsidR="0046165B" w:rsidRPr="004219CA">
        <w:rPr>
          <w:rFonts w:ascii="Times New Roman" w:hAnsi="Times New Roman" w:cs="Times New Roman"/>
          <w:kern w:val="0"/>
        </w:rPr>
        <w:t>se</w:t>
      </w:r>
      <w:r w:rsidRPr="004219CA">
        <w:rPr>
          <w:rFonts w:ascii="Times New Roman" w:hAnsi="Times New Roman" w:cs="Times New Roman"/>
          <w:kern w:val="0"/>
        </w:rPr>
        <w:t xml:space="preserve"> studies </w:t>
      </w:r>
      <w:r w:rsidR="00B9031C" w:rsidRPr="004219CA">
        <w:rPr>
          <w:rFonts w:ascii="Times New Roman" w:hAnsi="Times New Roman" w:cs="Times New Roman"/>
          <w:kern w:val="0"/>
        </w:rPr>
        <w:t>demonstrate</w:t>
      </w:r>
      <w:r w:rsidRPr="004219CA">
        <w:rPr>
          <w:rFonts w:ascii="Times New Roman" w:hAnsi="Times New Roman" w:cs="Times New Roman"/>
          <w:kern w:val="0"/>
        </w:rPr>
        <w:t xml:space="preserve"> that symbiosis genes </w:t>
      </w:r>
      <w:r w:rsidR="00B9031C" w:rsidRPr="004219CA">
        <w:rPr>
          <w:rFonts w:ascii="Times New Roman" w:hAnsi="Times New Roman" w:cs="Times New Roman"/>
          <w:kern w:val="0"/>
        </w:rPr>
        <w:t>influence</w:t>
      </w:r>
      <w:r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not only </w:t>
      </w:r>
      <w:r w:rsidRPr="004219CA">
        <w:rPr>
          <w:rFonts w:ascii="Times New Roman" w:hAnsi="Times New Roman" w:cs="Times New Roman"/>
          <w:kern w:val="0"/>
        </w:rPr>
        <w:t xml:space="preserve">the plant’s interaction with symbionts but also </w:t>
      </w:r>
      <w:r w:rsidR="00BA1BB9" w:rsidRPr="004219CA">
        <w:rPr>
          <w:rFonts w:ascii="Times New Roman" w:hAnsi="Times New Roman" w:cs="Times New Roman"/>
          <w:kern w:val="0"/>
        </w:rPr>
        <w:t>broader microbial associations</w:t>
      </w:r>
      <w:r w:rsidRPr="004219CA">
        <w:rPr>
          <w:rFonts w:ascii="Times New Roman" w:hAnsi="Times New Roman" w:cs="Times New Roman"/>
          <w:kern w:val="0"/>
        </w:rPr>
        <w:t>.</w:t>
      </w:r>
      <w:r w:rsidR="00DE095E">
        <w:rPr>
          <w:rFonts w:ascii="Times New Roman" w:hAnsi="Times New Roman" w:cs="Times New Roman"/>
          <w:kern w:val="0"/>
        </w:rPr>
        <w:t xml:space="preserve"> </w:t>
      </w:r>
      <w:commentRangeEnd w:id="83"/>
      <w:r w:rsidR="001D6CD2">
        <w:rPr>
          <w:rStyle w:val="CommentReference"/>
        </w:rPr>
        <w:commentReference w:id="83"/>
      </w:r>
      <w:r w:rsidR="00B9031C" w:rsidRPr="004219CA">
        <w:rPr>
          <w:rFonts w:ascii="Times New Roman" w:hAnsi="Times New Roman" w:cs="Times New Roman"/>
          <w:kern w:val="0"/>
        </w:rPr>
        <w:t xml:space="preserve">However, it remains unclear </w:t>
      </w:r>
      <w:r w:rsidRPr="004219CA">
        <w:rPr>
          <w:rFonts w:ascii="Times New Roman" w:hAnsi="Times New Roman" w:cs="Times New Roman"/>
          <w:kern w:val="0"/>
        </w:rPr>
        <w:t xml:space="preserve">whether this effect is </w:t>
      </w:r>
      <w:r w:rsidR="00BD1212" w:rsidRPr="004219CA">
        <w:rPr>
          <w:rFonts w:ascii="Times New Roman" w:hAnsi="Times New Roman" w:cs="Times New Roman"/>
          <w:kern w:val="0"/>
        </w:rPr>
        <w:t>specific to</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nodulating</w:t>
      </w:r>
      <w:proofErr w:type="spellEnd"/>
      <w:r w:rsidRPr="004219CA">
        <w:rPr>
          <w:rFonts w:ascii="Times New Roman" w:hAnsi="Times New Roman" w:cs="Times New Roman"/>
          <w:kern w:val="0"/>
        </w:rPr>
        <w:t xml:space="preserve"> species like </w:t>
      </w:r>
      <w:r w:rsidRPr="004219CA">
        <w:rPr>
          <w:rFonts w:ascii="Times New Roman" w:hAnsi="Times New Roman" w:cs="Times New Roman"/>
          <w:i/>
          <w:iCs/>
          <w:kern w:val="0"/>
        </w:rPr>
        <w:t>Lotus</w:t>
      </w:r>
      <w:r w:rsidRPr="004219CA">
        <w:rPr>
          <w:rFonts w:ascii="Times New Roman" w:hAnsi="Times New Roman" w:cs="Times New Roman"/>
          <w:kern w:val="0"/>
        </w:rPr>
        <w:t xml:space="preserve"> or </w:t>
      </w:r>
      <w:r w:rsidR="00BD1212" w:rsidRPr="004219CA">
        <w:rPr>
          <w:rFonts w:ascii="Times New Roman" w:hAnsi="Times New Roman" w:cs="Times New Roman"/>
          <w:kern w:val="0"/>
        </w:rPr>
        <w:t>whether</w:t>
      </w:r>
      <w:r w:rsidRPr="004219CA">
        <w:rPr>
          <w:rFonts w:ascii="Times New Roman" w:hAnsi="Times New Roman" w:cs="Times New Roman"/>
          <w:kern w:val="0"/>
        </w:rPr>
        <w:t xml:space="preserve"> it</w:t>
      </w:r>
      <w:r w:rsidR="00BD1212" w:rsidRPr="004219CA">
        <w:rPr>
          <w:rFonts w:ascii="Times New Roman" w:hAnsi="Times New Roman" w:cs="Times New Roman"/>
          <w:kern w:val="0"/>
        </w:rPr>
        <w:t xml:space="preserve"> </w:t>
      </w:r>
      <w:r w:rsidRPr="004219CA">
        <w:rPr>
          <w:rFonts w:ascii="Times New Roman" w:hAnsi="Times New Roman" w:cs="Times New Roman"/>
          <w:kern w:val="0"/>
        </w:rPr>
        <w:t xml:space="preserve">also </w:t>
      </w:r>
      <w:r w:rsidR="00B9031C" w:rsidRPr="004219CA">
        <w:rPr>
          <w:rFonts w:ascii="Times New Roman" w:hAnsi="Times New Roman" w:cs="Times New Roman"/>
          <w:kern w:val="0"/>
        </w:rPr>
        <w:t>occurs</w:t>
      </w:r>
      <w:r w:rsidRPr="004219CA">
        <w:rPr>
          <w:rFonts w:ascii="Times New Roman" w:hAnsi="Times New Roman" w:cs="Times New Roman"/>
          <w:kern w:val="0"/>
        </w:rPr>
        <w:t xml:space="preserve"> in non-leguminous plants that possess CSSP genes</w:t>
      </w:r>
      <w:r w:rsidR="00B9031C" w:rsidRPr="004219CA">
        <w:rPr>
          <w:rFonts w:ascii="Times New Roman" w:hAnsi="Times New Roman" w:cs="Times New Roman"/>
          <w:kern w:val="0"/>
        </w:rPr>
        <w:t>,</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such as</w:t>
      </w:r>
      <w:r w:rsidR="00913671" w:rsidRPr="004219CA">
        <w:rPr>
          <w:rFonts w:ascii="Times New Roman" w:hAnsi="Times New Roman" w:cs="Times New Roman"/>
          <w:kern w:val="0"/>
        </w:rPr>
        <w:t xml:space="preserve"> cereals</w:t>
      </w:r>
      <w:r w:rsidRPr="004219CA">
        <w:rPr>
          <w:rFonts w:ascii="Times New Roman" w:hAnsi="Times New Roman" w:cs="Times New Roman"/>
          <w:kern w:val="0"/>
        </w:rPr>
        <w:t>.</w:t>
      </w:r>
      <w:r w:rsidR="0046165B" w:rsidRPr="004219CA">
        <w:rPr>
          <w:rFonts w:ascii="Times New Roman" w:hAnsi="Times New Roman" w:cs="Times New Roman"/>
          <w:kern w:val="0"/>
        </w:rPr>
        <w:t xml:space="preserve"> </w:t>
      </w:r>
      <w:r w:rsidR="00B9031C" w:rsidRPr="004219CA">
        <w:rPr>
          <w:rFonts w:ascii="Times New Roman" w:hAnsi="Times New Roman" w:cs="Times New Roman"/>
          <w:kern w:val="0"/>
        </w:rPr>
        <w:t>In this context, i</w:t>
      </w:r>
      <w:r w:rsidR="00913671" w:rsidRPr="004219CA">
        <w:rPr>
          <w:rFonts w:ascii="Times New Roman" w:hAnsi="Times New Roman" w:cs="Times New Roman"/>
          <w:kern w:val="0"/>
        </w:rPr>
        <w:t xml:space="preserve">t </w:t>
      </w:r>
      <w:r w:rsidR="00B9031C" w:rsidRPr="004219CA">
        <w:rPr>
          <w:rFonts w:ascii="Times New Roman" w:hAnsi="Times New Roman" w:cs="Times New Roman"/>
          <w:kern w:val="0"/>
        </w:rPr>
        <w:t>would</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be particular</w:t>
      </w:r>
      <w:r w:rsidR="000D5281">
        <w:rPr>
          <w:rFonts w:ascii="Times New Roman" w:hAnsi="Times New Roman" w:cs="Times New Roman"/>
          <w:kern w:val="0"/>
        </w:rPr>
        <w:t>l</w:t>
      </w:r>
      <w:r w:rsidR="00B9031C" w:rsidRPr="004219CA">
        <w:rPr>
          <w:rFonts w:ascii="Times New Roman" w:hAnsi="Times New Roman" w:cs="Times New Roman"/>
          <w:kern w:val="0"/>
        </w:rPr>
        <w:t xml:space="preserve">y </w:t>
      </w:r>
      <w:r w:rsidR="00913671" w:rsidRPr="004219CA">
        <w:rPr>
          <w:rFonts w:ascii="Times New Roman" w:hAnsi="Times New Roman" w:cs="Times New Roman"/>
          <w:kern w:val="0"/>
        </w:rPr>
        <w:t xml:space="preserve">interesting </w:t>
      </w:r>
      <w:r w:rsidR="0046165B" w:rsidRPr="004219CA">
        <w:rPr>
          <w:rFonts w:ascii="Times New Roman" w:hAnsi="Times New Roman" w:cs="Times New Roman"/>
          <w:kern w:val="0"/>
        </w:rPr>
        <w:t xml:space="preserve">to </w:t>
      </w:r>
      <w:r w:rsidR="003C569E" w:rsidRPr="004219CA">
        <w:rPr>
          <w:rFonts w:ascii="Times New Roman" w:hAnsi="Times New Roman" w:cs="Times New Roman"/>
          <w:kern w:val="0"/>
        </w:rPr>
        <w:t>explore</w:t>
      </w:r>
      <w:r w:rsidR="00B9031C" w:rsidRPr="004219CA">
        <w:rPr>
          <w:rFonts w:ascii="Times New Roman" w:hAnsi="Times New Roman" w:cs="Times New Roman"/>
          <w:kern w:val="0"/>
        </w:rPr>
        <w:t xml:space="preserve"> </w:t>
      </w:r>
      <w:r w:rsidR="0046165B" w:rsidRPr="004219CA">
        <w:rPr>
          <w:rFonts w:ascii="Times New Roman" w:hAnsi="Times New Roman" w:cs="Times New Roman"/>
          <w:kern w:val="0"/>
        </w:rPr>
        <w:t>whether, in cereals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which </w:t>
      </w:r>
      <w:r w:rsidR="0046165B" w:rsidRPr="004219CA">
        <w:rPr>
          <w:rFonts w:ascii="Times New Roman" w:hAnsi="Times New Roman" w:cs="Times New Roman"/>
          <w:kern w:val="0"/>
        </w:rPr>
        <w:t xml:space="preserve">cannot facility </w:t>
      </w:r>
      <w:r w:rsidR="00882A7A">
        <w:rPr>
          <w:rFonts w:ascii="Times New Roman" w:hAnsi="Times New Roman" w:cs="Times New Roman"/>
          <w:kern w:val="0"/>
        </w:rPr>
        <w:t>SNF</w:t>
      </w:r>
      <w:r w:rsidR="0046165B" w:rsidRPr="004219CA">
        <w:rPr>
          <w:rFonts w:ascii="Times New Roman" w:hAnsi="Times New Roman" w:cs="Times New Roman"/>
          <w:kern w:val="0"/>
        </w:rPr>
        <w:t xml:space="preserve"> and often suffer from nitrogen deficiencies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t>
      </w:r>
      <w:r w:rsidR="0046165B" w:rsidRPr="004219CA">
        <w:rPr>
          <w:rFonts w:ascii="Times New Roman" w:hAnsi="Times New Roman" w:cs="Times New Roman"/>
          <w:kern w:val="0"/>
        </w:rPr>
        <w:t>the CSSP</w:t>
      </w:r>
      <w:r w:rsidR="003C569E" w:rsidRPr="004219CA">
        <w:rPr>
          <w:rFonts w:ascii="Times New Roman" w:hAnsi="Times New Roman" w:cs="Times New Roman"/>
          <w:kern w:val="0"/>
        </w:rPr>
        <w:t>,</w:t>
      </w:r>
      <w:r w:rsidR="0046165B" w:rsidRPr="004219CA">
        <w:rPr>
          <w:rFonts w:ascii="Times New Roman" w:hAnsi="Times New Roman" w:cs="Times New Roman"/>
          <w:kern w:val="0"/>
        </w:rPr>
        <w:t xml:space="preserve"> be</w:t>
      </w:r>
      <w:r w:rsidR="003C569E" w:rsidRPr="004219CA">
        <w:rPr>
          <w:rFonts w:ascii="Times New Roman" w:hAnsi="Times New Roman" w:cs="Times New Roman"/>
          <w:kern w:val="0"/>
        </w:rPr>
        <w:t>yond</w:t>
      </w:r>
      <w:r w:rsidR="0046165B" w:rsidRPr="004219CA">
        <w:rPr>
          <w:rFonts w:ascii="Times New Roman" w:hAnsi="Times New Roman" w:cs="Times New Roman"/>
          <w:kern w:val="0"/>
        </w:rPr>
        <w:t xml:space="preserve"> its </w:t>
      </w:r>
      <w:r w:rsidR="003C569E" w:rsidRPr="004219CA">
        <w:rPr>
          <w:rFonts w:ascii="Times New Roman" w:hAnsi="Times New Roman" w:cs="Times New Roman"/>
          <w:kern w:val="0"/>
        </w:rPr>
        <w:t>known role</w:t>
      </w:r>
      <w:r w:rsidR="0046165B" w:rsidRPr="004219CA">
        <w:rPr>
          <w:rFonts w:ascii="Times New Roman" w:hAnsi="Times New Roman" w:cs="Times New Roman"/>
          <w:kern w:val="0"/>
        </w:rPr>
        <w:t xml:space="preserve"> in </w:t>
      </w:r>
      <w:ins w:id="84" w:author="Simona Radutoiu" w:date="2025-03-31T09:42:00Z" w16du:dateUtc="2025-03-31T07:42:00Z">
        <w:r w:rsidR="001819B4">
          <w:rPr>
            <w:rFonts w:ascii="Times New Roman" w:hAnsi="Times New Roman" w:cs="Times New Roman"/>
            <w:kern w:val="0"/>
          </w:rPr>
          <w:t xml:space="preserve">AM </w:t>
        </w:r>
      </w:ins>
      <w:r w:rsidR="00B9031C" w:rsidRPr="004219CA">
        <w:rPr>
          <w:rFonts w:ascii="Times New Roman" w:hAnsi="Times New Roman" w:cs="Times New Roman"/>
          <w:kern w:val="0"/>
        </w:rPr>
        <w:t>symbios</w:t>
      </w:r>
      <w:ins w:id="85" w:author="Simona Radutoiu" w:date="2025-03-31T09:42:00Z" w16du:dateUtc="2025-03-31T07:42:00Z">
        <w:r w:rsidR="001819B4">
          <w:rPr>
            <w:rFonts w:ascii="Times New Roman" w:hAnsi="Times New Roman" w:cs="Times New Roman"/>
            <w:kern w:val="0"/>
          </w:rPr>
          <w:t>i</w:t>
        </w:r>
      </w:ins>
      <w:del w:id="86" w:author="Simona Radutoiu" w:date="2025-03-31T09:42:00Z" w16du:dateUtc="2025-03-31T07:42:00Z">
        <w:r w:rsidR="00B9031C" w:rsidRPr="004219CA" w:rsidDel="001819B4">
          <w:rPr>
            <w:rFonts w:ascii="Times New Roman" w:hAnsi="Times New Roman" w:cs="Times New Roman"/>
            <w:kern w:val="0"/>
          </w:rPr>
          <w:delText>e</w:delText>
        </w:r>
      </w:del>
      <w:r w:rsidR="00B9031C" w:rsidRPr="004219CA">
        <w:rPr>
          <w:rFonts w:ascii="Times New Roman" w:hAnsi="Times New Roman" w:cs="Times New Roman"/>
          <w:kern w:val="0"/>
        </w:rPr>
        <w:t>s</w:t>
      </w:r>
      <w:r w:rsidR="003C569E" w:rsidRPr="004219CA">
        <w:rPr>
          <w:rFonts w:ascii="Times New Roman" w:hAnsi="Times New Roman" w:cs="Times New Roman"/>
          <w:kern w:val="0"/>
        </w:rPr>
        <w:t>, also</w:t>
      </w:r>
      <w:r w:rsidR="0046165B" w:rsidRPr="004219CA">
        <w:rPr>
          <w:rFonts w:ascii="Times New Roman" w:hAnsi="Times New Roman" w:cs="Times New Roman"/>
          <w:kern w:val="0"/>
        </w:rPr>
        <w:t xml:space="preserve"> influence</w:t>
      </w:r>
      <w:r w:rsidR="003C569E" w:rsidRPr="004219CA">
        <w:rPr>
          <w:rFonts w:ascii="Times New Roman" w:hAnsi="Times New Roman" w:cs="Times New Roman"/>
          <w:kern w:val="0"/>
        </w:rPr>
        <w:t>s</w:t>
      </w:r>
      <w:r w:rsidR="0046165B" w:rsidRPr="004219CA">
        <w:rPr>
          <w:rFonts w:ascii="Times New Roman" w:hAnsi="Times New Roman" w:cs="Times New Roman"/>
          <w:kern w:val="0"/>
        </w:rPr>
        <w:t xml:space="preserve"> the colonisation of </w:t>
      </w:r>
      <w:r w:rsidR="00B9031C" w:rsidRPr="004219CA">
        <w:rPr>
          <w:rFonts w:ascii="Times New Roman" w:hAnsi="Times New Roman" w:cs="Times New Roman"/>
          <w:kern w:val="0"/>
        </w:rPr>
        <w:t xml:space="preserve">other </w:t>
      </w:r>
      <w:r w:rsidR="0046165B" w:rsidRPr="004219CA">
        <w:rPr>
          <w:rFonts w:ascii="Times New Roman" w:hAnsi="Times New Roman" w:cs="Times New Roman"/>
          <w:kern w:val="0"/>
        </w:rPr>
        <w:t>beneficial soil bacteria</w:t>
      </w:r>
      <w:r w:rsidR="003C569E" w:rsidRPr="004219CA">
        <w:rPr>
          <w:rFonts w:ascii="Times New Roman" w:hAnsi="Times New Roman" w:cs="Times New Roman"/>
          <w:kern w:val="0"/>
        </w:rPr>
        <w:t>, such as</w:t>
      </w:r>
      <w:r w:rsidR="0046165B" w:rsidRPr="004219CA">
        <w:rPr>
          <w:rFonts w:ascii="Times New Roman" w:hAnsi="Times New Roman" w:cs="Times New Roman"/>
          <w:kern w:val="0"/>
        </w:rPr>
        <w:t xml:space="preserve"> free-living nitrogen-fixing isolates</w:t>
      </w:r>
      <w:r w:rsidR="00913671" w:rsidRPr="004219CA">
        <w:rPr>
          <w:rFonts w:ascii="Times New Roman" w:hAnsi="Times New Roman" w:cs="Times New Roman"/>
          <w:kern w:val="0"/>
        </w:rPr>
        <w:t xml:space="preserve"> that assist with nutrient assimilation.</w:t>
      </w:r>
      <w:r w:rsidR="00BD1212" w:rsidRPr="004219CA">
        <w:rPr>
          <w:rFonts w:ascii="Times New Roman" w:hAnsi="Times New Roman" w:cs="Times New Roman"/>
          <w:kern w:val="0"/>
        </w:rPr>
        <w:t xml:space="preserve"> </w:t>
      </w:r>
    </w:p>
    <w:p w14:paraId="47CE65A0" w14:textId="37AD4CC3" w:rsidR="00F84D70" w:rsidRDefault="0046165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Here, </w:t>
      </w:r>
      <w:r w:rsidR="00087B3F" w:rsidRPr="004219CA">
        <w:rPr>
          <w:rFonts w:ascii="Times New Roman" w:hAnsi="Times New Roman" w:cs="Times New Roman"/>
          <w:kern w:val="0"/>
        </w:rPr>
        <w:t xml:space="preserve">we </w:t>
      </w:r>
      <w:r w:rsidR="00BD1212" w:rsidRPr="004219CA">
        <w:rPr>
          <w:rFonts w:ascii="Times New Roman" w:hAnsi="Times New Roman" w:cs="Times New Roman"/>
          <w:kern w:val="0"/>
        </w:rPr>
        <w:t>conduct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w:t>
      </w:r>
      <w:r w:rsidR="00087B3F" w:rsidRPr="004219CA">
        <w:rPr>
          <w:rFonts w:ascii="Times New Roman" w:hAnsi="Times New Roman" w:cs="Times New Roman"/>
          <w:kern w:val="0"/>
        </w:rPr>
        <w:t xml:space="preserve"> comparative analysis using </w:t>
      </w:r>
      <w:del w:id="87" w:author="Simona Radutoiu" w:date="2025-03-31T09:43:00Z" w16du:dateUtc="2025-03-31T07:43:00Z">
        <w:r w:rsidR="00087B3F" w:rsidRPr="004219CA" w:rsidDel="0011100F">
          <w:rPr>
            <w:rFonts w:ascii="Times New Roman" w:hAnsi="Times New Roman" w:cs="Times New Roman"/>
            <w:kern w:val="0"/>
          </w:rPr>
          <w:delText xml:space="preserve">nodulating </w:delText>
        </w:r>
      </w:del>
      <w:ins w:id="88" w:author="Simona Radutoiu" w:date="2025-03-31T09:43:00Z" w16du:dateUtc="2025-03-31T07:43:00Z">
        <w:r w:rsidR="0011100F">
          <w:rPr>
            <w:rFonts w:ascii="Times New Roman" w:hAnsi="Times New Roman" w:cs="Times New Roman"/>
            <w:kern w:val="0"/>
          </w:rPr>
          <w:t>mutants of</w:t>
        </w:r>
        <w:r w:rsidR="0011100F" w:rsidRPr="004219CA">
          <w:rPr>
            <w:rFonts w:ascii="Times New Roman" w:hAnsi="Times New Roman" w:cs="Times New Roman"/>
            <w:kern w:val="0"/>
          </w:rPr>
          <w:t xml:space="preserve"> </w:t>
        </w:r>
      </w:ins>
      <w:r w:rsidR="00087B3F" w:rsidRPr="004219CA">
        <w:rPr>
          <w:rFonts w:ascii="Times New Roman" w:hAnsi="Times New Roman" w:cs="Times New Roman"/>
          <w:i/>
          <w:iCs/>
          <w:kern w:val="0"/>
        </w:rPr>
        <w:t>Lotus japonicus</w:t>
      </w:r>
      <w:r w:rsidR="00087B3F" w:rsidRPr="004219CA">
        <w:rPr>
          <w:rFonts w:ascii="Times New Roman" w:hAnsi="Times New Roman" w:cs="Times New Roman"/>
          <w:kern w:val="0"/>
        </w:rPr>
        <w:t xml:space="preserve"> and </w:t>
      </w:r>
      <w:del w:id="89" w:author="Simona Radutoiu" w:date="2025-03-31T09:43:00Z" w16du:dateUtc="2025-03-31T07:43:00Z">
        <w:r w:rsidR="00087B3F" w:rsidRPr="004219CA" w:rsidDel="0011100F">
          <w:rPr>
            <w:rFonts w:ascii="Times New Roman" w:hAnsi="Times New Roman" w:cs="Times New Roman"/>
            <w:kern w:val="0"/>
          </w:rPr>
          <w:delText xml:space="preserve">non-nodulating </w:delText>
        </w:r>
      </w:del>
      <w:r w:rsidR="00087B3F" w:rsidRPr="004219CA">
        <w:rPr>
          <w:rFonts w:ascii="Times New Roman" w:hAnsi="Times New Roman" w:cs="Times New Roman"/>
          <w:i/>
          <w:iCs/>
          <w:kern w:val="0"/>
        </w:rPr>
        <w:t xml:space="preserve">Hordeum </w:t>
      </w:r>
      <w:commentRangeStart w:id="90"/>
      <w:r w:rsidR="00087B3F" w:rsidRPr="004219CA">
        <w:rPr>
          <w:rFonts w:ascii="Times New Roman" w:hAnsi="Times New Roman" w:cs="Times New Roman"/>
          <w:i/>
          <w:iCs/>
          <w:kern w:val="0"/>
        </w:rPr>
        <w:t>vulgare</w:t>
      </w:r>
      <w:r w:rsidR="00087B3F" w:rsidRPr="004219CA">
        <w:rPr>
          <w:rFonts w:ascii="Times New Roman" w:hAnsi="Times New Roman" w:cs="Times New Roman"/>
          <w:kern w:val="0"/>
        </w:rPr>
        <w:t xml:space="preserve"> </w:t>
      </w:r>
      <w:ins w:id="91" w:author="Simona Radutoiu" w:date="2025-03-31T09:47:00Z" w16du:dateUtc="2025-03-31T07:47:00Z">
        <w:r w:rsidR="00943697">
          <w:rPr>
            <w:rFonts w:ascii="Times New Roman" w:hAnsi="Times New Roman" w:cs="Times New Roman"/>
            <w:kern w:val="0"/>
          </w:rPr>
          <w:t xml:space="preserve">impaired in </w:t>
        </w:r>
        <w:r w:rsidR="00C619B7">
          <w:rPr>
            <w:rFonts w:ascii="Times New Roman" w:hAnsi="Times New Roman" w:cs="Times New Roman"/>
            <w:kern w:val="0"/>
          </w:rPr>
          <w:t xml:space="preserve">orthologous </w:t>
        </w:r>
      </w:ins>
      <w:ins w:id="92" w:author="Simona Radutoiu" w:date="2025-03-31T09:48:00Z" w16du:dateUtc="2025-03-31T07:48:00Z">
        <w:r w:rsidR="00C619B7">
          <w:rPr>
            <w:rFonts w:ascii="Times New Roman" w:hAnsi="Times New Roman" w:cs="Times New Roman"/>
            <w:kern w:val="0"/>
          </w:rPr>
          <w:t xml:space="preserve">CSSP genes </w:t>
        </w:r>
      </w:ins>
      <w:del w:id="93" w:author="Simona Radutoiu" w:date="2025-03-31T09:48:00Z" w16du:dateUtc="2025-03-31T07:48:00Z">
        <w:r w:rsidR="00087B3F" w:rsidRPr="004219CA" w:rsidDel="00C619B7">
          <w:rPr>
            <w:rFonts w:ascii="Times New Roman" w:hAnsi="Times New Roman" w:cs="Times New Roman"/>
            <w:kern w:val="0"/>
          </w:rPr>
          <w:delText xml:space="preserve">symbiosis mutants </w:delText>
        </w:r>
      </w:del>
      <w:r w:rsidR="00087B3F" w:rsidRPr="004219CA">
        <w:rPr>
          <w:rFonts w:ascii="Times New Roman" w:hAnsi="Times New Roman" w:cs="Times New Roman"/>
          <w:kern w:val="0"/>
        </w:rPr>
        <w:t>(</w:t>
      </w:r>
      <w:proofErr w:type="spellStart"/>
      <w:r w:rsidR="00087B3F" w:rsidRPr="004219CA">
        <w:rPr>
          <w:rFonts w:ascii="Times New Roman" w:hAnsi="Times New Roman" w:cs="Times New Roman"/>
          <w:i/>
          <w:iCs/>
          <w:kern w:val="0"/>
        </w:rPr>
        <w:t>symrk</w:t>
      </w:r>
      <w:proofErr w:type="spellEnd"/>
      <w:r w:rsidR="00087B3F" w:rsidRPr="004219CA">
        <w:rPr>
          <w:rFonts w:ascii="Times New Roman" w:hAnsi="Times New Roman" w:cs="Times New Roman"/>
          <w:kern w:val="0"/>
        </w:rPr>
        <w:t xml:space="preserve">, </w:t>
      </w:r>
      <w:proofErr w:type="spellStart"/>
      <w:r w:rsidR="00087B3F" w:rsidRPr="004219CA">
        <w:rPr>
          <w:rFonts w:ascii="Times New Roman" w:hAnsi="Times New Roman" w:cs="Times New Roman"/>
          <w:i/>
          <w:iCs/>
          <w:kern w:val="0"/>
        </w:rPr>
        <w:t>ccamk</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nsp1</w:t>
      </w:r>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nsp2</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to</w:t>
      </w:r>
      <w:r w:rsidR="00087B3F" w:rsidRPr="004219CA">
        <w:rPr>
          <w:rFonts w:ascii="Times New Roman" w:hAnsi="Times New Roman" w:cs="Times New Roman"/>
          <w:kern w:val="0"/>
        </w:rPr>
        <w:t xml:space="preserve"> investigate </w:t>
      </w:r>
      <w:r w:rsidR="00BD1212" w:rsidRPr="004219CA">
        <w:rPr>
          <w:rFonts w:ascii="Times New Roman" w:hAnsi="Times New Roman" w:cs="Times New Roman"/>
          <w:kern w:val="0"/>
        </w:rPr>
        <w:t>how</w:t>
      </w:r>
      <w:r w:rsidR="00087B3F" w:rsidRPr="004219CA">
        <w:rPr>
          <w:rFonts w:ascii="Times New Roman" w:hAnsi="Times New Roman" w:cs="Times New Roman"/>
          <w:kern w:val="0"/>
        </w:rPr>
        <w:t xml:space="preserve"> </w:t>
      </w:r>
      <w:del w:id="94" w:author="Simona Radutoiu" w:date="2025-03-31T09:48:00Z" w16du:dateUtc="2025-03-31T07:48:00Z">
        <w:r w:rsidR="00087B3F" w:rsidRPr="004219CA" w:rsidDel="00C619B7">
          <w:rPr>
            <w:rFonts w:ascii="Times New Roman" w:hAnsi="Times New Roman" w:cs="Times New Roman"/>
            <w:kern w:val="0"/>
          </w:rPr>
          <w:delText>impaired symbiosis signalling</w:delText>
        </w:r>
        <w:r w:rsidR="00BD1212" w:rsidRPr="004219CA" w:rsidDel="00C619B7">
          <w:rPr>
            <w:rFonts w:ascii="Times New Roman" w:hAnsi="Times New Roman" w:cs="Times New Roman"/>
            <w:kern w:val="0"/>
          </w:rPr>
          <w:delText>,</w:delText>
        </w:r>
        <w:r w:rsidR="00087B3F" w:rsidRPr="004219CA" w:rsidDel="00C619B7">
          <w:rPr>
            <w:rFonts w:ascii="Times New Roman" w:hAnsi="Times New Roman" w:cs="Times New Roman"/>
            <w:kern w:val="0"/>
          </w:rPr>
          <w:delText xml:space="preserve"> combined with different </w:delText>
        </w:r>
        <w:r w:rsidR="00BD1212" w:rsidRPr="004219CA" w:rsidDel="00C619B7">
          <w:rPr>
            <w:rFonts w:ascii="Times New Roman" w:hAnsi="Times New Roman" w:cs="Times New Roman"/>
            <w:kern w:val="0"/>
          </w:rPr>
          <w:delText>nutrient conditions,</w:delText>
        </w:r>
      </w:del>
      <w:ins w:id="95" w:author="Simona Radutoiu" w:date="2025-03-31T09:48:00Z" w16du:dateUtc="2025-03-31T07:48:00Z">
        <w:r w:rsidR="00C619B7">
          <w:rPr>
            <w:rFonts w:ascii="Times New Roman" w:hAnsi="Times New Roman" w:cs="Times New Roman"/>
            <w:kern w:val="0"/>
          </w:rPr>
          <w:t>they</w:t>
        </w:r>
      </w:ins>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affect</w:t>
      </w:r>
      <w:del w:id="96" w:author="Simona Radutoiu" w:date="2025-03-31T09:48:00Z" w16du:dateUtc="2025-03-31T07:48:00Z">
        <w:r w:rsidR="00BD1212" w:rsidRPr="004219CA" w:rsidDel="00C619B7">
          <w:rPr>
            <w:rFonts w:ascii="Times New Roman" w:hAnsi="Times New Roman" w:cs="Times New Roman"/>
            <w:kern w:val="0"/>
          </w:rPr>
          <w:delText>s</w:delText>
        </w:r>
      </w:del>
      <w:r w:rsidR="00087B3F" w:rsidRPr="004219CA">
        <w:rPr>
          <w:rFonts w:ascii="Times New Roman" w:hAnsi="Times New Roman" w:cs="Times New Roman"/>
          <w:kern w:val="0"/>
        </w:rPr>
        <w:t xml:space="preserve"> plant growth, </w:t>
      </w:r>
      <w:del w:id="97" w:author="Simona Radutoiu" w:date="2025-03-31T09:48:00Z" w16du:dateUtc="2025-03-31T07:48:00Z">
        <w:r w:rsidR="00087B3F" w:rsidRPr="004219CA" w:rsidDel="00C619B7">
          <w:rPr>
            <w:rFonts w:ascii="Times New Roman" w:hAnsi="Times New Roman" w:cs="Times New Roman"/>
            <w:kern w:val="0"/>
          </w:rPr>
          <w:delText>microbial diversity</w:delText>
        </w:r>
        <w:r w:rsidR="00BD1212" w:rsidRPr="004219CA" w:rsidDel="00C619B7">
          <w:rPr>
            <w:rFonts w:ascii="Times New Roman" w:hAnsi="Times New Roman" w:cs="Times New Roman"/>
            <w:kern w:val="0"/>
          </w:rPr>
          <w:delText>,</w:delText>
        </w:r>
        <w:r w:rsidR="00087B3F" w:rsidRPr="004219CA" w:rsidDel="00C619B7">
          <w:rPr>
            <w:rFonts w:ascii="Times New Roman" w:hAnsi="Times New Roman" w:cs="Times New Roman"/>
            <w:kern w:val="0"/>
          </w:rPr>
          <w:delText xml:space="preserve"> community structure</w:delText>
        </w:r>
      </w:del>
      <w:ins w:id="98" w:author="Simona Radutoiu" w:date="2025-03-31T09:48:00Z" w16du:dateUtc="2025-03-31T07:48:00Z">
        <w:r w:rsidR="00C619B7">
          <w:rPr>
            <w:rFonts w:ascii="Times New Roman" w:hAnsi="Times New Roman" w:cs="Times New Roman"/>
            <w:kern w:val="0"/>
          </w:rPr>
          <w:t>root microbiota</w:t>
        </w:r>
      </w:ins>
      <w:ins w:id="99" w:author="Simona Radutoiu" w:date="2025-03-31T09:49:00Z" w16du:dateUtc="2025-03-31T07:49:00Z">
        <w:r w:rsidR="00740524">
          <w:rPr>
            <w:rFonts w:ascii="Times New Roman" w:hAnsi="Times New Roman" w:cs="Times New Roman"/>
            <w:kern w:val="0"/>
          </w:rPr>
          <w:t xml:space="preserve"> across soils that have a </w:t>
        </w:r>
        <w:proofErr w:type="spellStart"/>
        <w:r w:rsidR="00740524">
          <w:rPr>
            <w:rFonts w:ascii="Times New Roman" w:hAnsi="Times New Roman" w:cs="Times New Roman"/>
            <w:kern w:val="0"/>
          </w:rPr>
          <w:t>well defined</w:t>
        </w:r>
        <w:proofErr w:type="spellEnd"/>
        <w:r w:rsidR="00906E75">
          <w:rPr>
            <w:rFonts w:ascii="Times New Roman" w:hAnsi="Times New Roman" w:cs="Times New Roman"/>
            <w:kern w:val="0"/>
          </w:rPr>
          <w:t>, long-term fertilisation regim</w:t>
        </w:r>
      </w:ins>
      <w:ins w:id="100" w:author="Simona Radutoiu" w:date="2025-03-31T09:50:00Z" w16du:dateUtc="2025-03-31T07:50:00Z">
        <w:r w:rsidR="00906E75">
          <w:rPr>
            <w:rFonts w:ascii="Times New Roman" w:hAnsi="Times New Roman" w:cs="Times New Roman"/>
            <w:kern w:val="0"/>
          </w:rPr>
          <w:t>e</w:t>
        </w:r>
      </w:ins>
      <w:del w:id="101" w:author="Simona Radutoiu" w:date="2025-03-31T09:49:00Z" w16du:dateUtc="2025-03-31T07:49:00Z">
        <w:r w:rsidR="00087B3F" w:rsidRPr="004219CA" w:rsidDel="00740524">
          <w:rPr>
            <w:rFonts w:ascii="Times New Roman" w:hAnsi="Times New Roman" w:cs="Times New Roman"/>
            <w:kern w:val="0"/>
          </w:rPr>
          <w:delText>,</w:delText>
        </w:r>
      </w:del>
      <w:r w:rsidR="00087B3F" w:rsidRPr="004219CA">
        <w:rPr>
          <w:rFonts w:ascii="Times New Roman" w:hAnsi="Times New Roman" w:cs="Times New Roman"/>
          <w:kern w:val="0"/>
        </w:rPr>
        <w:t xml:space="preserve"> and </w:t>
      </w:r>
      <w:ins w:id="102" w:author="Simona Radutoiu" w:date="2025-03-31T09:50:00Z" w16du:dateUtc="2025-03-31T07:50:00Z">
        <w:r w:rsidR="00906E75">
          <w:rPr>
            <w:rFonts w:ascii="Times New Roman" w:hAnsi="Times New Roman" w:cs="Times New Roman"/>
            <w:kern w:val="0"/>
          </w:rPr>
          <w:t>inspect their impact on the</w:t>
        </w:r>
        <w:r w:rsidR="004B7264">
          <w:rPr>
            <w:rFonts w:ascii="Times New Roman" w:hAnsi="Times New Roman" w:cs="Times New Roman"/>
            <w:kern w:val="0"/>
          </w:rPr>
          <w:t>ir</w:t>
        </w:r>
        <w:r w:rsidR="00906E75">
          <w:rPr>
            <w:rFonts w:ascii="Times New Roman" w:hAnsi="Times New Roman" w:cs="Times New Roman"/>
            <w:kern w:val="0"/>
          </w:rPr>
          <w:t xml:space="preserve"> </w:t>
        </w:r>
      </w:ins>
      <w:del w:id="103" w:author="Simona Radutoiu" w:date="2025-03-31T09:48:00Z" w16du:dateUtc="2025-03-31T07:48:00Z">
        <w:r w:rsidR="00087B3F" w:rsidRPr="004219CA" w:rsidDel="00C619B7">
          <w:rPr>
            <w:rFonts w:ascii="Times New Roman" w:hAnsi="Times New Roman" w:cs="Times New Roman"/>
            <w:kern w:val="0"/>
          </w:rPr>
          <w:delText>the root</w:delText>
        </w:r>
      </w:del>
      <w:del w:id="104" w:author="Simona Radutoiu" w:date="2025-03-31T09:49:00Z" w16du:dateUtc="2025-03-31T07:49:00Z">
        <w:r w:rsidR="00087B3F" w:rsidRPr="004219CA" w:rsidDel="00740524">
          <w:rPr>
            <w:rFonts w:ascii="Times New Roman" w:hAnsi="Times New Roman" w:cs="Times New Roman"/>
            <w:kern w:val="0"/>
          </w:rPr>
          <w:delText xml:space="preserve"> </w:delText>
        </w:r>
      </w:del>
      <w:del w:id="105" w:author="Simona Radutoiu" w:date="2025-03-31T09:50:00Z" w16du:dateUtc="2025-03-31T07:50:00Z">
        <w:r w:rsidR="00087B3F" w:rsidRPr="004219CA" w:rsidDel="004B7264">
          <w:rPr>
            <w:rFonts w:ascii="Times New Roman" w:hAnsi="Times New Roman" w:cs="Times New Roman"/>
            <w:kern w:val="0"/>
          </w:rPr>
          <w:delText>metabol</w:delText>
        </w:r>
      </w:del>
      <w:ins w:id="106" w:author="Simona Radutoiu" w:date="2025-03-31T09:50:00Z" w16du:dateUtc="2025-03-31T07:50:00Z">
        <w:r w:rsidR="004B7264">
          <w:rPr>
            <w:rFonts w:ascii="Times New Roman" w:hAnsi="Times New Roman" w:cs="Times New Roman"/>
            <w:kern w:val="0"/>
          </w:rPr>
          <w:t>exudate</w:t>
        </w:r>
      </w:ins>
      <w:ins w:id="107" w:author="Simona Radutoiu" w:date="2025-03-31T09:48:00Z" w16du:dateUtc="2025-03-31T07:48:00Z">
        <w:r w:rsidR="00C619B7">
          <w:rPr>
            <w:rFonts w:ascii="Times New Roman" w:hAnsi="Times New Roman" w:cs="Times New Roman"/>
            <w:kern w:val="0"/>
          </w:rPr>
          <w:t xml:space="preserve"> profile</w:t>
        </w:r>
      </w:ins>
      <w:del w:id="108" w:author="Simona Radutoiu" w:date="2025-03-31T09:48:00Z" w16du:dateUtc="2025-03-31T07:48:00Z">
        <w:r w:rsidR="00087B3F" w:rsidRPr="004219CA" w:rsidDel="00C619B7">
          <w:rPr>
            <w:rFonts w:ascii="Times New Roman" w:hAnsi="Times New Roman" w:cs="Times New Roman"/>
            <w:kern w:val="0"/>
          </w:rPr>
          <w:delText>ome</w:delText>
        </w:r>
      </w:del>
      <w:r w:rsidR="00087B3F" w:rsidRPr="004219CA">
        <w:rPr>
          <w:rFonts w:ascii="Times New Roman" w:hAnsi="Times New Roman" w:cs="Times New Roman"/>
          <w:kern w:val="0"/>
        </w:rPr>
        <w:t>.</w:t>
      </w:r>
      <w:r w:rsidR="00F84D70">
        <w:rPr>
          <w:rFonts w:ascii="Times New Roman" w:hAnsi="Times New Roman" w:cs="Times New Roman"/>
          <w:kern w:val="0"/>
        </w:rPr>
        <w:t xml:space="preserve"> We </w:t>
      </w:r>
      <w:r w:rsidR="00F84D70" w:rsidRPr="004219CA">
        <w:rPr>
          <w:rFonts w:ascii="Times New Roman" w:hAnsi="Times New Roman" w:cs="Times New Roman"/>
          <w:kern w:val="0"/>
        </w:rPr>
        <w:t xml:space="preserve">demonstrate that </w:t>
      </w:r>
      <w:del w:id="109" w:author="Simona Radutoiu" w:date="2025-03-31T09:50:00Z" w16du:dateUtc="2025-03-31T07:50:00Z">
        <w:r w:rsidR="00F84D70" w:rsidRPr="004219CA" w:rsidDel="004B7264">
          <w:rPr>
            <w:rFonts w:ascii="Times New Roman" w:hAnsi="Times New Roman" w:cs="Times New Roman"/>
            <w:kern w:val="0"/>
          </w:rPr>
          <w:delText>soil nutrients</w:delText>
        </w:r>
      </w:del>
      <w:ins w:id="110" w:author="Simona Radutoiu" w:date="2025-03-31T09:50:00Z" w16du:dateUtc="2025-03-31T07:50:00Z">
        <w:r w:rsidR="004B7264">
          <w:rPr>
            <w:rFonts w:ascii="Times New Roman" w:hAnsi="Times New Roman" w:cs="Times New Roman"/>
            <w:kern w:val="0"/>
          </w:rPr>
          <w:t>fertilisation regime of the soil</w:t>
        </w:r>
      </w:ins>
      <w:r w:rsidR="00F84D70" w:rsidRPr="004219CA">
        <w:rPr>
          <w:rFonts w:ascii="Times New Roman" w:hAnsi="Times New Roman" w:cs="Times New Roman"/>
          <w:kern w:val="0"/>
        </w:rPr>
        <w:t xml:space="preserve"> </w:t>
      </w:r>
      <w:ins w:id="111" w:author="Simona Radutoiu" w:date="2025-03-31T09:51:00Z" w16du:dateUtc="2025-03-31T07:51:00Z">
        <w:r w:rsidR="00DE70BB">
          <w:rPr>
            <w:rFonts w:ascii="Times New Roman" w:hAnsi="Times New Roman" w:cs="Times New Roman"/>
            <w:kern w:val="0"/>
          </w:rPr>
          <w:t xml:space="preserve">leads to changes in </w:t>
        </w:r>
        <w:r w:rsidR="00D24399">
          <w:rPr>
            <w:rFonts w:ascii="Times New Roman" w:hAnsi="Times New Roman" w:cs="Times New Roman"/>
            <w:kern w:val="0"/>
          </w:rPr>
          <w:t xml:space="preserve">microbiota which becomes a </w:t>
        </w:r>
      </w:ins>
      <w:del w:id="112" w:author="Simona Radutoiu" w:date="2025-03-31T09:51:00Z" w16du:dateUtc="2025-03-31T07:51:00Z">
        <w:r w:rsidR="00F84D70" w:rsidRPr="004219CA" w:rsidDel="00D24399">
          <w:rPr>
            <w:rFonts w:ascii="Times New Roman" w:hAnsi="Times New Roman" w:cs="Times New Roman"/>
            <w:kern w:val="0"/>
          </w:rPr>
          <w:delText xml:space="preserve">are </w:delText>
        </w:r>
      </w:del>
      <w:r w:rsidR="00F84D70" w:rsidRPr="004219CA">
        <w:rPr>
          <w:rFonts w:ascii="Times New Roman" w:hAnsi="Times New Roman" w:cs="Times New Roman"/>
          <w:kern w:val="0"/>
        </w:rPr>
        <w:t>key driver</w:t>
      </w:r>
      <w:del w:id="113" w:author="Simona Radutoiu" w:date="2025-03-31T09:52:00Z" w16du:dateUtc="2025-03-31T07:52:00Z">
        <w:r w:rsidR="00F84D70" w:rsidRPr="004219CA" w:rsidDel="00D24399">
          <w:rPr>
            <w:rFonts w:ascii="Times New Roman" w:hAnsi="Times New Roman" w:cs="Times New Roman"/>
            <w:kern w:val="0"/>
          </w:rPr>
          <w:delText>s</w:delText>
        </w:r>
      </w:del>
      <w:r w:rsidR="00F84D70" w:rsidRPr="004219CA">
        <w:rPr>
          <w:rFonts w:ascii="Times New Roman" w:hAnsi="Times New Roman" w:cs="Times New Roman"/>
          <w:kern w:val="0"/>
        </w:rPr>
        <w:t xml:space="preserve"> of </w:t>
      </w:r>
      <w:ins w:id="114" w:author="Simona Radutoiu" w:date="2025-03-31T09:52:00Z" w16du:dateUtc="2025-03-31T07:52:00Z">
        <w:r w:rsidR="00706CC0">
          <w:rPr>
            <w:rFonts w:ascii="Times New Roman" w:hAnsi="Times New Roman" w:cs="Times New Roman"/>
            <w:kern w:val="0"/>
          </w:rPr>
          <w:t xml:space="preserve">the root associate bacterial </w:t>
        </w:r>
      </w:ins>
      <w:del w:id="115" w:author="Simona Radutoiu" w:date="2025-03-31T09:52:00Z" w16du:dateUtc="2025-03-31T07:52:00Z">
        <w:r w:rsidR="00F84D70" w:rsidRPr="004219CA" w:rsidDel="00706CC0">
          <w:rPr>
            <w:rFonts w:ascii="Times New Roman" w:hAnsi="Times New Roman" w:cs="Times New Roman"/>
            <w:kern w:val="0"/>
          </w:rPr>
          <w:delText>microbial community establishment</w:delText>
        </w:r>
      </w:del>
      <w:ins w:id="116" w:author="Simona Radutoiu" w:date="2025-03-31T09:52:00Z" w16du:dateUtc="2025-03-31T07:52:00Z">
        <w:r w:rsidR="00706CC0">
          <w:rPr>
            <w:rFonts w:ascii="Times New Roman" w:hAnsi="Times New Roman" w:cs="Times New Roman"/>
            <w:kern w:val="0"/>
          </w:rPr>
          <w:t>communities</w:t>
        </w:r>
      </w:ins>
      <w:r w:rsidR="000D5281">
        <w:rPr>
          <w:rFonts w:ascii="Times New Roman" w:hAnsi="Times New Roman" w:cs="Times New Roman"/>
          <w:kern w:val="0"/>
        </w:rPr>
        <w:t>,</w:t>
      </w:r>
      <w:r w:rsidR="00F84D70" w:rsidRPr="004219CA">
        <w:rPr>
          <w:rFonts w:ascii="Times New Roman" w:hAnsi="Times New Roman" w:cs="Times New Roman"/>
          <w:kern w:val="0"/>
        </w:rPr>
        <w:t xml:space="preserve"> and </w:t>
      </w:r>
      <w:r w:rsidR="00AD2D21">
        <w:rPr>
          <w:rFonts w:ascii="Times New Roman" w:hAnsi="Times New Roman" w:cs="Times New Roman"/>
          <w:kern w:val="0"/>
        </w:rPr>
        <w:t>we build a model t</w:t>
      </w:r>
      <w:r w:rsidR="000D5281">
        <w:rPr>
          <w:rFonts w:ascii="Times New Roman" w:hAnsi="Times New Roman" w:cs="Times New Roman"/>
          <w:kern w:val="0"/>
        </w:rPr>
        <w:t>hat</w:t>
      </w:r>
      <w:r w:rsidR="00AD2D21">
        <w:rPr>
          <w:rFonts w:ascii="Times New Roman" w:hAnsi="Times New Roman" w:cs="Times New Roman"/>
          <w:kern w:val="0"/>
        </w:rPr>
        <w:t xml:space="preserve"> </w:t>
      </w:r>
      <w:r w:rsidR="00F84D70" w:rsidRPr="004219CA">
        <w:rPr>
          <w:rFonts w:ascii="Times New Roman" w:hAnsi="Times New Roman" w:cs="Times New Roman"/>
          <w:kern w:val="0"/>
        </w:rPr>
        <w:t>accurately predict</w:t>
      </w:r>
      <w:r w:rsidR="000D5281">
        <w:rPr>
          <w:rFonts w:ascii="Times New Roman" w:hAnsi="Times New Roman" w:cs="Times New Roman"/>
          <w:kern w:val="0"/>
        </w:rPr>
        <w:t>s</w:t>
      </w:r>
      <w:r w:rsidR="00F84D70" w:rsidRPr="004219CA">
        <w:rPr>
          <w:rFonts w:ascii="Times New Roman" w:hAnsi="Times New Roman" w:cs="Times New Roman"/>
          <w:kern w:val="0"/>
        </w:rPr>
        <w:t xml:space="preserve"> the plant’s nutritional state</w:t>
      </w:r>
      <w:r w:rsidR="00AD2D21">
        <w:rPr>
          <w:rFonts w:ascii="Times New Roman" w:hAnsi="Times New Roman" w:cs="Times New Roman"/>
          <w:kern w:val="0"/>
        </w:rPr>
        <w:t xml:space="preserve"> based on </w:t>
      </w:r>
      <w:r w:rsidR="003C7953">
        <w:rPr>
          <w:rFonts w:ascii="Times New Roman" w:hAnsi="Times New Roman" w:cs="Times New Roman"/>
          <w:kern w:val="0"/>
        </w:rPr>
        <w:t xml:space="preserve">root-associated </w:t>
      </w:r>
      <w:r w:rsidR="00AD2D21">
        <w:rPr>
          <w:rFonts w:ascii="Times New Roman" w:hAnsi="Times New Roman" w:cs="Times New Roman"/>
          <w:kern w:val="0"/>
        </w:rPr>
        <w:t>microbiota composition</w:t>
      </w:r>
      <w:r w:rsidR="00F84D70" w:rsidRPr="004219CA">
        <w:rPr>
          <w:rFonts w:ascii="Times New Roman" w:hAnsi="Times New Roman" w:cs="Times New Roman"/>
          <w:kern w:val="0"/>
        </w:rPr>
        <w:t xml:space="preserve">. </w:t>
      </w:r>
      <w:r w:rsidR="000D5281">
        <w:rPr>
          <w:rFonts w:ascii="Times New Roman" w:hAnsi="Times New Roman" w:cs="Times New Roman"/>
          <w:kern w:val="0"/>
        </w:rPr>
        <w:t>Regardless of nutrient availability, s</w:t>
      </w:r>
      <w:r w:rsidR="00F33A38">
        <w:rPr>
          <w:rFonts w:ascii="Times New Roman" w:hAnsi="Times New Roman" w:cs="Times New Roman"/>
          <w:kern w:val="0"/>
        </w:rPr>
        <w:t>ymbiosis signalling</w:t>
      </w:r>
      <w:r w:rsidR="00F84D70" w:rsidRPr="004219CA">
        <w:rPr>
          <w:rFonts w:ascii="Times New Roman" w:hAnsi="Times New Roman" w:cs="Times New Roman"/>
          <w:kern w:val="0"/>
        </w:rPr>
        <w:t xml:space="preserve"> strongly influence</w:t>
      </w:r>
      <w:r w:rsidR="00F33A38">
        <w:rPr>
          <w:rFonts w:ascii="Times New Roman" w:hAnsi="Times New Roman" w:cs="Times New Roman"/>
          <w:kern w:val="0"/>
        </w:rPr>
        <w:t>s</w:t>
      </w:r>
      <w:r w:rsidR="00F84D70" w:rsidRPr="004219CA">
        <w:rPr>
          <w:rFonts w:ascii="Times New Roman" w:hAnsi="Times New Roman" w:cs="Times New Roman"/>
          <w:kern w:val="0"/>
        </w:rPr>
        <w:t xml:space="preserve"> </w:t>
      </w:r>
      <w:r w:rsidR="00AD2D21">
        <w:rPr>
          <w:rFonts w:ascii="Times New Roman" w:hAnsi="Times New Roman" w:cs="Times New Roman"/>
          <w:kern w:val="0"/>
        </w:rPr>
        <w:t>bacterial assembly</w:t>
      </w:r>
      <w:r w:rsidR="00F33A38">
        <w:rPr>
          <w:rFonts w:ascii="Times New Roman" w:hAnsi="Times New Roman" w:cs="Times New Roman"/>
          <w:kern w:val="0"/>
        </w:rPr>
        <w:t xml:space="preserve"> in both hosts</w:t>
      </w:r>
      <w:r w:rsidR="000D5281">
        <w:rPr>
          <w:rFonts w:ascii="Times New Roman" w:hAnsi="Times New Roman" w:cs="Times New Roman"/>
          <w:kern w:val="0"/>
        </w:rPr>
        <w:t xml:space="preserve">. </w:t>
      </w:r>
      <w:r w:rsidR="00F84D70" w:rsidRPr="004219CA">
        <w:rPr>
          <w:rFonts w:ascii="Times New Roman" w:hAnsi="Times New Roman" w:cs="Times New Roman"/>
          <w:i/>
          <w:iCs/>
          <w:kern w:val="0"/>
        </w:rPr>
        <w:lastRenderedPageBreak/>
        <w:t>Lotus</w:t>
      </w:r>
      <w:r w:rsidR="00F84D70" w:rsidRPr="004219CA">
        <w:rPr>
          <w:rFonts w:ascii="Times New Roman" w:hAnsi="Times New Roman" w:cs="Times New Roman"/>
          <w:kern w:val="0"/>
        </w:rPr>
        <w:t xml:space="preserve"> mutants primarily lose symbiont colonisation, creating opportunities for other microbes to occupy available niches</w:t>
      </w:r>
      <w:r w:rsidR="00AD2D21">
        <w:rPr>
          <w:rFonts w:ascii="Times New Roman" w:hAnsi="Times New Roman" w:cs="Times New Roman"/>
          <w:kern w:val="0"/>
        </w:rPr>
        <w:t>, whereas</w:t>
      </w:r>
      <w:r w:rsidR="00F84D70" w:rsidRPr="004219CA">
        <w:rPr>
          <w:rFonts w:ascii="Times New Roman" w:hAnsi="Times New Roman" w:cs="Times New Roman"/>
          <w:kern w:val="0"/>
        </w:rPr>
        <w:t xml:space="preserve"> </w:t>
      </w:r>
      <w:r w:rsidR="00AD2D21">
        <w:rPr>
          <w:rFonts w:ascii="Times New Roman" w:hAnsi="Times New Roman" w:cs="Times New Roman"/>
          <w:kern w:val="0"/>
        </w:rPr>
        <w:t>i</w:t>
      </w:r>
      <w:r w:rsidR="00F84D70" w:rsidRPr="004219CA">
        <w:rPr>
          <w:rFonts w:ascii="Times New Roman" w:hAnsi="Times New Roman" w:cs="Times New Roman"/>
          <w:kern w:val="0"/>
        </w:rPr>
        <w:t xml:space="preserve">n </w:t>
      </w:r>
      <w:r w:rsidR="00F84D70" w:rsidRPr="004219CA">
        <w:rPr>
          <w:rFonts w:ascii="Times New Roman" w:hAnsi="Times New Roman" w:cs="Times New Roman"/>
          <w:i/>
          <w:iCs/>
          <w:kern w:val="0"/>
        </w:rPr>
        <w:t>Hordeum</w:t>
      </w:r>
      <w:r w:rsidR="00F84D70" w:rsidRPr="004219CA">
        <w:rPr>
          <w:rFonts w:ascii="Times New Roman" w:hAnsi="Times New Roman" w:cs="Times New Roman"/>
          <w:kern w:val="0"/>
        </w:rPr>
        <w:t xml:space="preserve">, colonisation </w:t>
      </w:r>
      <w:commentRangeEnd w:id="90"/>
      <w:r w:rsidR="00D5535F">
        <w:rPr>
          <w:rStyle w:val="CommentReference"/>
        </w:rPr>
        <w:commentReference w:id="90"/>
      </w:r>
      <w:r w:rsidR="00F84D70" w:rsidRPr="004219CA">
        <w:rPr>
          <w:rFonts w:ascii="Times New Roman" w:hAnsi="Times New Roman" w:cs="Times New Roman"/>
          <w:kern w:val="0"/>
        </w:rPr>
        <w:t xml:space="preserve">of various bacteria was affected independently of AMS establishment. </w:t>
      </w:r>
      <w:r w:rsidR="00F33A38">
        <w:rPr>
          <w:rFonts w:ascii="Times New Roman" w:hAnsi="Times New Roman" w:cs="Times New Roman"/>
          <w:kern w:val="0"/>
        </w:rPr>
        <w:t xml:space="preserve">These 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CSSP-dependent modulation of root exudates</w:t>
      </w:r>
      <w:r w:rsidR="00F33A38">
        <w:rPr>
          <w:rFonts w:ascii="Times New Roman" w:hAnsi="Times New Roman" w:cs="Times New Roman"/>
          <w:kern w:val="0"/>
        </w:rPr>
        <w:t xml:space="preserve">, particularly phenylpropanoids and phenolic acids. </w:t>
      </w:r>
      <w:r w:rsidR="00AD2D21">
        <w:rPr>
          <w:rFonts w:ascii="Times New Roman" w:hAnsi="Times New Roman" w:cs="Times New Roman"/>
          <w:kern w:val="0"/>
        </w:rPr>
        <w:t>Our</w:t>
      </w:r>
      <w:r w:rsidR="00F84D70" w:rsidRPr="004219CA">
        <w:rPr>
          <w:rFonts w:ascii="Times New Roman" w:hAnsi="Times New Roman" w:cs="Times New Roman"/>
          <w:kern w:val="0"/>
        </w:rPr>
        <w:t xml:space="preserve"> findings suggest that CSSP genes </w:t>
      </w:r>
      <w:r w:rsidR="00AD2D21">
        <w:rPr>
          <w:rFonts w:ascii="Times New Roman" w:hAnsi="Times New Roman" w:cs="Times New Roman"/>
          <w:kern w:val="0"/>
        </w:rPr>
        <w:t xml:space="preserve">may </w:t>
      </w:r>
      <w:r w:rsidR="00F84D70" w:rsidRPr="004219CA">
        <w:rPr>
          <w:rFonts w:ascii="Times New Roman" w:hAnsi="Times New Roman" w:cs="Times New Roman"/>
          <w:kern w:val="0"/>
        </w:rPr>
        <w:t>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692A67" w:rsidRPr="004219CA">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know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 </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Results</w:t>
      </w:r>
    </w:p>
    <w:p w14:paraId="5BAF0CFA" w14:textId="349DD509" w:rsidR="00F44B65" w:rsidRPr="004219CA" w:rsidRDefault="00513209"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Long-term effects of soil fertilisation on </w:t>
      </w:r>
      <w:r w:rsidR="004E7386" w:rsidRPr="002059DF">
        <w:rPr>
          <w:rFonts w:ascii="Times New Roman" w:hAnsi="Times New Roman" w:cs="Times New Roman"/>
          <w:b/>
          <w:bCs/>
        </w:rPr>
        <w:t>soil</w:t>
      </w:r>
      <w:r w:rsidRPr="002059DF">
        <w:rPr>
          <w:rFonts w:ascii="Times New Roman" w:hAnsi="Times New Roman" w:cs="Times New Roman"/>
          <w:b/>
          <w:bCs/>
        </w:rPr>
        <w:t xml:space="preserve"> </w:t>
      </w:r>
      <w:r w:rsidR="00F81EDE" w:rsidRPr="002059DF">
        <w:rPr>
          <w:rFonts w:ascii="Times New Roman" w:hAnsi="Times New Roman" w:cs="Times New Roman"/>
          <w:b/>
          <w:bCs/>
        </w:rPr>
        <w:t>bacterial</w:t>
      </w:r>
      <w:r w:rsidRPr="002059DF">
        <w:rPr>
          <w:rFonts w:ascii="Times New Roman" w:hAnsi="Times New Roman" w:cs="Times New Roman"/>
          <w:b/>
          <w:bCs/>
        </w:rPr>
        <w:t xml:space="preserve"> communities</w:t>
      </w:r>
    </w:p>
    <w:p w14:paraId="6591C070" w14:textId="612E472D" w:rsidR="005F6299" w:rsidRPr="002059DF" w:rsidRDefault="00657F2B" w:rsidP="00DB2FCC">
      <w:pPr>
        <w:spacing w:line="276" w:lineRule="auto"/>
        <w:jc w:val="both"/>
        <w:rPr>
          <w:rFonts w:ascii="Times New Roman" w:hAnsi="Times New Roman" w:cs="Times New Roman"/>
        </w:rPr>
      </w:pPr>
      <w:r w:rsidRPr="004219CA">
        <w:rPr>
          <w:rFonts w:ascii="Times New Roman" w:hAnsi="Times New Roman" w:cs="Times New Roman"/>
        </w:rPr>
        <w:t xml:space="preserve">Christensen </w:t>
      </w:r>
      <w:r w:rsidRPr="004219CA">
        <w:rPr>
          <w:rFonts w:ascii="Times New Roman" w:hAnsi="Times New Roman" w:cs="Times New Roman"/>
          <w:i/>
          <w:iCs/>
        </w:rPr>
        <w:t>et al</w:t>
      </w:r>
      <w:r w:rsidRPr="004219CA">
        <w:rPr>
          <w:rFonts w:ascii="Times New Roman" w:hAnsi="Times New Roman" w:cs="Times New Roman"/>
        </w:rPr>
        <w:t xml:space="preserve">. (2022) </w:t>
      </w:r>
      <w:r w:rsidR="00B26457" w:rsidRPr="004219CA">
        <w:rPr>
          <w:rFonts w:ascii="Times New Roman" w:hAnsi="Times New Roman" w:cs="Times New Roman"/>
        </w:rPr>
        <w:t>conducted</w:t>
      </w:r>
      <w:r w:rsidRPr="004219CA">
        <w:rPr>
          <w:rFonts w:ascii="Times New Roman" w:hAnsi="Times New Roman" w:cs="Times New Roman"/>
        </w:rPr>
        <w:t xml:space="preserve"> a </w:t>
      </w:r>
      <w:r w:rsidR="00B26457" w:rsidRPr="004219CA">
        <w:rPr>
          <w:rFonts w:ascii="Times New Roman" w:hAnsi="Times New Roman" w:cs="Times New Roman"/>
        </w:rPr>
        <w:t xml:space="preserve">long-term </w:t>
      </w:r>
      <w:r w:rsidRPr="004219CA">
        <w:rPr>
          <w:rFonts w:ascii="Times New Roman" w:hAnsi="Times New Roman" w:cs="Times New Roman"/>
        </w:rPr>
        <w:t xml:space="preserve">field study in Askov, Denmark, where plots </w:t>
      </w:r>
      <w:r w:rsidR="00B26457" w:rsidRPr="004219CA">
        <w:rPr>
          <w:rFonts w:ascii="Times New Roman" w:hAnsi="Times New Roman" w:cs="Times New Roman"/>
        </w:rPr>
        <w:t xml:space="preserve">had been </w:t>
      </w:r>
      <w:r w:rsidRPr="004219CA">
        <w:rPr>
          <w:rFonts w:ascii="Times New Roman" w:hAnsi="Times New Roman" w:cs="Times New Roman"/>
        </w:rPr>
        <w:t xml:space="preserve">consistently </w:t>
      </w:r>
      <w:r w:rsidR="00B26457" w:rsidRPr="004219CA">
        <w:rPr>
          <w:rFonts w:ascii="Times New Roman" w:hAnsi="Times New Roman" w:cs="Times New Roman"/>
        </w:rPr>
        <w:t>treated</w:t>
      </w:r>
      <w:r w:rsidRPr="004219CA">
        <w:rPr>
          <w:rFonts w:ascii="Times New Roman" w:hAnsi="Times New Roman" w:cs="Times New Roman"/>
        </w:rPr>
        <w:t xml:space="preserve"> with specific fertiliser combinations </w:t>
      </w:r>
      <w:r w:rsidR="00B26457" w:rsidRPr="004219CA">
        <w:rPr>
          <w:rFonts w:ascii="Times New Roman" w:hAnsi="Times New Roman" w:cs="Times New Roman"/>
        </w:rPr>
        <w:t>for</w:t>
      </w:r>
      <w:r w:rsidRPr="004219CA">
        <w:rPr>
          <w:rFonts w:ascii="Times New Roman" w:hAnsi="Times New Roman" w:cs="Times New Roman"/>
        </w:rPr>
        <w:t xml:space="preserve"> 125 years. </w:t>
      </w:r>
      <w:r w:rsidR="005F6299" w:rsidRPr="004219CA">
        <w:rPr>
          <w:rFonts w:ascii="Times New Roman" w:hAnsi="Times New Roman" w:cs="Times New Roman"/>
        </w:rPr>
        <w:t xml:space="preserve">Crop plants were grown in </w:t>
      </w:r>
      <w:r w:rsidR="004E7386">
        <w:rPr>
          <w:rFonts w:ascii="Times New Roman" w:hAnsi="Times New Roman" w:cs="Times New Roman"/>
        </w:rPr>
        <w:t xml:space="preserve">well-documented </w:t>
      </w:r>
      <w:r w:rsidR="005F6299" w:rsidRPr="004219CA">
        <w:rPr>
          <w:rFonts w:ascii="Times New Roman" w:hAnsi="Times New Roman" w:cs="Times New Roman"/>
        </w:rPr>
        <w:t>annual rotations</w:t>
      </w:r>
      <w:r w:rsidR="00B26457" w:rsidRPr="004219CA">
        <w:rPr>
          <w:rFonts w:ascii="Times New Roman" w:hAnsi="Times New Roman" w:cs="Times New Roman"/>
        </w:rPr>
        <w:t>,</w:t>
      </w:r>
      <w:r w:rsidR="005F6299" w:rsidRPr="004219CA">
        <w:rPr>
          <w:rFonts w:ascii="Times New Roman" w:hAnsi="Times New Roman" w:cs="Times New Roman"/>
        </w:rPr>
        <w:t xml:space="preserve"> and bulk soil</w:t>
      </w:r>
      <w:r w:rsidRPr="004219CA">
        <w:rPr>
          <w:rFonts w:ascii="Times New Roman" w:hAnsi="Times New Roman" w:cs="Times New Roman"/>
        </w:rPr>
        <w:t xml:space="preserve"> was </w:t>
      </w:r>
      <w:r w:rsidR="005F6299" w:rsidRPr="004219CA">
        <w:rPr>
          <w:rFonts w:ascii="Times New Roman" w:hAnsi="Times New Roman" w:cs="Times New Roman"/>
        </w:rPr>
        <w:t xml:space="preserve">collected for scientific </w:t>
      </w:r>
      <w:r w:rsidR="00B26457" w:rsidRPr="004219CA">
        <w:rPr>
          <w:rFonts w:ascii="Times New Roman" w:hAnsi="Times New Roman" w:cs="Times New Roman"/>
        </w:rPr>
        <w:t>analyses</w:t>
      </w:r>
      <w:r w:rsidRPr="004219CA">
        <w:rPr>
          <w:rFonts w:ascii="Times New Roman" w:hAnsi="Times New Roman" w:cs="Times New Roman"/>
        </w:rPr>
        <w:t xml:space="preserve">. </w:t>
      </w:r>
      <w:r w:rsidR="00B26457" w:rsidRPr="004219CA">
        <w:rPr>
          <w:rFonts w:ascii="Times New Roman" w:hAnsi="Times New Roman" w:cs="Times New Roman"/>
        </w:rPr>
        <w:t>In our study, w</w:t>
      </w:r>
      <w:r w:rsidRPr="004219CA">
        <w:rPr>
          <w:rFonts w:ascii="Times New Roman" w:hAnsi="Times New Roman" w:cs="Times New Roman"/>
        </w:rPr>
        <w:t xml:space="preserve">e used three </w:t>
      </w:r>
      <w:del w:id="117" w:author="Simona Radutoiu" w:date="2025-03-31T11:50:00Z" w16du:dateUtc="2025-03-31T09:50:00Z">
        <w:r w:rsidRPr="004219CA" w:rsidDel="00B00E8D">
          <w:rPr>
            <w:rFonts w:ascii="Times New Roman" w:hAnsi="Times New Roman" w:cs="Times New Roman"/>
          </w:rPr>
          <w:delText xml:space="preserve">soil types </w:delText>
        </w:r>
      </w:del>
      <w:ins w:id="118" w:author="Simona Radutoiu" w:date="2025-03-31T11:50:00Z" w16du:dateUtc="2025-03-31T09:50:00Z">
        <w:r w:rsidR="00B00E8D">
          <w:rPr>
            <w:rFonts w:ascii="Times New Roman" w:hAnsi="Times New Roman" w:cs="Times New Roman"/>
          </w:rPr>
          <w:t xml:space="preserve">soils </w:t>
        </w:r>
      </w:ins>
      <w:r w:rsidR="00B26457" w:rsidRPr="004219CA">
        <w:rPr>
          <w:rFonts w:ascii="Times New Roman" w:hAnsi="Times New Roman" w:cs="Times New Roman"/>
        </w:rPr>
        <w:t>from</w:t>
      </w:r>
      <w:r w:rsidRPr="004219CA">
        <w:rPr>
          <w:rFonts w:ascii="Times New Roman" w:hAnsi="Times New Roman" w:cs="Times New Roman"/>
        </w:rPr>
        <w:t xml:space="preserve"> this study</w:t>
      </w:r>
      <w:r w:rsidR="00B26457" w:rsidRPr="004219CA">
        <w:rPr>
          <w:rFonts w:ascii="Times New Roman" w:hAnsi="Times New Roman" w:cs="Times New Roman"/>
        </w:rPr>
        <w:t>,</w:t>
      </w:r>
      <w:ins w:id="119" w:author="Simona Radutoiu" w:date="2025-03-31T12:55:00Z" w16du:dateUtc="2025-03-31T10:55:00Z">
        <w:r w:rsidR="002B5B46">
          <w:rPr>
            <w:rFonts w:ascii="Times New Roman" w:hAnsi="Times New Roman" w:cs="Times New Roman"/>
          </w:rPr>
          <w:t xml:space="preserve"> </w:t>
        </w:r>
        <w:commentRangeStart w:id="120"/>
        <w:proofErr w:type="spellStart"/>
        <w:r w:rsidR="002B5B46">
          <w:rPr>
            <w:rFonts w:ascii="Times New Roman" w:hAnsi="Times New Roman" w:cs="Times New Roman"/>
          </w:rPr>
          <w:t>fereforth</w:t>
        </w:r>
        <w:proofErr w:type="spellEnd"/>
        <w:r w:rsidR="002B5B46">
          <w:rPr>
            <w:rFonts w:ascii="Times New Roman" w:hAnsi="Times New Roman" w:cs="Times New Roman"/>
          </w:rPr>
          <w:t xml:space="preserve"> </w:t>
        </w:r>
        <w:r w:rsidR="00330665">
          <w:rPr>
            <w:rFonts w:ascii="Times New Roman" w:hAnsi="Times New Roman" w:cs="Times New Roman"/>
          </w:rPr>
          <w:t>soil types,</w:t>
        </w:r>
      </w:ins>
      <w:r w:rsidR="00B26457" w:rsidRPr="004219CA">
        <w:rPr>
          <w:rFonts w:ascii="Times New Roman" w:hAnsi="Times New Roman" w:cs="Times New Roman"/>
        </w:rPr>
        <w:t xml:space="preserve"> </w:t>
      </w:r>
      <w:commentRangeEnd w:id="120"/>
      <w:r w:rsidR="00330665">
        <w:rPr>
          <w:rStyle w:val="CommentReference"/>
        </w:rPr>
        <w:commentReference w:id="120"/>
      </w:r>
      <w:r w:rsidR="00B26457" w:rsidRPr="004219CA">
        <w:rPr>
          <w:rFonts w:ascii="Times New Roman" w:hAnsi="Times New Roman" w:cs="Times New Roman"/>
        </w:rPr>
        <w:t>which had been subjected to: (</w:t>
      </w:r>
      <w:r w:rsidRPr="004219CA">
        <w:rPr>
          <w:rFonts w:ascii="Times New Roman" w:hAnsi="Times New Roman" w:cs="Times New Roman"/>
        </w:rPr>
        <w:t xml:space="preserve">1) </w:t>
      </w:r>
      <w:r w:rsidR="005F6299" w:rsidRPr="004219CA">
        <w:rPr>
          <w:rFonts w:ascii="Times New Roman" w:hAnsi="Times New Roman" w:cs="Times New Roman"/>
        </w:rPr>
        <w:t>nitrogen-, phosphorus</w:t>
      </w:r>
      <w:r w:rsidRPr="004219CA">
        <w:rPr>
          <w:rFonts w:ascii="Times New Roman" w:hAnsi="Times New Roman" w:cs="Times New Roman"/>
        </w:rPr>
        <w:t>-</w:t>
      </w:r>
      <w:r w:rsidR="005F6299" w:rsidRPr="004219CA">
        <w:rPr>
          <w:rFonts w:ascii="Times New Roman" w:hAnsi="Times New Roman" w:cs="Times New Roman"/>
        </w:rPr>
        <w:t>, and potassium fertilisation (NPK)</w:t>
      </w:r>
      <w:r w:rsidRPr="004219CA">
        <w:rPr>
          <w:rFonts w:ascii="Times New Roman" w:hAnsi="Times New Roman" w:cs="Times New Roman"/>
        </w:rPr>
        <w:t>;</w:t>
      </w:r>
      <w:r w:rsidR="005F6299" w:rsidRPr="004219CA">
        <w:rPr>
          <w:rFonts w:ascii="Times New Roman" w:hAnsi="Times New Roman" w:cs="Times New Roman"/>
        </w:rPr>
        <w:t xml:space="preserve"> </w:t>
      </w:r>
      <w:r w:rsidR="00B26457" w:rsidRPr="004219CA">
        <w:rPr>
          <w:rFonts w:ascii="Times New Roman" w:hAnsi="Times New Roman" w:cs="Times New Roman"/>
        </w:rPr>
        <w:t>(</w:t>
      </w:r>
      <w:r w:rsidRPr="004219CA">
        <w:rPr>
          <w:rFonts w:ascii="Times New Roman" w:hAnsi="Times New Roman" w:cs="Times New Roman"/>
        </w:rPr>
        <w:t xml:space="preserve">2) </w:t>
      </w:r>
      <w:r w:rsidR="005F6299" w:rsidRPr="004219CA">
        <w:rPr>
          <w:rFonts w:ascii="Times New Roman" w:hAnsi="Times New Roman" w:cs="Times New Roman"/>
        </w:rPr>
        <w:t xml:space="preserve">nitrogen-deficient soil (PK); and </w:t>
      </w:r>
      <w:r w:rsidR="00B26457" w:rsidRPr="004219CA">
        <w:rPr>
          <w:rFonts w:ascii="Times New Roman" w:hAnsi="Times New Roman" w:cs="Times New Roman"/>
        </w:rPr>
        <w:t>(</w:t>
      </w:r>
      <w:r w:rsidRPr="004219CA">
        <w:rPr>
          <w:rFonts w:ascii="Times New Roman" w:hAnsi="Times New Roman" w:cs="Times New Roman"/>
        </w:rPr>
        <w:t xml:space="preserve">3) </w:t>
      </w:r>
      <w:r w:rsidR="005F6299" w:rsidRPr="004219CA">
        <w:rPr>
          <w:rFonts w:ascii="Times New Roman" w:hAnsi="Times New Roman" w:cs="Times New Roman"/>
        </w:rPr>
        <w:t xml:space="preserve">unfertilised soil (UF) with low nutrient </w:t>
      </w:r>
      <w:r w:rsidR="00B26457" w:rsidRPr="004219CA">
        <w:rPr>
          <w:rFonts w:ascii="Times New Roman" w:hAnsi="Times New Roman" w:cs="Times New Roman"/>
        </w:rPr>
        <w:t>availability</w:t>
      </w:r>
      <w:r w:rsidR="005F6299" w:rsidRPr="004219CA">
        <w:rPr>
          <w:rFonts w:ascii="Times New Roman" w:hAnsi="Times New Roman" w:cs="Times New Roman"/>
        </w:rPr>
        <w:t>.</w:t>
      </w:r>
      <w:r w:rsidR="00DB2FCC">
        <w:rPr>
          <w:rFonts w:ascii="Times New Roman" w:hAnsi="Times New Roman" w:cs="Times New Roman"/>
        </w:rPr>
        <w:t xml:space="preserve"> </w:t>
      </w:r>
      <w:ins w:id="121" w:author="Simona Radutoiu" w:date="2025-03-31T11:07:00Z" w16du:dateUtc="2025-03-31T09:07:00Z">
        <w:r w:rsidR="00DD1A63">
          <w:rPr>
            <w:rFonts w:ascii="Times New Roman" w:hAnsi="Times New Roman" w:cs="Times New Roman"/>
          </w:rPr>
          <w:t xml:space="preserve">Knowing that </w:t>
        </w:r>
        <w:r w:rsidR="00F25D1B">
          <w:rPr>
            <w:rFonts w:ascii="Times New Roman" w:hAnsi="Times New Roman" w:cs="Times New Roman"/>
          </w:rPr>
          <w:t>fertilisation was maintained for such a long time</w:t>
        </w:r>
      </w:ins>
      <w:ins w:id="122" w:author="Simona Radutoiu" w:date="2025-03-31T11:08:00Z" w16du:dateUtc="2025-03-31T09:08:00Z">
        <w:r w:rsidR="0060172A">
          <w:rPr>
            <w:rFonts w:ascii="Times New Roman" w:hAnsi="Times New Roman" w:cs="Times New Roman"/>
          </w:rPr>
          <w:t xml:space="preserve"> on the same</w:t>
        </w:r>
      </w:ins>
      <w:ins w:id="123" w:author="Simona Radutoiu" w:date="2025-03-31T11:09:00Z" w16du:dateUtc="2025-03-31T09:09:00Z">
        <w:r w:rsidR="0060172A">
          <w:rPr>
            <w:rFonts w:ascii="Times New Roman" w:hAnsi="Times New Roman" w:cs="Times New Roman"/>
          </w:rPr>
          <w:t xml:space="preserve"> soil types</w:t>
        </w:r>
      </w:ins>
      <w:ins w:id="124" w:author="Simona Radutoiu" w:date="2025-03-31T11:07:00Z" w16du:dateUtc="2025-03-31T09:07:00Z">
        <w:r w:rsidR="00F25D1B">
          <w:rPr>
            <w:rFonts w:ascii="Times New Roman" w:hAnsi="Times New Roman" w:cs="Times New Roman"/>
          </w:rPr>
          <w:t xml:space="preserve">, we asked if this </w:t>
        </w:r>
      </w:ins>
      <w:ins w:id="125" w:author="Simona Radutoiu" w:date="2025-03-31T11:08:00Z" w16du:dateUtc="2025-03-31T09:08:00Z">
        <w:r w:rsidR="004038E3">
          <w:rPr>
            <w:rFonts w:ascii="Times New Roman" w:hAnsi="Times New Roman" w:cs="Times New Roman"/>
          </w:rPr>
          <w:t xml:space="preserve">had an impact on </w:t>
        </w:r>
        <w:r w:rsidR="0060172A">
          <w:rPr>
            <w:rFonts w:ascii="Times New Roman" w:hAnsi="Times New Roman" w:cs="Times New Roman"/>
          </w:rPr>
          <w:t xml:space="preserve">bacterial communities. </w:t>
        </w:r>
      </w:ins>
      <w:del w:id="126" w:author="Simona Radutoiu" w:date="2025-03-31T11:08:00Z" w16du:dateUtc="2025-03-31T09:08:00Z">
        <w:r w:rsidR="00B26457" w:rsidRPr="004219CA" w:rsidDel="0060172A">
          <w:rPr>
            <w:rFonts w:ascii="Times New Roman" w:hAnsi="Times New Roman" w:cs="Times New Roman"/>
          </w:rPr>
          <w:delText xml:space="preserve">To assess the impact of long-term fertilisation on the diversity and composition of native soil bacterial communities, </w:delText>
        </w:r>
      </w:del>
      <w:ins w:id="127" w:author="Simona Radutoiu" w:date="2025-03-31T11:08:00Z" w16du:dateUtc="2025-03-31T09:08:00Z">
        <w:r w:rsidR="0060172A">
          <w:rPr>
            <w:rFonts w:ascii="Times New Roman" w:hAnsi="Times New Roman" w:cs="Times New Roman"/>
          </w:rPr>
          <w:t>W</w:t>
        </w:r>
      </w:ins>
      <w:del w:id="128" w:author="Simona Radutoiu" w:date="2025-03-31T11:08:00Z" w16du:dateUtc="2025-03-31T09:08:00Z">
        <w:r w:rsidR="00B26457" w:rsidRPr="004219CA" w:rsidDel="0060172A">
          <w:rPr>
            <w:rFonts w:ascii="Times New Roman" w:hAnsi="Times New Roman" w:cs="Times New Roman"/>
          </w:rPr>
          <w:delText>w</w:delText>
        </w:r>
      </w:del>
      <w:r w:rsidR="00B26457" w:rsidRPr="004219CA">
        <w:rPr>
          <w:rFonts w:ascii="Times New Roman" w:hAnsi="Times New Roman" w:cs="Times New Roman"/>
        </w:rPr>
        <w:t xml:space="preserve">e </w:t>
      </w:r>
      <w:del w:id="129" w:author="Simona Radutoiu" w:date="2025-03-31T11:09:00Z" w16du:dateUtc="2025-03-31T09:09:00Z">
        <w:r w:rsidR="00B26457" w:rsidRPr="004219CA" w:rsidDel="005513F4">
          <w:rPr>
            <w:rFonts w:ascii="Times New Roman" w:hAnsi="Times New Roman" w:cs="Times New Roman"/>
          </w:rPr>
          <w:delText xml:space="preserve">first </w:delText>
        </w:r>
      </w:del>
      <w:r w:rsidR="00B26457" w:rsidRPr="004219CA">
        <w:rPr>
          <w:rFonts w:ascii="Times New Roman" w:hAnsi="Times New Roman" w:cs="Times New Roman"/>
        </w:rPr>
        <w:t xml:space="preserve">profiled the </w:t>
      </w:r>
      <w:del w:id="130" w:author="Simona Radutoiu" w:date="2025-03-31T11:09:00Z" w16du:dateUtc="2025-03-31T09:09:00Z">
        <w:r w:rsidR="00B26457" w:rsidRPr="004219CA" w:rsidDel="005513F4">
          <w:rPr>
            <w:rFonts w:ascii="Times New Roman" w:hAnsi="Times New Roman" w:cs="Times New Roman"/>
          </w:rPr>
          <w:delText xml:space="preserve">bacterial </w:delText>
        </w:r>
      </w:del>
      <w:ins w:id="131" w:author="Simona Radutoiu" w:date="2025-03-31T11:09:00Z" w16du:dateUtc="2025-03-31T09:09:00Z">
        <w:r w:rsidR="005513F4">
          <w:rPr>
            <w:rFonts w:ascii="Times New Roman" w:hAnsi="Times New Roman" w:cs="Times New Roman"/>
          </w:rPr>
          <w:t>soil</w:t>
        </w:r>
        <w:r w:rsidR="005513F4" w:rsidRPr="004219CA">
          <w:rPr>
            <w:rFonts w:ascii="Times New Roman" w:hAnsi="Times New Roman" w:cs="Times New Roman"/>
          </w:rPr>
          <w:t xml:space="preserve"> </w:t>
        </w:r>
      </w:ins>
      <w:r w:rsidR="00B26457" w:rsidRPr="004219CA">
        <w:rPr>
          <w:rFonts w:ascii="Times New Roman" w:hAnsi="Times New Roman" w:cs="Times New Roman"/>
        </w:rPr>
        <w:t xml:space="preserve">communities in unplanted NPK, PK and UF soils </w:t>
      </w:r>
      <w:del w:id="132" w:author="Simona Radutoiu" w:date="2025-03-31T11:09:00Z" w16du:dateUtc="2025-03-31T09:09:00Z">
        <w:r w:rsidR="00B26457" w:rsidRPr="004219CA" w:rsidDel="009B62B4">
          <w:rPr>
            <w:rFonts w:ascii="Times New Roman" w:hAnsi="Times New Roman" w:cs="Times New Roman"/>
          </w:rPr>
          <w:delText xml:space="preserve">that were cultivated as controls alongside the later described plant experiments </w:delText>
        </w:r>
      </w:del>
      <w:r w:rsidR="00B26457" w:rsidRPr="004219CA">
        <w:rPr>
          <w:rFonts w:ascii="Times New Roman" w:hAnsi="Times New Roman" w:cs="Times New Roman"/>
        </w:rPr>
        <w:t>using</w:t>
      </w:r>
      <w:r w:rsidR="005F6299" w:rsidRPr="004219CA">
        <w:rPr>
          <w:rFonts w:ascii="Times New Roman" w:hAnsi="Times New Roman" w:cs="Times New Roman"/>
        </w:rPr>
        <w:t xml:space="preserve"> 16S </w:t>
      </w:r>
      <w:r w:rsidRPr="004219CA">
        <w:rPr>
          <w:rFonts w:ascii="Times New Roman" w:hAnsi="Times New Roman" w:cs="Times New Roman"/>
        </w:rPr>
        <w:t>V</w:t>
      </w:r>
      <w:r w:rsidR="005F6299" w:rsidRPr="004219CA">
        <w:rPr>
          <w:rFonts w:ascii="Times New Roman" w:hAnsi="Times New Roman" w:cs="Times New Roman"/>
        </w:rPr>
        <w:t>5-</w:t>
      </w:r>
      <w:r w:rsidRPr="004219CA">
        <w:rPr>
          <w:rFonts w:ascii="Times New Roman" w:hAnsi="Times New Roman" w:cs="Times New Roman"/>
        </w:rPr>
        <w:t>V</w:t>
      </w:r>
      <w:r w:rsidR="005F6299" w:rsidRPr="004219CA">
        <w:rPr>
          <w:rFonts w:ascii="Times New Roman" w:hAnsi="Times New Roman" w:cs="Times New Roman"/>
        </w:rPr>
        <w:t xml:space="preserve">7 rRNA amplicon sequencing </w:t>
      </w:r>
      <w:r w:rsidRPr="004219CA">
        <w:rPr>
          <w:rFonts w:ascii="Times New Roman" w:hAnsi="Times New Roman" w:cs="Times New Roman"/>
        </w:rPr>
        <w:t>(Fig.</w:t>
      </w:r>
      <w:r w:rsidRPr="004219CA">
        <w:rPr>
          <w:rFonts w:ascii="Times New Roman" w:hAnsi="Times New Roman" w:cs="Times New Roman"/>
          <w:color w:val="FF0000"/>
        </w:rPr>
        <w:t xml:space="preserve"> </w:t>
      </w:r>
      <w:r w:rsidR="00C91289" w:rsidRPr="004219CA">
        <w:rPr>
          <w:rFonts w:ascii="Times New Roman" w:hAnsi="Times New Roman" w:cs="Times New Roman"/>
        </w:rPr>
        <w:t>1A</w:t>
      </w:r>
      <w:r w:rsidRPr="004219CA">
        <w:rPr>
          <w:rFonts w:ascii="Times New Roman" w:hAnsi="Times New Roman" w:cs="Times New Roman"/>
        </w:rPr>
        <w:t>)</w:t>
      </w:r>
      <w:ins w:id="133" w:author="Simona Radutoiu" w:date="2025-03-31T11:09:00Z" w16du:dateUtc="2025-03-31T09:09:00Z">
        <w:r w:rsidR="009B62B4">
          <w:rPr>
            <w:rFonts w:ascii="Times New Roman" w:hAnsi="Times New Roman" w:cs="Times New Roman"/>
          </w:rPr>
          <w:t xml:space="preserve"> and </w:t>
        </w:r>
      </w:ins>
      <w:ins w:id="134" w:author="Simona Radutoiu" w:date="2025-03-31T11:10:00Z" w16du:dateUtc="2025-03-31T09:10:00Z">
        <w:r w:rsidR="009B62B4">
          <w:rPr>
            <w:rFonts w:ascii="Times New Roman" w:hAnsi="Times New Roman" w:cs="Times New Roman"/>
          </w:rPr>
          <w:t xml:space="preserve">this revealed </w:t>
        </w:r>
      </w:ins>
      <w:del w:id="135" w:author="Simona Radutoiu" w:date="2025-03-31T11:10:00Z" w16du:dateUtc="2025-03-31T09:10:00Z">
        <w:r w:rsidRPr="004219CA" w:rsidDel="009B62B4">
          <w:rPr>
            <w:rFonts w:ascii="Times New Roman" w:hAnsi="Times New Roman" w:cs="Times New Roman"/>
          </w:rPr>
          <w:delText>.</w:delText>
        </w:r>
        <w:r w:rsidR="005F6299" w:rsidRPr="004219CA" w:rsidDel="009B62B4">
          <w:rPr>
            <w:rFonts w:ascii="Times New Roman" w:hAnsi="Times New Roman" w:cs="Times New Roman"/>
          </w:rPr>
          <w:delText xml:space="preserve"> We </w:delText>
        </w:r>
        <w:r w:rsidR="00B26457" w:rsidRPr="004219CA" w:rsidDel="009B62B4">
          <w:rPr>
            <w:rFonts w:ascii="Times New Roman" w:hAnsi="Times New Roman" w:cs="Times New Roman"/>
          </w:rPr>
          <w:delText>found</w:delText>
        </w:r>
        <w:r w:rsidR="005F6299" w:rsidRPr="004219CA" w:rsidDel="009B62B4">
          <w:rPr>
            <w:rFonts w:ascii="Times New Roman" w:hAnsi="Times New Roman" w:cs="Times New Roman"/>
          </w:rPr>
          <w:delText xml:space="preserve"> that fertilisation </w:delText>
        </w:r>
      </w:del>
      <w:ins w:id="136" w:author="Simona Radutoiu" w:date="2025-03-31T09:56:00Z" w16du:dateUtc="2025-03-31T07:56:00Z">
        <w:r w:rsidR="00626131">
          <w:rPr>
            <w:rFonts w:ascii="Times New Roman" w:hAnsi="Times New Roman" w:cs="Times New Roman"/>
          </w:rPr>
          <w:t xml:space="preserve">a </w:t>
        </w:r>
        <w:r w:rsidR="00791AE7">
          <w:rPr>
            <w:rFonts w:ascii="Times New Roman" w:hAnsi="Times New Roman" w:cs="Times New Roman"/>
          </w:rPr>
          <w:t>profound</w:t>
        </w:r>
        <w:r w:rsidR="00626131">
          <w:rPr>
            <w:rFonts w:ascii="Times New Roman" w:hAnsi="Times New Roman" w:cs="Times New Roman"/>
          </w:rPr>
          <w:t xml:space="preserve"> impact on </w:t>
        </w:r>
        <w:r w:rsidR="00791AE7">
          <w:rPr>
            <w:rFonts w:ascii="Times New Roman" w:hAnsi="Times New Roman" w:cs="Times New Roman"/>
          </w:rPr>
          <w:t>bacterial communities present in these</w:t>
        </w:r>
      </w:ins>
      <w:ins w:id="137" w:author="Simona Radutoiu" w:date="2025-03-31T09:57:00Z" w16du:dateUtc="2025-03-31T07:57:00Z">
        <w:r w:rsidR="00791AE7">
          <w:rPr>
            <w:rFonts w:ascii="Times New Roman" w:hAnsi="Times New Roman" w:cs="Times New Roman"/>
          </w:rPr>
          <w:t xml:space="preserve"> </w:t>
        </w:r>
      </w:ins>
      <w:ins w:id="138" w:author="Simona Radutoiu" w:date="2025-03-31T09:56:00Z" w16du:dateUtc="2025-03-31T07:56:00Z">
        <w:r w:rsidR="00626131">
          <w:rPr>
            <w:rFonts w:ascii="Times New Roman" w:hAnsi="Times New Roman" w:cs="Times New Roman"/>
          </w:rPr>
          <w:t>soil</w:t>
        </w:r>
      </w:ins>
      <w:ins w:id="139" w:author="Simona Radutoiu" w:date="2025-03-31T09:57:00Z" w16du:dateUtc="2025-03-31T07:57:00Z">
        <w:r w:rsidR="00791AE7">
          <w:rPr>
            <w:rFonts w:ascii="Times New Roman" w:hAnsi="Times New Roman" w:cs="Times New Roman"/>
          </w:rPr>
          <w:t>s.</w:t>
        </w:r>
      </w:ins>
      <w:ins w:id="140" w:author="Simona Radutoiu" w:date="2025-03-31T09:58:00Z" w16du:dateUtc="2025-03-31T07:58:00Z">
        <w:r w:rsidR="00C50635">
          <w:rPr>
            <w:rFonts w:ascii="Times New Roman" w:hAnsi="Times New Roman" w:cs="Times New Roman"/>
          </w:rPr>
          <w:t xml:space="preserve"> </w:t>
        </w:r>
      </w:ins>
      <w:ins w:id="141" w:author="Simona Radutoiu" w:date="2025-03-31T11:10:00Z" w16du:dateUtc="2025-03-31T09:10:00Z">
        <w:r w:rsidR="009B62B4">
          <w:rPr>
            <w:rFonts w:ascii="Times New Roman" w:hAnsi="Times New Roman" w:cs="Times New Roman"/>
          </w:rPr>
          <w:t>There was no</w:t>
        </w:r>
      </w:ins>
      <w:ins w:id="142" w:author="Simona Radutoiu" w:date="2025-03-31T09:58:00Z" w16du:dateUtc="2025-03-31T07:58:00Z">
        <w:r w:rsidR="00C50635">
          <w:rPr>
            <w:rFonts w:ascii="Times New Roman" w:hAnsi="Times New Roman" w:cs="Times New Roman"/>
          </w:rPr>
          <w:t xml:space="preserve"> significant impact</w:t>
        </w:r>
        <w:r w:rsidR="00562D35">
          <w:rPr>
            <w:rFonts w:ascii="Times New Roman" w:hAnsi="Times New Roman" w:cs="Times New Roman"/>
          </w:rPr>
          <w:t xml:space="preserve"> on the </w:t>
        </w:r>
      </w:ins>
      <w:del w:id="143" w:author="Simona Radutoiu" w:date="2025-03-31T09:58:00Z" w16du:dateUtc="2025-03-31T07:58:00Z">
        <w:r w:rsidR="005F6299" w:rsidRPr="004219CA" w:rsidDel="00C50635">
          <w:rPr>
            <w:rFonts w:ascii="Times New Roman" w:hAnsi="Times New Roman" w:cs="Times New Roman"/>
          </w:rPr>
          <w:delText xml:space="preserve">did not significantly alter </w:delText>
        </w:r>
      </w:del>
      <w:r w:rsidR="005F6299" w:rsidRPr="004219CA">
        <w:rPr>
          <w:rFonts w:ascii="Times New Roman" w:hAnsi="Times New Roman" w:cs="Times New Roman"/>
        </w:rPr>
        <w:t xml:space="preserve">within-sample diversity (alpha diversity, Chao1 index, Fig. </w:t>
      </w:r>
      <w:r w:rsidR="004A114C">
        <w:rPr>
          <w:rFonts w:ascii="Times New Roman" w:hAnsi="Times New Roman" w:cs="Times New Roman"/>
        </w:rPr>
        <w:t>1</w:t>
      </w:r>
      <w:r w:rsidR="00C91289" w:rsidRPr="004219CA">
        <w:rPr>
          <w:rFonts w:ascii="Times New Roman" w:hAnsi="Times New Roman" w:cs="Times New Roman"/>
        </w:rPr>
        <w:t>B</w:t>
      </w:r>
      <w:r w:rsidR="005F6299" w:rsidRPr="004219CA">
        <w:rPr>
          <w:rFonts w:ascii="Times New Roman" w:hAnsi="Times New Roman" w:cs="Times New Roman"/>
        </w:rPr>
        <w:t>)</w:t>
      </w:r>
      <w:r w:rsidR="00970083" w:rsidRPr="004219CA">
        <w:rPr>
          <w:rFonts w:ascii="Times New Roman" w:hAnsi="Times New Roman" w:cs="Times New Roman"/>
        </w:rPr>
        <w:t>; however</w:t>
      </w:r>
      <w:r w:rsidR="005F6299" w:rsidRPr="004219CA">
        <w:rPr>
          <w:rFonts w:ascii="Times New Roman" w:hAnsi="Times New Roman" w:cs="Times New Roman"/>
        </w:rPr>
        <w:t xml:space="preserve">, </w:t>
      </w:r>
      <w:r w:rsidR="00970083" w:rsidRPr="004219CA">
        <w:rPr>
          <w:rFonts w:ascii="Times New Roman" w:hAnsi="Times New Roman" w:cs="Times New Roman"/>
        </w:rPr>
        <w:t>between-sample diversity (</w:t>
      </w:r>
      <w:r w:rsidR="005F6299" w:rsidRPr="004219CA">
        <w:rPr>
          <w:rFonts w:ascii="Times New Roman" w:hAnsi="Times New Roman" w:cs="Times New Roman"/>
        </w:rPr>
        <w:t>beta</w:t>
      </w:r>
      <w:r w:rsidR="00703E6B" w:rsidRPr="004219CA">
        <w:rPr>
          <w:rFonts w:ascii="Times New Roman" w:hAnsi="Times New Roman" w:cs="Times New Roman"/>
        </w:rPr>
        <w:t xml:space="preserve"> </w:t>
      </w:r>
      <w:r w:rsidR="005F6299" w:rsidRPr="004219CA">
        <w:rPr>
          <w:rFonts w:ascii="Times New Roman" w:hAnsi="Times New Roman" w:cs="Times New Roman"/>
        </w:rPr>
        <w:t>diversity</w:t>
      </w:r>
      <w:r w:rsidRPr="004219CA">
        <w:rPr>
          <w:rFonts w:ascii="Times New Roman" w:hAnsi="Times New Roman" w:cs="Times New Roman"/>
        </w:rPr>
        <w:t xml:space="preserve">) </w:t>
      </w:r>
      <w:r w:rsidR="005F6299" w:rsidRPr="004219CA">
        <w:rPr>
          <w:rFonts w:ascii="Times New Roman" w:hAnsi="Times New Roman" w:cs="Times New Roman"/>
        </w:rPr>
        <w:t xml:space="preserve">showed substantial shifts </w:t>
      </w:r>
      <w:del w:id="144" w:author="Simona Radutoiu" w:date="2025-03-31T11:10:00Z" w16du:dateUtc="2025-03-31T09:10:00Z">
        <w:r w:rsidR="005F6299" w:rsidRPr="004219CA" w:rsidDel="0072523F">
          <w:rPr>
            <w:rFonts w:ascii="Times New Roman" w:hAnsi="Times New Roman" w:cs="Times New Roman"/>
          </w:rPr>
          <w:delText xml:space="preserve">across the three treatments </w:delText>
        </w:r>
      </w:del>
      <w:r w:rsidR="005F6299" w:rsidRPr="004219CA">
        <w:rPr>
          <w:rFonts w:ascii="Times New Roman" w:hAnsi="Times New Roman" w:cs="Times New Roman"/>
        </w:rPr>
        <w:t>(</w:t>
      </w:r>
      <w:proofErr w:type="spellStart"/>
      <w:r w:rsidR="005F6299" w:rsidRPr="004219CA">
        <w:rPr>
          <w:rFonts w:ascii="Times New Roman" w:hAnsi="Times New Roman" w:cs="Times New Roman"/>
        </w:rPr>
        <w:t>PCoA</w:t>
      </w:r>
      <w:proofErr w:type="spellEnd"/>
      <w:r w:rsidR="005F6299" w:rsidRPr="004219CA">
        <w:rPr>
          <w:rFonts w:ascii="Times New Roman" w:hAnsi="Times New Roman" w:cs="Times New Roman"/>
        </w:rPr>
        <w:t xml:space="preserve"> based on Bray-Curtis dissimilarities, Fig. </w:t>
      </w:r>
      <w:r w:rsidR="004A114C">
        <w:rPr>
          <w:rFonts w:ascii="Times New Roman" w:hAnsi="Times New Roman" w:cs="Times New Roman"/>
        </w:rPr>
        <w:t>1</w:t>
      </w:r>
      <w:r w:rsidR="00C91289" w:rsidRPr="004219CA">
        <w:rPr>
          <w:rFonts w:ascii="Times New Roman" w:hAnsi="Times New Roman" w:cs="Times New Roman"/>
        </w:rPr>
        <w:t>C</w:t>
      </w:r>
      <w:r w:rsidR="005F6299" w:rsidRPr="004219CA">
        <w:rPr>
          <w:rFonts w:ascii="Times New Roman" w:hAnsi="Times New Roman" w:cs="Times New Roman"/>
        </w:rPr>
        <w:t xml:space="preserve">). </w:t>
      </w:r>
      <w:ins w:id="145" w:author="Simona Radutoiu" w:date="2025-03-31T11:15:00Z" w16du:dateUtc="2025-03-31T09:15:00Z">
        <w:r w:rsidR="000C2D0A" w:rsidRPr="004219CA">
          <w:rPr>
            <w:rFonts w:ascii="Times New Roman" w:hAnsi="Times New Roman" w:cs="Times New Roman"/>
          </w:rPr>
          <w:t>We identified</w:t>
        </w:r>
        <w:r w:rsidR="000C2D0A">
          <w:rPr>
            <w:rFonts w:ascii="Times New Roman" w:hAnsi="Times New Roman" w:cs="Times New Roman"/>
          </w:rPr>
          <w:t xml:space="preserve"> a similar number of</w:t>
        </w:r>
        <w:r w:rsidR="000C2D0A" w:rsidRPr="004219CA">
          <w:rPr>
            <w:rFonts w:ascii="Times New Roman" w:hAnsi="Times New Roman" w:cs="Times New Roman"/>
            <w:color w:val="000000" w:themeColor="text1"/>
          </w:rPr>
          <w:t xml:space="preserve"> amplicon sequence variants (</w:t>
        </w:r>
        <w:r w:rsidR="000C2D0A" w:rsidRPr="004219CA">
          <w:rPr>
            <w:rFonts w:ascii="Times New Roman" w:hAnsi="Times New Roman" w:cs="Times New Roman"/>
          </w:rPr>
          <w:t xml:space="preserve">ASVs) </w:t>
        </w:r>
        <w:r w:rsidR="000C2D0A">
          <w:rPr>
            <w:rFonts w:ascii="Times New Roman" w:hAnsi="Times New Roman" w:cs="Times New Roman"/>
          </w:rPr>
          <w:t>(~1200)</w:t>
        </w:r>
        <w:r w:rsidR="000C2D0A" w:rsidRPr="00DB2FCC">
          <w:rPr>
            <w:rFonts w:ascii="Times New Roman" w:hAnsi="Times New Roman" w:cs="Times New Roman"/>
          </w:rPr>
          <w:t xml:space="preserve"> </w:t>
        </w:r>
        <w:r w:rsidR="000C2D0A" w:rsidRPr="004219CA">
          <w:rPr>
            <w:rFonts w:ascii="Times New Roman" w:hAnsi="Times New Roman" w:cs="Times New Roman"/>
          </w:rPr>
          <w:t xml:space="preserve">in </w:t>
        </w:r>
        <w:r w:rsidR="000C2D0A">
          <w:rPr>
            <w:rFonts w:ascii="Times New Roman" w:hAnsi="Times New Roman" w:cs="Times New Roman"/>
          </w:rPr>
          <w:t>all soils, of which fewer than 25% were shared across soils (Fig. 1F, Suppl. Table 1). Both the</w:t>
        </w:r>
        <w:r w:rsidR="000C2D0A" w:rsidRPr="004219CA">
          <w:rPr>
            <w:rFonts w:ascii="Times New Roman" w:hAnsi="Times New Roman" w:cs="Times New Roman"/>
          </w:rPr>
          <w:t xml:space="preserve"> unique and shared ASVs spanned a broad range of bacterial orders</w:t>
        </w:r>
        <w:r w:rsidR="000C2D0A">
          <w:rPr>
            <w:rFonts w:ascii="Times New Roman" w:hAnsi="Times New Roman" w:cs="Times New Roman"/>
          </w:rPr>
          <w:t>, indicating that long-term fertilisation had an impact on communities at a higher taxonomic level</w:t>
        </w:r>
        <w:r w:rsidR="000C2D0A" w:rsidRPr="004219CA">
          <w:rPr>
            <w:rFonts w:ascii="Times New Roman" w:hAnsi="Times New Roman" w:cs="Times New Roman"/>
          </w:rPr>
          <w:t xml:space="preserve"> (Fig. 1</w:t>
        </w:r>
        <w:r w:rsidR="000C2D0A">
          <w:rPr>
            <w:rFonts w:ascii="Times New Roman" w:hAnsi="Times New Roman" w:cs="Times New Roman"/>
          </w:rPr>
          <w:t>G</w:t>
        </w:r>
        <w:r w:rsidR="000C2D0A" w:rsidRPr="004219CA">
          <w:rPr>
            <w:rFonts w:ascii="Times New Roman" w:hAnsi="Times New Roman" w:cs="Times New Roman"/>
          </w:rPr>
          <w:t xml:space="preserve">). </w:t>
        </w:r>
      </w:ins>
      <w:r w:rsidR="00DB2FCC">
        <w:rPr>
          <w:rFonts w:ascii="Times New Roman" w:hAnsi="Times New Roman" w:cs="Times New Roman"/>
        </w:rPr>
        <w:t xml:space="preserve">Several </w:t>
      </w:r>
      <w:commentRangeStart w:id="146"/>
      <w:r w:rsidR="00DB2FCC">
        <w:rPr>
          <w:rFonts w:ascii="Times New Roman" w:hAnsi="Times New Roman" w:cs="Times New Roman"/>
        </w:rPr>
        <w:t>well-</w:t>
      </w:r>
      <w:r w:rsidR="004E7386">
        <w:rPr>
          <w:rFonts w:ascii="Times New Roman" w:hAnsi="Times New Roman" w:cs="Times New Roman"/>
        </w:rPr>
        <w:t xml:space="preserve">known bacterial orders </w:t>
      </w:r>
      <w:commentRangeEnd w:id="146"/>
      <w:r w:rsidR="00690A0F">
        <w:rPr>
          <w:rStyle w:val="CommentReference"/>
        </w:rPr>
        <w:commentReference w:id="146"/>
      </w:r>
      <w:r w:rsidR="004E7386">
        <w:rPr>
          <w:rFonts w:ascii="Times New Roman" w:hAnsi="Times New Roman" w:cs="Times New Roman"/>
        </w:rPr>
        <w:t xml:space="preserve">were detected as </w:t>
      </w:r>
      <w:ins w:id="147" w:author="Simona Radutoiu" w:date="2025-03-31T09:58:00Z" w16du:dateUtc="2025-03-31T07:58:00Z">
        <w:r w:rsidR="00562D35">
          <w:rPr>
            <w:rFonts w:ascii="Times New Roman" w:hAnsi="Times New Roman" w:cs="Times New Roman"/>
          </w:rPr>
          <w:t>high</w:t>
        </w:r>
      </w:ins>
      <w:ins w:id="148" w:author="Simona Radutoiu" w:date="2025-03-31T09:59:00Z" w16du:dateUtc="2025-03-31T07:59:00Z">
        <w:r w:rsidR="00562D35">
          <w:rPr>
            <w:rFonts w:ascii="Times New Roman" w:hAnsi="Times New Roman" w:cs="Times New Roman"/>
          </w:rPr>
          <w:t xml:space="preserve">ly </w:t>
        </w:r>
      </w:ins>
      <w:del w:id="149" w:author="Simona Radutoiu" w:date="2025-03-31T09:58:00Z" w16du:dateUtc="2025-03-31T07:58:00Z">
        <w:r w:rsidR="004E7386" w:rsidDel="00562D35">
          <w:rPr>
            <w:rFonts w:ascii="Times New Roman" w:hAnsi="Times New Roman" w:cs="Times New Roman"/>
          </w:rPr>
          <w:delText xml:space="preserve">key </w:delText>
        </w:r>
      </w:del>
      <w:ins w:id="150" w:author="Simona Radutoiu" w:date="2025-03-31T09:58:00Z" w16du:dateUtc="2025-03-31T07:58:00Z">
        <w:r w:rsidR="00562D35">
          <w:rPr>
            <w:rFonts w:ascii="Times New Roman" w:hAnsi="Times New Roman" w:cs="Times New Roman"/>
          </w:rPr>
          <w:t xml:space="preserve">abundant </w:t>
        </w:r>
      </w:ins>
      <w:r w:rsidR="004E7386">
        <w:rPr>
          <w:rFonts w:ascii="Times New Roman" w:hAnsi="Times New Roman" w:cs="Times New Roman"/>
        </w:rPr>
        <w:t xml:space="preserve">taxa </w:t>
      </w:r>
      <w:del w:id="151" w:author="Simona Radutoiu" w:date="2025-03-31T09:59:00Z" w16du:dateUtc="2025-03-31T07:59:00Z">
        <w:r w:rsidR="004E7386" w:rsidDel="00562D35">
          <w:rPr>
            <w:rFonts w:ascii="Times New Roman" w:hAnsi="Times New Roman" w:cs="Times New Roman"/>
          </w:rPr>
          <w:delText xml:space="preserve">with </w:delText>
        </w:r>
        <w:r w:rsidR="00DB2FCC" w:rsidDel="00562D35">
          <w:rPr>
            <w:rFonts w:ascii="Times New Roman" w:hAnsi="Times New Roman" w:cs="Times New Roman"/>
          </w:rPr>
          <w:delText xml:space="preserve">the </w:delText>
        </w:r>
        <w:r w:rsidR="004E7386" w:rsidDel="00562D35">
          <w:rPr>
            <w:rFonts w:ascii="Times New Roman" w:hAnsi="Times New Roman" w:cs="Times New Roman"/>
          </w:rPr>
          <w:delText xml:space="preserve">highest relative abundances </w:delText>
        </w:r>
      </w:del>
      <w:r w:rsidR="004E7386">
        <w:rPr>
          <w:rFonts w:ascii="Times New Roman" w:hAnsi="Times New Roman" w:cs="Times New Roman"/>
        </w:rPr>
        <w:t>(</w:t>
      </w:r>
      <w:r w:rsidR="005F6299" w:rsidRPr="004219CA">
        <w:rPr>
          <w:rFonts w:ascii="Times New Roman" w:hAnsi="Times New Roman" w:cs="Times New Roman"/>
        </w:rPr>
        <w:t xml:space="preserve">Fig. </w:t>
      </w:r>
      <w:r w:rsidR="00C91289" w:rsidRPr="004219CA">
        <w:rPr>
          <w:rFonts w:ascii="Times New Roman" w:hAnsi="Times New Roman" w:cs="Times New Roman"/>
        </w:rPr>
        <w:t>1</w:t>
      </w:r>
      <w:r w:rsidR="004A114C">
        <w:rPr>
          <w:rFonts w:ascii="Times New Roman" w:hAnsi="Times New Roman" w:cs="Times New Roman"/>
        </w:rPr>
        <w:t>D</w:t>
      </w:r>
      <w:r w:rsidR="005F6299" w:rsidRPr="004219CA">
        <w:rPr>
          <w:rFonts w:ascii="Times New Roman" w:hAnsi="Times New Roman" w:cs="Times New Roman"/>
        </w:rPr>
        <w:t>)</w:t>
      </w:r>
      <w:r w:rsidR="004E7386">
        <w:rPr>
          <w:rFonts w:ascii="Times New Roman" w:hAnsi="Times New Roman" w:cs="Times New Roman"/>
        </w:rPr>
        <w:t xml:space="preserve">, among which </w:t>
      </w:r>
      <w:r w:rsidR="00DB2FCC">
        <w:rPr>
          <w:rFonts w:ascii="Times New Roman" w:hAnsi="Times New Roman" w:cs="Times New Roman"/>
        </w:rPr>
        <w:t>some</w:t>
      </w:r>
      <w:r w:rsidR="004E7386">
        <w:rPr>
          <w:rFonts w:ascii="Times New Roman" w:hAnsi="Times New Roman" w:cs="Times New Roman"/>
        </w:rPr>
        <w:t xml:space="preserve"> </w:t>
      </w:r>
      <w:r w:rsidR="004E7386" w:rsidRPr="004219CA">
        <w:rPr>
          <w:rFonts w:ascii="Times New Roman" w:hAnsi="Times New Roman" w:cs="Times New Roman"/>
        </w:rPr>
        <w:t>exhibited differential abundances across the three soil types</w:t>
      </w:r>
      <w:ins w:id="152" w:author="Simona Radutoiu" w:date="2025-03-31T11:12:00Z" w16du:dateUtc="2025-03-31T09:12:00Z">
        <w:r w:rsidR="00690A0F">
          <w:rPr>
            <w:rFonts w:ascii="Times New Roman" w:hAnsi="Times New Roman" w:cs="Times New Roman"/>
          </w:rPr>
          <w:t>.</w:t>
        </w:r>
      </w:ins>
      <w:del w:id="153" w:author="Simona Radutoiu" w:date="2025-03-31T11:12:00Z" w16du:dateUtc="2025-03-31T09:12:00Z">
        <w:r w:rsidR="00DB2FCC" w:rsidDel="00690A0F">
          <w:rPr>
            <w:rFonts w:ascii="Times New Roman" w:hAnsi="Times New Roman" w:cs="Times New Roman"/>
          </w:rPr>
          <w:delText>,</w:delText>
        </w:r>
      </w:del>
      <w:r w:rsidR="004E7386" w:rsidRPr="004219CA">
        <w:rPr>
          <w:rFonts w:ascii="Times New Roman" w:hAnsi="Times New Roman" w:cs="Times New Roman"/>
        </w:rPr>
        <w:t xml:space="preserve"> </w:t>
      </w:r>
      <w:del w:id="154" w:author="Simona Radutoiu" w:date="2025-03-31T11:12:00Z" w16du:dateUtc="2025-03-31T09:12:00Z">
        <w:r w:rsidR="004E7386" w:rsidDel="00690A0F">
          <w:rPr>
            <w:rFonts w:ascii="Times New Roman" w:hAnsi="Times New Roman" w:cs="Times New Roman"/>
          </w:rPr>
          <w:delText xml:space="preserve">including </w:delText>
        </w:r>
      </w:del>
      <w:proofErr w:type="spellStart"/>
      <w:r w:rsidR="004E7386">
        <w:rPr>
          <w:rFonts w:ascii="Times New Roman" w:hAnsi="Times New Roman" w:cs="Times New Roman"/>
        </w:rPr>
        <w:t>Pseudomonadales</w:t>
      </w:r>
      <w:proofErr w:type="spellEnd"/>
      <w:r w:rsidR="004E7386">
        <w:rPr>
          <w:rFonts w:ascii="Times New Roman" w:hAnsi="Times New Roman" w:cs="Times New Roman"/>
        </w:rPr>
        <w:t xml:space="preserve"> </w:t>
      </w:r>
      <w:ins w:id="155" w:author="Simona Radutoiu" w:date="2025-03-31T11:12:00Z" w16du:dateUtc="2025-03-31T09:12:00Z">
        <w:r w:rsidR="007162EA">
          <w:rPr>
            <w:rFonts w:ascii="Times New Roman" w:hAnsi="Times New Roman" w:cs="Times New Roman"/>
          </w:rPr>
          <w:t xml:space="preserve">was more abundant </w:t>
        </w:r>
      </w:ins>
      <w:r w:rsidR="00DB2FCC">
        <w:rPr>
          <w:rFonts w:ascii="Times New Roman" w:hAnsi="Times New Roman" w:cs="Times New Roman"/>
        </w:rPr>
        <w:t>i</w:t>
      </w:r>
      <w:r w:rsidR="004E7386">
        <w:rPr>
          <w:rFonts w:ascii="Times New Roman" w:hAnsi="Times New Roman" w:cs="Times New Roman"/>
        </w:rPr>
        <w:t>n UF soil</w:t>
      </w:r>
      <w:r w:rsidR="00DB2FCC">
        <w:rPr>
          <w:rFonts w:ascii="Times New Roman" w:hAnsi="Times New Roman" w:cs="Times New Roman"/>
        </w:rPr>
        <w:t xml:space="preserve">, </w:t>
      </w:r>
      <w:del w:id="156" w:author="Simona Radutoiu" w:date="2025-03-31T11:12:00Z" w16du:dateUtc="2025-03-31T09:12:00Z">
        <w:r w:rsidR="00DB2FCC" w:rsidDel="007162EA">
          <w:rPr>
            <w:rFonts w:ascii="Times New Roman" w:hAnsi="Times New Roman" w:cs="Times New Roman"/>
          </w:rPr>
          <w:delText>as well as</w:delText>
        </w:r>
      </w:del>
      <w:ins w:id="157" w:author="Simona Radutoiu" w:date="2025-03-31T11:13:00Z" w16du:dateUtc="2025-03-31T09:13:00Z">
        <w:r w:rsidR="007162EA">
          <w:rPr>
            <w:rFonts w:ascii="Times New Roman" w:hAnsi="Times New Roman" w:cs="Times New Roman"/>
          </w:rPr>
          <w:t>and</w:t>
        </w:r>
      </w:ins>
      <w:r w:rsidR="00DB2FCC">
        <w:rPr>
          <w:rFonts w:ascii="Times New Roman" w:hAnsi="Times New Roman" w:cs="Times New Roman"/>
        </w:rPr>
        <w:t xml:space="preserve"> </w:t>
      </w:r>
      <w:proofErr w:type="spellStart"/>
      <w:r w:rsidR="004E7386">
        <w:rPr>
          <w:rFonts w:ascii="Times New Roman" w:hAnsi="Times New Roman" w:cs="Times New Roman"/>
        </w:rPr>
        <w:t>Xanthomonadales</w:t>
      </w:r>
      <w:proofErr w:type="spellEnd"/>
      <w:r w:rsidR="004E7386">
        <w:rPr>
          <w:rFonts w:ascii="Times New Roman" w:hAnsi="Times New Roman" w:cs="Times New Roman"/>
        </w:rPr>
        <w:t xml:space="preserve"> and </w:t>
      </w:r>
      <w:proofErr w:type="spellStart"/>
      <w:r w:rsidR="004E7386">
        <w:rPr>
          <w:rFonts w:ascii="Times New Roman" w:hAnsi="Times New Roman" w:cs="Times New Roman"/>
        </w:rPr>
        <w:t>Gaiellales</w:t>
      </w:r>
      <w:proofErr w:type="spellEnd"/>
      <w:r w:rsidR="004E7386">
        <w:rPr>
          <w:rFonts w:ascii="Times New Roman" w:hAnsi="Times New Roman" w:cs="Times New Roman"/>
        </w:rPr>
        <w:t xml:space="preserve"> </w:t>
      </w:r>
      <w:r w:rsidR="00DB2FCC">
        <w:rPr>
          <w:rFonts w:ascii="Times New Roman" w:hAnsi="Times New Roman" w:cs="Times New Roman"/>
        </w:rPr>
        <w:t>i</w:t>
      </w:r>
      <w:r w:rsidR="004E7386">
        <w:rPr>
          <w:rFonts w:ascii="Times New Roman" w:hAnsi="Times New Roman" w:cs="Times New Roman"/>
        </w:rPr>
        <w:t xml:space="preserve">n PK and UF soils </w:t>
      </w:r>
      <w:r w:rsidR="004E7386" w:rsidRPr="004219CA">
        <w:rPr>
          <w:rFonts w:ascii="Times New Roman" w:hAnsi="Times New Roman" w:cs="Times New Roman"/>
        </w:rPr>
        <w:t>(Fig. 1</w:t>
      </w:r>
      <w:r w:rsidR="004E7386">
        <w:rPr>
          <w:rFonts w:ascii="Times New Roman" w:hAnsi="Times New Roman" w:cs="Times New Roman"/>
        </w:rPr>
        <w:t>E</w:t>
      </w:r>
      <w:r w:rsidR="004E7386" w:rsidRPr="004219CA">
        <w:rPr>
          <w:rFonts w:ascii="Times New Roman" w:hAnsi="Times New Roman" w:cs="Times New Roman"/>
        </w:rPr>
        <w:t>)</w:t>
      </w:r>
      <w:r w:rsidR="004E7386">
        <w:rPr>
          <w:rFonts w:ascii="Times New Roman" w:hAnsi="Times New Roman" w:cs="Times New Roman"/>
        </w:rPr>
        <w:t xml:space="preserve">. </w:t>
      </w:r>
      <w:del w:id="158" w:author="Simona Radutoiu" w:date="2025-03-31T11:15:00Z" w16du:dateUtc="2025-03-31T09:15:00Z">
        <w:r w:rsidR="005F6299" w:rsidRPr="004219CA" w:rsidDel="000C2D0A">
          <w:rPr>
            <w:rFonts w:ascii="Times New Roman" w:hAnsi="Times New Roman" w:cs="Times New Roman"/>
          </w:rPr>
          <w:delText xml:space="preserve">We </w:delText>
        </w:r>
        <w:r w:rsidR="00970083" w:rsidRPr="004219CA" w:rsidDel="000C2D0A">
          <w:rPr>
            <w:rFonts w:ascii="Times New Roman" w:hAnsi="Times New Roman" w:cs="Times New Roman"/>
          </w:rPr>
          <w:delText>identified</w:delText>
        </w:r>
        <w:r w:rsidR="004E7386" w:rsidDel="000C2D0A">
          <w:rPr>
            <w:rFonts w:ascii="Times New Roman" w:hAnsi="Times New Roman" w:cs="Times New Roman"/>
          </w:rPr>
          <w:delText xml:space="preserve"> a similar number of</w:delText>
        </w:r>
        <w:r w:rsidR="005F6299" w:rsidRPr="004219CA" w:rsidDel="000C2D0A">
          <w:rPr>
            <w:rFonts w:ascii="Times New Roman" w:hAnsi="Times New Roman" w:cs="Times New Roman"/>
            <w:color w:val="000000" w:themeColor="text1"/>
          </w:rPr>
          <w:delText xml:space="preserve"> </w:delText>
        </w:r>
        <w:r w:rsidR="00970083" w:rsidRPr="004219CA" w:rsidDel="000C2D0A">
          <w:rPr>
            <w:rFonts w:ascii="Times New Roman" w:hAnsi="Times New Roman" w:cs="Times New Roman"/>
            <w:color w:val="000000" w:themeColor="text1"/>
          </w:rPr>
          <w:delText>amplicon sequence variants (</w:delText>
        </w:r>
        <w:r w:rsidR="005F6299" w:rsidRPr="004219CA" w:rsidDel="000C2D0A">
          <w:rPr>
            <w:rFonts w:ascii="Times New Roman" w:hAnsi="Times New Roman" w:cs="Times New Roman"/>
          </w:rPr>
          <w:delText>ASVs</w:delText>
        </w:r>
        <w:r w:rsidR="00970083" w:rsidRPr="004219CA" w:rsidDel="000C2D0A">
          <w:rPr>
            <w:rFonts w:ascii="Times New Roman" w:hAnsi="Times New Roman" w:cs="Times New Roman"/>
          </w:rPr>
          <w:delText>)</w:delText>
        </w:r>
        <w:r w:rsidR="005F6299" w:rsidRPr="004219CA" w:rsidDel="000C2D0A">
          <w:rPr>
            <w:rFonts w:ascii="Times New Roman" w:hAnsi="Times New Roman" w:cs="Times New Roman"/>
          </w:rPr>
          <w:delText xml:space="preserve"> </w:delText>
        </w:r>
        <w:r w:rsidR="004E7386" w:rsidDel="000C2D0A">
          <w:rPr>
            <w:rFonts w:ascii="Times New Roman" w:hAnsi="Times New Roman" w:cs="Times New Roman"/>
          </w:rPr>
          <w:delText>(~1200</w:delText>
        </w:r>
        <w:r w:rsidR="00DB2FCC" w:rsidDel="000C2D0A">
          <w:rPr>
            <w:rFonts w:ascii="Times New Roman" w:hAnsi="Times New Roman" w:cs="Times New Roman"/>
          </w:rPr>
          <w:delText>)</w:delText>
        </w:r>
        <w:r w:rsidR="00DB2FCC" w:rsidRPr="00DB2FCC" w:rsidDel="000C2D0A">
          <w:rPr>
            <w:rFonts w:ascii="Times New Roman" w:hAnsi="Times New Roman" w:cs="Times New Roman"/>
          </w:rPr>
          <w:delText xml:space="preserve"> </w:delText>
        </w:r>
        <w:r w:rsidR="00DB2FCC" w:rsidRPr="004219CA" w:rsidDel="000C2D0A">
          <w:rPr>
            <w:rFonts w:ascii="Times New Roman" w:hAnsi="Times New Roman" w:cs="Times New Roman"/>
          </w:rPr>
          <w:delText xml:space="preserve">in </w:delText>
        </w:r>
        <w:r w:rsidR="00DB2FCC" w:rsidDel="000C2D0A">
          <w:rPr>
            <w:rFonts w:ascii="Times New Roman" w:hAnsi="Times New Roman" w:cs="Times New Roman"/>
          </w:rPr>
          <w:delText>all soils</w:delText>
        </w:r>
        <w:r w:rsidR="0058006E" w:rsidDel="000C2D0A">
          <w:rPr>
            <w:rFonts w:ascii="Times New Roman" w:hAnsi="Times New Roman" w:cs="Times New Roman"/>
          </w:rPr>
          <w:delText xml:space="preserve">, of which </w:delText>
        </w:r>
        <w:r w:rsidR="00DB2FCC" w:rsidDel="000C2D0A">
          <w:rPr>
            <w:rFonts w:ascii="Times New Roman" w:hAnsi="Times New Roman" w:cs="Times New Roman"/>
          </w:rPr>
          <w:delText xml:space="preserve">fewer than </w:delText>
        </w:r>
        <w:r w:rsidR="0058006E" w:rsidDel="000C2D0A">
          <w:rPr>
            <w:rFonts w:ascii="Times New Roman" w:hAnsi="Times New Roman" w:cs="Times New Roman"/>
          </w:rPr>
          <w:delText>25% w</w:delText>
        </w:r>
        <w:r w:rsidR="00DB2FCC" w:rsidDel="000C2D0A">
          <w:rPr>
            <w:rFonts w:ascii="Times New Roman" w:hAnsi="Times New Roman" w:cs="Times New Roman"/>
          </w:rPr>
          <w:delText>ere</w:delText>
        </w:r>
        <w:r w:rsidR="0058006E" w:rsidDel="000C2D0A">
          <w:rPr>
            <w:rFonts w:ascii="Times New Roman" w:hAnsi="Times New Roman" w:cs="Times New Roman"/>
          </w:rPr>
          <w:delText xml:space="preserve"> shared across soils (Fig. 1F, Suppl. Table 1). </w:delText>
        </w:r>
      </w:del>
      <w:del w:id="159" w:author="Simona Radutoiu" w:date="2025-03-31T11:14:00Z" w16du:dateUtc="2025-03-31T09:14:00Z">
        <w:r w:rsidR="00970083" w:rsidRPr="004219CA" w:rsidDel="001F6293">
          <w:rPr>
            <w:rFonts w:ascii="Times New Roman" w:hAnsi="Times New Roman" w:cs="Times New Roman"/>
          </w:rPr>
          <w:delText xml:space="preserve">These </w:delText>
        </w:r>
      </w:del>
      <w:del w:id="160" w:author="Simona Radutoiu" w:date="2025-03-31T11:15:00Z" w16du:dateUtc="2025-03-31T09:15:00Z">
        <w:r w:rsidR="00970083" w:rsidRPr="004219CA" w:rsidDel="000C2D0A">
          <w:rPr>
            <w:rFonts w:ascii="Times New Roman" w:hAnsi="Times New Roman" w:cs="Times New Roman"/>
          </w:rPr>
          <w:delText>u</w:delText>
        </w:r>
        <w:r w:rsidR="005F6299" w:rsidRPr="004219CA" w:rsidDel="000C2D0A">
          <w:rPr>
            <w:rFonts w:ascii="Times New Roman" w:hAnsi="Times New Roman" w:cs="Times New Roman"/>
          </w:rPr>
          <w:delText xml:space="preserve">nique and shared ASVs </w:delText>
        </w:r>
        <w:r w:rsidR="00970083" w:rsidRPr="004219CA" w:rsidDel="000C2D0A">
          <w:rPr>
            <w:rFonts w:ascii="Times New Roman" w:hAnsi="Times New Roman" w:cs="Times New Roman"/>
          </w:rPr>
          <w:delText>spanned</w:delText>
        </w:r>
        <w:r w:rsidR="005F6299" w:rsidRPr="004219CA" w:rsidDel="000C2D0A">
          <w:rPr>
            <w:rFonts w:ascii="Times New Roman" w:hAnsi="Times New Roman" w:cs="Times New Roman"/>
          </w:rPr>
          <w:delText xml:space="preserve"> a broad range of bacterial orders</w:delText>
        </w:r>
        <w:r w:rsidR="00DB2FCC" w:rsidDel="000C2D0A">
          <w:rPr>
            <w:rFonts w:ascii="Times New Roman" w:hAnsi="Times New Roman" w:cs="Times New Roman"/>
          </w:rPr>
          <w:delText>, indicating that long-term fertilisation had an impact at a higher taxonomic level</w:delText>
        </w:r>
        <w:r w:rsidR="005F6299" w:rsidRPr="004219CA" w:rsidDel="000C2D0A">
          <w:rPr>
            <w:rFonts w:ascii="Times New Roman" w:hAnsi="Times New Roman" w:cs="Times New Roman"/>
          </w:rPr>
          <w:delText xml:space="preserve"> (Fig. </w:delText>
        </w:r>
        <w:r w:rsidR="00C91289" w:rsidRPr="004219CA" w:rsidDel="000C2D0A">
          <w:rPr>
            <w:rFonts w:ascii="Times New Roman" w:hAnsi="Times New Roman" w:cs="Times New Roman"/>
          </w:rPr>
          <w:delText>1</w:delText>
        </w:r>
        <w:r w:rsidR="004A114C" w:rsidDel="000C2D0A">
          <w:rPr>
            <w:rFonts w:ascii="Times New Roman" w:hAnsi="Times New Roman" w:cs="Times New Roman"/>
          </w:rPr>
          <w:delText>G</w:delText>
        </w:r>
        <w:r w:rsidR="005F6299" w:rsidRPr="004219CA" w:rsidDel="000C2D0A">
          <w:rPr>
            <w:rFonts w:ascii="Times New Roman" w:hAnsi="Times New Roman" w:cs="Times New Roman"/>
          </w:rPr>
          <w:delText xml:space="preserve">). </w:delText>
        </w:r>
      </w:del>
      <w:r w:rsidR="00970083" w:rsidRPr="004219CA">
        <w:rPr>
          <w:rFonts w:ascii="Times New Roman" w:hAnsi="Times New Roman" w:cs="Times New Roman"/>
        </w:rPr>
        <w:t xml:space="preserve">Overall, our findings demonstrate that </w:t>
      </w:r>
      <w:r w:rsidR="00B26457" w:rsidRPr="004219CA">
        <w:rPr>
          <w:rFonts w:ascii="Times New Roman" w:hAnsi="Times New Roman" w:cs="Times New Roman"/>
        </w:rPr>
        <w:t xml:space="preserve">soil fertilisation </w:t>
      </w:r>
      <w:r w:rsidR="00970083" w:rsidRPr="004219CA">
        <w:rPr>
          <w:rFonts w:ascii="Times New Roman" w:hAnsi="Times New Roman" w:cs="Times New Roman"/>
        </w:rPr>
        <w:t>significantly influences bacterial community composition</w:t>
      </w:r>
      <w:ins w:id="161" w:author="Simona Radutoiu" w:date="2025-03-31T11:13:00Z" w16du:dateUtc="2025-03-31T09:13:00Z">
        <w:r w:rsidR="00585951">
          <w:rPr>
            <w:rFonts w:ascii="Times New Roman" w:hAnsi="Times New Roman" w:cs="Times New Roman"/>
          </w:rPr>
          <w:t xml:space="preserve"> </w:t>
        </w:r>
      </w:ins>
      <w:del w:id="162" w:author="Simona Radutoiu" w:date="2025-03-31T11:13:00Z" w16du:dateUtc="2025-03-31T09:13:00Z">
        <w:r w:rsidR="00970083" w:rsidRPr="004219CA" w:rsidDel="00585951">
          <w:rPr>
            <w:rFonts w:ascii="Times New Roman" w:hAnsi="Times New Roman" w:cs="Times New Roman"/>
          </w:rPr>
          <w:delText xml:space="preserve">, with different fertilisation regimes </w:delText>
        </w:r>
      </w:del>
      <w:r w:rsidR="00970083" w:rsidRPr="004219CA">
        <w:rPr>
          <w:rFonts w:ascii="Times New Roman" w:hAnsi="Times New Roman" w:cs="Times New Roman"/>
        </w:rPr>
        <w:t xml:space="preserve">shaping distinct microbial profiles. The </w:t>
      </w:r>
      <w:del w:id="163" w:author="Simona Radutoiu" w:date="2025-03-31T11:50:00Z" w16du:dateUtc="2025-03-31T09:50:00Z">
        <w:r w:rsidR="00970083" w:rsidRPr="004219CA" w:rsidDel="00B00E8D">
          <w:rPr>
            <w:rFonts w:ascii="Times New Roman" w:hAnsi="Times New Roman" w:cs="Times New Roman"/>
          </w:rPr>
          <w:delText>soil types</w:delText>
        </w:r>
        <w:r w:rsidR="00B26457" w:rsidRPr="004219CA" w:rsidDel="00B00E8D">
          <w:rPr>
            <w:rFonts w:ascii="Times New Roman" w:hAnsi="Times New Roman" w:cs="Times New Roman"/>
          </w:rPr>
          <w:delText xml:space="preserve"> </w:delText>
        </w:r>
      </w:del>
      <w:ins w:id="164" w:author="Simona Radutoiu" w:date="2025-03-31T11:50:00Z" w16du:dateUtc="2025-03-31T09:50:00Z">
        <w:r w:rsidR="00B00E8D">
          <w:rPr>
            <w:rFonts w:ascii="Times New Roman" w:hAnsi="Times New Roman" w:cs="Times New Roman"/>
          </w:rPr>
          <w:t xml:space="preserve">soils </w:t>
        </w:r>
      </w:ins>
      <w:r w:rsidR="00B26457" w:rsidRPr="004219CA">
        <w:rPr>
          <w:rFonts w:ascii="Times New Roman" w:hAnsi="Times New Roman" w:cs="Times New Roman"/>
        </w:rPr>
        <w:t xml:space="preserve">used in </w:t>
      </w:r>
      <w:r w:rsidR="00970083" w:rsidRPr="004219CA">
        <w:rPr>
          <w:rFonts w:ascii="Times New Roman" w:hAnsi="Times New Roman" w:cs="Times New Roman"/>
        </w:rPr>
        <w:t xml:space="preserve">this study harbour unique bacterial </w:t>
      </w:r>
      <w:r w:rsidR="00970083" w:rsidRPr="002059DF">
        <w:rPr>
          <w:rFonts w:ascii="Times New Roman" w:hAnsi="Times New Roman" w:cs="Times New Roman"/>
        </w:rPr>
        <w:t xml:space="preserve">communities that have adapted to specific nutrient conditions, providing a valuable </w:t>
      </w:r>
      <w:r w:rsidR="00DB2FCC" w:rsidRPr="002059DF">
        <w:rPr>
          <w:rFonts w:ascii="Times New Roman" w:hAnsi="Times New Roman" w:cs="Times New Roman"/>
        </w:rPr>
        <w:t>foundation</w:t>
      </w:r>
      <w:r w:rsidR="00970083" w:rsidRPr="002059DF">
        <w:rPr>
          <w:rFonts w:ascii="Times New Roman" w:hAnsi="Times New Roman" w:cs="Times New Roman"/>
        </w:rPr>
        <w:t xml:space="preserve"> for the </w:t>
      </w:r>
      <w:r w:rsidR="00DB2FCC" w:rsidRPr="002059DF">
        <w:rPr>
          <w:rFonts w:ascii="Times New Roman" w:hAnsi="Times New Roman" w:cs="Times New Roman"/>
        </w:rPr>
        <w:t>subsequent</w:t>
      </w:r>
      <w:r w:rsidR="00970083" w:rsidRPr="002059DF">
        <w:rPr>
          <w:rFonts w:ascii="Times New Roman" w:hAnsi="Times New Roman" w:cs="Times New Roman"/>
        </w:rPr>
        <w:t xml:space="preserve"> plant experiments.</w:t>
      </w:r>
    </w:p>
    <w:p w14:paraId="23907EED" w14:textId="77777777" w:rsidR="005F6299" w:rsidRPr="002059DF" w:rsidRDefault="005F6299" w:rsidP="00DB2FCC">
      <w:pPr>
        <w:spacing w:line="276" w:lineRule="auto"/>
        <w:jc w:val="both"/>
        <w:rPr>
          <w:rFonts w:ascii="Times New Roman" w:hAnsi="Times New Roman" w:cs="Times New Roman"/>
          <w:b/>
          <w:bCs/>
        </w:rPr>
      </w:pPr>
    </w:p>
    <w:p w14:paraId="796215B2" w14:textId="77777777" w:rsidR="002158A5" w:rsidRPr="004219CA" w:rsidRDefault="0037472A"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Host-specific </w:t>
      </w:r>
      <w:r w:rsidR="00E6445F" w:rsidRPr="002059DF">
        <w:rPr>
          <w:rFonts w:ascii="Times New Roman" w:hAnsi="Times New Roman" w:cs="Times New Roman"/>
          <w:b/>
          <w:bCs/>
        </w:rPr>
        <w:t xml:space="preserve">colonisation of </w:t>
      </w:r>
      <w:r w:rsidR="005F6299" w:rsidRPr="002059DF">
        <w:rPr>
          <w:rFonts w:ascii="Times New Roman" w:hAnsi="Times New Roman" w:cs="Times New Roman"/>
          <w:b/>
          <w:bCs/>
        </w:rPr>
        <w:t>distinct</w:t>
      </w:r>
      <w:r w:rsidR="00E6445F" w:rsidRPr="002059DF">
        <w:rPr>
          <w:rFonts w:ascii="Times New Roman" w:hAnsi="Times New Roman" w:cs="Times New Roman"/>
          <w:b/>
          <w:bCs/>
        </w:rPr>
        <w:t xml:space="preserve"> </w:t>
      </w:r>
      <w:r w:rsidR="002158A5" w:rsidRPr="002059DF">
        <w:rPr>
          <w:rFonts w:ascii="Times New Roman" w:hAnsi="Times New Roman" w:cs="Times New Roman"/>
          <w:b/>
          <w:bCs/>
        </w:rPr>
        <w:t xml:space="preserve">soil </w:t>
      </w:r>
      <w:r w:rsidR="00E6445F" w:rsidRPr="002059DF">
        <w:rPr>
          <w:rFonts w:ascii="Times New Roman" w:hAnsi="Times New Roman" w:cs="Times New Roman"/>
          <w:b/>
          <w:bCs/>
        </w:rPr>
        <w:t>microbiota across three fertilisation regimes</w:t>
      </w:r>
    </w:p>
    <w:p w14:paraId="42E7586E" w14:textId="2BEE8C4C" w:rsidR="006F7A59" w:rsidRPr="004219CA" w:rsidRDefault="005F6299" w:rsidP="00DB2FCC">
      <w:pPr>
        <w:autoSpaceDE w:val="0"/>
        <w:autoSpaceDN w:val="0"/>
        <w:adjustRightInd w:val="0"/>
        <w:spacing w:line="276" w:lineRule="auto"/>
        <w:jc w:val="both"/>
        <w:rPr>
          <w:rFonts w:ascii="Times New Roman" w:hAnsi="Times New Roman" w:cs="Times New Roman"/>
        </w:rPr>
      </w:pPr>
      <w:r w:rsidRPr="004219CA">
        <w:rPr>
          <w:rFonts w:ascii="Times New Roman" w:hAnsi="Times New Roman" w:cs="Times New Roman"/>
        </w:rPr>
        <w:t xml:space="preserve">Next, we cultivated </w:t>
      </w:r>
      <w:r w:rsidRPr="004219CA">
        <w:rPr>
          <w:rFonts w:ascii="Times New Roman" w:hAnsi="Times New Roman" w:cs="Times New Roman"/>
          <w:i/>
          <w:iCs/>
        </w:rPr>
        <w:t>Lotus japonicus</w:t>
      </w:r>
      <w:r w:rsidRPr="004219CA">
        <w:rPr>
          <w:rFonts w:ascii="Times New Roman" w:hAnsi="Times New Roman" w:cs="Times New Roman"/>
        </w:rPr>
        <w:t xml:space="preserve"> and </w:t>
      </w:r>
      <w:r w:rsidRPr="004219CA">
        <w:rPr>
          <w:rFonts w:ascii="Times New Roman" w:hAnsi="Times New Roman" w:cs="Times New Roman"/>
          <w:i/>
          <w:iCs/>
        </w:rPr>
        <w:t>Hordeum vulgare</w:t>
      </w:r>
      <w:r w:rsidRPr="004219CA">
        <w:rPr>
          <w:rFonts w:ascii="Times New Roman" w:hAnsi="Times New Roman" w:cs="Times New Roman"/>
        </w:rPr>
        <w:t xml:space="preserve"> </w:t>
      </w:r>
      <w:proofErr w:type="gramStart"/>
      <w:r w:rsidRPr="004219CA">
        <w:rPr>
          <w:rFonts w:ascii="Times New Roman" w:hAnsi="Times New Roman" w:cs="Times New Roman"/>
        </w:rPr>
        <w:t>wild-type</w:t>
      </w:r>
      <w:proofErr w:type="gramEnd"/>
      <w:r w:rsidRPr="004219CA">
        <w:rPr>
          <w:rFonts w:ascii="Times New Roman" w:hAnsi="Times New Roman" w:cs="Times New Roman"/>
        </w:rPr>
        <w:t xml:space="preserve"> </w:t>
      </w:r>
      <w:r w:rsidR="005703CD" w:rsidRPr="004219CA">
        <w:rPr>
          <w:rFonts w:ascii="Times New Roman" w:hAnsi="Times New Roman" w:cs="Times New Roman"/>
        </w:rPr>
        <w:t>i</w:t>
      </w:r>
      <w:r w:rsidRPr="004219CA">
        <w:rPr>
          <w:rFonts w:ascii="Times New Roman" w:hAnsi="Times New Roman" w:cs="Times New Roman"/>
        </w:rPr>
        <w:t xml:space="preserve">n the three </w:t>
      </w:r>
      <w:del w:id="165" w:author="Simona Radutoiu" w:date="2025-03-31T11:50:00Z" w16du:dateUtc="2025-03-31T09:50:00Z">
        <w:r w:rsidRPr="004219CA" w:rsidDel="00B00E8D">
          <w:rPr>
            <w:rFonts w:ascii="Times New Roman" w:hAnsi="Times New Roman" w:cs="Times New Roman"/>
          </w:rPr>
          <w:delText xml:space="preserve">soil types </w:delText>
        </w:r>
      </w:del>
      <w:ins w:id="166" w:author="Simona Radutoiu" w:date="2025-03-31T11:50:00Z" w16du:dateUtc="2025-03-31T09:50:00Z">
        <w:r w:rsidR="00B00E8D">
          <w:rPr>
            <w:rFonts w:ascii="Times New Roman" w:hAnsi="Times New Roman" w:cs="Times New Roman"/>
          </w:rPr>
          <w:t xml:space="preserve">soils </w:t>
        </w:r>
      </w:ins>
      <w:r w:rsidR="005703CD" w:rsidRPr="004219CA">
        <w:rPr>
          <w:rFonts w:ascii="Times New Roman" w:hAnsi="Times New Roman" w:cs="Times New Roman"/>
        </w:rPr>
        <w:t>(</w:t>
      </w:r>
      <w:r w:rsidRPr="004219CA">
        <w:rPr>
          <w:rFonts w:ascii="Times New Roman" w:hAnsi="Times New Roman" w:cs="Times New Roman"/>
        </w:rPr>
        <w:t>NPK, PK and UF</w:t>
      </w:r>
      <w:r w:rsidR="005703CD" w:rsidRPr="004219CA">
        <w:rPr>
          <w:rFonts w:ascii="Times New Roman" w:hAnsi="Times New Roman" w:cs="Times New Roman"/>
        </w:rPr>
        <w:t>)</w:t>
      </w:r>
      <w:r w:rsidRPr="004219CA">
        <w:rPr>
          <w:rFonts w:ascii="Times New Roman" w:hAnsi="Times New Roman" w:cs="Times New Roman"/>
        </w:rPr>
        <w:t xml:space="preserve"> for three weeks (Fig. </w:t>
      </w:r>
      <w:r w:rsidR="00195D04" w:rsidRPr="004219CA">
        <w:rPr>
          <w:rFonts w:ascii="Times New Roman" w:hAnsi="Times New Roman" w:cs="Times New Roman"/>
        </w:rPr>
        <w:t>2A</w:t>
      </w:r>
      <w:r w:rsidRPr="004219CA">
        <w:rPr>
          <w:rFonts w:ascii="Times New Roman" w:hAnsi="Times New Roman" w:cs="Times New Roman"/>
        </w:rPr>
        <w:t>)</w:t>
      </w:r>
      <w:r w:rsidR="00195D04" w:rsidRPr="004219CA">
        <w:rPr>
          <w:rFonts w:ascii="Times New Roman" w:hAnsi="Times New Roman" w:cs="Times New Roman"/>
        </w:rPr>
        <w:t xml:space="preserve">. </w:t>
      </w:r>
      <w:r w:rsidR="005703CD" w:rsidRPr="004219CA">
        <w:rPr>
          <w:rFonts w:ascii="Times New Roman" w:hAnsi="Times New Roman" w:cs="Times New Roman"/>
        </w:rPr>
        <w:t>Our goal was t</w:t>
      </w:r>
      <w:r w:rsidR="00195D04" w:rsidRPr="004219CA">
        <w:rPr>
          <w:rFonts w:ascii="Times New Roman" w:hAnsi="Times New Roman" w:cs="Times New Roman"/>
        </w:rPr>
        <w:t>o identify the host-</w:t>
      </w:r>
      <w:r w:rsidR="0046168B" w:rsidRPr="004219CA">
        <w:rPr>
          <w:rFonts w:ascii="Times New Roman" w:hAnsi="Times New Roman" w:cs="Times New Roman"/>
        </w:rPr>
        <w:t xml:space="preserve"> and nutrient- </w:t>
      </w:r>
      <w:r w:rsidR="00195D04" w:rsidRPr="004219CA">
        <w:rPr>
          <w:rFonts w:ascii="Times New Roman" w:hAnsi="Times New Roman" w:cs="Times New Roman"/>
        </w:rPr>
        <w:t xml:space="preserve">specific recruitment of bacterial taxa in a </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and </w:t>
      </w:r>
      <w:r w:rsidR="005703CD" w:rsidRPr="004219CA">
        <w:rPr>
          <w:rFonts w:ascii="Times New Roman" w:hAnsi="Times New Roman" w:cs="Times New Roman"/>
        </w:rPr>
        <w:t xml:space="preserve">a </w:t>
      </w:r>
      <w:r w:rsidR="00195D04" w:rsidRPr="004219CA">
        <w:rPr>
          <w:rFonts w:ascii="Times New Roman" w:hAnsi="Times New Roman" w:cs="Times New Roman"/>
        </w:rPr>
        <w:t>non-</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plant</w:t>
      </w:r>
      <w:r w:rsidR="0046168B" w:rsidRPr="004219CA">
        <w:rPr>
          <w:rFonts w:ascii="Times New Roman" w:hAnsi="Times New Roman" w:cs="Times New Roman"/>
        </w:rPr>
        <w:t>, as well as</w:t>
      </w:r>
      <w:r w:rsidR="00195D04" w:rsidRPr="004219CA">
        <w:rPr>
          <w:rFonts w:ascii="Times New Roman" w:hAnsi="Times New Roman" w:cs="Times New Roman"/>
        </w:rPr>
        <w:t xml:space="preserve"> </w:t>
      </w:r>
      <w:r w:rsidR="005703CD" w:rsidRPr="004219CA">
        <w:rPr>
          <w:rFonts w:ascii="Times New Roman" w:hAnsi="Times New Roman" w:cs="Times New Roman"/>
        </w:rPr>
        <w:t xml:space="preserve">to assess </w:t>
      </w:r>
      <w:r w:rsidR="00195D04" w:rsidRPr="004219CA">
        <w:rPr>
          <w:rFonts w:ascii="Times New Roman" w:hAnsi="Times New Roman" w:cs="Times New Roman"/>
        </w:rPr>
        <w:t xml:space="preserve">plant fitness under </w:t>
      </w:r>
      <w:r w:rsidR="00F47626" w:rsidRPr="004219CA">
        <w:rPr>
          <w:rFonts w:ascii="Times New Roman" w:hAnsi="Times New Roman" w:cs="Times New Roman"/>
        </w:rPr>
        <w:t>different</w:t>
      </w:r>
      <w:r w:rsidR="00195D04" w:rsidRPr="004219CA">
        <w:rPr>
          <w:rFonts w:ascii="Times New Roman" w:hAnsi="Times New Roman" w:cs="Times New Roman"/>
        </w:rPr>
        <w:t xml:space="preserve"> nutrient regimes</w:t>
      </w:r>
      <w:r w:rsidRPr="004219CA">
        <w:rPr>
          <w:rFonts w:ascii="Times New Roman" w:hAnsi="Times New Roman" w:cs="Times New Roman"/>
        </w:rPr>
        <w:t>.</w:t>
      </w:r>
      <w:r w:rsidR="00195D04" w:rsidRPr="004219CA">
        <w:rPr>
          <w:rFonts w:ascii="Times New Roman" w:hAnsi="Times New Roman" w:cs="Times New Roman"/>
        </w:rPr>
        <w:t xml:space="preserve"> Shoot fresh weight analysis </w:t>
      </w:r>
      <w:r w:rsidR="00F47626" w:rsidRPr="004219CA">
        <w:rPr>
          <w:rFonts w:ascii="Times New Roman" w:hAnsi="Times New Roman" w:cs="Times New Roman"/>
        </w:rPr>
        <w:t>revealed</w:t>
      </w:r>
      <w:r w:rsidR="00195D04" w:rsidRPr="004219CA">
        <w:rPr>
          <w:rFonts w:ascii="Times New Roman" w:hAnsi="Times New Roman" w:cs="Times New Roman"/>
        </w:rPr>
        <w:t xml:space="preserve"> </w:t>
      </w:r>
      <w:ins w:id="167" w:author="Simona Radutoiu" w:date="2025-03-31T11:17:00Z" w16du:dateUtc="2025-03-31T09:17:00Z">
        <w:r w:rsidR="00DF2D87">
          <w:rPr>
            <w:rFonts w:ascii="Times New Roman" w:hAnsi="Times New Roman" w:cs="Times New Roman"/>
          </w:rPr>
          <w:t>that, as expected</w:t>
        </w:r>
        <w:r w:rsidR="00DF2D87" w:rsidRPr="004219CA">
          <w:rPr>
            <w:rFonts w:ascii="Times New Roman" w:hAnsi="Times New Roman" w:cs="Times New Roman"/>
            <w:kern w:val="0"/>
          </w:rPr>
          <w:t>(</w:t>
        </w:r>
        <w:r w:rsidR="00DF2D87" w:rsidRPr="004219CA">
          <w:rPr>
            <w:rFonts w:ascii="Times New Roman" w:hAnsi="Times New Roman" w:cs="Times New Roman"/>
            <w:color w:val="FF0000"/>
            <w:kern w:val="0"/>
          </w:rPr>
          <w:t>citation:261</w:t>
        </w:r>
        <w:r w:rsidR="00DF2D87" w:rsidRPr="004219CA">
          <w:rPr>
            <w:rFonts w:ascii="Times New Roman" w:hAnsi="Times New Roman" w:cs="Times New Roman"/>
            <w:kern w:val="0"/>
          </w:rPr>
          <w:t>).</w:t>
        </w:r>
        <w:r w:rsidR="00DF2D87">
          <w:rPr>
            <w:rFonts w:ascii="Times New Roman" w:hAnsi="Times New Roman" w:cs="Times New Roman"/>
          </w:rPr>
          <w:t>, there is a</w:t>
        </w:r>
      </w:ins>
      <w:del w:id="168" w:author="Simona Radutoiu" w:date="2025-03-31T11:17:00Z" w16du:dateUtc="2025-03-31T09:17:00Z">
        <w:r w:rsidR="00195D04" w:rsidRPr="004219CA" w:rsidDel="00DF2D87">
          <w:rPr>
            <w:rFonts w:ascii="Times New Roman" w:hAnsi="Times New Roman" w:cs="Times New Roman"/>
          </w:rPr>
          <w:delText>a</w:delText>
        </w:r>
      </w:del>
      <w:r w:rsidR="00195D04" w:rsidRPr="004219CA">
        <w:rPr>
          <w:rFonts w:ascii="Times New Roman" w:hAnsi="Times New Roman" w:cs="Times New Roman"/>
        </w:rPr>
        <w:t xml:space="preserve"> significant effect of fertilisation levels on </w:t>
      </w:r>
      <w:ins w:id="169" w:author="Simona Radutoiu" w:date="2025-03-31T11:16:00Z" w16du:dateUtc="2025-03-31T09:16:00Z">
        <w:r w:rsidR="00042C47">
          <w:rPr>
            <w:rFonts w:ascii="Times New Roman" w:hAnsi="Times New Roman" w:cs="Times New Roman"/>
          </w:rPr>
          <w:t xml:space="preserve">plant </w:t>
        </w:r>
      </w:ins>
      <w:del w:id="170" w:author="Simona Radutoiu" w:date="2025-03-31T11:16:00Z" w16du:dateUtc="2025-03-31T09:16:00Z">
        <w:r w:rsidR="00195D04" w:rsidRPr="004219CA" w:rsidDel="00042C47">
          <w:rPr>
            <w:rFonts w:ascii="Times New Roman" w:hAnsi="Times New Roman" w:cs="Times New Roman"/>
            <w:i/>
            <w:iCs/>
          </w:rPr>
          <w:delText>Lotus</w:delText>
        </w:r>
        <w:r w:rsidR="00195D04" w:rsidRPr="004219CA" w:rsidDel="00042C47">
          <w:rPr>
            <w:rFonts w:ascii="Times New Roman" w:hAnsi="Times New Roman" w:cs="Times New Roman"/>
          </w:rPr>
          <w:delText xml:space="preserve"> and </w:delText>
        </w:r>
        <w:r w:rsidR="00195D04" w:rsidRPr="004219CA" w:rsidDel="00042C47">
          <w:rPr>
            <w:rFonts w:ascii="Times New Roman" w:hAnsi="Times New Roman" w:cs="Times New Roman"/>
            <w:i/>
            <w:iCs/>
          </w:rPr>
          <w:delText>Hordeum</w:delText>
        </w:r>
        <w:r w:rsidR="00195D04" w:rsidRPr="004219CA" w:rsidDel="00042C47">
          <w:rPr>
            <w:rFonts w:ascii="Times New Roman" w:hAnsi="Times New Roman" w:cs="Times New Roman"/>
          </w:rPr>
          <w:delText xml:space="preserve"> </w:delText>
        </w:r>
      </w:del>
      <w:r w:rsidR="00195D04" w:rsidRPr="004219CA">
        <w:rPr>
          <w:rFonts w:ascii="Times New Roman" w:hAnsi="Times New Roman" w:cs="Times New Roman"/>
        </w:rPr>
        <w:t xml:space="preserve">growth, with reduced growth </w:t>
      </w:r>
      <w:r w:rsidR="00F47626" w:rsidRPr="004219CA">
        <w:rPr>
          <w:rFonts w:ascii="Times New Roman" w:hAnsi="Times New Roman" w:cs="Times New Roman"/>
        </w:rPr>
        <w:t>as</w:t>
      </w:r>
      <w:r w:rsidR="00195D04" w:rsidRPr="004219CA">
        <w:rPr>
          <w:rFonts w:ascii="Times New Roman" w:hAnsi="Times New Roman" w:cs="Times New Roman"/>
        </w:rPr>
        <w:t xml:space="preserve"> nutrient</w:t>
      </w:r>
      <w:r w:rsidR="00F47626" w:rsidRPr="004219CA">
        <w:rPr>
          <w:rFonts w:ascii="Times New Roman" w:hAnsi="Times New Roman" w:cs="Times New Roman"/>
        </w:rPr>
        <w:t xml:space="preserve"> availability decrease</w:t>
      </w:r>
      <w:r w:rsidR="00703E6B" w:rsidRPr="004219CA">
        <w:rPr>
          <w:rFonts w:ascii="Times New Roman" w:hAnsi="Times New Roman" w:cs="Times New Roman"/>
        </w:rPr>
        <w:t>s</w:t>
      </w:r>
      <w:r w:rsidR="00195D04" w:rsidRPr="004219CA">
        <w:rPr>
          <w:rFonts w:ascii="Times New Roman" w:hAnsi="Times New Roman" w:cs="Times New Roman"/>
        </w:rPr>
        <w:t xml:space="preserve">, and </w:t>
      </w:r>
      <w:r w:rsidR="00F47626" w:rsidRPr="004219CA">
        <w:rPr>
          <w:rFonts w:ascii="Times New Roman" w:hAnsi="Times New Roman" w:cs="Times New Roman"/>
        </w:rPr>
        <w:t xml:space="preserve">the </w:t>
      </w:r>
      <w:r w:rsidR="00195D04" w:rsidRPr="004219CA">
        <w:rPr>
          <w:rFonts w:ascii="Times New Roman" w:hAnsi="Times New Roman" w:cs="Times New Roman"/>
        </w:rPr>
        <w:t xml:space="preserve">lowest growth </w:t>
      </w:r>
      <w:r w:rsidR="00F47626" w:rsidRPr="004219CA">
        <w:rPr>
          <w:rFonts w:ascii="Times New Roman" w:hAnsi="Times New Roman" w:cs="Times New Roman"/>
        </w:rPr>
        <w:t>observed</w:t>
      </w:r>
      <w:r w:rsidR="00195D04" w:rsidRPr="004219CA">
        <w:rPr>
          <w:rFonts w:ascii="Times New Roman" w:hAnsi="Times New Roman" w:cs="Times New Roman"/>
        </w:rPr>
        <w:t xml:space="preserve"> in UF soil (Fig.</w:t>
      </w:r>
      <w:r w:rsidR="00353AB3">
        <w:rPr>
          <w:rFonts w:ascii="Times New Roman" w:hAnsi="Times New Roman" w:cs="Times New Roman"/>
        </w:rPr>
        <w:t xml:space="preserve"> </w:t>
      </w:r>
      <w:r w:rsidR="00195D04" w:rsidRPr="004219CA">
        <w:rPr>
          <w:rFonts w:ascii="Times New Roman" w:hAnsi="Times New Roman" w:cs="Times New Roman"/>
        </w:rPr>
        <w:t>2B)</w:t>
      </w:r>
      <w:r w:rsidR="00195D04" w:rsidRPr="004219CA">
        <w:rPr>
          <w:rFonts w:ascii="Times New Roman" w:hAnsi="Times New Roman" w:cs="Times New Roman"/>
          <w:kern w:val="0"/>
        </w:rPr>
        <w:t xml:space="preserve">. </w:t>
      </w:r>
      <w:del w:id="171" w:author="Simona Radutoiu" w:date="2025-03-31T11:17:00Z" w16du:dateUtc="2025-03-31T09:17:00Z">
        <w:r w:rsidR="00195D04" w:rsidRPr="004219CA" w:rsidDel="00DF2D87">
          <w:rPr>
            <w:rFonts w:ascii="Times New Roman" w:hAnsi="Times New Roman" w:cs="Times New Roman"/>
            <w:kern w:val="0"/>
          </w:rPr>
          <w:delText xml:space="preserve">This </w:delText>
        </w:r>
        <w:r w:rsidR="00F47626" w:rsidRPr="004219CA" w:rsidDel="00DF2D87">
          <w:rPr>
            <w:rFonts w:ascii="Times New Roman" w:hAnsi="Times New Roman" w:cs="Times New Roman"/>
            <w:kern w:val="0"/>
          </w:rPr>
          <w:delText>highlights</w:delText>
        </w:r>
        <w:r w:rsidR="00195D04" w:rsidRPr="004219CA" w:rsidDel="00DF2D87">
          <w:rPr>
            <w:rFonts w:ascii="Times New Roman" w:hAnsi="Times New Roman" w:cs="Times New Roman"/>
            <w:kern w:val="0"/>
          </w:rPr>
          <w:delText xml:space="preserve"> the importance of sufficient N, P, and K levels for successful plant growth and development (</w:delText>
        </w:r>
        <w:r w:rsidR="00195D04" w:rsidRPr="004219CA" w:rsidDel="00DF2D87">
          <w:rPr>
            <w:rFonts w:ascii="Times New Roman" w:hAnsi="Times New Roman" w:cs="Times New Roman"/>
            <w:color w:val="FF0000"/>
            <w:kern w:val="0"/>
          </w:rPr>
          <w:delText>citation:261</w:delText>
        </w:r>
        <w:r w:rsidR="00195D04" w:rsidRPr="004219CA" w:rsidDel="00DF2D87">
          <w:rPr>
            <w:rFonts w:ascii="Times New Roman" w:hAnsi="Times New Roman" w:cs="Times New Roman"/>
            <w:kern w:val="0"/>
          </w:rPr>
          <w:delText xml:space="preserve">). </w:delText>
        </w:r>
      </w:del>
      <w:del w:id="172" w:author="Simona Radutoiu" w:date="2025-03-31T11:18:00Z" w16du:dateUtc="2025-03-31T09:18:00Z">
        <w:r w:rsidR="00F47626" w:rsidRPr="004219CA" w:rsidDel="00DF2D87">
          <w:rPr>
            <w:rFonts w:ascii="Times New Roman" w:hAnsi="Times New Roman" w:cs="Times New Roman"/>
            <w:kern w:val="0"/>
          </w:rPr>
          <w:delText>I</w:delText>
        </w:r>
        <w:r w:rsidR="00195D04" w:rsidRPr="004219CA" w:rsidDel="00DF2D87">
          <w:rPr>
            <w:rFonts w:ascii="Times New Roman" w:hAnsi="Times New Roman" w:cs="Times New Roman"/>
            <w:kern w:val="0"/>
          </w:rPr>
          <w:delText xml:space="preserve">n </w:delText>
        </w:r>
      </w:del>
      <w:r w:rsidR="00195D04" w:rsidRPr="004219CA">
        <w:rPr>
          <w:rFonts w:ascii="Times New Roman" w:hAnsi="Times New Roman" w:cs="Times New Roman"/>
          <w:i/>
          <w:iCs/>
          <w:kern w:val="0"/>
        </w:rPr>
        <w:t>Lotus</w:t>
      </w:r>
      <w:del w:id="173" w:author="Simona Radutoiu" w:date="2025-03-31T11:18:00Z" w16du:dateUtc="2025-03-31T09:18:00Z">
        <w:r w:rsidR="00195D04" w:rsidRPr="004219CA" w:rsidDel="00DF2D87">
          <w:rPr>
            <w:rFonts w:ascii="Times New Roman" w:hAnsi="Times New Roman" w:cs="Times New Roman"/>
            <w:kern w:val="0"/>
          </w:rPr>
          <w:delText xml:space="preserve"> </w:delText>
        </w:r>
      </w:del>
      <w:ins w:id="174" w:author="Simona Radutoiu" w:date="2025-03-31T11:17:00Z" w16du:dateUtc="2025-03-31T09:17:00Z">
        <w:r w:rsidR="00DF2D87">
          <w:rPr>
            <w:rFonts w:ascii="Times New Roman" w:hAnsi="Times New Roman" w:cs="Times New Roman"/>
            <w:kern w:val="0"/>
          </w:rPr>
          <w:t xml:space="preserve"> </w:t>
        </w:r>
      </w:ins>
      <w:ins w:id="175" w:author="Simona Radutoiu" w:date="2025-03-31T11:18:00Z" w16du:dateUtc="2025-03-31T09:18:00Z">
        <w:r w:rsidR="00DF2D87">
          <w:rPr>
            <w:rFonts w:ascii="Times New Roman" w:hAnsi="Times New Roman" w:cs="Times New Roman"/>
            <w:kern w:val="0"/>
          </w:rPr>
          <w:t>plants formed</w:t>
        </w:r>
      </w:ins>
      <w:del w:id="176" w:author="Simona Radutoiu" w:date="2025-03-31T11:17:00Z" w16du:dateUtc="2025-03-31T09:17:00Z">
        <w:r w:rsidR="00195D04" w:rsidRPr="004219CA" w:rsidDel="00DF2D87">
          <w:rPr>
            <w:rFonts w:ascii="Times New Roman" w:hAnsi="Times New Roman" w:cs="Times New Roman"/>
            <w:kern w:val="0"/>
          </w:rPr>
          <w:delText>wild-type</w:delText>
        </w:r>
        <w:r w:rsidR="00F47626" w:rsidRPr="004219CA" w:rsidDel="00DF2D87">
          <w:rPr>
            <w:rFonts w:ascii="Times New Roman" w:hAnsi="Times New Roman" w:cs="Times New Roman"/>
            <w:kern w:val="0"/>
          </w:rPr>
          <w:delText xml:space="preserve">, </w:delText>
        </w:r>
      </w:del>
      <w:del w:id="177" w:author="Simona Radutoiu" w:date="2025-03-31T11:18:00Z" w16du:dateUtc="2025-03-31T09:18:00Z">
        <w:r w:rsidR="00882A7A" w:rsidDel="00DF2D87">
          <w:rPr>
            <w:rFonts w:ascii="Times New Roman" w:hAnsi="Times New Roman" w:cs="Times New Roman"/>
            <w:kern w:val="0"/>
          </w:rPr>
          <w:delText>SNF</w:delText>
        </w:r>
        <w:r w:rsidR="00882A7A" w:rsidRPr="004219CA" w:rsidDel="00DF2D87">
          <w:rPr>
            <w:rFonts w:ascii="Times New Roman" w:hAnsi="Times New Roman" w:cs="Times New Roman"/>
            <w:kern w:val="0"/>
          </w:rPr>
          <w:delText xml:space="preserve"> </w:delText>
        </w:r>
        <w:r w:rsidR="00F47626" w:rsidRPr="004219CA" w:rsidDel="00DF2D87">
          <w:rPr>
            <w:rFonts w:ascii="Times New Roman" w:hAnsi="Times New Roman" w:cs="Times New Roman"/>
            <w:kern w:val="0"/>
          </w:rPr>
          <w:delText xml:space="preserve">was </w:delText>
        </w:r>
        <w:r w:rsidR="00195D04" w:rsidRPr="004219CA" w:rsidDel="00DF2D87">
          <w:rPr>
            <w:rFonts w:ascii="Times New Roman" w:hAnsi="Times New Roman" w:cs="Times New Roman"/>
            <w:kern w:val="0"/>
          </w:rPr>
          <w:delText xml:space="preserve">confirmed by the </w:delText>
        </w:r>
        <w:r w:rsidR="00F47626" w:rsidRPr="004219CA" w:rsidDel="00DF2D87">
          <w:rPr>
            <w:rFonts w:ascii="Times New Roman" w:hAnsi="Times New Roman" w:cs="Times New Roman"/>
            <w:kern w:val="0"/>
          </w:rPr>
          <w:delText>presence</w:delText>
        </w:r>
        <w:r w:rsidR="00195D04" w:rsidRPr="004219CA" w:rsidDel="00DF2D87">
          <w:rPr>
            <w:rFonts w:ascii="Times New Roman" w:hAnsi="Times New Roman" w:cs="Times New Roman"/>
            <w:kern w:val="0"/>
          </w:rPr>
          <w:delText xml:space="preserve"> of</w:delText>
        </w:r>
      </w:del>
      <w:r w:rsidR="00195D04" w:rsidRPr="004219CA">
        <w:rPr>
          <w:rFonts w:ascii="Times New Roman" w:hAnsi="Times New Roman" w:cs="Times New Roman"/>
          <w:kern w:val="0"/>
        </w:rPr>
        <w:t xml:space="preserve"> pink root nodules</w:t>
      </w:r>
      <w:r w:rsidR="0046168B" w:rsidRPr="004219CA">
        <w:rPr>
          <w:rFonts w:ascii="Times New Roman" w:hAnsi="Times New Roman" w:cs="Times New Roman"/>
          <w:kern w:val="0"/>
        </w:rPr>
        <w:t xml:space="preserve"> in all soil</w:t>
      </w:r>
      <w:ins w:id="178" w:author="Simona Radutoiu" w:date="2025-03-31T11:18:00Z" w16du:dateUtc="2025-03-31T09:18:00Z">
        <w:r w:rsidR="00DF2D87">
          <w:rPr>
            <w:rFonts w:ascii="Times New Roman" w:hAnsi="Times New Roman" w:cs="Times New Roman"/>
            <w:kern w:val="0"/>
          </w:rPr>
          <w:t>s</w:t>
        </w:r>
      </w:ins>
      <w:del w:id="179" w:author="Simona Radutoiu" w:date="2025-03-31T11:18:00Z" w16du:dateUtc="2025-03-31T09:18:00Z">
        <w:r w:rsidR="0046168B" w:rsidRPr="004219CA" w:rsidDel="00DF2D87">
          <w:rPr>
            <w:rFonts w:ascii="Times New Roman" w:hAnsi="Times New Roman" w:cs="Times New Roman"/>
            <w:kern w:val="0"/>
          </w:rPr>
          <w:delText xml:space="preserve"> conditions</w:delText>
        </w:r>
      </w:del>
      <w:r w:rsidR="00F47626" w:rsidRPr="004219CA">
        <w:rPr>
          <w:rFonts w:ascii="Times New Roman" w:hAnsi="Times New Roman" w:cs="Times New Roman"/>
          <w:kern w:val="0"/>
        </w:rPr>
        <w:t>;</w:t>
      </w:r>
      <w:r w:rsidR="00195D04" w:rsidRPr="004219CA">
        <w:rPr>
          <w:rFonts w:ascii="Times New Roman" w:hAnsi="Times New Roman" w:cs="Times New Roman"/>
          <w:kern w:val="0"/>
        </w:rPr>
        <w:t xml:space="preserve"> </w:t>
      </w:r>
      <w:r w:rsidR="0046168B" w:rsidRPr="004219CA">
        <w:rPr>
          <w:rFonts w:ascii="Times New Roman" w:hAnsi="Times New Roman" w:cs="Times New Roman"/>
          <w:kern w:val="0"/>
        </w:rPr>
        <w:t xml:space="preserve">however, nodule </w:t>
      </w:r>
      <w:del w:id="180" w:author="Simona Radutoiu" w:date="2025-03-31T11:18:00Z" w16du:dateUtc="2025-03-31T09:18:00Z">
        <w:r w:rsidR="0046168B" w:rsidRPr="004219CA" w:rsidDel="00DF2D87">
          <w:rPr>
            <w:rFonts w:ascii="Times New Roman" w:hAnsi="Times New Roman" w:cs="Times New Roman"/>
            <w:kern w:val="0"/>
          </w:rPr>
          <w:delText>counts</w:delText>
        </w:r>
        <w:r w:rsidR="00195D04" w:rsidRPr="004219CA" w:rsidDel="00DF2D87">
          <w:rPr>
            <w:rFonts w:ascii="Times New Roman" w:hAnsi="Times New Roman" w:cs="Times New Roman"/>
            <w:kern w:val="0"/>
          </w:rPr>
          <w:delText xml:space="preserve"> </w:delText>
        </w:r>
      </w:del>
      <w:ins w:id="181" w:author="Simona Radutoiu" w:date="2025-03-31T11:18:00Z" w16du:dateUtc="2025-03-31T09:18:00Z">
        <w:r w:rsidR="00DF2D87">
          <w:rPr>
            <w:rFonts w:ascii="Times New Roman" w:hAnsi="Times New Roman" w:cs="Times New Roman"/>
            <w:kern w:val="0"/>
          </w:rPr>
          <w:t>numbers</w:t>
        </w:r>
        <w:r w:rsidR="00DF2D87" w:rsidRPr="004219CA">
          <w:rPr>
            <w:rFonts w:ascii="Times New Roman" w:hAnsi="Times New Roman" w:cs="Times New Roman"/>
            <w:kern w:val="0"/>
          </w:rPr>
          <w:t xml:space="preserve"> </w:t>
        </w:r>
      </w:ins>
      <w:r w:rsidR="00195D04" w:rsidRPr="004219CA">
        <w:rPr>
          <w:rFonts w:ascii="Times New Roman" w:hAnsi="Times New Roman" w:cs="Times New Roman"/>
          <w:kern w:val="0"/>
        </w:rPr>
        <w:t xml:space="preserve">were significantly higher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PK and UF soils (Fig.2C). The highest nodule counts were observed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grown in PK soil,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the </w:t>
      </w:r>
      <w:r w:rsidR="00F47626" w:rsidRPr="004219CA">
        <w:rPr>
          <w:rFonts w:ascii="Times New Roman" w:hAnsi="Times New Roman" w:cs="Times New Roman"/>
          <w:kern w:val="0"/>
        </w:rPr>
        <w:t xml:space="preserve">requirement of </w:t>
      </w:r>
      <w:r w:rsidR="00195D04" w:rsidRPr="004219CA">
        <w:rPr>
          <w:rFonts w:ascii="Times New Roman" w:hAnsi="Times New Roman" w:cs="Times New Roman"/>
          <w:kern w:val="0"/>
        </w:rPr>
        <w:t xml:space="preserve">sufficient </w:t>
      </w:r>
      <w:r w:rsidR="00F47626" w:rsidRPr="004219CA">
        <w:rPr>
          <w:rFonts w:ascii="Times New Roman" w:hAnsi="Times New Roman" w:cs="Times New Roman"/>
          <w:kern w:val="0"/>
        </w:rPr>
        <w:t>P</w:t>
      </w:r>
      <w:r w:rsidR="00195D04" w:rsidRPr="004219CA">
        <w:rPr>
          <w:rFonts w:ascii="Times New Roman" w:hAnsi="Times New Roman" w:cs="Times New Roman"/>
          <w:kern w:val="0"/>
        </w:rPr>
        <w:t xml:space="preserve"> levels for optimal </w:t>
      </w:r>
      <w:r w:rsidR="00882A7A">
        <w:rPr>
          <w:rFonts w:ascii="Times New Roman" w:hAnsi="Times New Roman" w:cs="Times New Roman"/>
          <w:kern w:val="0"/>
        </w:rPr>
        <w:t>SNF</w:t>
      </w:r>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functionality (</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r w:rsidR="00F47626" w:rsidRPr="004219CA">
        <w:rPr>
          <w:rFonts w:ascii="Times New Roman" w:hAnsi="Times New Roman" w:cs="Times New Roman"/>
        </w:rPr>
        <w:t xml:space="preserve">To investigate </w:t>
      </w:r>
      <w:ins w:id="182" w:author="Simona Radutoiu" w:date="2025-03-31T11:18:00Z" w16du:dateUtc="2025-03-31T09:18:00Z">
        <w:r w:rsidR="003B019C">
          <w:rPr>
            <w:rFonts w:ascii="Times New Roman" w:hAnsi="Times New Roman" w:cs="Times New Roman"/>
          </w:rPr>
          <w:t xml:space="preserve">the root </w:t>
        </w:r>
      </w:ins>
      <w:r w:rsidR="00F47626" w:rsidRPr="004219CA">
        <w:rPr>
          <w:rFonts w:ascii="Times New Roman" w:hAnsi="Times New Roman" w:cs="Times New Roman"/>
        </w:rPr>
        <w:t xml:space="preserve">microbial composition, we </w:t>
      </w:r>
      <w:r w:rsidRPr="004219CA">
        <w:rPr>
          <w:rFonts w:ascii="Times New Roman" w:hAnsi="Times New Roman" w:cs="Times New Roman"/>
        </w:rPr>
        <w:t xml:space="preserve">collected </w:t>
      </w:r>
      <w:r w:rsidRPr="004219CA">
        <w:rPr>
          <w:rFonts w:ascii="Times New Roman" w:hAnsi="Times New Roman" w:cs="Times New Roman"/>
        </w:rPr>
        <w:lastRenderedPageBreak/>
        <w:t>rhizosphere, root, and nodule samples (</w:t>
      </w:r>
      <w:r w:rsidR="00F47626" w:rsidRPr="004219CA">
        <w:rPr>
          <w:rFonts w:ascii="Times New Roman" w:hAnsi="Times New Roman" w:cs="Times New Roman"/>
        </w:rPr>
        <w:t>when</w:t>
      </w:r>
      <w:r w:rsidR="00195D04" w:rsidRPr="004219CA">
        <w:rPr>
          <w:rFonts w:ascii="Times New Roman" w:hAnsi="Times New Roman" w:cs="Times New Roman"/>
        </w:rPr>
        <w:t xml:space="preserve"> present</w:t>
      </w:r>
      <w:r w:rsidRPr="004219CA">
        <w:rPr>
          <w:rFonts w:ascii="Times New Roman" w:hAnsi="Times New Roman" w:cs="Times New Roman"/>
        </w:rPr>
        <w:t>) for microbiome analysi</w:t>
      </w:r>
      <w:r w:rsidR="0046168B" w:rsidRPr="004219CA">
        <w:rPr>
          <w:rFonts w:ascii="Times New Roman" w:hAnsi="Times New Roman" w:cs="Times New Roman"/>
        </w:rPr>
        <w:t xml:space="preserve">s. </w:t>
      </w:r>
      <w:r w:rsidR="00F47626" w:rsidRPr="004219CA">
        <w:rPr>
          <w:rFonts w:ascii="Times New Roman" w:hAnsi="Times New Roman" w:cs="Times New Roman"/>
        </w:rPr>
        <w:t>A</w:t>
      </w:r>
      <w:r w:rsidR="005B6BB6" w:rsidRPr="004219CA">
        <w:rPr>
          <w:rFonts w:ascii="Times New Roman" w:hAnsi="Times New Roman" w:cs="Times New Roman"/>
        </w:rPr>
        <w:t>lpha</w:t>
      </w:r>
      <w:r w:rsidR="00F47626" w:rsidRPr="004219CA">
        <w:rPr>
          <w:rFonts w:ascii="Times New Roman" w:hAnsi="Times New Roman" w:cs="Times New Roman"/>
        </w:rPr>
        <w:t xml:space="preserve"> </w:t>
      </w:r>
      <w:r w:rsidR="0046168B" w:rsidRPr="004219CA">
        <w:rPr>
          <w:rFonts w:ascii="Times New Roman" w:hAnsi="Times New Roman" w:cs="Times New Roman"/>
        </w:rPr>
        <w:t xml:space="preserve">diversity </w:t>
      </w:r>
      <w:r w:rsidR="005B6BB6" w:rsidRPr="004219CA">
        <w:rPr>
          <w:rFonts w:ascii="Times New Roman" w:hAnsi="Times New Roman" w:cs="Times New Roman"/>
        </w:rPr>
        <w:t xml:space="preserve">was </w:t>
      </w:r>
      <w:r w:rsidR="00F47626" w:rsidRPr="004219CA">
        <w:rPr>
          <w:rFonts w:ascii="Times New Roman" w:hAnsi="Times New Roman" w:cs="Times New Roman"/>
        </w:rPr>
        <w:t xml:space="preserve">highest </w:t>
      </w:r>
      <w:r w:rsidR="0046168B" w:rsidRPr="004219CA">
        <w:rPr>
          <w:rFonts w:ascii="Times New Roman" w:hAnsi="Times New Roman" w:cs="Times New Roman"/>
        </w:rPr>
        <w:t>in rhizosphere samples</w:t>
      </w:r>
      <w:r w:rsidR="005B6BB6" w:rsidRPr="004219CA">
        <w:rPr>
          <w:rFonts w:ascii="Times New Roman" w:hAnsi="Times New Roman" w:cs="Times New Roman"/>
        </w:rPr>
        <w:t xml:space="preserve"> </w:t>
      </w:r>
      <w:r w:rsidR="00F47626" w:rsidRPr="004219CA">
        <w:rPr>
          <w:rFonts w:ascii="Times New Roman" w:hAnsi="Times New Roman" w:cs="Times New Roman"/>
        </w:rPr>
        <w:t>of</w:t>
      </w:r>
      <w:r w:rsidR="005B6BB6" w:rsidRPr="004219CA">
        <w:rPr>
          <w:rFonts w:ascii="Times New Roman" w:hAnsi="Times New Roman" w:cs="Times New Roman"/>
        </w:rPr>
        <w:t xml:space="preserve"> both hosts</w:t>
      </w:r>
      <w:r w:rsidR="0046168B" w:rsidRPr="004219CA">
        <w:rPr>
          <w:rFonts w:ascii="Times New Roman" w:hAnsi="Times New Roman" w:cs="Times New Roman"/>
        </w:rPr>
        <w:t xml:space="preserve">, followed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r w:rsidR="0046168B" w:rsidRPr="004219CA">
        <w:rPr>
          <w:rFonts w:ascii="Times New Roman" w:hAnsi="Times New Roman" w:cs="Times New Roman"/>
        </w:rPr>
        <w:t xml:space="preserve">. </w:t>
      </w:r>
      <w:r w:rsidR="005B6BB6" w:rsidRPr="004219CA">
        <w:rPr>
          <w:rFonts w:ascii="Times New Roman" w:hAnsi="Times New Roman" w:cs="Times New Roman"/>
        </w:rPr>
        <w:t xml:space="preserve">This </w:t>
      </w:r>
      <w:r w:rsidR="00F47626" w:rsidRPr="004219CA">
        <w:rPr>
          <w:rFonts w:ascii="Times New Roman" w:hAnsi="Times New Roman" w:cs="Times New Roman"/>
        </w:rPr>
        <w:t>trend</w:t>
      </w:r>
      <w:r w:rsidR="005B6BB6" w:rsidRPr="004219CA">
        <w:rPr>
          <w:rFonts w:ascii="Times New Roman" w:hAnsi="Times New Roman" w:cs="Times New Roman"/>
        </w:rPr>
        <w:t xml:space="preserve"> has been </w:t>
      </w:r>
      <w:r w:rsidR="00F47626" w:rsidRPr="004219CA">
        <w:rPr>
          <w:rFonts w:ascii="Times New Roman" w:hAnsi="Times New Roman" w:cs="Times New Roman"/>
        </w:rPr>
        <w:t>widely observed in previous</w:t>
      </w:r>
      <w:r w:rsidR="005B6BB6" w:rsidRPr="004219CA">
        <w:rPr>
          <w:rFonts w:ascii="Times New Roman" w:hAnsi="Times New Roman" w:cs="Times New Roman"/>
        </w:rPr>
        <w:t xml:space="preserve"> studies, </w:t>
      </w:r>
      <w:r w:rsidR="0046168B" w:rsidRPr="004219CA">
        <w:rPr>
          <w:rFonts w:ascii="Times New Roman" w:hAnsi="Times New Roman" w:cs="Times New Roman"/>
        </w:rPr>
        <w:t>as microb</w:t>
      </w:r>
      <w:r w:rsidR="00F47626" w:rsidRPr="004219CA">
        <w:rPr>
          <w:rFonts w:ascii="Times New Roman" w:hAnsi="Times New Roman" w:cs="Times New Roman"/>
        </w:rPr>
        <w:t>ial</w:t>
      </w:r>
      <w:r w:rsidR="0046168B" w:rsidRPr="004219CA">
        <w:rPr>
          <w:rFonts w:ascii="Times New Roman" w:hAnsi="Times New Roman" w:cs="Times New Roman"/>
        </w:rPr>
        <w:t xml:space="preserve"> colonis</w:t>
      </w:r>
      <w:r w:rsidR="00F47626" w:rsidRPr="004219CA">
        <w:rPr>
          <w:rFonts w:ascii="Times New Roman" w:hAnsi="Times New Roman" w:cs="Times New Roman"/>
        </w:rPr>
        <w:t>ation of</w:t>
      </w:r>
      <w:r w:rsidR="0046168B" w:rsidRPr="004219CA">
        <w:rPr>
          <w:rFonts w:ascii="Times New Roman" w:hAnsi="Times New Roman" w:cs="Times New Roman"/>
        </w:rPr>
        <w:t xml:space="preserve"> the root</w:t>
      </w:r>
      <w:r w:rsidR="005B6BB6" w:rsidRPr="004219CA">
        <w:rPr>
          <w:rFonts w:ascii="Times New Roman" w:hAnsi="Times New Roman" w:cs="Times New Roman"/>
        </w:rPr>
        <w:t xml:space="preserve"> is high</w:t>
      </w:r>
      <w:r w:rsidR="00F47626" w:rsidRPr="004219CA">
        <w:rPr>
          <w:rFonts w:ascii="Times New Roman" w:hAnsi="Times New Roman" w:cs="Times New Roman"/>
        </w:rPr>
        <w:t>ly selective</w:t>
      </w:r>
      <w:r w:rsidR="005B6BB6" w:rsidRPr="004219CA">
        <w:rPr>
          <w:rFonts w:ascii="Times New Roman" w:hAnsi="Times New Roman" w:cs="Times New Roman"/>
        </w:rPr>
        <w:t xml:space="preserve">, </w:t>
      </w:r>
      <w:r w:rsidR="00F47626" w:rsidRPr="004219CA">
        <w:rPr>
          <w:rFonts w:ascii="Times New Roman" w:hAnsi="Times New Roman" w:cs="Times New Roman"/>
        </w:rPr>
        <w:t xml:space="preserve">with even greater restriction </w:t>
      </w:r>
      <w:r w:rsidR="00703E6B" w:rsidRPr="004219CA">
        <w:rPr>
          <w:rFonts w:ascii="Times New Roman" w:hAnsi="Times New Roman" w:cs="Times New Roman"/>
        </w:rPr>
        <w:t xml:space="preserve">in </w:t>
      </w:r>
      <w:r w:rsidR="005B6BB6" w:rsidRPr="004219CA">
        <w:rPr>
          <w:rFonts w:ascii="Times New Roman" w:hAnsi="Times New Roman" w:cs="Times New Roman"/>
        </w:rPr>
        <w:t>nodules</w:t>
      </w:r>
      <w:r w:rsidR="00F47626" w:rsidRPr="004219CA">
        <w:rPr>
          <w:rFonts w:ascii="Times New Roman" w:hAnsi="Times New Roman" w:cs="Times New Roman"/>
        </w:rPr>
        <w:t>, where only a limited number of bacteria gain access</w:t>
      </w:r>
      <w:r w:rsidR="005B6BB6" w:rsidRPr="004219CA">
        <w:rPr>
          <w:rFonts w:ascii="Times New Roman" w:hAnsi="Times New Roman" w:cs="Times New Roman"/>
        </w:rPr>
        <w:t xml:space="preserve"> (</w:t>
      </w:r>
      <w:commentRangeStart w:id="183"/>
      <w:r w:rsidR="005B6BB6" w:rsidRPr="004219CA">
        <w:rPr>
          <w:rFonts w:ascii="Times New Roman" w:hAnsi="Times New Roman" w:cs="Times New Roman"/>
          <w:color w:val="FF0000"/>
        </w:rPr>
        <w:t>citations</w:t>
      </w:r>
      <w:commentRangeEnd w:id="183"/>
      <w:r w:rsidR="00F15BE1">
        <w:rPr>
          <w:rStyle w:val="CommentReference"/>
        </w:rPr>
        <w:commentReference w:id="183"/>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5B6BB6" w:rsidRPr="004219CA">
        <w:rPr>
          <w:rFonts w:ascii="Times New Roman" w:hAnsi="Times New Roman" w:cs="Times New Roman"/>
        </w:rPr>
        <w:t xml:space="preserve"> </w:t>
      </w:r>
      <w:ins w:id="184" w:author="Simona Radutoiu" w:date="2025-03-31T11:20:00Z" w16du:dateUtc="2025-03-31T09:20:00Z">
        <w:r w:rsidR="00254AC8">
          <w:rPr>
            <w:rFonts w:ascii="Times New Roman" w:hAnsi="Times New Roman" w:cs="Times New Roman"/>
          </w:rPr>
          <w:t xml:space="preserve">where the largest number of nodules were formed </w:t>
        </w:r>
      </w:ins>
      <w:r w:rsidR="005B6BB6" w:rsidRPr="004219CA">
        <w:rPr>
          <w:rFonts w:ascii="Times New Roman" w:hAnsi="Times New Roman" w:cs="Times New Roman"/>
        </w:rPr>
        <w:t>(Suppl. Fig. 2A</w:t>
      </w:r>
      <w:r w:rsidR="006F7A59" w:rsidRPr="004219CA">
        <w:rPr>
          <w:rFonts w:ascii="Times New Roman" w:hAnsi="Times New Roman" w:cs="Times New Roman"/>
        </w:rPr>
        <w:t>, 3A</w:t>
      </w:r>
      <w:r w:rsidR="005B6BB6" w:rsidRPr="004219CA">
        <w:rPr>
          <w:rFonts w:ascii="Times New Roman" w:hAnsi="Times New Roman" w:cs="Times New Roman"/>
        </w:rPr>
        <w:t>). Beta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was </w:t>
      </w:r>
      <w:proofErr w:type="spellStart"/>
      <w:r w:rsidR="00F47626" w:rsidRPr="004219CA">
        <w:rPr>
          <w:rFonts w:ascii="Times New Roman" w:hAnsi="Times New Roman" w:cs="Times New Roman"/>
        </w:rPr>
        <w:t>significanlty</w:t>
      </w:r>
      <w:proofErr w:type="spellEnd"/>
      <w:r w:rsidR="005B6BB6" w:rsidRPr="004219CA">
        <w:rPr>
          <w:rFonts w:ascii="Times New Roman" w:hAnsi="Times New Roman" w:cs="Times New Roman"/>
        </w:rPr>
        <w:t xml:space="preserve"> influenced by </w:t>
      </w:r>
      <w:r w:rsidR="00F47626" w:rsidRPr="004219CA">
        <w:rPr>
          <w:rFonts w:ascii="Times New Roman" w:hAnsi="Times New Roman" w:cs="Times New Roman"/>
        </w:rPr>
        <w:t xml:space="preserve">both </w:t>
      </w:r>
      <w:r w:rsidR="005B6BB6" w:rsidRPr="004219CA">
        <w:rPr>
          <w:rFonts w:ascii="Times New Roman" w:hAnsi="Times New Roman" w:cs="Times New Roman"/>
        </w:rPr>
        <w:t xml:space="preserve">sample fraction </w:t>
      </w:r>
      <w:r w:rsidR="00F47626" w:rsidRPr="004219CA">
        <w:rPr>
          <w:rFonts w:ascii="Times New Roman" w:hAnsi="Times New Roman" w:cs="Times New Roman"/>
        </w:rPr>
        <w:t>and</w:t>
      </w:r>
      <w:r w:rsidR="005B6BB6" w:rsidRPr="004219CA">
        <w:rPr>
          <w:rFonts w:ascii="Times New Roman" w:hAnsi="Times New Roman" w:cs="Times New Roman"/>
        </w:rPr>
        <w:t xml:space="preserve"> soil type in both plants (Suppl. Fig. 2</w:t>
      </w:r>
      <w:proofErr w:type="gramStart"/>
      <w:r w:rsidR="005B6BB6" w:rsidRPr="004219CA">
        <w:rPr>
          <w:rFonts w:ascii="Times New Roman" w:hAnsi="Times New Roman" w:cs="Times New Roman"/>
        </w:rPr>
        <w:t>B</w:t>
      </w:r>
      <w:r w:rsidR="006F7A59" w:rsidRPr="004219CA">
        <w:rPr>
          <w:rFonts w:ascii="Times New Roman" w:hAnsi="Times New Roman" w:cs="Times New Roman"/>
        </w:rPr>
        <w:t>,C</w:t>
      </w:r>
      <w:proofErr w:type="gramEnd"/>
      <w:r w:rsidR="006F7A59" w:rsidRPr="004219CA">
        <w:rPr>
          <w:rFonts w:ascii="Times New Roman" w:hAnsi="Times New Roman" w:cs="Times New Roman"/>
        </w:rPr>
        <w:t>;</w:t>
      </w:r>
      <w:r w:rsidR="005B6BB6" w:rsidRPr="004219CA">
        <w:rPr>
          <w:rFonts w:ascii="Times New Roman" w:hAnsi="Times New Roman" w:cs="Times New Roman"/>
        </w:rPr>
        <w:t xml:space="preserve"> 3</w:t>
      </w:r>
      <w:proofErr w:type="gramStart"/>
      <w:r w:rsidR="007F06C8">
        <w:rPr>
          <w:rFonts w:ascii="Times New Roman" w:hAnsi="Times New Roman" w:cs="Times New Roman"/>
        </w:rPr>
        <w:t>B</w:t>
      </w:r>
      <w:r w:rsidR="006F7A59" w:rsidRPr="004219CA">
        <w:rPr>
          <w:rFonts w:ascii="Times New Roman" w:hAnsi="Times New Roman" w:cs="Times New Roman"/>
        </w:rPr>
        <w:t>,C</w:t>
      </w:r>
      <w:proofErr w:type="gramEnd"/>
      <w:r w:rsidR="005B6BB6" w:rsidRPr="004219CA">
        <w:rPr>
          <w:rFonts w:ascii="Times New Roman" w:hAnsi="Times New Roman" w:cs="Times New Roman"/>
        </w:rPr>
        <w:t>)</w:t>
      </w:r>
      <w:r w:rsidR="006F7A59" w:rsidRPr="004219CA">
        <w:rPr>
          <w:rFonts w:ascii="Times New Roman" w:hAnsi="Times New Roman" w:cs="Times New Roman"/>
        </w:rPr>
        <w:t xml:space="preserve">, with distinct clustering of rhizosphere and root communities. </w:t>
      </w:r>
      <w:r w:rsidR="00F47626" w:rsidRPr="004219CA">
        <w:rPr>
          <w:rFonts w:ascii="Times New Roman" w:hAnsi="Times New Roman" w:cs="Times New Roman"/>
        </w:rPr>
        <w:t xml:space="preserve">However, </w:t>
      </w:r>
      <w:r w:rsidR="006F7A59" w:rsidRPr="004219CA">
        <w:rPr>
          <w:rFonts w:ascii="Times New Roman" w:hAnsi="Times New Roman" w:cs="Times New Roman"/>
          <w:i/>
          <w:iCs/>
        </w:rPr>
        <w:t>Lotus</w:t>
      </w:r>
      <w:r w:rsidR="006F7A59" w:rsidRPr="004219CA">
        <w:rPr>
          <w:rFonts w:ascii="Times New Roman" w:hAnsi="Times New Roman" w:cs="Times New Roman"/>
        </w:rPr>
        <w:t xml:space="preserve"> nodule communities </w:t>
      </w:r>
      <w:r w:rsidR="00F47626" w:rsidRPr="004219CA">
        <w:rPr>
          <w:rFonts w:ascii="Times New Roman" w:hAnsi="Times New Roman" w:cs="Times New Roman"/>
        </w:rPr>
        <w:t>i</w:t>
      </w:r>
      <w:r w:rsidR="006F7A59" w:rsidRPr="004219CA">
        <w:rPr>
          <w:rFonts w:ascii="Times New Roman" w:hAnsi="Times New Roman" w:cs="Times New Roman"/>
        </w:rPr>
        <w:t>n PK and UF soil</w:t>
      </w:r>
      <w:r w:rsidR="00F47626" w:rsidRPr="004219CA">
        <w:rPr>
          <w:rFonts w:ascii="Times New Roman" w:hAnsi="Times New Roman" w:cs="Times New Roman"/>
        </w:rPr>
        <w:t xml:space="preserve">s </w:t>
      </w:r>
      <w:r w:rsidR="006F7A59" w:rsidRPr="004219CA">
        <w:rPr>
          <w:rFonts w:ascii="Times New Roman" w:hAnsi="Times New Roman" w:cs="Times New Roman"/>
        </w:rPr>
        <w:t>showed similar beta</w:t>
      </w:r>
      <w:r w:rsidR="00F47626" w:rsidRPr="004219CA">
        <w:rPr>
          <w:rFonts w:ascii="Times New Roman" w:hAnsi="Times New Roman" w:cs="Times New Roman"/>
        </w:rPr>
        <w:t xml:space="preserve"> </w:t>
      </w:r>
      <w:r w:rsidR="006F7A59" w:rsidRPr="004219CA">
        <w:rPr>
          <w:rFonts w:ascii="Times New Roman" w:hAnsi="Times New Roman" w:cs="Times New Roman"/>
        </w:rPr>
        <w:t xml:space="preserve">diversity </w:t>
      </w:r>
      <w:r w:rsidR="00F47626" w:rsidRPr="004219CA">
        <w:rPr>
          <w:rFonts w:ascii="Times New Roman" w:hAnsi="Times New Roman" w:cs="Times New Roman"/>
        </w:rPr>
        <w:t xml:space="preserve">patterns </w:t>
      </w:r>
      <w:r w:rsidR="006F7A59" w:rsidRPr="004219CA">
        <w:rPr>
          <w:rFonts w:ascii="Times New Roman" w:hAnsi="Times New Roman" w:cs="Times New Roman"/>
        </w:rPr>
        <w:t xml:space="preserve">(Suppl. Fig. 2C). </w:t>
      </w:r>
      <w:r w:rsidR="00947845" w:rsidRPr="004219CA">
        <w:rPr>
          <w:rFonts w:ascii="Times New Roman" w:hAnsi="Times New Roman" w:cs="Times New Roman"/>
        </w:rPr>
        <w:t>Community structure analysis revealed common features in both hosts</w:t>
      </w:r>
      <w:r w:rsidR="008961A4" w:rsidRPr="004219CA">
        <w:rPr>
          <w:rFonts w:ascii="Times New Roman" w:hAnsi="Times New Roman" w:cs="Times New Roman"/>
        </w:rPr>
        <w:t xml:space="preserve">. </w:t>
      </w:r>
      <w:proofErr w:type="spellStart"/>
      <w:r w:rsidR="00947845" w:rsidRPr="004219CA">
        <w:rPr>
          <w:rFonts w:ascii="Times New Roman" w:hAnsi="Times New Roman" w:cs="Times New Roman"/>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w:t>
      </w:r>
      <w:del w:id="185" w:author="Simona Radutoiu" w:date="2025-03-31T11:21:00Z" w16du:dateUtc="2025-03-31T09:21:00Z">
        <w:r w:rsidR="00947845" w:rsidRPr="004219CA" w:rsidDel="00861FCC">
          <w:rPr>
            <w:rFonts w:ascii="Times New Roman" w:hAnsi="Times New Roman" w:cs="Times New Roman"/>
          </w:rPr>
          <w:delText xml:space="preserve">bacterial </w:delText>
        </w:r>
      </w:del>
      <w:r w:rsidR="00947845" w:rsidRPr="004219CA">
        <w:rPr>
          <w:rFonts w:ascii="Times New Roman" w:hAnsi="Times New Roman" w:cs="Times New Roman"/>
        </w:rPr>
        <w:t>order</w:t>
      </w:r>
      <w:r w:rsidR="00F47626" w:rsidRPr="004219CA">
        <w:rPr>
          <w:rFonts w:ascii="Times New Roman" w:hAnsi="Times New Roman" w:cs="Times New Roman"/>
        </w:rPr>
        <w:t xml:space="preserve"> in both </w:t>
      </w:r>
      <w:del w:id="186" w:author="Simona Radutoiu" w:date="2025-03-31T11:21:00Z" w16du:dateUtc="2025-03-31T09:21:00Z">
        <w:r w:rsidR="00F47626" w:rsidRPr="004219CA" w:rsidDel="00861FCC">
          <w:rPr>
            <w:rFonts w:ascii="Times New Roman" w:hAnsi="Times New Roman" w:cs="Times New Roman"/>
          </w:rPr>
          <w:delText>cases</w:delText>
        </w:r>
      </w:del>
      <w:ins w:id="187" w:author="Simona Radutoiu" w:date="2025-03-31T11:21:00Z" w16du:dateUtc="2025-03-31T09:21:00Z">
        <w:r w:rsidR="00861FCC">
          <w:rPr>
            <w:rFonts w:ascii="Times New Roman" w:hAnsi="Times New Roman" w:cs="Times New Roman"/>
          </w:rPr>
          <w:t>hosts</w:t>
        </w:r>
      </w:ins>
      <w:r w:rsidR="008961A4" w:rsidRPr="004219CA">
        <w:rPr>
          <w:rFonts w:ascii="Times New Roman" w:hAnsi="Times New Roman" w:cs="Times New Roman"/>
        </w:rPr>
        <w:t xml:space="preserve">, while </w:t>
      </w:r>
      <w:proofErr w:type="spellStart"/>
      <w:r w:rsidR="00F47626" w:rsidRPr="004219CA">
        <w:rPr>
          <w:rFonts w:ascii="Times New Roman" w:hAnsi="Times New Roman" w:cs="Times New Roman"/>
        </w:rPr>
        <w:t>Rhizobiale</w:t>
      </w:r>
      <w:r w:rsidR="008961A4" w:rsidRPr="004219CA">
        <w:rPr>
          <w:rFonts w:ascii="Times New Roman" w:hAnsi="Times New Roman" w:cs="Times New Roman"/>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 xml:space="preserve">the </w:t>
      </w:r>
      <w:r w:rsidR="008961A4" w:rsidRPr="004219CA">
        <w:rPr>
          <w:rFonts w:ascii="Times New Roman" w:hAnsi="Times New Roman" w:cs="Times New Roman"/>
        </w:rPr>
        <w:t xml:space="preserve">presence of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colonisation </w:t>
      </w:r>
      <w:r w:rsidR="008961A4" w:rsidRPr="004219CA">
        <w:rPr>
          <w:rFonts w:ascii="Times New Roman" w:hAnsi="Times New Roman" w:cs="Times New Roman"/>
        </w:rPr>
        <w:t>patterns</w:t>
      </w:r>
      <w:r w:rsidR="00947845" w:rsidRPr="004219CA">
        <w:rPr>
          <w:rFonts w:ascii="Times New Roman" w:hAnsi="Times New Roman" w:cs="Times New Roman"/>
        </w:rPr>
        <w:t xml:space="preserve"> were observed, </w:t>
      </w:r>
      <w:r w:rsidR="008961A4" w:rsidRPr="004219CA">
        <w:rPr>
          <w:rFonts w:ascii="Times New Roman" w:hAnsi="Times New Roman" w:cs="Times New Roman"/>
        </w:rPr>
        <w:t>including a</w:t>
      </w:r>
      <w:r w:rsidR="00947845" w:rsidRPr="004219CA">
        <w:rPr>
          <w:rFonts w:ascii="Times New Roman" w:hAnsi="Times New Roman" w:cs="Times New Roman"/>
        </w:rPr>
        <w:t xml:space="preserve"> higher </w:t>
      </w:r>
      <w:r w:rsidR="008961A4" w:rsidRPr="004219CA">
        <w:rPr>
          <w:rFonts w:ascii="Times New Roman" w:hAnsi="Times New Roman" w:cs="Times New Roman"/>
        </w:rPr>
        <w:t xml:space="preserve">abundance of </w:t>
      </w:r>
      <w:proofErr w:type="spellStart"/>
      <w:r w:rsidR="00947845" w:rsidRPr="004219CA">
        <w:rPr>
          <w:rFonts w:ascii="Times New Roman" w:hAnsi="Times New Roman" w:cs="Times New Roman"/>
        </w:rPr>
        <w:t>Pseudomonadales</w:t>
      </w:r>
      <w:proofErr w:type="spellEnd"/>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compared to </w:t>
      </w:r>
      <w:r w:rsidR="00947845" w:rsidRPr="004219CA">
        <w:rPr>
          <w:rFonts w:ascii="Times New Roman" w:hAnsi="Times New Roman" w:cs="Times New Roman"/>
          <w:i/>
          <w:iCs/>
        </w:rPr>
        <w:t>Hordeum</w:t>
      </w:r>
      <w:r w:rsidR="00947845" w:rsidRPr="004219CA">
        <w:rPr>
          <w:rFonts w:ascii="Times New Roman" w:hAnsi="Times New Roman" w:cs="Times New Roman"/>
        </w:rPr>
        <w:t xml:space="preserve">, </w:t>
      </w:r>
      <w:r w:rsidR="008961A4" w:rsidRPr="004219CA">
        <w:rPr>
          <w:rFonts w:ascii="Times New Roman" w:hAnsi="Times New Roman" w:cs="Times New Roman"/>
        </w:rPr>
        <w:t>whereas</w:t>
      </w:r>
      <w:r w:rsidR="00947845" w:rsidRPr="004219CA">
        <w:rPr>
          <w:rFonts w:ascii="Times New Roman" w:hAnsi="Times New Roman" w:cs="Times New Roman"/>
        </w:rPr>
        <w:t xml:space="preserve"> </w:t>
      </w:r>
      <w:proofErr w:type="spellStart"/>
      <w:r w:rsidR="00947845" w:rsidRPr="004219CA">
        <w:rPr>
          <w:rFonts w:ascii="Times New Roman" w:hAnsi="Times New Roman" w:cs="Times New Roman"/>
        </w:rPr>
        <w:t>Flavobacteriales</w:t>
      </w:r>
      <w:proofErr w:type="spellEnd"/>
      <w:r w:rsidR="00947845" w:rsidRPr="004219CA">
        <w:rPr>
          <w:rFonts w:ascii="Times New Roman" w:hAnsi="Times New Roman" w:cs="Times New Roman"/>
        </w:rPr>
        <w:t xml:space="preserve"> and </w:t>
      </w:r>
      <w:proofErr w:type="spellStart"/>
      <w:r w:rsidR="00947845" w:rsidRPr="004219CA">
        <w:rPr>
          <w:rFonts w:ascii="Times New Roman" w:hAnsi="Times New Roman" w:cs="Times New Roman"/>
        </w:rPr>
        <w:t>Streptomycetales</w:t>
      </w:r>
      <w:proofErr w:type="spellEnd"/>
      <w:r w:rsidR="00947845" w:rsidRPr="004219CA">
        <w:rPr>
          <w:rFonts w:ascii="Times New Roman" w:hAnsi="Times New Roman" w:cs="Times New Roman"/>
        </w:rPr>
        <w:t xml:space="preserve"> </w:t>
      </w:r>
      <w:r w:rsidR="008961A4" w:rsidRPr="004219CA">
        <w:rPr>
          <w:rFonts w:ascii="Times New Roman" w:hAnsi="Times New Roman" w:cs="Times New Roman"/>
        </w:rPr>
        <w:t xml:space="preserve">were more prevalent </w:t>
      </w:r>
      <w:r w:rsidR="00947845" w:rsidRPr="004219CA">
        <w:rPr>
          <w:rFonts w:ascii="Times New Roman" w:hAnsi="Times New Roman" w:cs="Times New Roman"/>
        </w:rPr>
        <w:t xml:space="preserve">in </w:t>
      </w:r>
      <w:r w:rsidR="00947845" w:rsidRPr="004219CA">
        <w:rPr>
          <w:rFonts w:ascii="Times New Roman" w:hAnsi="Times New Roman" w:cs="Times New Roman"/>
          <w:i/>
          <w:iCs/>
        </w:rPr>
        <w:t>Hordeum</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with t</w:t>
      </w:r>
      <w:r w:rsidR="00947845" w:rsidRPr="004219CA">
        <w:rPr>
          <w:rFonts w:ascii="Times New Roman" w:hAnsi="Times New Roman" w:cs="Times New Roman"/>
        </w:rPr>
        <w:t>he latter particular</w:t>
      </w:r>
      <w:r w:rsidR="0057297E" w:rsidRPr="004219CA">
        <w:rPr>
          <w:rFonts w:ascii="Times New Roman" w:hAnsi="Times New Roman" w:cs="Times New Roman"/>
        </w:rPr>
        <w:t>l</w:t>
      </w:r>
      <w:r w:rsidR="00947845" w:rsidRPr="004219CA">
        <w:rPr>
          <w:rFonts w:ascii="Times New Roman" w:hAnsi="Times New Roman" w:cs="Times New Roman"/>
        </w:rPr>
        <w:t xml:space="preserve">y </w:t>
      </w:r>
      <w:r w:rsidR="008961A4" w:rsidRPr="004219CA">
        <w:rPr>
          <w:rFonts w:ascii="Times New Roman" w:hAnsi="Times New Roman" w:cs="Times New Roman"/>
        </w:rPr>
        <w:t>enriched in</w:t>
      </w:r>
      <w:r w:rsidR="00947845" w:rsidRPr="004219CA">
        <w:rPr>
          <w:rFonts w:ascii="Times New Roman" w:hAnsi="Times New Roman" w:cs="Times New Roman"/>
        </w:rPr>
        <w:t xml:space="preserve"> roots. </w:t>
      </w:r>
      <w:del w:id="188" w:author="Simona Radutoiu" w:date="2025-03-31T11:22:00Z" w16du:dateUtc="2025-03-31T09:22:00Z">
        <w:r w:rsidR="008961A4" w:rsidRPr="004219CA" w:rsidDel="00FA2AEF">
          <w:rPr>
            <w:rFonts w:ascii="Times New Roman" w:hAnsi="Times New Roman" w:cs="Times New Roman"/>
          </w:rPr>
          <w:delText>N</w:delText>
        </w:r>
        <w:r w:rsidR="00B72CB7" w:rsidRPr="004219CA" w:rsidDel="00FA2AEF">
          <w:rPr>
            <w:rFonts w:ascii="Times New Roman" w:hAnsi="Times New Roman" w:cs="Times New Roman"/>
          </w:rPr>
          <w:delText>utrient-specific</w:delText>
        </w:r>
      </w:del>
      <w:ins w:id="189" w:author="Simona Radutoiu" w:date="2025-03-31T11:22:00Z" w16du:dateUtc="2025-03-31T09:22:00Z">
        <w:r w:rsidR="00FA2AEF">
          <w:rPr>
            <w:rFonts w:ascii="Times New Roman" w:hAnsi="Times New Roman" w:cs="Times New Roman"/>
          </w:rPr>
          <w:t>Soil-dependent</w:t>
        </w:r>
      </w:ins>
      <w:r w:rsidR="00B72CB7" w:rsidRPr="004219CA">
        <w:rPr>
          <w:rFonts w:ascii="Times New Roman" w:hAnsi="Times New Roman" w:cs="Times New Roman"/>
        </w:rPr>
        <w:t xml:space="preserve"> </w:t>
      </w:r>
      <w:r w:rsidR="0057297E" w:rsidRPr="004219CA">
        <w:rPr>
          <w:rFonts w:ascii="Times New Roman" w:hAnsi="Times New Roman" w:cs="Times New Roman"/>
        </w:rPr>
        <w:t xml:space="preserve">community </w:t>
      </w:r>
      <w:r w:rsidR="008961A4" w:rsidRPr="004219CA">
        <w:rPr>
          <w:rFonts w:ascii="Times New Roman" w:hAnsi="Times New Roman" w:cs="Times New Roman"/>
        </w:rPr>
        <w:t>shifts were also detected. For example,</w:t>
      </w:r>
      <w:r w:rsidR="0057297E" w:rsidRPr="004219CA">
        <w:rPr>
          <w:rFonts w:ascii="Times New Roman" w:hAnsi="Times New Roman" w:cs="Times New Roman"/>
        </w:rPr>
        <w:t xml:space="preserve"> </w:t>
      </w:r>
      <w:ins w:id="190" w:author="Simona Radutoiu" w:date="2025-03-31T11:24:00Z" w16du:dateUtc="2025-03-31T09:24:00Z">
        <w:r w:rsidR="00CE0C46">
          <w:rPr>
            <w:rFonts w:ascii="Times New Roman" w:hAnsi="Times New Roman" w:cs="Times New Roman"/>
          </w:rPr>
          <w:t xml:space="preserve">the </w:t>
        </w:r>
      </w:ins>
      <w:del w:id="191" w:author="Simona Radutoiu" w:date="2025-03-31T11:24:00Z" w16du:dateUtc="2025-03-31T09:24:00Z">
        <w:r w:rsidR="0057297E" w:rsidRPr="004219CA" w:rsidDel="00CE0C46">
          <w:rPr>
            <w:rFonts w:ascii="Times New Roman" w:hAnsi="Times New Roman" w:cs="Times New Roman"/>
          </w:rPr>
          <w:delText xml:space="preserve">Burkholderiales </w:delText>
        </w:r>
      </w:del>
      <w:r w:rsidR="0057297E" w:rsidRPr="004219CA">
        <w:rPr>
          <w:rFonts w:ascii="Times New Roman" w:hAnsi="Times New Roman" w:cs="Times New Roman"/>
        </w:rPr>
        <w:t xml:space="preserve">abundance </w:t>
      </w:r>
      <w:ins w:id="192" w:author="Simona Radutoiu" w:date="2025-03-31T11:25:00Z" w16du:dateUtc="2025-03-31T09:25:00Z">
        <w:r w:rsidR="00CE0C46">
          <w:rPr>
            <w:rFonts w:ascii="Times New Roman" w:hAnsi="Times New Roman" w:cs="Times New Roman"/>
          </w:rPr>
          <w:t xml:space="preserve">of </w:t>
        </w:r>
      </w:ins>
      <w:proofErr w:type="spellStart"/>
      <w:ins w:id="193" w:author="Simona Radutoiu" w:date="2025-03-31T11:24:00Z" w16du:dateUtc="2025-03-31T09:24:00Z">
        <w:r w:rsidR="00CE0C46" w:rsidRPr="004219CA">
          <w:rPr>
            <w:rFonts w:ascii="Times New Roman" w:hAnsi="Times New Roman" w:cs="Times New Roman"/>
          </w:rPr>
          <w:t>Burkholderiales</w:t>
        </w:r>
        <w:proofErr w:type="spellEnd"/>
        <w:r w:rsidR="00CE0C46" w:rsidRPr="004219CA" w:rsidDel="000F3F06">
          <w:rPr>
            <w:rFonts w:ascii="Times New Roman" w:hAnsi="Times New Roman" w:cs="Times New Roman"/>
          </w:rPr>
          <w:t xml:space="preserve"> </w:t>
        </w:r>
      </w:ins>
      <w:del w:id="194" w:author="Simona Radutoiu" w:date="2025-03-31T11:22:00Z" w16du:dateUtc="2025-03-31T09:22:00Z">
        <w:r w:rsidR="008961A4" w:rsidRPr="004219CA" w:rsidDel="000F3F06">
          <w:rPr>
            <w:rFonts w:ascii="Times New Roman" w:hAnsi="Times New Roman" w:cs="Times New Roman"/>
          </w:rPr>
          <w:delText xml:space="preserve">increased </w:delText>
        </w:r>
      </w:del>
      <w:ins w:id="195" w:author="Simona Radutoiu" w:date="2025-03-31T11:22:00Z" w16du:dateUtc="2025-03-31T09:22:00Z">
        <w:r w:rsidR="000F3F06">
          <w:rPr>
            <w:rFonts w:ascii="Times New Roman" w:hAnsi="Times New Roman" w:cs="Times New Roman"/>
          </w:rPr>
          <w:t>was larger</w:t>
        </w:r>
        <w:r w:rsidR="000F3F06" w:rsidRPr="004219CA">
          <w:rPr>
            <w:rFonts w:ascii="Times New Roman" w:hAnsi="Times New Roman" w:cs="Times New Roman"/>
          </w:rPr>
          <w:t xml:space="preserve"> </w:t>
        </w:r>
      </w:ins>
      <w:r w:rsidR="008961A4" w:rsidRPr="004219CA">
        <w:rPr>
          <w:rFonts w:ascii="Times New Roman" w:hAnsi="Times New Roman" w:cs="Times New Roman"/>
        </w:rPr>
        <w:t>in</w:t>
      </w:r>
      <w:r w:rsidR="0057297E" w:rsidRPr="004219CA">
        <w:rPr>
          <w:rFonts w:ascii="Times New Roman" w:hAnsi="Times New Roman" w:cs="Times New Roman"/>
        </w:rPr>
        <w:t xml:space="preserve">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in</w:t>
      </w:r>
      <w:r w:rsidR="00B72CB7" w:rsidRPr="004219CA">
        <w:rPr>
          <w:rFonts w:ascii="Times New Roman" w:hAnsi="Times New Roman" w:cs="Times New Roman"/>
        </w:rPr>
        <w:t xml:space="preserve"> </w:t>
      </w:r>
      <w:r w:rsidR="00531F14" w:rsidRPr="004219CA">
        <w:rPr>
          <w:rFonts w:ascii="Times New Roman" w:hAnsi="Times New Roman" w:cs="Times New Roman"/>
        </w:rPr>
        <w:t xml:space="preserve">both </w:t>
      </w:r>
      <w:r w:rsidR="0057297E" w:rsidRPr="004219CA">
        <w:rPr>
          <w:rFonts w:ascii="Times New Roman" w:hAnsi="Times New Roman" w:cs="Times New Roman"/>
        </w:rPr>
        <w:t xml:space="preserve">hosts. In </w:t>
      </w:r>
      <w:r w:rsidR="0057297E" w:rsidRPr="004219CA">
        <w:rPr>
          <w:rFonts w:ascii="Times New Roman" w:hAnsi="Times New Roman" w:cs="Times New Roman"/>
          <w:i/>
          <w:iCs/>
        </w:rPr>
        <w:t>Lotus</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Chloroflexales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rhizosphere and root fractions </w:t>
      </w:r>
      <w:ins w:id="196" w:author="Simona Radutoiu" w:date="2025-03-31T11:25:00Z" w16du:dateUtc="2025-03-31T09:25:00Z">
        <w:r w:rsidR="000412F8">
          <w:rPr>
            <w:rFonts w:ascii="Times New Roman" w:hAnsi="Times New Roman" w:cs="Times New Roman"/>
          </w:rPr>
          <w:t>when plants were grown in</w:t>
        </w:r>
      </w:ins>
      <w:del w:id="197" w:author="Simona Radutoiu" w:date="2025-03-31T11:25:00Z" w16du:dateUtc="2025-03-31T09:25:00Z">
        <w:r w:rsidR="0057297E" w:rsidRPr="004219CA" w:rsidDel="000412F8">
          <w:rPr>
            <w:rFonts w:ascii="Times New Roman" w:hAnsi="Times New Roman" w:cs="Times New Roman"/>
          </w:rPr>
          <w:delText>in</w:delText>
        </w:r>
      </w:del>
      <w:r w:rsidR="0057297E" w:rsidRPr="004219CA">
        <w:rPr>
          <w:rFonts w:ascii="Times New Roman" w:hAnsi="Times New Roman" w:cs="Times New Roman"/>
        </w:rPr>
        <w:t xml:space="preserve"> UF soil,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Sphingomonadales</w:t>
      </w:r>
      <w:proofErr w:type="spellEnd"/>
      <w:r w:rsidR="0057297E" w:rsidRPr="004219CA">
        <w:rPr>
          <w:rFonts w:ascii="Times New Roman" w:hAnsi="Times New Roman" w:cs="Times New Roman"/>
        </w:rPr>
        <w:t xml:space="preserve"> (root) and </w:t>
      </w:r>
      <w:proofErr w:type="spellStart"/>
      <w:r w:rsidR="0057297E" w:rsidRPr="004219CA">
        <w:rPr>
          <w:rFonts w:ascii="Times New Roman" w:hAnsi="Times New Roman" w:cs="Times New Roman"/>
        </w:rPr>
        <w:t>Streptomycetales</w:t>
      </w:r>
      <w:proofErr w:type="spellEnd"/>
      <w:r w:rsidR="0057297E" w:rsidRPr="004219CA">
        <w:rPr>
          <w:rFonts w:ascii="Times New Roman" w:hAnsi="Times New Roman" w:cs="Times New Roman"/>
        </w:rPr>
        <w:t xml:space="preserve"> (rhizosphere and root) </w:t>
      </w:r>
      <w:del w:id="198" w:author="Simona Radutoiu" w:date="2025-03-31T11:25:00Z" w16du:dateUtc="2025-03-31T09:25:00Z">
        <w:r w:rsidR="008961A4" w:rsidRPr="004219CA" w:rsidDel="00E738A7">
          <w:rPr>
            <w:rFonts w:ascii="Times New Roman" w:hAnsi="Times New Roman" w:cs="Times New Roman"/>
          </w:rPr>
          <w:delText>exhibited reduced colonisation</w:delText>
        </w:r>
      </w:del>
      <w:ins w:id="199" w:author="Simona Radutoiu" w:date="2025-03-31T11:26:00Z" w16du:dateUtc="2025-03-31T09:26:00Z">
        <w:r w:rsidR="00E738A7">
          <w:rPr>
            <w:rFonts w:ascii="Times New Roman" w:hAnsi="Times New Roman" w:cs="Times New Roman"/>
          </w:rPr>
          <w:t>were reduced when grown</w:t>
        </w:r>
      </w:ins>
      <w:r w:rsidR="0057297E" w:rsidRPr="004219CA">
        <w:rPr>
          <w:rFonts w:ascii="Times New Roman" w:hAnsi="Times New Roman" w:cs="Times New Roman"/>
        </w:rPr>
        <w:t xml:space="preserve"> </w:t>
      </w:r>
      <w:r w:rsidR="008961A4" w:rsidRPr="004219CA">
        <w:rPr>
          <w:rFonts w:ascii="Times New Roman" w:hAnsi="Times New Roman" w:cs="Times New Roman"/>
        </w:rPr>
        <w:t>i</w:t>
      </w:r>
      <w:r w:rsidR="0057297E" w:rsidRPr="004219CA">
        <w:rPr>
          <w:rFonts w:ascii="Times New Roman" w:hAnsi="Times New Roman" w:cs="Times New Roman"/>
        </w:rPr>
        <w:t>n PK and UF</w:t>
      </w:r>
      <w:del w:id="200" w:author="Simona Radutoiu" w:date="2025-03-31T11:26:00Z" w16du:dateUtc="2025-03-31T09:26:00Z">
        <w:r w:rsidR="0057297E" w:rsidRPr="004219CA" w:rsidDel="00E738A7">
          <w:rPr>
            <w:rFonts w:ascii="Times New Roman" w:hAnsi="Times New Roman" w:cs="Times New Roman"/>
          </w:rPr>
          <w:delText xml:space="preserve"> soil</w:delText>
        </w:r>
        <w:r w:rsidR="008961A4" w:rsidRPr="004219CA" w:rsidDel="00E738A7">
          <w:rPr>
            <w:rFonts w:ascii="Times New Roman" w:hAnsi="Times New Roman" w:cs="Times New Roman"/>
          </w:rPr>
          <w:delText>s</w:delText>
        </w:r>
      </w:del>
      <w:r w:rsidR="0057297E" w:rsidRPr="004219CA">
        <w:rPr>
          <w:rFonts w:ascii="Times New Roman" w:hAnsi="Times New Roman" w:cs="Times New Roman"/>
        </w:rPr>
        <w:t xml:space="preserve">. </w:t>
      </w:r>
      <w:r w:rsidR="008961A4" w:rsidRPr="004219CA">
        <w:rPr>
          <w:rFonts w:ascii="Times New Roman" w:hAnsi="Times New Roman" w:cs="Times New Roman"/>
        </w:rPr>
        <w:t>In</w:t>
      </w:r>
      <w:r w:rsidR="0057297E" w:rsidRPr="004219CA">
        <w:rPr>
          <w:rFonts w:ascii="Times New Roman" w:hAnsi="Times New Roman" w:cs="Times New Roman"/>
        </w:rPr>
        <w:t xml:space="preserve"> </w:t>
      </w:r>
      <w:r w:rsidR="0057297E" w:rsidRPr="004219CA">
        <w:rPr>
          <w:rFonts w:ascii="Times New Roman" w:hAnsi="Times New Roman" w:cs="Times New Roman"/>
          <w:i/>
          <w:iCs/>
        </w:rPr>
        <w:t>Hordeum</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Caulobacterales</w:t>
      </w:r>
      <w:proofErr w:type="spellEnd"/>
      <w:r w:rsidR="0057297E" w:rsidRPr="004219CA">
        <w:rPr>
          <w:rFonts w:ascii="Times New Roman" w:hAnsi="Times New Roman" w:cs="Times New Roman"/>
        </w:rPr>
        <w:t xml:space="preserve"> colonisation was </w:t>
      </w:r>
      <w:r w:rsidR="008961A4" w:rsidRPr="004219CA">
        <w:rPr>
          <w:rFonts w:ascii="Times New Roman" w:hAnsi="Times New Roman" w:cs="Times New Roman"/>
        </w:rPr>
        <w:t>reduced</w:t>
      </w:r>
      <w:r w:rsidR="0057297E" w:rsidRPr="004219CA">
        <w:rPr>
          <w:rFonts w:ascii="Times New Roman" w:hAnsi="Times New Roman" w:cs="Times New Roman"/>
        </w:rPr>
        <w:t xml:space="preserve"> in roots i</w:t>
      </w:r>
      <w:ins w:id="201" w:author="Simona Radutoiu" w:date="2025-03-31T11:26:00Z" w16du:dateUtc="2025-03-31T09:26:00Z">
        <w:r w:rsidR="00E738A7">
          <w:rPr>
            <w:rFonts w:ascii="Times New Roman" w:hAnsi="Times New Roman" w:cs="Times New Roman"/>
          </w:rPr>
          <w:t>f grown on</w:t>
        </w:r>
      </w:ins>
      <w:del w:id="202" w:author="Simona Radutoiu" w:date="2025-03-31T11:26:00Z" w16du:dateUtc="2025-03-31T09:26:00Z">
        <w:r w:rsidR="0057297E" w:rsidRPr="004219CA" w:rsidDel="00E738A7">
          <w:rPr>
            <w:rFonts w:ascii="Times New Roman" w:hAnsi="Times New Roman" w:cs="Times New Roman"/>
          </w:rPr>
          <w:delText>n</w:delText>
        </w:r>
      </w:del>
      <w:r w:rsidR="0057297E" w:rsidRPr="004219CA">
        <w:rPr>
          <w:rFonts w:ascii="Times New Roman" w:hAnsi="Times New Roman" w:cs="Times New Roman"/>
        </w:rPr>
        <w:t xml:space="preserve"> NPK</w:t>
      </w:r>
      <w:r w:rsidR="008961A4" w:rsidRPr="004219CA">
        <w:rPr>
          <w:rFonts w:ascii="Times New Roman" w:hAnsi="Times New Roman" w:cs="Times New Roman"/>
        </w:rPr>
        <w:t xml:space="preserve"> soil</w:t>
      </w:r>
      <w:r w:rsidR="0057297E" w:rsidRPr="004219CA">
        <w:rPr>
          <w:rFonts w:ascii="Times New Roman" w:hAnsi="Times New Roman" w:cs="Times New Roman"/>
        </w:rPr>
        <w:t xml:space="preserve">,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Flavobacteriales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roots </w:t>
      </w:r>
      <w:del w:id="203" w:author="Simona Radutoiu" w:date="2025-03-31T11:26:00Z" w16du:dateUtc="2025-03-31T09:26:00Z">
        <w:r w:rsidR="0057297E" w:rsidRPr="004219CA" w:rsidDel="00E738A7">
          <w:rPr>
            <w:rFonts w:ascii="Times New Roman" w:hAnsi="Times New Roman" w:cs="Times New Roman"/>
          </w:rPr>
          <w:delText xml:space="preserve">in </w:delText>
        </w:r>
      </w:del>
      <w:ins w:id="204" w:author="Simona Radutoiu" w:date="2025-03-31T11:26:00Z" w16du:dateUtc="2025-03-31T09:26:00Z">
        <w:r w:rsidR="00E738A7">
          <w:rPr>
            <w:rFonts w:ascii="Times New Roman" w:hAnsi="Times New Roman" w:cs="Times New Roman"/>
          </w:rPr>
          <w:t>of</w:t>
        </w:r>
      </w:ins>
      <w:ins w:id="205" w:author="Simona Radutoiu" w:date="2025-03-31T11:27:00Z" w16du:dateUtc="2025-03-31T09:27:00Z">
        <w:r w:rsidR="00E738A7">
          <w:rPr>
            <w:rFonts w:ascii="Times New Roman" w:hAnsi="Times New Roman" w:cs="Times New Roman"/>
          </w:rPr>
          <w:t xml:space="preserve"> plants grown in</w:t>
        </w:r>
      </w:ins>
      <w:ins w:id="206" w:author="Simona Radutoiu" w:date="2025-03-31T11:26:00Z" w16du:dateUtc="2025-03-31T09:26:00Z">
        <w:r w:rsidR="00E738A7" w:rsidRPr="004219CA">
          <w:rPr>
            <w:rFonts w:ascii="Times New Roman" w:hAnsi="Times New Roman" w:cs="Times New Roman"/>
          </w:rPr>
          <w:t xml:space="preserve"> </w:t>
        </w:r>
      </w:ins>
      <w:r w:rsidR="0057297E" w:rsidRPr="004219CA">
        <w:rPr>
          <w:rFonts w:ascii="Times New Roman" w:hAnsi="Times New Roman" w:cs="Times New Roman"/>
        </w:rPr>
        <w:t>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(Fig. 2E, Suppl. Fig. 4). </w:t>
      </w:r>
      <w:r w:rsidR="007F06C8" w:rsidRPr="007F06C8">
        <w:rPr>
          <w:rFonts w:ascii="Times New Roman" w:hAnsi="Times New Roman" w:cs="Times New Roman"/>
          <w:i/>
          <w:iCs/>
        </w:rPr>
        <w:t>Lotus</w:t>
      </w:r>
      <w:r w:rsidR="007F06C8">
        <w:rPr>
          <w:rFonts w:ascii="Times New Roman" w:hAnsi="Times New Roman" w:cs="Times New Roman"/>
        </w:rPr>
        <w:t xml:space="preserve"> </w:t>
      </w:r>
      <w:r w:rsidR="00947845" w:rsidRPr="004219CA">
        <w:rPr>
          <w:rFonts w:ascii="Times New Roman" w:hAnsi="Times New Roman" w:cs="Times New Roman"/>
        </w:rPr>
        <w:t>nodule</w:t>
      </w:r>
      <w:r w:rsidR="0058006E">
        <w:rPr>
          <w:rFonts w:ascii="Times New Roman" w:hAnsi="Times New Roman" w:cs="Times New Roman"/>
        </w:rPr>
        <w:t>s</w:t>
      </w:r>
      <w:r w:rsidR="00947845" w:rsidRPr="004219CA">
        <w:rPr>
          <w:rFonts w:ascii="Times New Roman" w:hAnsi="Times New Roman" w:cs="Times New Roman"/>
        </w:rPr>
        <w:t xml:space="preserve"> </w:t>
      </w:r>
      <w:r w:rsidR="0058006E">
        <w:rPr>
          <w:rFonts w:ascii="Times New Roman" w:hAnsi="Times New Roman" w:cs="Times New Roman"/>
        </w:rPr>
        <w:t xml:space="preserve">were colonised by </w:t>
      </w:r>
      <w:proofErr w:type="spellStart"/>
      <w:r w:rsidR="0058006E" w:rsidRPr="0058006E">
        <w:rPr>
          <w:rFonts w:ascii="Times New Roman" w:hAnsi="Times New Roman" w:cs="Times New Roman"/>
          <w:i/>
          <w:iCs/>
        </w:rPr>
        <w:t>Mesorhizobium</w:t>
      </w:r>
      <w:proofErr w:type="spellEnd"/>
      <w:r w:rsidR="0058006E">
        <w:rPr>
          <w:rFonts w:ascii="Times New Roman" w:hAnsi="Times New Roman" w:cs="Times New Roman"/>
        </w:rPr>
        <w:t xml:space="preserve"> and </w:t>
      </w:r>
      <w:r w:rsidR="0058006E" w:rsidRPr="0058006E">
        <w:rPr>
          <w:rFonts w:ascii="Times New Roman" w:hAnsi="Times New Roman" w:cs="Times New Roman"/>
          <w:i/>
          <w:iCs/>
        </w:rPr>
        <w:t>Pseudomonas</w:t>
      </w:r>
      <w:r w:rsidR="0058006E" w:rsidRPr="0058006E">
        <w:rPr>
          <w:rFonts w:ascii="Times New Roman" w:hAnsi="Times New Roman" w:cs="Times New Roman"/>
        </w:rPr>
        <w:t xml:space="preserve"> ASVs</w:t>
      </w:r>
      <w:r w:rsidR="00F65694" w:rsidRPr="004219CA">
        <w:rPr>
          <w:rFonts w:ascii="Times New Roman" w:hAnsi="Times New Roman" w:cs="Times New Roman"/>
        </w:rPr>
        <w:t xml:space="preserve">. </w:t>
      </w:r>
      <w:commentRangeStart w:id="207"/>
      <w:r w:rsidR="00F65694" w:rsidRPr="004219CA">
        <w:rPr>
          <w:rFonts w:ascii="Times New Roman" w:hAnsi="Times New Roman" w:cs="Times New Roman"/>
        </w:rPr>
        <w:t xml:space="preserve">Diversity differences across fertilisation regimes </w:t>
      </w:r>
      <w:r w:rsidR="00947845" w:rsidRPr="004219CA">
        <w:rPr>
          <w:rFonts w:ascii="Times New Roman" w:hAnsi="Times New Roman" w:cs="Times New Roman"/>
        </w:rPr>
        <w:t xml:space="preserve">were </w:t>
      </w:r>
      <w:r w:rsidR="008961A4" w:rsidRPr="004219CA">
        <w:rPr>
          <w:rFonts w:ascii="Times New Roman" w:hAnsi="Times New Roman" w:cs="Times New Roman"/>
        </w:rPr>
        <w:t xml:space="preserve">primarily due to variation in dominant </w:t>
      </w:r>
      <w:r w:rsidR="00D01EC1">
        <w:rPr>
          <w:rFonts w:ascii="Times New Roman" w:hAnsi="Times New Roman" w:cs="Times New Roman"/>
        </w:rPr>
        <w:t xml:space="preserve">nodule </w:t>
      </w:r>
      <w:r w:rsidR="008961A4" w:rsidRPr="004219CA">
        <w:rPr>
          <w:rFonts w:ascii="Times New Roman" w:hAnsi="Times New Roman" w:cs="Times New Roman"/>
        </w:rPr>
        <w:t>strains</w:t>
      </w:r>
      <w:r w:rsidR="0058006E">
        <w:rPr>
          <w:rFonts w:ascii="Times New Roman" w:hAnsi="Times New Roman" w:cs="Times New Roman"/>
        </w:rPr>
        <w:t xml:space="preserve"> in the individual soils</w:t>
      </w:r>
      <w:r w:rsidR="008961A4" w:rsidRPr="004219CA">
        <w:rPr>
          <w:rFonts w:ascii="Times New Roman" w:hAnsi="Times New Roman" w:cs="Times New Roman"/>
        </w:rPr>
        <w:t>. Nearly</w:t>
      </w:r>
      <w:r w:rsidR="00947845" w:rsidRPr="004219CA">
        <w:rPr>
          <w:rFonts w:ascii="Times New Roman" w:hAnsi="Times New Roman" w:cs="Times New Roman"/>
        </w:rPr>
        <w:t xml:space="preserve"> 50% of the nodules </w:t>
      </w:r>
      <w:r w:rsidR="008961A4" w:rsidRPr="004219CA">
        <w:rPr>
          <w:rFonts w:ascii="Times New Roman" w:hAnsi="Times New Roman" w:cs="Times New Roman"/>
        </w:rPr>
        <w:t>contained an</w:t>
      </w:r>
      <w:r w:rsidR="00947845" w:rsidRPr="004219CA">
        <w:rPr>
          <w:rFonts w:ascii="Times New Roman" w:hAnsi="Times New Roman" w:cs="Times New Roman"/>
        </w:rPr>
        <w:t xml:space="preserve"> unidentified ASV that could not be matched to any</w:t>
      </w:r>
      <w:r w:rsidR="00F65694" w:rsidRPr="004219CA">
        <w:rPr>
          <w:rFonts w:ascii="Times New Roman" w:hAnsi="Times New Roman" w:cs="Times New Roman"/>
        </w:rPr>
        <w:t xml:space="preserve"> known</w:t>
      </w:r>
      <w:r w:rsidR="00947845" w:rsidRPr="004219CA">
        <w:rPr>
          <w:rFonts w:ascii="Times New Roman" w:hAnsi="Times New Roman" w:cs="Times New Roman"/>
        </w:rPr>
        <w:t xml:space="preserve"> taxonomy</w:t>
      </w:r>
      <w:r w:rsidR="0068146F" w:rsidRPr="004219CA">
        <w:rPr>
          <w:rFonts w:ascii="Times New Roman" w:hAnsi="Times New Roman" w:cs="Times New Roman"/>
        </w:rPr>
        <w:t xml:space="preserve"> (Suppl. Fig. 5</w:t>
      </w:r>
      <w:r w:rsidR="002059DF">
        <w:rPr>
          <w:rFonts w:ascii="Times New Roman" w:hAnsi="Times New Roman" w:cs="Times New Roman"/>
        </w:rPr>
        <w:t xml:space="preserve"> </w:t>
      </w:r>
      <w:r w:rsidR="002059DF" w:rsidRPr="002059DF">
        <w:rPr>
          <w:rFonts w:ascii="Times New Roman" w:hAnsi="Times New Roman" w:cs="Times New Roman"/>
          <w:highlight w:val="red"/>
        </w:rPr>
        <w:t>ANNA CHECK AND ADJUST</w:t>
      </w:r>
      <w:r w:rsidR="0068146F" w:rsidRPr="004219CA">
        <w:rPr>
          <w:rFonts w:ascii="Times New Roman" w:hAnsi="Times New Roman" w:cs="Times New Roman"/>
        </w:rPr>
        <w:t>)</w:t>
      </w:r>
      <w:r w:rsidR="00947845" w:rsidRPr="004219CA">
        <w:rPr>
          <w:rFonts w:ascii="Times New Roman" w:hAnsi="Times New Roman" w:cs="Times New Roman"/>
        </w:rPr>
        <w:t>.</w:t>
      </w:r>
      <w:r w:rsidR="0068146F" w:rsidRPr="004219CA">
        <w:rPr>
          <w:rFonts w:ascii="Times New Roman" w:hAnsi="Times New Roman" w:cs="Times New Roman"/>
        </w:rPr>
        <w:t xml:space="preserve"> </w:t>
      </w:r>
      <w:ins w:id="208" w:author="Simona Radutoiu" w:date="2025-03-31T11:33:00Z" w16du:dateUtc="2025-03-31T09:33:00Z">
        <w:r w:rsidR="00C056A6">
          <w:rPr>
            <w:rFonts w:ascii="Times New Roman" w:hAnsi="Times New Roman" w:cs="Times New Roman"/>
          </w:rPr>
          <w:t>Together, these results show that</w:t>
        </w:r>
      </w:ins>
      <w:del w:id="209" w:author="Simona Radutoiu" w:date="2025-03-31T11:33:00Z" w16du:dateUtc="2025-03-31T09:33:00Z">
        <w:r w:rsidR="0068146F" w:rsidRPr="004219CA" w:rsidDel="00C056A6">
          <w:rPr>
            <w:rFonts w:ascii="Times New Roman" w:hAnsi="Times New Roman" w:cs="Times New Roman"/>
          </w:rPr>
          <w:delText xml:space="preserve">In summary, profiling of plant phenotypes and </w:delText>
        </w:r>
        <w:r w:rsidR="008961A4" w:rsidRPr="004219CA" w:rsidDel="00C056A6">
          <w:rPr>
            <w:rFonts w:ascii="Times New Roman" w:hAnsi="Times New Roman" w:cs="Times New Roman"/>
          </w:rPr>
          <w:delText xml:space="preserve">microbial </w:delText>
        </w:r>
        <w:r w:rsidR="0068146F" w:rsidRPr="004219CA" w:rsidDel="00C056A6">
          <w:rPr>
            <w:rFonts w:ascii="Times New Roman" w:hAnsi="Times New Roman" w:cs="Times New Roman"/>
          </w:rPr>
          <w:delText xml:space="preserve">community structures </w:delText>
        </w:r>
        <w:r w:rsidR="008961A4" w:rsidRPr="004219CA" w:rsidDel="00C056A6">
          <w:rPr>
            <w:rFonts w:ascii="Times New Roman" w:hAnsi="Times New Roman" w:cs="Times New Roman"/>
          </w:rPr>
          <w:delText>in</w:delText>
        </w:r>
      </w:del>
      <w:r w:rsidR="0068146F" w:rsidRPr="004219CA">
        <w:rPr>
          <w:rFonts w:ascii="Times New Roman" w:hAnsi="Times New Roman" w:cs="Times New Roman"/>
        </w:rPr>
        <w:t xml:space="preserve"> </w:t>
      </w:r>
      <w:del w:id="210" w:author="Simona Radutoiu" w:date="2025-03-31T11:33:00Z" w16du:dateUtc="2025-03-31T09:33:00Z">
        <w:r w:rsidR="0068146F" w:rsidRPr="00C056A6" w:rsidDel="00C056A6">
          <w:rPr>
            <w:rFonts w:ascii="Times New Roman" w:hAnsi="Times New Roman" w:cs="Times New Roman"/>
            <w:rPrChange w:id="211" w:author="Simona Radutoiu" w:date="2025-03-31T11:34:00Z" w16du:dateUtc="2025-03-31T09:34:00Z">
              <w:rPr>
                <w:rFonts w:ascii="Times New Roman" w:hAnsi="Times New Roman" w:cs="Times New Roman"/>
                <w:i/>
                <w:iCs/>
              </w:rPr>
            </w:rPrChange>
          </w:rPr>
          <w:delText>Lotus</w:delText>
        </w:r>
        <w:r w:rsidR="0068146F" w:rsidRPr="00C056A6" w:rsidDel="00C056A6">
          <w:rPr>
            <w:rFonts w:ascii="Times New Roman" w:hAnsi="Times New Roman" w:cs="Times New Roman"/>
          </w:rPr>
          <w:delText xml:space="preserve"> and </w:delText>
        </w:r>
        <w:r w:rsidR="0068146F" w:rsidRPr="00C056A6" w:rsidDel="00C056A6">
          <w:rPr>
            <w:rFonts w:ascii="Times New Roman" w:hAnsi="Times New Roman" w:cs="Times New Roman"/>
            <w:rPrChange w:id="212" w:author="Simona Radutoiu" w:date="2025-03-31T11:34:00Z" w16du:dateUtc="2025-03-31T09:34:00Z">
              <w:rPr>
                <w:rFonts w:ascii="Times New Roman" w:hAnsi="Times New Roman" w:cs="Times New Roman"/>
                <w:i/>
                <w:iCs/>
              </w:rPr>
            </w:rPrChange>
          </w:rPr>
          <w:delText>Hordeum</w:delText>
        </w:r>
        <w:r w:rsidR="0068146F" w:rsidRPr="00C056A6" w:rsidDel="00C056A6">
          <w:rPr>
            <w:rFonts w:ascii="Times New Roman" w:hAnsi="Times New Roman" w:cs="Times New Roman"/>
          </w:rPr>
          <w:delText xml:space="preserve"> </w:delText>
        </w:r>
        <w:commentRangeEnd w:id="207"/>
        <w:r w:rsidR="007966E8" w:rsidRPr="00C056A6" w:rsidDel="00C056A6">
          <w:rPr>
            <w:rStyle w:val="CommentReference"/>
          </w:rPr>
          <w:commentReference w:id="207"/>
        </w:r>
        <w:r w:rsidR="008961A4" w:rsidRPr="00C056A6" w:rsidDel="00C056A6">
          <w:rPr>
            <w:rFonts w:ascii="Times New Roman" w:hAnsi="Times New Roman" w:cs="Times New Roman"/>
          </w:rPr>
          <w:delText>grown in</w:delText>
        </w:r>
        <w:r w:rsidR="0068146F" w:rsidRPr="00C056A6" w:rsidDel="00C056A6">
          <w:rPr>
            <w:rFonts w:ascii="Times New Roman" w:hAnsi="Times New Roman" w:cs="Times New Roman"/>
          </w:rPr>
          <w:delText xml:space="preserve"> the three soil types </w:delText>
        </w:r>
        <w:r w:rsidR="008961A4" w:rsidRPr="00C056A6" w:rsidDel="00C056A6">
          <w:rPr>
            <w:rFonts w:ascii="Times New Roman" w:hAnsi="Times New Roman" w:cs="Times New Roman"/>
          </w:rPr>
          <w:delText>revealed</w:delText>
        </w:r>
        <w:r w:rsidR="0068146F" w:rsidRPr="00C056A6" w:rsidDel="00C056A6">
          <w:rPr>
            <w:rFonts w:ascii="Times New Roman" w:hAnsi="Times New Roman" w:cs="Times New Roman"/>
          </w:rPr>
          <w:delText xml:space="preserve"> that</w:delText>
        </w:r>
        <w:r w:rsidR="008961A4" w:rsidRPr="00C056A6" w:rsidDel="00C056A6">
          <w:rPr>
            <w:rFonts w:ascii="Times New Roman" w:hAnsi="Times New Roman" w:cs="Times New Roman"/>
          </w:rPr>
          <w:delText xml:space="preserve">: </w:delText>
        </w:r>
        <w:r w:rsidR="0068146F" w:rsidRPr="00C056A6" w:rsidDel="00C056A6">
          <w:rPr>
            <w:rFonts w:ascii="Times New Roman" w:hAnsi="Times New Roman" w:cs="Times New Roman"/>
          </w:rPr>
          <w:delText xml:space="preserve">1) </w:delText>
        </w:r>
      </w:del>
      <w:del w:id="213" w:author="Simona Radutoiu" w:date="2025-03-31T11:34:00Z" w16du:dateUtc="2025-03-31T09:34:00Z">
        <w:r w:rsidR="007B464B" w:rsidRPr="00C056A6" w:rsidDel="00C056A6">
          <w:rPr>
            <w:rFonts w:ascii="Times New Roman" w:hAnsi="Times New Roman" w:cs="Times New Roman"/>
          </w:rPr>
          <w:delText>S</w:delText>
        </w:r>
        <w:r w:rsidR="0068146F" w:rsidRPr="00C056A6" w:rsidDel="00C056A6">
          <w:rPr>
            <w:rFonts w:ascii="Times New Roman" w:hAnsi="Times New Roman" w:cs="Times New Roman"/>
          </w:rPr>
          <w:delText>oil nutrient levels and fertilis</w:delText>
        </w:r>
        <w:r w:rsidR="008961A4" w:rsidRPr="00C056A6" w:rsidDel="00C056A6">
          <w:rPr>
            <w:rFonts w:ascii="Times New Roman" w:hAnsi="Times New Roman" w:cs="Times New Roman"/>
          </w:rPr>
          <w:delText>ation</w:delText>
        </w:r>
      </w:del>
      <w:ins w:id="214" w:author="Simona Radutoiu" w:date="2025-03-31T11:34:00Z" w16du:dateUtc="2025-03-31T09:34:00Z">
        <w:r w:rsidR="00C056A6" w:rsidRPr="00C056A6">
          <w:rPr>
            <w:rFonts w:ascii="Times New Roman" w:hAnsi="Times New Roman" w:cs="Times New Roman"/>
            <w:rPrChange w:id="215" w:author="Simona Radutoiu" w:date="2025-03-31T11:34:00Z" w16du:dateUtc="2025-03-31T09:34:00Z">
              <w:rPr>
                <w:rFonts w:ascii="Times New Roman" w:hAnsi="Times New Roman" w:cs="Times New Roman"/>
                <w:i/>
                <w:iCs/>
              </w:rPr>
            </w:rPrChange>
          </w:rPr>
          <w:t>nutrients and long-term fertilisation</w:t>
        </w:r>
      </w:ins>
      <w:r w:rsidR="008961A4" w:rsidRPr="004219CA">
        <w:rPr>
          <w:rFonts w:ascii="Times New Roman" w:hAnsi="Times New Roman" w:cs="Times New Roman"/>
        </w:rPr>
        <w:t xml:space="preserve"> regimes significant</w:t>
      </w:r>
      <w:r w:rsidR="007B464B">
        <w:rPr>
          <w:rFonts w:ascii="Times New Roman" w:hAnsi="Times New Roman" w:cs="Times New Roman"/>
        </w:rPr>
        <w:t>ly</w:t>
      </w:r>
      <w:r w:rsidR="008961A4" w:rsidRPr="004219CA">
        <w:rPr>
          <w:rFonts w:ascii="Times New Roman" w:hAnsi="Times New Roman" w:cs="Times New Roman"/>
        </w:rPr>
        <w:t xml:space="preserve"> impact </w:t>
      </w:r>
      <w:r w:rsidR="0068146F" w:rsidRPr="004219CA">
        <w:rPr>
          <w:rFonts w:ascii="Times New Roman" w:hAnsi="Times New Roman" w:cs="Times New Roman"/>
        </w:rPr>
        <w:t>plant fitness</w:t>
      </w:r>
      <w:ins w:id="216" w:author="Simona Radutoiu" w:date="2025-03-31T11:35:00Z" w16du:dateUtc="2025-03-31T09:35:00Z">
        <w:r w:rsidR="006C2D5D">
          <w:rPr>
            <w:rFonts w:ascii="Times New Roman" w:hAnsi="Times New Roman" w:cs="Times New Roman"/>
          </w:rPr>
          <w:t xml:space="preserve"> and </w:t>
        </w:r>
        <w:r w:rsidR="008C093A">
          <w:rPr>
            <w:rFonts w:ascii="Times New Roman" w:hAnsi="Times New Roman" w:cs="Times New Roman"/>
          </w:rPr>
          <w:t>the associated communities</w:t>
        </w:r>
      </w:ins>
      <w:del w:id="217" w:author="Simona Radutoiu" w:date="2025-03-31T11:35:00Z" w16du:dateUtc="2025-03-31T09:35:00Z">
        <w:r w:rsidR="008961A4" w:rsidRPr="004219CA" w:rsidDel="008C093A">
          <w:rPr>
            <w:rFonts w:ascii="Times New Roman" w:hAnsi="Times New Roman" w:cs="Times New Roman"/>
          </w:rPr>
          <w:delText xml:space="preserve">, with </w:delText>
        </w:r>
        <w:r w:rsidR="007B464B" w:rsidDel="008C093A">
          <w:rPr>
            <w:rFonts w:ascii="Times New Roman" w:hAnsi="Times New Roman" w:cs="Times New Roman"/>
          </w:rPr>
          <w:delText>adequate</w:delText>
        </w:r>
        <w:r w:rsidR="0068146F" w:rsidRPr="004219CA" w:rsidDel="008C093A">
          <w:rPr>
            <w:rFonts w:ascii="Times New Roman" w:hAnsi="Times New Roman" w:cs="Times New Roman"/>
          </w:rPr>
          <w:delText xml:space="preserve"> nutrient </w:delText>
        </w:r>
        <w:r w:rsidR="008961A4" w:rsidRPr="004219CA" w:rsidDel="008C093A">
          <w:rPr>
            <w:rFonts w:ascii="Times New Roman" w:hAnsi="Times New Roman" w:cs="Times New Roman"/>
          </w:rPr>
          <w:delText>availability being</w:delText>
        </w:r>
        <w:r w:rsidR="0068146F" w:rsidRPr="004219CA" w:rsidDel="008C093A">
          <w:rPr>
            <w:rFonts w:ascii="Times New Roman" w:hAnsi="Times New Roman" w:cs="Times New Roman"/>
          </w:rPr>
          <w:delText xml:space="preserve"> </w:delText>
        </w:r>
        <w:r w:rsidR="007B464B" w:rsidDel="008C093A">
          <w:rPr>
            <w:rFonts w:ascii="Times New Roman" w:hAnsi="Times New Roman" w:cs="Times New Roman"/>
          </w:rPr>
          <w:delText>essential</w:delText>
        </w:r>
        <w:r w:rsidR="0068146F" w:rsidRPr="004219CA" w:rsidDel="008C093A">
          <w:rPr>
            <w:rFonts w:ascii="Times New Roman" w:hAnsi="Times New Roman" w:cs="Times New Roman"/>
          </w:rPr>
          <w:delText xml:space="preserve"> for plant health</w:delText>
        </w:r>
      </w:del>
      <w:r w:rsidR="00D01EC1">
        <w:rPr>
          <w:rFonts w:ascii="Times New Roman" w:hAnsi="Times New Roman" w:cs="Times New Roman"/>
        </w:rPr>
        <w:t xml:space="preserve">. This effect </w:t>
      </w:r>
      <w:del w:id="218" w:author="Simona Radutoiu" w:date="2025-03-31T11:35:00Z" w16du:dateUtc="2025-03-31T09:35:00Z">
        <w:r w:rsidR="00BC51FF" w:rsidDel="008C093A">
          <w:rPr>
            <w:rFonts w:ascii="Times New Roman" w:hAnsi="Times New Roman" w:cs="Times New Roman"/>
          </w:rPr>
          <w:delText xml:space="preserve">can </w:delText>
        </w:r>
      </w:del>
      <w:ins w:id="219" w:author="Simona Radutoiu" w:date="2025-03-31T11:35:00Z" w16du:dateUtc="2025-03-31T09:35:00Z">
        <w:r w:rsidR="008C093A">
          <w:rPr>
            <w:rFonts w:ascii="Times New Roman" w:hAnsi="Times New Roman" w:cs="Times New Roman"/>
          </w:rPr>
          <w:t xml:space="preserve">may </w:t>
        </w:r>
      </w:ins>
      <w:r w:rsidR="007B464B">
        <w:rPr>
          <w:rFonts w:ascii="Times New Roman" w:hAnsi="Times New Roman" w:cs="Times New Roman"/>
        </w:rPr>
        <w:t>result</w:t>
      </w:r>
      <w:r w:rsidR="00D01EC1">
        <w:rPr>
          <w:rFonts w:ascii="Times New Roman" w:hAnsi="Times New Roman" w:cs="Times New Roman"/>
        </w:rPr>
        <w:t xml:space="preserve"> directly from nutrient scarcity</w:t>
      </w:r>
      <w:r w:rsidR="005D320D">
        <w:rPr>
          <w:rFonts w:ascii="Times New Roman" w:hAnsi="Times New Roman" w:cs="Times New Roman"/>
        </w:rPr>
        <w:t xml:space="preserve"> </w:t>
      </w:r>
      <w:del w:id="220" w:author="Simona Radutoiu" w:date="2025-03-31T11:36:00Z" w16du:dateUtc="2025-03-31T09:36:00Z">
        <w:r w:rsidR="005D320D" w:rsidDel="008C093A">
          <w:rPr>
            <w:rFonts w:ascii="Times New Roman" w:hAnsi="Times New Roman" w:cs="Times New Roman"/>
          </w:rPr>
          <w:delText>or</w:delText>
        </w:r>
        <w:r w:rsidR="00D01EC1" w:rsidDel="008C093A">
          <w:rPr>
            <w:rFonts w:ascii="Times New Roman" w:hAnsi="Times New Roman" w:cs="Times New Roman"/>
          </w:rPr>
          <w:delText xml:space="preserve"> indirectly</w:delText>
        </w:r>
      </w:del>
      <w:ins w:id="221" w:author="Simona Radutoiu" w:date="2025-03-31T11:36:00Z" w16du:dateUtc="2025-03-31T09:36:00Z">
        <w:r w:rsidR="008C093A">
          <w:rPr>
            <w:rFonts w:ascii="Times New Roman" w:hAnsi="Times New Roman" w:cs="Times New Roman"/>
          </w:rPr>
          <w:t>and</w:t>
        </w:r>
      </w:ins>
      <w:r w:rsidR="00D01EC1">
        <w:rPr>
          <w:rFonts w:ascii="Times New Roman" w:hAnsi="Times New Roman" w:cs="Times New Roman"/>
        </w:rPr>
        <w:t xml:space="preserve"> through </w:t>
      </w:r>
      <w:r w:rsidR="005D320D">
        <w:rPr>
          <w:rFonts w:ascii="Times New Roman" w:hAnsi="Times New Roman" w:cs="Times New Roman"/>
        </w:rPr>
        <w:t>changes in the</w:t>
      </w:r>
      <w:r w:rsidR="00D01EC1">
        <w:rPr>
          <w:rFonts w:ascii="Times New Roman" w:hAnsi="Times New Roman" w:cs="Times New Roman"/>
        </w:rPr>
        <w:t xml:space="preserve"> </w:t>
      </w:r>
      <w:del w:id="222" w:author="Simona Radutoiu" w:date="2025-03-31T11:36:00Z" w16du:dateUtc="2025-03-31T09:36:00Z">
        <w:r w:rsidR="00C63634" w:rsidDel="008C093A">
          <w:rPr>
            <w:rFonts w:ascii="Times New Roman" w:hAnsi="Times New Roman" w:cs="Times New Roman"/>
          </w:rPr>
          <w:delText xml:space="preserve">available </w:delText>
        </w:r>
      </w:del>
      <w:r w:rsidR="00D01EC1">
        <w:rPr>
          <w:rFonts w:ascii="Times New Roman" w:hAnsi="Times New Roman" w:cs="Times New Roman"/>
        </w:rPr>
        <w:t xml:space="preserve">microbial </w:t>
      </w:r>
      <w:del w:id="223" w:author="Simona Radutoiu" w:date="2025-03-31T11:36:00Z" w16du:dateUtc="2025-03-31T09:36:00Z">
        <w:r w:rsidR="00D01EC1" w:rsidDel="008C093A">
          <w:rPr>
            <w:rFonts w:ascii="Times New Roman" w:hAnsi="Times New Roman" w:cs="Times New Roman"/>
          </w:rPr>
          <w:delText xml:space="preserve">pool </w:delText>
        </w:r>
      </w:del>
      <w:ins w:id="224" w:author="Simona Radutoiu" w:date="2025-03-31T11:36:00Z" w16du:dateUtc="2025-03-31T09:36:00Z">
        <w:r w:rsidR="008C093A">
          <w:rPr>
            <w:rFonts w:ascii="Times New Roman" w:hAnsi="Times New Roman" w:cs="Times New Roman"/>
          </w:rPr>
          <w:t xml:space="preserve">communities present </w:t>
        </w:r>
      </w:ins>
      <w:r w:rsidR="005D320D">
        <w:rPr>
          <w:rFonts w:ascii="Times New Roman" w:hAnsi="Times New Roman" w:cs="Times New Roman"/>
        </w:rPr>
        <w:t xml:space="preserve">across </w:t>
      </w:r>
      <w:ins w:id="225" w:author="Simona Radutoiu" w:date="2025-03-31T11:36:00Z" w16du:dateUtc="2025-03-31T09:36:00Z">
        <w:r w:rsidR="008C093A">
          <w:rPr>
            <w:rFonts w:ascii="Times New Roman" w:hAnsi="Times New Roman" w:cs="Times New Roman"/>
          </w:rPr>
          <w:t xml:space="preserve">the </w:t>
        </w:r>
      </w:ins>
      <w:r w:rsidR="005D320D">
        <w:rPr>
          <w:rFonts w:ascii="Times New Roman" w:hAnsi="Times New Roman" w:cs="Times New Roman"/>
        </w:rPr>
        <w:t>different</w:t>
      </w:r>
      <w:r w:rsidR="00D01EC1">
        <w:rPr>
          <w:rFonts w:ascii="Times New Roman" w:hAnsi="Times New Roman" w:cs="Times New Roman"/>
        </w:rPr>
        <w:t xml:space="preserve"> soils</w:t>
      </w:r>
      <w:r w:rsidR="00BC51FF">
        <w:rPr>
          <w:rFonts w:ascii="Times New Roman" w:hAnsi="Times New Roman" w:cs="Times New Roman"/>
        </w:rPr>
        <w:t>.</w:t>
      </w:r>
      <w:r w:rsidR="0068146F" w:rsidRPr="004219CA">
        <w:rPr>
          <w:rFonts w:ascii="Times New Roman" w:hAnsi="Times New Roman" w:cs="Times New Roman"/>
        </w:rPr>
        <w:t xml:space="preserve"> </w:t>
      </w:r>
      <w:ins w:id="226" w:author="Simona Radutoiu" w:date="2025-03-31T11:36:00Z" w16du:dateUtc="2025-03-31T09:36:00Z">
        <w:r w:rsidR="004B6C28">
          <w:rPr>
            <w:rFonts w:ascii="Times New Roman" w:hAnsi="Times New Roman" w:cs="Times New Roman"/>
          </w:rPr>
          <w:t xml:space="preserve">Importantly, </w:t>
        </w:r>
      </w:ins>
      <w:del w:id="227" w:author="Simona Radutoiu" w:date="2025-03-31T11:36:00Z" w16du:dateUtc="2025-03-31T09:36:00Z">
        <w:r w:rsidR="0068146F" w:rsidRPr="004219CA" w:rsidDel="004B6C28">
          <w:rPr>
            <w:rFonts w:ascii="Times New Roman" w:hAnsi="Times New Roman" w:cs="Times New Roman"/>
          </w:rPr>
          <w:delText xml:space="preserve">2) </w:delText>
        </w:r>
        <w:r w:rsidR="00BC51FF" w:rsidDel="004B6C28">
          <w:rPr>
            <w:rFonts w:ascii="Times New Roman" w:hAnsi="Times New Roman" w:cs="Times New Roman"/>
          </w:rPr>
          <w:delText>F</w:delText>
        </w:r>
        <w:r w:rsidR="00BE611C" w:rsidRPr="004219CA" w:rsidDel="004B6C28">
          <w:rPr>
            <w:rFonts w:ascii="Times New Roman" w:hAnsi="Times New Roman" w:cs="Times New Roman"/>
          </w:rPr>
          <w:delText xml:space="preserve">ertilisation regimes </w:delText>
        </w:r>
        <w:r w:rsidR="008961A4" w:rsidRPr="004219CA" w:rsidDel="004B6C28">
          <w:rPr>
            <w:rFonts w:ascii="Times New Roman" w:hAnsi="Times New Roman" w:cs="Times New Roman"/>
          </w:rPr>
          <w:delText>influence the extent</w:delText>
        </w:r>
        <w:r w:rsidR="00BE611C" w:rsidRPr="004219CA" w:rsidDel="004B6C28">
          <w:rPr>
            <w:rFonts w:ascii="Times New Roman" w:hAnsi="Times New Roman" w:cs="Times New Roman"/>
          </w:rPr>
          <w:delText xml:space="preserve"> of nitrogen-fixing symbiosis in </w:delText>
        </w:r>
        <w:r w:rsidR="00BE611C" w:rsidRPr="004219CA" w:rsidDel="004B6C28">
          <w:rPr>
            <w:rFonts w:ascii="Times New Roman" w:hAnsi="Times New Roman" w:cs="Times New Roman"/>
            <w:i/>
            <w:iCs/>
          </w:rPr>
          <w:delText>Lotus</w:delText>
        </w:r>
        <w:r w:rsidR="005D320D" w:rsidDel="004B6C28">
          <w:rPr>
            <w:rFonts w:ascii="Times New Roman" w:hAnsi="Times New Roman" w:cs="Times New Roman"/>
          </w:rPr>
          <w:delText>.</w:delText>
        </w:r>
        <w:r w:rsidR="008961A4" w:rsidRPr="004219CA" w:rsidDel="004B6C28">
          <w:rPr>
            <w:rFonts w:ascii="Times New Roman" w:hAnsi="Times New Roman" w:cs="Times New Roman"/>
          </w:rPr>
          <w:delText xml:space="preserve"> </w:delText>
        </w:r>
        <w:r w:rsidR="00BE611C" w:rsidRPr="004219CA" w:rsidDel="004B6C28">
          <w:rPr>
            <w:rFonts w:ascii="Times New Roman" w:hAnsi="Times New Roman" w:cs="Times New Roman"/>
          </w:rPr>
          <w:delText xml:space="preserve">3) </w:delText>
        </w:r>
      </w:del>
      <w:ins w:id="228" w:author="Simona Radutoiu" w:date="2025-03-31T11:36:00Z" w16du:dateUtc="2025-03-31T09:36:00Z">
        <w:r w:rsidR="004B6C28">
          <w:rPr>
            <w:rFonts w:ascii="Times New Roman" w:hAnsi="Times New Roman" w:cs="Times New Roman"/>
          </w:rPr>
          <w:t>p</w:t>
        </w:r>
      </w:ins>
      <w:del w:id="229" w:author="Simona Radutoiu" w:date="2025-03-31T11:36:00Z" w16du:dateUtc="2025-03-31T09:36:00Z">
        <w:r w:rsidR="005D320D" w:rsidDel="004B6C28">
          <w:rPr>
            <w:rFonts w:ascii="Times New Roman" w:hAnsi="Times New Roman" w:cs="Times New Roman"/>
          </w:rPr>
          <w:delText>P</w:delText>
        </w:r>
      </w:del>
      <w:r w:rsidR="00BE611C" w:rsidRPr="004219CA">
        <w:rPr>
          <w:rFonts w:ascii="Times New Roman" w:hAnsi="Times New Roman" w:cs="Times New Roman"/>
        </w:rPr>
        <w:t>lant</w:t>
      </w:r>
      <w:ins w:id="230" w:author="Simona Radutoiu" w:date="2025-03-31T11:37:00Z" w16du:dateUtc="2025-03-31T09:37:00Z">
        <w:r w:rsidR="004B6C28">
          <w:rPr>
            <w:rFonts w:ascii="Times New Roman" w:hAnsi="Times New Roman" w:cs="Times New Roman"/>
          </w:rPr>
          <w:t>s</w:t>
        </w:r>
      </w:ins>
      <w:r w:rsidR="00BE611C" w:rsidRPr="004219CA">
        <w:rPr>
          <w:rFonts w:ascii="Times New Roman" w:hAnsi="Times New Roman" w:cs="Times New Roman"/>
        </w:rPr>
        <w:t xml:space="preserve"> </w:t>
      </w:r>
      <w:ins w:id="231" w:author="Simona Radutoiu" w:date="2025-03-31T11:37:00Z" w16du:dateUtc="2025-03-31T09:37:00Z">
        <w:r w:rsidR="004B6C28">
          <w:rPr>
            <w:rFonts w:ascii="Times New Roman" w:hAnsi="Times New Roman" w:cs="Times New Roman"/>
          </w:rPr>
          <w:t xml:space="preserve">adapt to these differences in soil nutrients and soil microbiota </w:t>
        </w:r>
        <w:r w:rsidR="00FB497A">
          <w:rPr>
            <w:rFonts w:ascii="Times New Roman" w:hAnsi="Times New Roman" w:cs="Times New Roman"/>
          </w:rPr>
          <w:t xml:space="preserve">and </w:t>
        </w:r>
      </w:ins>
      <w:del w:id="232" w:author="Simona Radutoiu" w:date="2025-03-31T11:37:00Z" w16du:dateUtc="2025-03-31T09:37:00Z">
        <w:r w:rsidR="00BE611C" w:rsidRPr="004219CA" w:rsidDel="004B6C28">
          <w:rPr>
            <w:rFonts w:ascii="Times New Roman" w:hAnsi="Times New Roman" w:cs="Times New Roman"/>
          </w:rPr>
          <w:delText xml:space="preserve">species </w:delText>
        </w:r>
      </w:del>
      <w:r w:rsidR="008961A4" w:rsidRPr="004219CA">
        <w:rPr>
          <w:rFonts w:ascii="Times New Roman" w:hAnsi="Times New Roman" w:cs="Times New Roman"/>
        </w:rPr>
        <w:t xml:space="preserve">selectively </w:t>
      </w:r>
      <w:r w:rsidR="00BE611C" w:rsidRPr="004219CA">
        <w:rPr>
          <w:rFonts w:ascii="Times New Roman" w:hAnsi="Times New Roman" w:cs="Times New Roman"/>
        </w:rPr>
        <w:t xml:space="preserve">recruit distinct </w:t>
      </w:r>
      <w:ins w:id="233" w:author="Simona Radutoiu" w:date="2025-03-31T11:37:00Z" w16du:dateUtc="2025-03-31T09:37:00Z">
        <w:r w:rsidR="00FB497A">
          <w:rPr>
            <w:rFonts w:ascii="Times New Roman" w:hAnsi="Times New Roman" w:cs="Times New Roman"/>
          </w:rPr>
          <w:t xml:space="preserve">bacterial </w:t>
        </w:r>
      </w:ins>
      <w:del w:id="234" w:author="Simona Radutoiu" w:date="2025-03-31T11:37:00Z" w16du:dateUtc="2025-03-31T09:37:00Z">
        <w:r w:rsidR="008961A4" w:rsidRPr="004219CA" w:rsidDel="00FB497A">
          <w:rPr>
            <w:rFonts w:ascii="Times New Roman" w:hAnsi="Times New Roman" w:cs="Times New Roman"/>
          </w:rPr>
          <w:delText>microbiota</w:delText>
        </w:r>
      </w:del>
      <w:ins w:id="235" w:author="Simona Radutoiu" w:date="2025-03-31T11:37:00Z" w16du:dateUtc="2025-03-31T09:37:00Z">
        <w:r w:rsidR="00FB497A">
          <w:rPr>
            <w:rFonts w:ascii="Times New Roman" w:hAnsi="Times New Roman" w:cs="Times New Roman"/>
          </w:rPr>
          <w:t>members</w:t>
        </w:r>
      </w:ins>
      <w:r w:rsidR="008961A4" w:rsidRPr="004219CA">
        <w:rPr>
          <w:rFonts w:ascii="Times New Roman" w:hAnsi="Times New Roman" w:cs="Times New Roman"/>
        </w:rPr>
        <w:t>, reinforcing the concept of</w:t>
      </w:r>
      <w:r w:rsidR="00BE611C" w:rsidRPr="004219CA">
        <w:rPr>
          <w:rFonts w:ascii="Times New Roman" w:hAnsi="Times New Roman" w:cs="Times New Roman"/>
        </w:rPr>
        <w:t xml:space="preserve"> host</w:t>
      </w:r>
      <w:r w:rsidR="008961A4" w:rsidRPr="004219CA">
        <w:rPr>
          <w:rFonts w:ascii="Times New Roman" w:hAnsi="Times New Roman" w:cs="Times New Roman"/>
        </w:rPr>
        <w:t>-</w:t>
      </w:r>
      <w:proofErr w:type="spellStart"/>
      <w:del w:id="236" w:author="Simona Radutoiu" w:date="2025-03-31T11:37:00Z" w16du:dateUtc="2025-03-31T09:37:00Z">
        <w:r w:rsidR="00BE611C" w:rsidRPr="004219CA" w:rsidDel="00FB497A">
          <w:rPr>
            <w:rFonts w:ascii="Times New Roman" w:hAnsi="Times New Roman" w:cs="Times New Roman"/>
          </w:rPr>
          <w:delText>specific</w:delText>
        </w:r>
        <w:r w:rsidR="008961A4" w:rsidRPr="004219CA" w:rsidDel="00FB497A">
          <w:rPr>
            <w:rFonts w:ascii="Times New Roman" w:hAnsi="Times New Roman" w:cs="Times New Roman"/>
          </w:rPr>
          <w:delText>i</w:delText>
        </w:r>
        <w:r w:rsidR="00703E6B" w:rsidRPr="004219CA" w:rsidDel="00FB497A">
          <w:rPr>
            <w:rFonts w:ascii="Times New Roman" w:hAnsi="Times New Roman" w:cs="Times New Roman"/>
          </w:rPr>
          <w:delText>t</w:delText>
        </w:r>
        <w:r w:rsidR="008961A4" w:rsidRPr="004219CA" w:rsidDel="00FB497A">
          <w:rPr>
            <w:rFonts w:ascii="Times New Roman" w:hAnsi="Times New Roman" w:cs="Times New Roman"/>
          </w:rPr>
          <w:delText>y</w:delText>
        </w:r>
      </w:del>
      <w:ins w:id="237" w:author="Simona Radutoiu" w:date="2025-03-31T11:37:00Z" w16du:dateUtc="2025-03-31T09:37:00Z">
        <w:r w:rsidR="00FB497A">
          <w:rPr>
            <w:rFonts w:ascii="Times New Roman" w:hAnsi="Times New Roman" w:cs="Times New Roman"/>
          </w:rPr>
          <w:t>preferance</w:t>
        </w:r>
      </w:ins>
      <w:proofErr w:type="spellEnd"/>
      <w:ins w:id="238" w:author="Simona Radutoiu" w:date="2025-03-31T11:38:00Z" w16du:dateUtc="2025-03-31T09:38:00Z">
        <w:r w:rsidR="005B44C4">
          <w:rPr>
            <w:rFonts w:ascii="Times New Roman" w:hAnsi="Times New Roman" w:cs="Times New Roman"/>
          </w:rPr>
          <w:t>(Wippel et al)</w:t>
        </w:r>
      </w:ins>
      <w:del w:id="239" w:author="Simona Radutoiu" w:date="2025-03-31T11:38:00Z" w16du:dateUtc="2025-03-31T09:38:00Z">
        <w:r w:rsidR="008961A4" w:rsidRPr="004219CA" w:rsidDel="005B44C4">
          <w:rPr>
            <w:rFonts w:ascii="Times New Roman" w:hAnsi="Times New Roman" w:cs="Times New Roman"/>
          </w:rPr>
          <w:delText xml:space="preserve">, with nutrient levels significantly shaping host-specific bacterial community composition across </w:delText>
        </w:r>
        <w:r w:rsidR="00BE611C" w:rsidRPr="004219CA" w:rsidDel="005B44C4">
          <w:rPr>
            <w:rFonts w:ascii="Times New Roman" w:hAnsi="Times New Roman" w:cs="Times New Roman"/>
          </w:rPr>
          <w:delText>different root fractions</w:delText>
        </w:r>
      </w:del>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77777777" w:rsidR="00EB1967" w:rsidRPr="004219CA" w:rsidRDefault="00EB1967"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High accuracy </w:t>
      </w:r>
      <w:r w:rsidR="001333A5" w:rsidRPr="002059DF">
        <w:rPr>
          <w:rFonts w:ascii="Times New Roman" w:hAnsi="Times New Roman" w:cs="Times New Roman"/>
          <w:b/>
          <w:bCs/>
        </w:rPr>
        <w:t xml:space="preserve">prediction of plant </w:t>
      </w:r>
      <w:r w:rsidRPr="002059DF">
        <w:rPr>
          <w:rFonts w:ascii="Times New Roman" w:hAnsi="Times New Roman" w:cs="Times New Roman"/>
          <w:b/>
          <w:bCs/>
        </w:rPr>
        <w:t xml:space="preserve">nutrient status based on </w:t>
      </w:r>
      <w:proofErr w:type="gramStart"/>
      <w:r w:rsidRPr="002059DF">
        <w:rPr>
          <w:rFonts w:ascii="Times New Roman" w:hAnsi="Times New Roman" w:cs="Times New Roman"/>
          <w:b/>
          <w:bCs/>
        </w:rPr>
        <w:t xml:space="preserve">bacterial </w:t>
      </w:r>
      <w:r w:rsidR="001333A5" w:rsidRPr="002059DF">
        <w:rPr>
          <w:rFonts w:ascii="Times New Roman" w:hAnsi="Times New Roman" w:cs="Times New Roman"/>
          <w:b/>
          <w:bCs/>
        </w:rPr>
        <w:t xml:space="preserve"> community</w:t>
      </w:r>
      <w:proofErr w:type="gramEnd"/>
      <w:r w:rsidR="001333A5" w:rsidRPr="002059DF">
        <w:rPr>
          <w:rFonts w:ascii="Times New Roman" w:hAnsi="Times New Roman" w:cs="Times New Roman"/>
          <w:b/>
          <w:bCs/>
        </w:rPr>
        <w:t xml:space="preserve"> </w:t>
      </w:r>
      <w:r w:rsidRPr="002059DF">
        <w:rPr>
          <w:rFonts w:ascii="Times New Roman" w:hAnsi="Times New Roman" w:cs="Times New Roman"/>
          <w:b/>
          <w:bCs/>
        </w:rPr>
        <w:t>compositions</w:t>
      </w:r>
    </w:p>
    <w:p w14:paraId="70D5D1F7" w14:textId="1A0E412E" w:rsidR="00933FFE" w:rsidRDefault="007778D0" w:rsidP="008B02E5">
      <w:pPr>
        <w:spacing w:line="276" w:lineRule="auto"/>
        <w:jc w:val="both"/>
        <w:rPr>
          <w:rFonts w:ascii="Times New Roman" w:hAnsi="Times New Roman" w:cs="Times New Roman"/>
        </w:rPr>
      </w:pPr>
      <w:ins w:id="240" w:author="Simona Radutoiu" w:date="2025-03-31T11:38:00Z" w16du:dateUtc="2025-03-31T09:38:00Z">
        <w:r>
          <w:rPr>
            <w:rFonts w:ascii="Times New Roman" w:hAnsi="Times New Roman" w:cs="Times New Roman"/>
          </w:rPr>
          <w:t xml:space="preserve">Following the observed large differences in root and </w:t>
        </w:r>
        <w:proofErr w:type="spellStart"/>
        <w:r>
          <w:rPr>
            <w:rFonts w:ascii="Times New Roman" w:hAnsi="Times New Roman" w:cs="Times New Roman"/>
          </w:rPr>
          <w:t>rhiospere</w:t>
        </w:r>
        <w:proofErr w:type="spellEnd"/>
        <w:r>
          <w:rPr>
            <w:rFonts w:ascii="Times New Roman" w:hAnsi="Times New Roman" w:cs="Times New Roman"/>
          </w:rPr>
          <w:t xml:space="preserve"> microbiota acro</w:t>
        </w:r>
      </w:ins>
      <w:ins w:id="241" w:author="Simona Radutoiu" w:date="2025-03-31T11:39:00Z" w16du:dateUtc="2025-03-31T09:39:00Z">
        <w:r>
          <w:rPr>
            <w:rFonts w:ascii="Times New Roman" w:hAnsi="Times New Roman" w:cs="Times New Roman"/>
          </w:rPr>
          <w:t xml:space="preserve">ss the different soils, </w:t>
        </w:r>
      </w:ins>
      <w:del w:id="242" w:author="Simona Radutoiu" w:date="2025-03-31T11:39:00Z" w16du:dateUtc="2025-03-31T09:39:00Z">
        <w:r w:rsidR="00DB6A8D" w:rsidRPr="004219CA" w:rsidDel="007778D0">
          <w:rPr>
            <w:rFonts w:ascii="Times New Roman" w:hAnsi="Times New Roman" w:cs="Times New Roman"/>
          </w:rPr>
          <w:delText>In the following</w:delText>
        </w:r>
        <w:r w:rsidR="001333A5" w:rsidRPr="004219CA" w:rsidDel="007778D0">
          <w:rPr>
            <w:rFonts w:ascii="Times New Roman" w:hAnsi="Times New Roman" w:cs="Times New Roman"/>
          </w:rPr>
          <w:delText>,</w:delText>
        </w:r>
        <w:r w:rsidR="00DB6A8D" w:rsidRPr="004219CA" w:rsidDel="007778D0">
          <w:rPr>
            <w:rFonts w:ascii="Times New Roman" w:hAnsi="Times New Roman" w:cs="Times New Roman"/>
          </w:rPr>
          <w:delText xml:space="preserve"> </w:delText>
        </w:r>
      </w:del>
      <w:r w:rsidR="00DB6A8D" w:rsidRPr="004219CA">
        <w:rPr>
          <w:rFonts w:ascii="Times New Roman" w:hAnsi="Times New Roman" w:cs="Times New Roman"/>
        </w:rPr>
        <w:t xml:space="preserve">we </w:t>
      </w:r>
      <w:ins w:id="243" w:author="Simona Radutoiu" w:date="2025-03-31T11:39:00Z" w16du:dateUtc="2025-03-31T09:39:00Z">
        <w:r w:rsidR="00260C38">
          <w:rPr>
            <w:rFonts w:ascii="Times New Roman" w:hAnsi="Times New Roman" w:cs="Times New Roman"/>
          </w:rPr>
          <w:t xml:space="preserve">asked if these could be used to </w:t>
        </w:r>
      </w:ins>
      <w:r w:rsidR="008B02E5">
        <w:rPr>
          <w:rFonts w:ascii="Times New Roman" w:hAnsi="Times New Roman" w:cs="Times New Roman"/>
        </w:rPr>
        <w:t xml:space="preserve">developed a highly accurate prediction model </w:t>
      </w:r>
      <w:del w:id="244" w:author="Simona Radutoiu" w:date="2025-03-31T11:39:00Z" w16du:dateUtc="2025-03-31T09:39:00Z">
        <w:r w:rsidR="008B02E5" w:rsidDel="00260C38">
          <w:rPr>
            <w:rFonts w:ascii="Times New Roman" w:hAnsi="Times New Roman" w:cs="Times New Roman"/>
          </w:rPr>
          <w:delText>to determine the</w:delText>
        </w:r>
      </w:del>
      <w:ins w:id="245" w:author="Simona Radutoiu" w:date="2025-03-31T11:39:00Z" w16du:dateUtc="2025-03-31T09:39:00Z">
        <w:r w:rsidR="00260C38">
          <w:rPr>
            <w:rFonts w:ascii="Times New Roman" w:hAnsi="Times New Roman" w:cs="Times New Roman"/>
          </w:rPr>
          <w:t>informing on</w:t>
        </w:r>
      </w:ins>
      <w:r w:rsidR="008B02E5">
        <w:rPr>
          <w:rFonts w:ascii="Times New Roman" w:hAnsi="Times New Roman" w:cs="Times New Roman"/>
        </w:rPr>
        <w:t xml:space="preserve"> </w:t>
      </w:r>
      <w:ins w:id="246" w:author="Simona Radutoiu" w:date="2025-03-31T11:40:00Z" w16du:dateUtc="2025-03-31T09:40:00Z">
        <w:r w:rsidR="00386340">
          <w:rPr>
            <w:rFonts w:ascii="Times New Roman" w:hAnsi="Times New Roman" w:cs="Times New Roman"/>
          </w:rPr>
          <w:t xml:space="preserve">the </w:t>
        </w:r>
      </w:ins>
      <w:r w:rsidR="008B02E5">
        <w:rPr>
          <w:rFonts w:ascii="Times New Roman" w:hAnsi="Times New Roman" w:cs="Times New Roman"/>
        </w:rPr>
        <w:t>nutr</w:t>
      </w:r>
      <w:ins w:id="247" w:author="Simona Radutoiu" w:date="2025-03-31T11:40:00Z" w16du:dateUtc="2025-03-31T09:40:00Z">
        <w:r w:rsidR="00386340">
          <w:rPr>
            <w:rFonts w:ascii="Times New Roman" w:hAnsi="Times New Roman" w:cs="Times New Roman"/>
          </w:rPr>
          <w:t>itional</w:t>
        </w:r>
      </w:ins>
      <w:del w:id="248" w:author="Simona Radutoiu" w:date="2025-03-31T11:40:00Z" w16du:dateUtc="2025-03-31T09:40:00Z">
        <w:r w:rsidR="008B02E5" w:rsidDel="00386340">
          <w:rPr>
            <w:rFonts w:ascii="Times New Roman" w:hAnsi="Times New Roman" w:cs="Times New Roman"/>
          </w:rPr>
          <w:delText>ient</w:delText>
        </w:r>
      </w:del>
      <w:r w:rsidR="008B02E5">
        <w:rPr>
          <w:rFonts w:ascii="Times New Roman" w:hAnsi="Times New Roman" w:cs="Times New Roman"/>
        </w:rPr>
        <w:t xml:space="preserve"> status of </w:t>
      </w:r>
      <w:r w:rsidR="00DB6A8D" w:rsidRPr="004219CA">
        <w:rPr>
          <w:rFonts w:ascii="Times New Roman" w:hAnsi="Times New Roman" w:cs="Times New Roman"/>
          <w:i/>
          <w:iCs/>
        </w:rPr>
        <w:t>Lotus</w:t>
      </w:r>
      <w:r w:rsidR="00DB6A8D" w:rsidRPr="004219CA">
        <w:rPr>
          <w:rFonts w:ascii="Times New Roman" w:hAnsi="Times New Roman" w:cs="Times New Roman"/>
        </w:rPr>
        <w:t xml:space="preserve"> and </w:t>
      </w:r>
      <w:r w:rsidR="00DB6A8D" w:rsidRPr="004219CA">
        <w:rPr>
          <w:rFonts w:ascii="Times New Roman" w:hAnsi="Times New Roman" w:cs="Times New Roman"/>
          <w:i/>
          <w:iCs/>
        </w:rPr>
        <w:t>Hordeum</w:t>
      </w:r>
      <w:del w:id="249" w:author="Simona Radutoiu" w:date="2025-03-31T11:41:00Z" w16du:dateUtc="2025-03-31T09:41:00Z">
        <w:r w:rsidR="00DB6A8D" w:rsidRPr="004219CA" w:rsidDel="00386340">
          <w:rPr>
            <w:rFonts w:ascii="Times New Roman" w:hAnsi="Times New Roman" w:cs="Times New Roman"/>
          </w:rPr>
          <w:delText xml:space="preserve"> based on bacterial community profiles</w:delText>
        </w:r>
      </w:del>
      <w:r w:rsidR="008B02E5">
        <w:rPr>
          <w:rFonts w:ascii="Times New Roman" w:hAnsi="Times New Roman" w:cs="Times New Roman"/>
        </w:rPr>
        <w:t xml:space="preserve">. </w:t>
      </w:r>
      <w:commentRangeStart w:id="250"/>
      <w:r w:rsidR="008B02E5">
        <w:rPr>
          <w:rFonts w:ascii="Times New Roman" w:hAnsi="Times New Roman" w:cs="Times New Roman"/>
        </w:rPr>
        <w:t>Our approach integrates both wild-type and CSSP mutant data (wild-type data were collected in previous step</w:t>
      </w:r>
      <w:r w:rsidR="003750FF">
        <w:rPr>
          <w:rFonts w:ascii="Times New Roman" w:hAnsi="Times New Roman" w:cs="Times New Roman"/>
        </w:rPr>
        <w:t>,</w:t>
      </w:r>
      <w:r w:rsidR="008B02E5">
        <w:rPr>
          <w:rFonts w:ascii="Times New Roman" w:hAnsi="Times New Roman" w:cs="Times New Roman"/>
        </w:rPr>
        <w:t xml:space="preserve"> and mutant analyses are explored in later sections), allowing us to assess whether symbiosis-related genetic variation influences prediction accuracy. </w:t>
      </w:r>
      <w:commentRangeEnd w:id="250"/>
      <w:r w:rsidR="00386340">
        <w:rPr>
          <w:rStyle w:val="CommentReference"/>
        </w:rPr>
        <w:commentReference w:id="250"/>
      </w:r>
      <w:r w:rsidR="001333A5" w:rsidRPr="004219CA">
        <w:rPr>
          <w:rFonts w:ascii="Times New Roman" w:hAnsi="Times New Roman" w:cs="Times New Roman"/>
        </w:rPr>
        <w:t>Our approach consist</w:t>
      </w:r>
      <w:r w:rsidR="00FB5D05" w:rsidRPr="004219CA">
        <w:rPr>
          <w:rFonts w:ascii="Times New Roman" w:hAnsi="Times New Roman" w:cs="Times New Roman"/>
        </w:rPr>
        <w:t>s</w:t>
      </w:r>
      <w:r w:rsidR="001333A5" w:rsidRPr="004219CA">
        <w:rPr>
          <w:rFonts w:ascii="Times New Roman" w:hAnsi="Times New Roman" w:cs="Times New Roman"/>
        </w:rPr>
        <w:t xml:space="preserve"> of a two-step classification model. The first </w:t>
      </w:r>
      <w:r w:rsidR="00AD1328" w:rsidRPr="004219CA">
        <w:rPr>
          <w:rFonts w:ascii="Times New Roman" w:hAnsi="Times New Roman" w:cs="Times New Roman"/>
        </w:rPr>
        <w:t>model</w:t>
      </w:r>
      <w:r w:rsidR="001333A5" w:rsidRPr="004219CA">
        <w:rPr>
          <w:rFonts w:ascii="Times New Roman" w:hAnsi="Times New Roman" w:cs="Times New Roman"/>
        </w:rPr>
        <w:t>,</w:t>
      </w:r>
      <w:r w:rsidR="00AD1328" w:rsidRPr="004219CA">
        <w:rPr>
          <w:rFonts w:ascii="Times New Roman" w:hAnsi="Times New Roman" w:cs="Times New Roman"/>
        </w:rPr>
        <w:t xml:space="preserve"> trained on </w:t>
      </w:r>
      <w:r w:rsidR="001333A5" w:rsidRPr="004219CA">
        <w:rPr>
          <w:rFonts w:ascii="Times New Roman" w:hAnsi="Times New Roman" w:cs="Times New Roman"/>
        </w:rPr>
        <w:t xml:space="preserve">bacterial community data from </w:t>
      </w:r>
      <w:r w:rsidR="00AD1328" w:rsidRPr="004219CA">
        <w:rPr>
          <w:rFonts w:ascii="Times New Roman" w:hAnsi="Times New Roman" w:cs="Times New Roman"/>
        </w:rPr>
        <w:t>NPK, PK, and UF soil</w:t>
      </w:r>
      <w:r w:rsidR="00FB5D05" w:rsidRPr="004219CA">
        <w:rPr>
          <w:rFonts w:ascii="Times New Roman" w:hAnsi="Times New Roman" w:cs="Times New Roman"/>
        </w:rPr>
        <w:t>s, predicts</w:t>
      </w:r>
      <w:r w:rsidR="00AD1328" w:rsidRPr="004219CA">
        <w:rPr>
          <w:rFonts w:ascii="Times New Roman" w:hAnsi="Times New Roman" w:cs="Times New Roman"/>
        </w:rPr>
        <w:t xml:space="preserve"> whether a plant was cultiva</w:t>
      </w:r>
      <w:r w:rsidR="00FB5D05" w:rsidRPr="004219CA">
        <w:rPr>
          <w:rFonts w:ascii="Times New Roman" w:hAnsi="Times New Roman" w:cs="Times New Roman"/>
        </w:rPr>
        <w:t>t</w:t>
      </w:r>
      <w:r w:rsidR="00AD1328" w:rsidRPr="004219CA">
        <w:rPr>
          <w:rFonts w:ascii="Times New Roman" w:hAnsi="Times New Roman" w:cs="Times New Roman"/>
        </w:rPr>
        <w:t xml:space="preserve">ed </w:t>
      </w:r>
      <w:r w:rsidR="00FB5D05" w:rsidRPr="004219CA">
        <w:rPr>
          <w:rFonts w:ascii="Times New Roman" w:hAnsi="Times New Roman" w:cs="Times New Roman"/>
        </w:rPr>
        <w:t>i</w:t>
      </w:r>
      <w:r w:rsidR="00AD1328" w:rsidRPr="004219CA">
        <w:rPr>
          <w:rFonts w:ascii="Times New Roman" w:hAnsi="Times New Roman" w:cs="Times New Roman"/>
        </w:rPr>
        <w:t xml:space="preserve">n NPK </w:t>
      </w:r>
      <w:r w:rsidR="00FB5D05" w:rsidRPr="004219CA">
        <w:rPr>
          <w:rFonts w:ascii="Times New Roman" w:hAnsi="Times New Roman" w:cs="Times New Roman"/>
        </w:rPr>
        <w:t xml:space="preserve">soil </w:t>
      </w:r>
      <w:r w:rsidR="00AD1328" w:rsidRPr="004219CA">
        <w:rPr>
          <w:rFonts w:ascii="Times New Roman" w:hAnsi="Times New Roman" w:cs="Times New Roman"/>
        </w:rPr>
        <w:t xml:space="preserve">or a non-NPK soil. If </w:t>
      </w:r>
      <w:r w:rsidR="00FB5D05" w:rsidRPr="004219CA">
        <w:rPr>
          <w:rFonts w:ascii="Times New Roman" w:hAnsi="Times New Roman" w:cs="Times New Roman"/>
        </w:rPr>
        <w:t xml:space="preserve">a plant was classified as being grown in a non-NPK soil, the second model further distinguished between PK and UF </w:t>
      </w:r>
      <w:r w:rsidR="00FB5D05" w:rsidRPr="004219CA">
        <w:rPr>
          <w:rFonts w:ascii="Times New Roman" w:hAnsi="Times New Roman" w:cs="Times New Roman"/>
        </w:rPr>
        <w:lastRenderedPageBreak/>
        <w:t xml:space="preserve">soils </w:t>
      </w:r>
      <w:r w:rsidR="00AD1328" w:rsidRPr="004219CA">
        <w:rPr>
          <w:rFonts w:ascii="Times New Roman" w:hAnsi="Times New Roman" w:cs="Times New Roman"/>
        </w:rPr>
        <w:t xml:space="preserve">(Fig. 3A). </w:t>
      </w:r>
      <w:moveToRangeStart w:id="251" w:author="Simona Radutoiu" w:date="2025-03-31T11:42:00Z" w:name="move194313788"/>
      <w:moveTo w:id="252" w:author="Simona Radutoiu" w:date="2025-03-31T11:42:00Z" w16du:dateUtc="2025-03-31T09:42:00Z">
        <w:r w:rsidR="00AC7F70" w:rsidRPr="004219CA">
          <w:rPr>
            <w:rFonts w:ascii="Times New Roman" w:hAnsi="Times New Roman" w:cs="Times New Roman"/>
          </w:rPr>
          <w:t xml:space="preserve">Predictions were based on log-ratios of relative abundances of specific ASV combinations from either rhizosphere or root </w:t>
        </w:r>
        <w:r w:rsidR="00AC7F70">
          <w:rPr>
            <w:rFonts w:ascii="Times New Roman" w:hAnsi="Times New Roman" w:cs="Times New Roman"/>
          </w:rPr>
          <w:t>microbiomes</w:t>
        </w:r>
        <w:r w:rsidR="00AC7F70" w:rsidRPr="004219CA">
          <w:rPr>
            <w:rFonts w:ascii="Times New Roman" w:hAnsi="Times New Roman" w:cs="Times New Roman"/>
          </w:rPr>
          <w:t xml:space="preserve"> (Fig. 3C, details in Suppl. Table 2). </w:t>
        </w:r>
      </w:moveTo>
      <w:moveToRangeStart w:id="253" w:author="Simona Radutoiu" w:date="2025-03-31T11:46:00Z" w:name="move194314005"/>
      <w:moveToRangeEnd w:id="251"/>
      <w:moveTo w:id="254" w:author="Simona Radutoiu" w:date="2025-03-31T11:46:00Z" w16du:dateUtc="2025-03-31T09:46:00Z">
        <w:r w:rsidR="00270E11" w:rsidRPr="004219CA">
          <w:rPr>
            <w:rFonts w:ascii="Times New Roman" w:hAnsi="Times New Roman" w:cs="Times New Roman"/>
          </w:rPr>
          <w:t>The</w:t>
        </w:r>
      </w:moveTo>
      <w:ins w:id="255" w:author="Simona Radutoiu" w:date="2025-03-31T11:46:00Z" w16du:dateUtc="2025-03-31T09:46:00Z">
        <w:r w:rsidR="00270E11">
          <w:rPr>
            <w:rFonts w:ascii="Times New Roman" w:hAnsi="Times New Roman" w:cs="Times New Roman"/>
          </w:rPr>
          <w:t>se</w:t>
        </w:r>
      </w:ins>
      <w:moveTo w:id="256" w:author="Simona Radutoiu" w:date="2025-03-31T11:46:00Z" w16du:dateUtc="2025-03-31T09:46:00Z">
        <w:r w:rsidR="00270E11" w:rsidRPr="004219CA">
          <w:rPr>
            <w:rFonts w:ascii="Times New Roman" w:hAnsi="Times New Roman" w:cs="Times New Roman"/>
          </w:rPr>
          <w:t xml:space="preserve"> ASVs </w:t>
        </w:r>
        <w:del w:id="257" w:author="Simona Radutoiu" w:date="2025-03-31T11:46:00Z" w16du:dateUtc="2025-03-31T09:46:00Z">
          <w:r w:rsidR="00270E11" w:rsidRPr="004219CA" w:rsidDel="00270E11">
            <w:rPr>
              <w:rFonts w:ascii="Times New Roman" w:hAnsi="Times New Roman" w:cs="Times New Roman"/>
            </w:rPr>
            <w:delText xml:space="preserve">used for prediction </w:delText>
          </w:r>
        </w:del>
        <w:r w:rsidR="00270E11" w:rsidRPr="004219CA">
          <w:rPr>
            <w:rFonts w:ascii="Times New Roman" w:hAnsi="Times New Roman" w:cs="Times New Roman"/>
          </w:rPr>
          <w:t>accounted for 10</w:t>
        </w:r>
        <w:r w:rsidR="00270E11">
          <w:rPr>
            <w:rFonts w:ascii="Times New Roman" w:hAnsi="Times New Roman" w:cs="Times New Roman"/>
          </w:rPr>
          <w:t>%</w:t>
        </w:r>
      </w:moveTo>
      <w:ins w:id="258" w:author="Simona Radutoiu" w:date="2025-03-31T11:47:00Z" w16du:dateUtc="2025-03-31T09:47:00Z">
        <w:r w:rsidR="00270E11">
          <w:rPr>
            <w:rFonts w:ascii="Times New Roman" w:hAnsi="Times New Roman" w:cs="Times New Roman"/>
            <w:color w:val="000000"/>
          </w:rPr>
          <w:t xml:space="preserve"> to </w:t>
        </w:r>
      </w:ins>
      <w:moveTo w:id="259" w:author="Simona Radutoiu" w:date="2025-03-31T11:46:00Z" w16du:dateUtc="2025-03-31T09:46:00Z">
        <w:del w:id="260" w:author="Simona Radutoiu" w:date="2025-03-31T11:47:00Z" w16du:dateUtc="2025-03-31T09:47:00Z">
          <w:r w:rsidR="00270E11" w:rsidRPr="00B345F8" w:rsidDel="00270E11">
            <w:rPr>
              <w:rFonts w:ascii="Times New Roman" w:hAnsi="Times New Roman" w:cs="Times New Roman"/>
              <w:color w:val="000000"/>
            </w:rPr>
            <w:delText>–</w:delText>
          </w:r>
        </w:del>
        <w:r w:rsidR="00270E11">
          <w:rPr>
            <w:rFonts w:ascii="Times New Roman" w:hAnsi="Times New Roman" w:cs="Times New Roman"/>
          </w:rPr>
          <w:t xml:space="preserve">45% of the </w:t>
        </w:r>
      </w:moveTo>
      <w:ins w:id="261" w:author="Simona Radutoiu" w:date="2025-03-31T11:47:00Z" w16du:dateUtc="2025-03-31T09:47:00Z">
        <w:r w:rsidR="00270E11">
          <w:rPr>
            <w:rFonts w:ascii="Times New Roman" w:hAnsi="Times New Roman" w:cs="Times New Roman"/>
          </w:rPr>
          <w:t xml:space="preserve">total </w:t>
        </w:r>
      </w:ins>
      <w:moveTo w:id="262" w:author="Simona Radutoiu" w:date="2025-03-31T11:46:00Z" w16du:dateUtc="2025-03-31T09:46:00Z">
        <w:r w:rsidR="00270E11" w:rsidRPr="00B345F8">
          <w:rPr>
            <w:rFonts w:ascii="Times New Roman" w:hAnsi="Times New Roman" w:cs="Times New Roman"/>
          </w:rPr>
          <w:t>relative abundance</w:t>
        </w:r>
      </w:moveTo>
      <w:ins w:id="263" w:author="Simona Radutoiu" w:date="2025-03-31T11:47:00Z" w16du:dateUtc="2025-03-31T09:47:00Z">
        <w:r w:rsidR="00270E11">
          <w:rPr>
            <w:rFonts w:ascii="Times New Roman" w:hAnsi="Times New Roman" w:cs="Times New Roman"/>
          </w:rPr>
          <w:t xml:space="preserve"> </w:t>
        </w:r>
      </w:ins>
      <w:moveTo w:id="264" w:author="Simona Radutoiu" w:date="2025-03-31T11:46:00Z" w16du:dateUtc="2025-03-31T09:46:00Z">
        <w:del w:id="265" w:author="Simona Radutoiu" w:date="2025-03-31T11:47:00Z" w16du:dateUtc="2025-03-31T09:47:00Z">
          <w:r w:rsidR="00270E11" w:rsidRPr="00B345F8" w:rsidDel="00270E11">
            <w:rPr>
              <w:rFonts w:ascii="Times New Roman" w:hAnsi="Times New Roman" w:cs="Times New Roman"/>
            </w:rPr>
            <w:delText xml:space="preserve">, highlighting their key role in root-associated communities </w:delText>
          </w:r>
        </w:del>
        <w:r w:rsidR="00270E11" w:rsidRPr="00B345F8">
          <w:rPr>
            <w:rFonts w:ascii="Times New Roman" w:hAnsi="Times New Roman" w:cs="Times New Roman"/>
          </w:rPr>
          <w:t xml:space="preserve">(Fig. 3D). </w:t>
        </w:r>
      </w:moveTo>
      <w:moveToRangeEnd w:id="253"/>
      <w:r w:rsidR="008B02E5">
        <w:rPr>
          <w:rFonts w:ascii="Times New Roman" w:hAnsi="Times New Roman" w:cs="Times New Roman"/>
        </w:rPr>
        <w:t xml:space="preserve">Remarkably, </w:t>
      </w:r>
      <w:ins w:id="266" w:author="Simona Radutoiu" w:date="2025-03-31T11:42:00Z" w16du:dateUtc="2025-03-31T09:42:00Z">
        <w:r w:rsidR="00A41192">
          <w:rPr>
            <w:rFonts w:ascii="Times New Roman" w:hAnsi="Times New Roman" w:cs="Times New Roman"/>
          </w:rPr>
          <w:t xml:space="preserve">this strategy </w:t>
        </w:r>
        <w:r w:rsidR="00AC7F70">
          <w:rPr>
            <w:rFonts w:ascii="Times New Roman" w:hAnsi="Times New Roman" w:cs="Times New Roman"/>
          </w:rPr>
          <w:t xml:space="preserve">ensured </w:t>
        </w:r>
      </w:ins>
      <w:del w:id="267" w:author="Simona Radutoiu" w:date="2025-03-31T11:42:00Z" w16du:dateUtc="2025-03-31T09:42:00Z">
        <w:r w:rsidR="008B02E5" w:rsidDel="00AC7F70">
          <w:rPr>
            <w:rFonts w:ascii="Times New Roman" w:hAnsi="Times New Roman" w:cs="Times New Roman"/>
          </w:rPr>
          <w:delText xml:space="preserve">our model achieved </w:delText>
        </w:r>
      </w:del>
      <w:r w:rsidR="008B02E5">
        <w:rPr>
          <w:rFonts w:ascii="Times New Roman" w:hAnsi="Times New Roman" w:cs="Times New Roman"/>
        </w:rPr>
        <w:t>an overall accuracy of 90% when using rhizosphere data and 96.7% when using root microbiome data (Fig. 3C), with only n</w:t>
      </w:r>
      <w:r w:rsidR="00CE4777" w:rsidRPr="004219CA">
        <w:rPr>
          <w:rFonts w:ascii="Times New Roman" w:hAnsi="Times New Roman" w:cs="Times New Roman"/>
        </w:rPr>
        <w:t>ine</w:t>
      </w:r>
      <w:r w:rsidR="00AD1328" w:rsidRPr="004219CA">
        <w:rPr>
          <w:rFonts w:ascii="Times New Roman" w:hAnsi="Times New Roman" w:cs="Times New Roman"/>
        </w:rPr>
        <w:t xml:space="preserve"> out of </w:t>
      </w:r>
      <w:r w:rsidR="00AD1328" w:rsidRPr="004219CA">
        <w:rPr>
          <w:rFonts w:ascii="Times New Roman" w:hAnsi="Times New Roman" w:cs="Times New Roman"/>
          <w:highlight w:val="red"/>
        </w:rPr>
        <w:t>XXX</w:t>
      </w:r>
      <w:r w:rsidR="00AD1328" w:rsidRPr="004219CA">
        <w:rPr>
          <w:rFonts w:ascii="Times New Roman" w:hAnsi="Times New Roman" w:cs="Times New Roman"/>
        </w:rPr>
        <w:t xml:space="preserve"> samples </w:t>
      </w:r>
      <w:ins w:id="268" w:author="Simona Radutoiu" w:date="2025-03-31T11:42:00Z" w16du:dateUtc="2025-03-31T09:42:00Z">
        <w:r w:rsidR="00AC7F70">
          <w:rPr>
            <w:rFonts w:ascii="Times New Roman" w:hAnsi="Times New Roman" w:cs="Times New Roman"/>
          </w:rPr>
          <w:t xml:space="preserve">being </w:t>
        </w:r>
      </w:ins>
      <w:r w:rsidR="00FB5D05" w:rsidRPr="004219CA">
        <w:rPr>
          <w:rFonts w:ascii="Times New Roman" w:hAnsi="Times New Roman" w:cs="Times New Roman"/>
        </w:rPr>
        <w:t>misclassified</w:t>
      </w:r>
      <w:r w:rsidR="00AD1328" w:rsidRPr="004219CA">
        <w:rPr>
          <w:rFonts w:ascii="Times New Roman" w:hAnsi="Times New Roman" w:cs="Times New Roman"/>
        </w:rPr>
        <w:t xml:space="preserve"> (Fig. 3B).</w:t>
      </w:r>
      <w:r w:rsidR="00CE4777" w:rsidRPr="004219CA">
        <w:rPr>
          <w:rFonts w:ascii="Times New Roman" w:hAnsi="Times New Roman" w:cs="Times New Roman"/>
        </w:rPr>
        <w:t xml:space="preserve"> </w:t>
      </w:r>
      <w:moveFromRangeStart w:id="269" w:author="Simona Radutoiu" w:date="2025-03-31T11:42:00Z" w:name="move194313788"/>
      <w:moveFrom w:id="270" w:author="Simona Radutoiu" w:date="2025-03-31T11:42:00Z" w16du:dateUtc="2025-03-31T09:42:00Z">
        <w:r w:rsidR="00CE4777" w:rsidRPr="004219CA" w:rsidDel="00AC7F70">
          <w:rPr>
            <w:rFonts w:ascii="Times New Roman" w:hAnsi="Times New Roman" w:cs="Times New Roman"/>
          </w:rPr>
          <w:t>P</w:t>
        </w:r>
        <w:r w:rsidR="00AD1328" w:rsidRPr="004219CA" w:rsidDel="00AC7F70">
          <w:rPr>
            <w:rFonts w:ascii="Times New Roman" w:hAnsi="Times New Roman" w:cs="Times New Roman"/>
          </w:rPr>
          <w:t>rediction</w:t>
        </w:r>
        <w:r w:rsidR="00695932" w:rsidRPr="004219CA" w:rsidDel="00AC7F70">
          <w:rPr>
            <w:rFonts w:ascii="Times New Roman" w:hAnsi="Times New Roman" w:cs="Times New Roman"/>
          </w:rPr>
          <w:t>s</w:t>
        </w:r>
        <w:r w:rsidR="00AD1328" w:rsidRPr="004219CA" w:rsidDel="00AC7F70">
          <w:rPr>
            <w:rFonts w:ascii="Times New Roman" w:hAnsi="Times New Roman" w:cs="Times New Roman"/>
          </w:rPr>
          <w:t xml:space="preserve"> </w:t>
        </w:r>
        <w:r w:rsidR="00FB5D05" w:rsidRPr="004219CA" w:rsidDel="00AC7F70">
          <w:rPr>
            <w:rFonts w:ascii="Times New Roman" w:hAnsi="Times New Roman" w:cs="Times New Roman"/>
          </w:rPr>
          <w:t>were</w:t>
        </w:r>
        <w:r w:rsidR="00AD1328" w:rsidRPr="004219CA" w:rsidDel="00AC7F70">
          <w:rPr>
            <w:rFonts w:ascii="Times New Roman" w:hAnsi="Times New Roman" w:cs="Times New Roman"/>
          </w:rPr>
          <w:t xml:space="preserve"> based on log-ratios of relative abundances of specific ASV combinations</w:t>
        </w:r>
        <w:r w:rsidR="00CE4777" w:rsidRPr="004219CA" w:rsidDel="00AC7F70">
          <w:rPr>
            <w:rFonts w:ascii="Times New Roman" w:hAnsi="Times New Roman" w:cs="Times New Roman"/>
          </w:rPr>
          <w:t xml:space="preserve"> </w:t>
        </w:r>
        <w:r w:rsidR="00FB5D05" w:rsidRPr="004219CA" w:rsidDel="00AC7F70">
          <w:rPr>
            <w:rFonts w:ascii="Times New Roman" w:hAnsi="Times New Roman" w:cs="Times New Roman"/>
          </w:rPr>
          <w:t>from either</w:t>
        </w:r>
        <w:r w:rsidR="0010703B" w:rsidRPr="004219CA" w:rsidDel="00AC7F70">
          <w:rPr>
            <w:rFonts w:ascii="Times New Roman" w:hAnsi="Times New Roman" w:cs="Times New Roman"/>
          </w:rPr>
          <w:t xml:space="preserve"> </w:t>
        </w:r>
        <w:r w:rsidR="00CE4777" w:rsidRPr="004219CA" w:rsidDel="00AC7F70">
          <w:rPr>
            <w:rFonts w:ascii="Times New Roman" w:hAnsi="Times New Roman" w:cs="Times New Roman"/>
          </w:rPr>
          <w:t xml:space="preserve">rhizosphere or root </w:t>
        </w:r>
        <w:r w:rsidR="00B345F8" w:rsidDel="00AC7F70">
          <w:rPr>
            <w:rFonts w:ascii="Times New Roman" w:hAnsi="Times New Roman" w:cs="Times New Roman"/>
          </w:rPr>
          <w:t>microbiomes</w:t>
        </w:r>
        <w:r w:rsidR="00CE4777" w:rsidRPr="004219CA" w:rsidDel="00AC7F70">
          <w:rPr>
            <w:rFonts w:ascii="Times New Roman" w:hAnsi="Times New Roman" w:cs="Times New Roman"/>
          </w:rPr>
          <w:t xml:space="preserve"> (</w:t>
        </w:r>
        <w:r w:rsidR="00AD1328" w:rsidRPr="004219CA" w:rsidDel="00AC7F70">
          <w:rPr>
            <w:rFonts w:ascii="Times New Roman" w:hAnsi="Times New Roman" w:cs="Times New Roman"/>
          </w:rPr>
          <w:t>Fig</w:t>
        </w:r>
        <w:r w:rsidR="00CE4777" w:rsidRPr="004219CA" w:rsidDel="00AC7F70">
          <w:rPr>
            <w:rFonts w:ascii="Times New Roman" w:hAnsi="Times New Roman" w:cs="Times New Roman"/>
          </w:rPr>
          <w:t>.</w:t>
        </w:r>
        <w:r w:rsidR="00AD1328" w:rsidRPr="004219CA" w:rsidDel="00AC7F70">
          <w:rPr>
            <w:rFonts w:ascii="Times New Roman" w:hAnsi="Times New Roman" w:cs="Times New Roman"/>
          </w:rPr>
          <w:t xml:space="preserve"> 3C</w:t>
        </w:r>
        <w:r w:rsidR="00CE4777" w:rsidRPr="004219CA" w:rsidDel="00AC7F70">
          <w:rPr>
            <w:rFonts w:ascii="Times New Roman" w:hAnsi="Times New Roman" w:cs="Times New Roman"/>
          </w:rPr>
          <w:t>,</w:t>
        </w:r>
        <w:r w:rsidR="00AD1328" w:rsidRPr="004219CA" w:rsidDel="00AC7F70">
          <w:rPr>
            <w:rFonts w:ascii="Times New Roman" w:hAnsi="Times New Roman" w:cs="Times New Roman"/>
          </w:rPr>
          <w:t xml:space="preserve"> details in Suppl. Table 2). </w:t>
        </w:r>
      </w:moveFrom>
      <w:moveFromRangeEnd w:id="269"/>
      <w:r w:rsidR="00FB5D05" w:rsidRPr="004219CA">
        <w:rPr>
          <w:rFonts w:ascii="Times New Roman" w:hAnsi="Times New Roman" w:cs="Times New Roman"/>
        </w:rPr>
        <w:t xml:space="preserve">For </w:t>
      </w:r>
      <w:r w:rsidR="00FB5D05" w:rsidRPr="004219CA">
        <w:rPr>
          <w:rFonts w:ascii="Times New Roman" w:hAnsi="Times New Roman" w:cs="Times New Roman"/>
          <w:i/>
          <w:iCs/>
        </w:rPr>
        <w:t>Lotus</w:t>
      </w:r>
      <w:r w:rsidR="00FB5D05" w:rsidRPr="004219CA">
        <w:rPr>
          <w:rFonts w:ascii="Times New Roman" w:hAnsi="Times New Roman" w:cs="Times New Roman"/>
        </w:rPr>
        <w:t xml:space="preserve">, </w:t>
      </w:r>
      <w:r w:rsidR="00B345F8">
        <w:rPr>
          <w:rFonts w:ascii="Times New Roman" w:hAnsi="Times New Roman" w:cs="Times New Roman"/>
        </w:rPr>
        <w:t xml:space="preserve">the most influential ASVs belonged to </w:t>
      </w:r>
      <w:proofErr w:type="spellStart"/>
      <w:r w:rsidR="00B345F8">
        <w:rPr>
          <w:rFonts w:ascii="Times New Roman" w:hAnsi="Times New Roman" w:cs="Times New Roman"/>
        </w:rPr>
        <w:t>Burkholderiales</w:t>
      </w:r>
      <w:proofErr w:type="spellEnd"/>
      <w:r w:rsidR="00B345F8">
        <w:rPr>
          <w:rFonts w:ascii="Times New Roman" w:hAnsi="Times New Roman" w:cs="Times New Roman"/>
        </w:rPr>
        <w:t xml:space="preserve"> (</w:t>
      </w:r>
      <w:proofErr w:type="spellStart"/>
      <w:r w:rsidR="003577CF">
        <w:rPr>
          <w:rFonts w:ascii="Times New Roman" w:hAnsi="Times New Roman" w:cs="Times New Roman"/>
        </w:rPr>
        <w:t>Oxalobacteraceae</w:t>
      </w:r>
      <w:proofErr w:type="spellEnd"/>
      <w:r w:rsidR="00B345F8">
        <w:rPr>
          <w:rFonts w:ascii="Times New Roman" w:hAnsi="Times New Roman" w:cs="Times New Roman"/>
        </w:rPr>
        <w:t>,</w:t>
      </w:r>
      <w:r w:rsidR="003577CF">
        <w:rPr>
          <w:rFonts w:ascii="Times New Roman" w:hAnsi="Times New Roman" w:cs="Times New Roman"/>
        </w:rPr>
        <w:t xml:space="preserve"> </w:t>
      </w:r>
      <w:proofErr w:type="spellStart"/>
      <w:r w:rsidR="003577CF">
        <w:rPr>
          <w:rFonts w:ascii="Times New Roman" w:hAnsi="Times New Roman" w:cs="Times New Roman"/>
        </w:rPr>
        <w:t>Comamonadaceae</w:t>
      </w:r>
      <w:proofErr w:type="spellEnd"/>
      <w:r w:rsidR="00B345F8">
        <w:rPr>
          <w:rFonts w:ascii="Times New Roman" w:hAnsi="Times New Roman" w:cs="Times New Roman"/>
        </w:rPr>
        <w:t>), along with</w:t>
      </w:r>
      <w:r w:rsidR="003577CF">
        <w:rPr>
          <w:rFonts w:ascii="Times New Roman" w:hAnsi="Times New Roman" w:cs="Times New Roman"/>
        </w:rPr>
        <w:t xml:space="preserve"> </w:t>
      </w:r>
      <w:proofErr w:type="spellStart"/>
      <w:r w:rsidR="003577CF">
        <w:rPr>
          <w:rFonts w:ascii="Times New Roman" w:hAnsi="Times New Roman" w:cs="Times New Roman"/>
        </w:rPr>
        <w:t>Pseudomonadales</w:t>
      </w:r>
      <w:proofErr w:type="spellEnd"/>
      <w:r w:rsidR="003577CF">
        <w:rPr>
          <w:rFonts w:ascii="Times New Roman" w:hAnsi="Times New Roman" w:cs="Times New Roman"/>
        </w:rPr>
        <w:t xml:space="preserve"> and </w:t>
      </w:r>
      <w:proofErr w:type="spellStart"/>
      <w:r w:rsidR="003577CF">
        <w:rPr>
          <w:rFonts w:ascii="Times New Roman" w:hAnsi="Times New Roman" w:cs="Times New Roman"/>
        </w:rPr>
        <w:t>Sphingomonadales</w:t>
      </w:r>
      <w:proofErr w:type="spellEnd"/>
      <w:r w:rsidR="00B345F8">
        <w:rPr>
          <w:rFonts w:ascii="Times New Roman" w:hAnsi="Times New Roman" w:cs="Times New Roman"/>
        </w:rPr>
        <w:t xml:space="preserve">, each displaying </w:t>
      </w:r>
      <w:del w:id="271" w:author="Simona Radutoiu" w:date="2025-03-31T11:43:00Z" w16du:dateUtc="2025-03-31T09:43:00Z">
        <w:r w:rsidR="00B345F8" w:rsidDel="00792F3E">
          <w:rPr>
            <w:rFonts w:ascii="Times New Roman" w:hAnsi="Times New Roman" w:cs="Times New Roman"/>
          </w:rPr>
          <w:delText>fraction</w:delText>
        </w:r>
      </w:del>
      <w:ins w:id="272" w:author="Simona Radutoiu" w:date="2025-03-31T11:43:00Z" w16du:dateUtc="2025-03-31T09:43:00Z">
        <w:r w:rsidR="00792F3E">
          <w:rPr>
            <w:rFonts w:ascii="Times New Roman" w:hAnsi="Times New Roman" w:cs="Times New Roman"/>
          </w:rPr>
          <w:t>compartment</w:t>
        </w:r>
      </w:ins>
      <w:r w:rsidR="00B345F8">
        <w:rPr>
          <w:rFonts w:ascii="Times New Roman" w:hAnsi="Times New Roman" w:cs="Times New Roman"/>
        </w:rPr>
        <w:t>- and soil-type-specific associations</w:t>
      </w:r>
      <w:r w:rsidR="003577CF">
        <w:rPr>
          <w:rFonts w:ascii="Times New Roman" w:hAnsi="Times New Roman" w:cs="Times New Roman"/>
        </w:rPr>
        <w:t xml:space="preserve">. </w:t>
      </w:r>
      <w:r w:rsidR="00B345F8">
        <w:rPr>
          <w:rFonts w:ascii="Times New Roman" w:hAnsi="Times New Roman" w:cs="Times New Roman"/>
        </w:rPr>
        <w:t>In</w:t>
      </w:r>
      <w:r w:rsidR="00C8001E" w:rsidRPr="004219CA">
        <w:rPr>
          <w:rFonts w:ascii="Times New Roman" w:hAnsi="Times New Roman" w:cs="Times New Roman"/>
        </w:rPr>
        <w:t xml:space="preserve"> </w:t>
      </w:r>
      <w:r w:rsidR="00C8001E" w:rsidRPr="004219CA">
        <w:rPr>
          <w:rFonts w:ascii="Times New Roman" w:hAnsi="Times New Roman" w:cs="Times New Roman"/>
          <w:i/>
          <w:iCs/>
        </w:rPr>
        <w:t>Hordeum</w:t>
      </w:r>
      <w:r w:rsidR="00C8001E" w:rsidRPr="004219CA">
        <w:rPr>
          <w:rFonts w:ascii="Times New Roman" w:hAnsi="Times New Roman" w:cs="Times New Roman"/>
        </w:rPr>
        <w:t xml:space="preserve">, </w:t>
      </w:r>
      <w:r w:rsidR="00760F15">
        <w:rPr>
          <w:rFonts w:ascii="Times New Roman" w:hAnsi="Times New Roman" w:cs="Times New Roman"/>
        </w:rPr>
        <w:t>a broader taxonomic diversity</w:t>
      </w:r>
      <w:r w:rsidR="00B345F8">
        <w:rPr>
          <w:rFonts w:ascii="Times New Roman" w:hAnsi="Times New Roman" w:cs="Times New Roman"/>
        </w:rPr>
        <w:t xml:space="preserve"> of ASVs contributed to prediction accuracy, with </w:t>
      </w:r>
      <w:proofErr w:type="spellStart"/>
      <w:r w:rsidR="00760F15">
        <w:rPr>
          <w:rFonts w:ascii="Times New Roman" w:hAnsi="Times New Roman" w:cs="Times New Roman"/>
        </w:rPr>
        <w:t>Flavobacteriales</w:t>
      </w:r>
      <w:proofErr w:type="spellEnd"/>
      <w:r w:rsidR="00760F15">
        <w:rPr>
          <w:rFonts w:ascii="Times New Roman" w:hAnsi="Times New Roman" w:cs="Times New Roman"/>
        </w:rPr>
        <w:t xml:space="preserve"> ASVs </w:t>
      </w:r>
      <w:r w:rsidR="00B345F8">
        <w:rPr>
          <w:rFonts w:ascii="Times New Roman" w:hAnsi="Times New Roman" w:cs="Times New Roman"/>
        </w:rPr>
        <w:t>being particularly important across all</w:t>
      </w:r>
      <w:r w:rsidR="00760F15">
        <w:rPr>
          <w:rFonts w:ascii="Times New Roman" w:hAnsi="Times New Roman" w:cs="Times New Roman"/>
        </w:rPr>
        <w:t xml:space="preserve"> fraction-soil type combinations. </w:t>
      </w:r>
      <w:r w:rsidR="00B345F8">
        <w:rPr>
          <w:rFonts w:ascii="Times New Roman" w:hAnsi="Times New Roman" w:cs="Times New Roman"/>
        </w:rPr>
        <w:t xml:space="preserve">Notably, </w:t>
      </w:r>
      <w:proofErr w:type="spellStart"/>
      <w:r w:rsidR="00CB78BE">
        <w:rPr>
          <w:rFonts w:ascii="Times New Roman" w:hAnsi="Times New Roman" w:cs="Times New Roman"/>
        </w:rPr>
        <w:t>Bacillales</w:t>
      </w:r>
      <w:proofErr w:type="spellEnd"/>
      <w:r w:rsidR="00CB78BE">
        <w:rPr>
          <w:rFonts w:ascii="Times New Roman" w:hAnsi="Times New Roman" w:cs="Times New Roman"/>
        </w:rPr>
        <w:t xml:space="preserve"> ASVs </w:t>
      </w:r>
      <w:r w:rsidR="00B345F8">
        <w:rPr>
          <w:rFonts w:ascii="Times New Roman" w:hAnsi="Times New Roman" w:cs="Times New Roman"/>
        </w:rPr>
        <w:t xml:space="preserve">were strong predictors of NPK cultivation in rhizosphere samples, while </w:t>
      </w:r>
      <w:proofErr w:type="spellStart"/>
      <w:r w:rsidR="00CB78BE">
        <w:rPr>
          <w:rFonts w:ascii="Times New Roman" w:hAnsi="Times New Roman" w:cs="Times New Roman"/>
        </w:rPr>
        <w:t>Pseudonocardiales</w:t>
      </w:r>
      <w:proofErr w:type="spellEnd"/>
      <w:r w:rsidR="00CB78BE">
        <w:rPr>
          <w:rFonts w:ascii="Times New Roman" w:hAnsi="Times New Roman" w:cs="Times New Roman"/>
        </w:rPr>
        <w:t xml:space="preserve"> ASVs </w:t>
      </w:r>
      <w:r w:rsidR="00B345F8">
        <w:rPr>
          <w:rFonts w:ascii="Times New Roman" w:hAnsi="Times New Roman" w:cs="Times New Roman"/>
        </w:rPr>
        <w:t>were crucial for</w:t>
      </w:r>
      <w:r w:rsidR="00CB78BE">
        <w:rPr>
          <w:rFonts w:ascii="Times New Roman" w:hAnsi="Times New Roman" w:cs="Times New Roman"/>
        </w:rPr>
        <w:t xml:space="preserve"> PK prediction</w:t>
      </w:r>
      <w:del w:id="273" w:author="Simona Radutoiu" w:date="2025-03-31T11:43:00Z" w16du:dateUtc="2025-03-31T09:43:00Z">
        <w:r w:rsidR="00CB78BE" w:rsidDel="00A82311">
          <w:rPr>
            <w:rFonts w:ascii="Times New Roman" w:hAnsi="Times New Roman" w:cs="Times New Roman"/>
          </w:rPr>
          <w:delText xml:space="preserve"> </w:delText>
        </w:r>
      </w:del>
      <w:r w:rsidR="00B345F8">
        <w:rPr>
          <w:rFonts w:ascii="Times New Roman" w:hAnsi="Times New Roman" w:cs="Times New Roman"/>
        </w:rPr>
        <w:t xml:space="preserve"> </w:t>
      </w:r>
      <w:ins w:id="274" w:author="Simona Radutoiu" w:date="2025-03-31T11:43:00Z" w16du:dateUtc="2025-03-31T09:43:00Z">
        <w:r w:rsidR="00A82311">
          <w:rPr>
            <w:rFonts w:ascii="Times New Roman" w:hAnsi="Times New Roman" w:cs="Times New Roman"/>
          </w:rPr>
          <w:t>of</w:t>
        </w:r>
      </w:ins>
      <w:del w:id="275" w:author="Simona Radutoiu" w:date="2025-03-31T11:43:00Z" w16du:dateUtc="2025-03-31T09:43:00Z">
        <w:r w:rsidR="00B345F8" w:rsidDel="00A82311">
          <w:rPr>
            <w:rFonts w:ascii="Times New Roman" w:hAnsi="Times New Roman" w:cs="Times New Roman"/>
          </w:rPr>
          <w:delText>in</w:delText>
        </w:r>
      </w:del>
      <w:r w:rsidR="00B345F8">
        <w:rPr>
          <w:rFonts w:ascii="Times New Roman" w:hAnsi="Times New Roman" w:cs="Times New Roman"/>
        </w:rPr>
        <w:t xml:space="preserve"> root samples</w:t>
      </w:r>
      <w:r w:rsidR="00CB78BE">
        <w:rPr>
          <w:rFonts w:ascii="Times New Roman" w:hAnsi="Times New Roman" w:cs="Times New Roman"/>
        </w:rPr>
        <w:t xml:space="preserve">. Other </w:t>
      </w:r>
      <w:r w:rsidR="00B345F8">
        <w:rPr>
          <w:rFonts w:ascii="Times New Roman" w:hAnsi="Times New Roman" w:cs="Times New Roman"/>
        </w:rPr>
        <w:t xml:space="preserve">predictive </w:t>
      </w:r>
      <w:r w:rsidR="00CB78BE">
        <w:rPr>
          <w:rFonts w:ascii="Times New Roman" w:hAnsi="Times New Roman" w:cs="Times New Roman"/>
        </w:rPr>
        <w:t xml:space="preserve">bacterial orders used included </w:t>
      </w:r>
      <w:proofErr w:type="spellStart"/>
      <w:r w:rsidR="00CB78BE">
        <w:rPr>
          <w:rFonts w:ascii="Times New Roman" w:hAnsi="Times New Roman" w:cs="Times New Roman"/>
        </w:rPr>
        <w:t>Pseudo</w:t>
      </w:r>
      <w:r w:rsidR="003750FF">
        <w:rPr>
          <w:rFonts w:ascii="Times New Roman" w:hAnsi="Times New Roman" w:cs="Times New Roman"/>
        </w:rPr>
        <w:t>mon</w:t>
      </w:r>
      <w:r w:rsidR="00CB78BE">
        <w:rPr>
          <w:rFonts w:ascii="Times New Roman" w:hAnsi="Times New Roman" w:cs="Times New Roman"/>
        </w:rPr>
        <w:t>adales</w:t>
      </w:r>
      <w:proofErr w:type="spellEnd"/>
      <w:r w:rsidR="00CB78BE">
        <w:rPr>
          <w:rFonts w:ascii="Times New Roman" w:hAnsi="Times New Roman" w:cs="Times New Roman"/>
        </w:rPr>
        <w:t xml:space="preserve">, </w:t>
      </w:r>
      <w:proofErr w:type="spellStart"/>
      <w:r w:rsidR="00CB78BE">
        <w:rPr>
          <w:rFonts w:ascii="Times New Roman" w:hAnsi="Times New Roman" w:cs="Times New Roman"/>
        </w:rPr>
        <w:t>Caulobacterales</w:t>
      </w:r>
      <w:proofErr w:type="spellEnd"/>
      <w:r w:rsidR="00CB78BE">
        <w:rPr>
          <w:rFonts w:ascii="Times New Roman" w:hAnsi="Times New Roman" w:cs="Times New Roman"/>
        </w:rPr>
        <w:t xml:space="preserve">, </w:t>
      </w:r>
      <w:proofErr w:type="spellStart"/>
      <w:r w:rsidR="00CB78BE">
        <w:rPr>
          <w:rFonts w:ascii="Times New Roman" w:hAnsi="Times New Roman" w:cs="Times New Roman"/>
        </w:rPr>
        <w:t>Streptomycetales</w:t>
      </w:r>
      <w:proofErr w:type="spellEnd"/>
      <w:r w:rsidR="00CB78BE">
        <w:rPr>
          <w:rFonts w:ascii="Times New Roman" w:hAnsi="Times New Roman" w:cs="Times New Roman"/>
        </w:rPr>
        <w:t xml:space="preserve">, and </w:t>
      </w:r>
      <w:proofErr w:type="spellStart"/>
      <w:r w:rsidR="00CB78BE">
        <w:rPr>
          <w:rFonts w:ascii="Times New Roman" w:hAnsi="Times New Roman" w:cs="Times New Roman"/>
        </w:rPr>
        <w:t>Burkholderiales</w:t>
      </w:r>
      <w:proofErr w:type="spellEnd"/>
      <w:r w:rsidR="00CB78BE">
        <w:rPr>
          <w:rFonts w:ascii="Times New Roman" w:hAnsi="Times New Roman" w:cs="Times New Roman"/>
        </w:rPr>
        <w:t>.</w:t>
      </w:r>
      <w:r w:rsidR="00B345F8">
        <w:rPr>
          <w:rFonts w:ascii="Times New Roman" w:hAnsi="Times New Roman" w:cs="Times New Roman"/>
        </w:rPr>
        <w:t xml:space="preserve"> Interestingly, predictive ASV</w:t>
      </w:r>
      <w:r w:rsidR="003750FF">
        <w:rPr>
          <w:rFonts w:ascii="Times New Roman" w:hAnsi="Times New Roman" w:cs="Times New Roman"/>
        </w:rPr>
        <w:t>s</w:t>
      </w:r>
      <w:r w:rsidR="00B345F8">
        <w:rPr>
          <w:rFonts w:ascii="Times New Roman" w:hAnsi="Times New Roman" w:cs="Times New Roman"/>
        </w:rPr>
        <w:t xml:space="preserve"> differed substantially between </w:t>
      </w:r>
      <w:r w:rsidR="003750FF">
        <w:rPr>
          <w:rFonts w:ascii="Times New Roman" w:hAnsi="Times New Roman" w:cs="Times New Roman"/>
        </w:rPr>
        <w:t>plant species</w:t>
      </w:r>
      <w:r w:rsidR="00B345F8">
        <w:rPr>
          <w:rFonts w:ascii="Times New Roman" w:hAnsi="Times New Roman" w:cs="Times New Roman"/>
        </w:rPr>
        <w:t xml:space="preserve"> and were not conserved across </w:t>
      </w:r>
      <w:del w:id="276" w:author="Simona Radutoiu" w:date="2025-03-31T11:44:00Z" w16du:dateUtc="2025-03-31T09:44:00Z">
        <w:r w:rsidR="00B345F8" w:rsidDel="00A82311">
          <w:rPr>
            <w:rFonts w:ascii="Times New Roman" w:hAnsi="Times New Roman" w:cs="Times New Roman"/>
          </w:rPr>
          <w:delText>soil types</w:delText>
        </w:r>
      </w:del>
      <w:ins w:id="277" w:author="Simona Radutoiu" w:date="2025-03-31T11:44:00Z" w16du:dateUtc="2025-03-31T09:44:00Z">
        <w:r w:rsidR="00A82311">
          <w:rPr>
            <w:rFonts w:ascii="Times New Roman" w:hAnsi="Times New Roman" w:cs="Times New Roman"/>
          </w:rPr>
          <w:t>fertilisation regime</w:t>
        </w:r>
      </w:ins>
      <w:r w:rsidR="00B345F8">
        <w:rPr>
          <w:rFonts w:ascii="Times New Roman" w:hAnsi="Times New Roman" w:cs="Times New Roman"/>
        </w:rPr>
        <w:t xml:space="preserve">, suggesting that </w:t>
      </w:r>
      <w:del w:id="278" w:author="Simona Radutoiu" w:date="2025-03-31T11:44:00Z" w16du:dateUtc="2025-03-31T09:44:00Z">
        <w:r w:rsidR="003750FF" w:rsidRPr="003750FF" w:rsidDel="007B3716">
          <w:rPr>
            <w:rFonts w:ascii="Times New Roman" w:hAnsi="Times New Roman" w:cs="Times New Roman"/>
            <w:i/>
            <w:iCs/>
          </w:rPr>
          <w:delText>Lotus</w:delText>
        </w:r>
        <w:r w:rsidR="003750FF" w:rsidDel="007B3716">
          <w:rPr>
            <w:rFonts w:ascii="Times New Roman" w:hAnsi="Times New Roman" w:cs="Times New Roman"/>
          </w:rPr>
          <w:delText xml:space="preserve"> and </w:delText>
        </w:r>
        <w:r w:rsidR="003750FF" w:rsidRPr="003750FF" w:rsidDel="007B3716">
          <w:rPr>
            <w:rFonts w:ascii="Times New Roman" w:hAnsi="Times New Roman" w:cs="Times New Roman"/>
            <w:i/>
            <w:iCs/>
          </w:rPr>
          <w:delText>Hordeum</w:delText>
        </w:r>
        <w:r w:rsidR="00B345F8" w:rsidDel="007B3716">
          <w:rPr>
            <w:rFonts w:ascii="Times New Roman" w:hAnsi="Times New Roman" w:cs="Times New Roman"/>
          </w:rPr>
          <w:delText xml:space="preserve"> recruit </w:delText>
        </w:r>
      </w:del>
      <w:r w:rsidR="00B345F8">
        <w:rPr>
          <w:rFonts w:ascii="Times New Roman" w:hAnsi="Times New Roman" w:cs="Times New Roman"/>
        </w:rPr>
        <w:t xml:space="preserve">distinct </w:t>
      </w:r>
      <w:del w:id="279" w:author="Simona Radutoiu" w:date="2025-03-31T11:44:00Z" w16du:dateUtc="2025-03-31T09:44:00Z">
        <w:r w:rsidR="00B345F8" w:rsidDel="007B3716">
          <w:rPr>
            <w:rFonts w:ascii="Times New Roman" w:hAnsi="Times New Roman" w:cs="Times New Roman"/>
          </w:rPr>
          <w:delText>indi</w:delText>
        </w:r>
        <w:r w:rsidR="00466673" w:rsidDel="007B3716">
          <w:rPr>
            <w:rFonts w:ascii="Times New Roman" w:hAnsi="Times New Roman" w:cs="Times New Roman"/>
          </w:rPr>
          <w:delText>c</w:delText>
        </w:r>
        <w:r w:rsidR="00B345F8" w:rsidDel="007B3716">
          <w:rPr>
            <w:rFonts w:ascii="Times New Roman" w:hAnsi="Times New Roman" w:cs="Times New Roman"/>
          </w:rPr>
          <w:delText xml:space="preserve">ator </w:delText>
        </w:r>
      </w:del>
      <w:r w:rsidR="00B345F8">
        <w:rPr>
          <w:rFonts w:ascii="Times New Roman" w:hAnsi="Times New Roman" w:cs="Times New Roman"/>
        </w:rPr>
        <w:t xml:space="preserve">taxa </w:t>
      </w:r>
      <w:ins w:id="280" w:author="Simona Radutoiu" w:date="2025-03-31T11:44:00Z" w16du:dateUtc="2025-03-31T09:44:00Z">
        <w:r w:rsidR="007B3716">
          <w:rPr>
            <w:rFonts w:ascii="Times New Roman" w:hAnsi="Times New Roman" w:cs="Times New Roman"/>
          </w:rPr>
          <w:t xml:space="preserve">are </w:t>
        </w:r>
      </w:ins>
      <w:ins w:id="281" w:author="Simona Radutoiu" w:date="2025-03-31T11:45:00Z" w16du:dateUtc="2025-03-31T09:45:00Z">
        <w:r w:rsidR="007B3716">
          <w:rPr>
            <w:rFonts w:ascii="Times New Roman" w:hAnsi="Times New Roman" w:cs="Times New Roman"/>
          </w:rPr>
          <w:t>reliable predictors of</w:t>
        </w:r>
      </w:ins>
      <w:del w:id="282" w:author="Simona Radutoiu" w:date="2025-03-31T11:45:00Z" w16du:dateUtc="2025-03-31T09:45:00Z">
        <w:r w:rsidR="00B345F8" w:rsidDel="007B3716">
          <w:rPr>
            <w:rFonts w:ascii="Times New Roman" w:hAnsi="Times New Roman" w:cs="Times New Roman"/>
          </w:rPr>
          <w:delText>for</w:delText>
        </w:r>
      </w:del>
      <w:r w:rsidR="00B345F8">
        <w:rPr>
          <w:rFonts w:ascii="Times New Roman" w:hAnsi="Times New Roman" w:cs="Times New Roman"/>
        </w:rPr>
        <w:t xml:space="preserve"> nutri</w:t>
      </w:r>
      <w:ins w:id="283" w:author="Simona Radutoiu" w:date="2025-03-31T11:45:00Z" w16du:dateUtc="2025-03-31T09:45:00Z">
        <w:r w:rsidR="007B3716">
          <w:rPr>
            <w:rFonts w:ascii="Times New Roman" w:hAnsi="Times New Roman" w:cs="Times New Roman"/>
          </w:rPr>
          <w:t>tional</w:t>
        </w:r>
      </w:ins>
      <w:del w:id="284" w:author="Simona Radutoiu" w:date="2025-03-31T11:45:00Z" w16du:dateUtc="2025-03-31T09:45:00Z">
        <w:r w:rsidR="00B345F8" w:rsidDel="007B3716">
          <w:rPr>
            <w:rFonts w:ascii="Times New Roman" w:hAnsi="Times New Roman" w:cs="Times New Roman"/>
          </w:rPr>
          <w:delText>ent</w:delText>
        </w:r>
      </w:del>
      <w:r w:rsidR="00B345F8">
        <w:rPr>
          <w:rFonts w:ascii="Times New Roman" w:hAnsi="Times New Roman" w:cs="Times New Roman"/>
        </w:rPr>
        <w:t xml:space="preserve">-status </w:t>
      </w:r>
      <w:del w:id="285" w:author="Simona Radutoiu" w:date="2025-03-31T11:45:00Z" w16du:dateUtc="2025-03-31T09:45:00Z">
        <w:r w:rsidR="00B345F8" w:rsidDel="007B3716">
          <w:rPr>
            <w:rFonts w:ascii="Times New Roman" w:hAnsi="Times New Roman" w:cs="Times New Roman"/>
          </w:rPr>
          <w:delText xml:space="preserve">prediction </w:delText>
        </w:r>
      </w:del>
      <w:ins w:id="286" w:author="Simona Radutoiu" w:date="2025-03-31T11:45:00Z" w16du:dateUtc="2025-03-31T09:45:00Z">
        <w:r w:rsidR="007B3716">
          <w:rPr>
            <w:rFonts w:ascii="Times New Roman" w:hAnsi="Times New Roman" w:cs="Times New Roman"/>
          </w:rPr>
          <w:t xml:space="preserve">in the two hosts, </w:t>
        </w:r>
      </w:ins>
      <w:r w:rsidR="00B345F8">
        <w:rPr>
          <w:rFonts w:ascii="Times New Roman" w:hAnsi="Times New Roman" w:cs="Times New Roman"/>
        </w:rPr>
        <w:t>rather than relying on universal</w:t>
      </w:r>
      <w:r w:rsidR="003750FF">
        <w:rPr>
          <w:rFonts w:ascii="Times New Roman" w:hAnsi="Times New Roman" w:cs="Times New Roman"/>
        </w:rPr>
        <w:t>l</w:t>
      </w:r>
      <w:r w:rsidR="00B345F8">
        <w:rPr>
          <w:rFonts w:ascii="Times New Roman" w:hAnsi="Times New Roman" w:cs="Times New Roman"/>
        </w:rPr>
        <w:t xml:space="preserve">y shared microbial markers. </w:t>
      </w:r>
      <w:r w:rsidR="003750FF">
        <w:rPr>
          <w:rFonts w:ascii="Times New Roman" w:hAnsi="Times New Roman" w:cs="Times New Roman"/>
        </w:rPr>
        <w:t>Furthermore, predictive ASVs also varied considerably across soil</w:t>
      </w:r>
      <w:ins w:id="287" w:author="Simona Radutoiu" w:date="2025-03-31T11:45:00Z" w16du:dateUtc="2025-03-31T09:45:00Z">
        <w:r w:rsidR="007B3716">
          <w:rPr>
            <w:rFonts w:ascii="Times New Roman" w:hAnsi="Times New Roman" w:cs="Times New Roman"/>
          </w:rPr>
          <w:t>s</w:t>
        </w:r>
      </w:ins>
      <w:r w:rsidR="003750FF">
        <w:rPr>
          <w:rFonts w:ascii="Times New Roman" w:hAnsi="Times New Roman" w:cs="Times New Roman"/>
        </w:rPr>
        <w:t xml:space="preserve"> </w:t>
      </w:r>
      <w:del w:id="288" w:author="Simona Radutoiu" w:date="2025-03-31T11:45:00Z" w16du:dateUtc="2025-03-31T09:45:00Z">
        <w:r w:rsidR="003750FF" w:rsidDel="007B3716">
          <w:rPr>
            <w:rFonts w:ascii="Times New Roman" w:hAnsi="Times New Roman" w:cs="Times New Roman"/>
          </w:rPr>
          <w:delText xml:space="preserve">types </w:delText>
        </w:r>
      </w:del>
      <w:r w:rsidR="003750FF">
        <w:rPr>
          <w:rFonts w:ascii="Times New Roman" w:hAnsi="Times New Roman" w:cs="Times New Roman"/>
        </w:rPr>
        <w:t xml:space="preserve">and </w:t>
      </w:r>
      <w:del w:id="289" w:author="Simona Radutoiu" w:date="2025-03-31T11:45:00Z" w16du:dateUtc="2025-03-31T09:45:00Z">
        <w:r w:rsidR="003750FF" w:rsidDel="007B3716">
          <w:rPr>
            <w:rFonts w:ascii="Times New Roman" w:hAnsi="Times New Roman" w:cs="Times New Roman"/>
          </w:rPr>
          <w:delText>sample fractions</w:delText>
        </w:r>
      </w:del>
      <w:ins w:id="290" w:author="Simona Radutoiu" w:date="2025-03-31T11:45:00Z" w16du:dateUtc="2025-03-31T09:45:00Z">
        <w:r w:rsidR="007B3716">
          <w:rPr>
            <w:rFonts w:ascii="Times New Roman" w:hAnsi="Times New Roman" w:cs="Times New Roman"/>
          </w:rPr>
          <w:t>compartments</w:t>
        </w:r>
      </w:ins>
      <w:r w:rsidR="003750FF">
        <w:rPr>
          <w:rFonts w:ascii="Times New Roman" w:hAnsi="Times New Roman" w:cs="Times New Roman"/>
        </w:rPr>
        <w:t xml:space="preserve">, revealing that distinct microbial signatures </w:t>
      </w:r>
      <w:del w:id="291" w:author="Simona Radutoiu" w:date="2025-03-31T11:46:00Z" w16du:dateUtc="2025-03-31T09:46:00Z">
        <w:r w:rsidR="003750FF" w:rsidDel="007B3716">
          <w:rPr>
            <w:rFonts w:ascii="Times New Roman" w:hAnsi="Times New Roman" w:cs="Times New Roman"/>
          </w:rPr>
          <w:delText xml:space="preserve">drive </w:delText>
        </w:r>
      </w:del>
      <w:ins w:id="292" w:author="Simona Radutoiu" w:date="2025-03-31T11:46:00Z" w16du:dateUtc="2025-03-31T09:46:00Z">
        <w:r w:rsidR="007B3716">
          <w:rPr>
            <w:rFonts w:ascii="Times New Roman" w:hAnsi="Times New Roman" w:cs="Times New Roman"/>
          </w:rPr>
          <w:t xml:space="preserve">enable </w:t>
        </w:r>
      </w:ins>
      <w:r w:rsidR="003750FF">
        <w:rPr>
          <w:rFonts w:ascii="Times New Roman" w:hAnsi="Times New Roman" w:cs="Times New Roman"/>
        </w:rPr>
        <w:t xml:space="preserve">accurate predictions depending on the plant-soil environment. </w:t>
      </w:r>
      <w:moveFromRangeStart w:id="293" w:author="Simona Radutoiu" w:date="2025-03-31T11:46:00Z" w:name="move194314005"/>
      <w:commentRangeStart w:id="294"/>
      <w:moveFrom w:id="295" w:author="Simona Radutoiu" w:date="2025-03-31T11:46:00Z" w16du:dateUtc="2025-03-31T09:46:00Z">
        <w:r w:rsidR="001333A5" w:rsidRPr="004219CA" w:rsidDel="00270E11">
          <w:rPr>
            <w:rFonts w:ascii="Times New Roman" w:hAnsi="Times New Roman" w:cs="Times New Roman"/>
          </w:rPr>
          <w:t>The ASVs used for prediction accounted for 10</w:t>
        </w:r>
        <w:r w:rsidR="00CB78BE" w:rsidDel="00270E11">
          <w:rPr>
            <w:rFonts w:ascii="Times New Roman" w:hAnsi="Times New Roman" w:cs="Times New Roman"/>
          </w:rPr>
          <w:t>%</w:t>
        </w:r>
        <w:r w:rsidR="00B345F8" w:rsidRPr="00B345F8" w:rsidDel="00270E11">
          <w:rPr>
            <w:rFonts w:ascii="Times New Roman" w:hAnsi="Times New Roman" w:cs="Times New Roman"/>
            <w:color w:val="000000"/>
          </w:rPr>
          <w:t>–</w:t>
        </w:r>
        <w:r w:rsidR="00CB78BE" w:rsidDel="00270E11">
          <w:rPr>
            <w:rFonts w:ascii="Times New Roman" w:hAnsi="Times New Roman" w:cs="Times New Roman"/>
          </w:rPr>
          <w:t xml:space="preserve">45% </w:t>
        </w:r>
        <w:r w:rsidR="00B345F8" w:rsidDel="00270E11">
          <w:rPr>
            <w:rFonts w:ascii="Times New Roman" w:hAnsi="Times New Roman" w:cs="Times New Roman"/>
          </w:rPr>
          <w:t xml:space="preserve">of the </w:t>
        </w:r>
        <w:r w:rsidR="00CB78BE" w:rsidRPr="00B345F8" w:rsidDel="00270E11">
          <w:rPr>
            <w:rFonts w:ascii="Times New Roman" w:hAnsi="Times New Roman" w:cs="Times New Roman"/>
          </w:rPr>
          <w:t>relative abundance</w:t>
        </w:r>
        <w:r w:rsidR="00B345F8" w:rsidRPr="00B345F8" w:rsidDel="00270E11">
          <w:rPr>
            <w:rFonts w:ascii="Times New Roman" w:hAnsi="Times New Roman" w:cs="Times New Roman"/>
          </w:rPr>
          <w:t xml:space="preserve">, highlighting their key role in </w:t>
        </w:r>
        <w:r w:rsidR="008B02E5" w:rsidRPr="00B345F8" w:rsidDel="00270E11">
          <w:rPr>
            <w:rFonts w:ascii="Times New Roman" w:hAnsi="Times New Roman" w:cs="Times New Roman"/>
          </w:rPr>
          <w:t>root</w:t>
        </w:r>
        <w:r w:rsidR="00B345F8" w:rsidRPr="00B345F8" w:rsidDel="00270E11">
          <w:rPr>
            <w:rFonts w:ascii="Times New Roman" w:hAnsi="Times New Roman" w:cs="Times New Roman"/>
          </w:rPr>
          <w:t>-associated</w:t>
        </w:r>
        <w:r w:rsidR="008B02E5" w:rsidRPr="00B345F8" w:rsidDel="00270E11">
          <w:rPr>
            <w:rFonts w:ascii="Times New Roman" w:hAnsi="Times New Roman" w:cs="Times New Roman"/>
          </w:rPr>
          <w:t xml:space="preserve"> communities</w:t>
        </w:r>
        <w:r w:rsidR="004204D1" w:rsidRPr="00B345F8" w:rsidDel="00270E11">
          <w:rPr>
            <w:rFonts w:ascii="Times New Roman" w:hAnsi="Times New Roman" w:cs="Times New Roman"/>
          </w:rPr>
          <w:t xml:space="preserve"> (Fig. 3D)</w:t>
        </w:r>
        <w:r w:rsidR="001333A5" w:rsidRPr="00B345F8" w:rsidDel="00270E11">
          <w:rPr>
            <w:rFonts w:ascii="Times New Roman" w:hAnsi="Times New Roman" w:cs="Times New Roman"/>
          </w:rPr>
          <w:t>.</w:t>
        </w:r>
        <w:r w:rsidR="007777A7" w:rsidRPr="00B345F8" w:rsidDel="00270E11">
          <w:rPr>
            <w:rFonts w:ascii="Times New Roman" w:hAnsi="Times New Roman" w:cs="Times New Roman"/>
          </w:rPr>
          <w:t xml:space="preserve"> </w:t>
        </w:r>
      </w:moveFrom>
      <w:moveFromRangeEnd w:id="293"/>
      <w:r w:rsidR="006419AE">
        <w:rPr>
          <w:rFonts w:ascii="Times New Roman" w:hAnsi="Times New Roman" w:cs="Times New Roman"/>
        </w:rPr>
        <w:t>Additionally</w:t>
      </w:r>
      <w:r w:rsidR="00B345F8" w:rsidRPr="00B345F8">
        <w:rPr>
          <w:rFonts w:ascii="Times New Roman" w:hAnsi="Times New Roman" w:cs="Times New Roman"/>
        </w:rPr>
        <w:t>, t</w:t>
      </w:r>
      <w:r w:rsidR="007777A7" w:rsidRPr="00B345F8">
        <w:rPr>
          <w:rFonts w:ascii="Times New Roman" w:hAnsi="Times New Roman" w:cs="Times New Roman"/>
        </w:rPr>
        <w:t>he inclusion of both symbiosis mutant</w:t>
      </w:r>
      <w:r w:rsidR="00B345F8" w:rsidRPr="00B345F8">
        <w:rPr>
          <w:rFonts w:ascii="Times New Roman" w:hAnsi="Times New Roman" w:cs="Times New Roman"/>
        </w:rPr>
        <w:t xml:space="preserve">s </w:t>
      </w:r>
      <w:r w:rsidR="006419AE">
        <w:rPr>
          <w:rFonts w:ascii="Times New Roman" w:hAnsi="Times New Roman" w:cs="Times New Roman"/>
        </w:rPr>
        <w:t>and</w:t>
      </w:r>
      <w:r w:rsidR="00B345F8" w:rsidRPr="00B345F8">
        <w:rPr>
          <w:rFonts w:ascii="Times New Roman" w:hAnsi="Times New Roman" w:cs="Times New Roman"/>
        </w:rPr>
        <w:t xml:space="preserve"> wild-type plants confirmed that</w:t>
      </w:r>
      <w:r w:rsidR="007777A7" w:rsidRPr="00B345F8">
        <w:rPr>
          <w:rFonts w:ascii="Times New Roman" w:hAnsi="Times New Roman" w:cs="Times New Roman"/>
        </w:rPr>
        <w:t xml:space="preserve"> plant genotype </w:t>
      </w:r>
      <w:r w:rsidR="00B345F8" w:rsidRPr="00B345F8">
        <w:rPr>
          <w:rFonts w:ascii="Times New Roman" w:hAnsi="Times New Roman" w:cs="Times New Roman"/>
        </w:rPr>
        <w:t>did</w:t>
      </w:r>
      <w:r w:rsidR="007777A7" w:rsidRPr="00B345F8">
        <w:rPr>
          <w:rFonts w:ascii="Times New Roman" w:hAnsi="Times New Roman" w:cs="Times New Roman"/>
        </w:rPr>
        <w:t xml:space="preserve"> not interfere with prediction accuracy</w:t>
      </w:r>
      <w:r w:rsidR="00B345F8" w:rsidRPr="00B345F8">
        <w:rPr>
          <w:rFonts w:ascii="Times New Roman" w:hAnsi="Times New Roman" w:cs="Times New Roman"/>
        </w:rPr>
        <w:t xml:space="preserve">, reinforcing the robustness of our approach. </w:t>
      </w:r>
      <w:commentRangeEnd w:id="294"/>
      <w:r w:rsidR="002D7BC6">
        <w:rPr>
          <w:rStyle w:val="CommentReference"/>
        </w:rPr>
        <w:commentReference w:id="294"/>
      </w:r>
      <w:del w:id="296" w:author="Simona Radutoiu" w:date="2025-03-31T11:47:00Z" w16du:dateUtc="2025-03-31T09:47:00Z">
        <w:r w:rsidR="006419AE" w:rsidDel="002D7BC6">
          <w:rPr>
            <w:rFonts w:ascii="Times New Roman" w:hAnsi="Times New Roman" w:cs="Times New Roman"/>
          </w:rPr>
          <w:delText>In summary</w:delText>
        </w:r>
      </w:del>
      <w:ins w:id="297" w:author="Simona Radutoiu" w:date="2025-03-31T11:47:00Z" w16du:dateUtc="2025-03-31T09:47:00Z">
        <w:r w:rsidR="002D7BC6">
          <w:rPr>
            <w:rFonts w:ascii="Times New Roman" w:hAnsi="Times New Roman" w:cs="Times New Roman"/>
          </w:rPr>
          <w:t xml:space="preserve">Together this </w:t>
        </w:r>
      </w:ins>
      <w:ins w:id="298" w:author="Simona Radutoiu" w:date="2025-03-31T11:48:00Z" w16du:dateUtc="2025-03-31T09:48:00Z">
        <w:r w:rsidR="00D839A6">
          <w:rPr>
            <w:rFonts w:ascii="Times New Roman" w:hAnsi="Times New Roman" w:cs="Times New Roman"/>
          </w:rPr>
          <w:t>shows that</w:t>
        </w:r>
      </w:ins>
      <w:del w:id="299" w:author="Simona Radutoiu" w:date="2025-03-31T11:48:00Z" w16du:dateUtc="2025-03-31T09:48:00Z">
        <w:r w:rsidR="006419AE" w:rsidDel="00D839A6">
          <w:rPr>
            <w:rFonts w:ascii="Times New Roman" w:hAnsi="Times New Roman" w:cs="Times New Roman"/>
          </w:rPr>
          <w:delText>,</w:delText>
        </w:r>
      </w:del>
      <w:r w:rsidR="006419AE">
        <w:rPr>
          <w:rFonts w:ascii="Times New Roman" w:hAnsi="Times New Roman" w:cs="Times New Roman"/>
        </w:rPr>
        <w:t xml:space="preserve"> our model </w:t>
      </w:r>
      <w:ins w:id="300" w:author="Simona Radutoiu" w:date="2025-03-31T11:48:00Z" w16du:dateUtc="2025-03-31T09:48:00Z">
        <w:r w:rsidR="00D839A6">
          <w:rPr>
            <w:rFonts w:ascii="Times New Roman" w:hAnsi="Times New Roman" w:cs="Times New Roman"/>
          </w:rPr>
          <w:t xml:space="preserve">based on bacterial communities </w:t>
        </w:r>
      </w:ins>
      <w:r w:rsidR="006419AE">
        <w:rPr>
          <w:rFonts w:ascii="Times New Roman" w:hAnsi="Times New Roman" w:cs="Times New Roman"/>
        </w:rPr>
        <w:t xml:space="preserve">provides a robust tool for predicting </w:t>
      </w:r>
      <w:del w:id="301" w:author="Simona Radutoiu" w:date="2025-03-31T11:48:00Z" w16du:dateUtc="2025-03-31T09:48:00Z">
        <w:r w:rsidR="006419AE" w:rsidDel="00D839A6">
          <w:rPr>
            <w:rFonts w:ascii="Times New Roman" w:hAnsi="Times New Roman" w:cs="Times New Roman"/>
          </w:rPr>
          <w:delText>p</w:delText>
        </w:r>
        <w:r w:rsidR="002A36BC" w:rsidDel="00D839A6">
          <w:rPr>
            <w:rFonts w:ascii="Times New Roman" w:hAnsi="Times New Roman" w:cs="Times New Roman"/>
          </w:rPr>
          <w:delText>la</w:delText>
        </w:r>
        <w:r w:rsidR="006419AE" w:rsidDel="00D839A6">
          <w:rPr>
            <w:rFonts w:ascii="Times New Roman" w:hAnsi="Times New Roman" w:cs="Times New Roman"/>
          </w:rPr>
          <w:delText xml:space="preserve">nt </w:delText>
        </w:r>
      </w:del>
      <w:r w:rsidR="006419AE">
        <w:rPr>
          <w:rFonts w:ascii="Times New Roman" w:hAnsi="Times New Roman" w:cs="Times New Roman"/>
        </w:rPr>
        <w:t>nutri</w:t>
      </w:r>
      <w:ins w:id="302" w:author="Simona Radutoiu" w:date="2025-03-31T11:48:00Z" w16du:dateUtc="2025-03-31T09:48:00Z">
        <w:r w:rsidR="00D839A6">
          <w:rPr>
            <w:rFonts w:ascii="Times New Roman" w:hAnsi="Times New Roman" w:cs="Times New Roman"/>
          </w:rPr>
          <w:t>tional</w:t>
        </w:r>
      </w:ins>
      <w:del w:id="303" w:author="Simona Radutoiu" w:date="2025-03-31T11:48:00Z" w16du:dateUtc="2025-03-31T09:48:00Z">
        <w:r w:rsidR="006419AE" w:rsidDel="00D839A6">
          <w:rPr>
            <w:rFonts w:ascii="Times New Roman" w:hAnsi="Times New Roman" w:cs="Times New Roman"/>
          </w:rPr>
          <w:delText>ent</w:delText>
        </w:r>
      </w:del>
      <w:r w:rsidR="006419AE">
        <w:rPr>
          <w:rFonts w:ascii="Times New Roman" w:hAnsi="Times New Roman" w:cs="Times New Roman"/>
        </w:rPr>
        <w:t xml:space="preserve"> status with high accuracy, surpassing </w:t>
      </w:r>
      <w:r w:rsidR="00B345F8" w:rsidRPr="00B345F8">
        <w:rPr>
          <w:rFonts w:ascii="Times New Roman" w:hAnsi="Times New Roman" w:cs="Times New Roman"/>
        </w:rPr>
        <w:t>90%.</w:t>
      </w:r>
      <w:r w:rsidR="003750FF">
        <w:rPr>
          <w:rFonts w:ascii="Times New Roman" w:hAnsi="Times New Roman" w:cs="Times New Roman"/>
        </w:rPr>
        <w:t xml:space="preserve"> </w:t>
      </w:r>
      <w:r w:rsidR="006419AE">
        <w:rPr>
          <w:rFonts w:ascii="Times New Roman" w:hAnsi="Times New Roman" w:cs="Times New Roman"/>
        </w:rPr>
        <w:t xml:space="preserve">The findings underscore that </w:t>
      </w:r>
      <w:proofErr w:type="spellStart"/>
      <w:r w:rsidR="00466673">
        <w:rPr>
          <w:rFonts w:ascii="Times New Roman" w:hAnsi="Times New Roman" w:cs="Times New Roman"/>
        </w:rPr>
        <w:t>preditive</w:t>
      </w:r>
      <w:proofErr w:type="spellEnd"/>
      <w:r w:rsidR="00466673">
        <w:rPr>
          <w:rFonts w:ascii="Times New Roman" w:hAnsi="Times New Roman" w:cs="Times New Roman"/>
        </w:rPr>
        <w:t xml:space="preserve"> microbial signatures are plant-specific</w:t>
      </w:r>
      <w:r w:rsidR="006419AE">
        <w:rPr>
          <w:rFonts w:ascii="Times New Roman" w:hAnsi="Times New Roman" w:cs="Times New Roman"/>
        </w:rPr>
        <w:t xml:space="preserve">, as distinct ASVs were used to predict nutrient status in </w:t>
      </w:r>
      <w:r w:rsidR="006419AE" w:rsidRPr="006419AE">
        <w:rPr>
          <w:rFonts w:ascii="Times New Roman" w:hAnsi="Times New Roman" w:cs="Times New Roman"/>
          <w:i/>
          <w:iCs/>
        </w:rPr>
        <w:t>Lotus</w:t>
      </w:r>
      <w:r w:rsidR="006419AE">
        <w:rPr>
          <w:rFonts w:ascii="Times New Roman" w:hAnsi="Times New Roman" w:cs="Times New Roman"/>
        </w:rPr>
        <w:t xml:space="preserve"> and </w:t>
      </w:r>
      <w:proofErr w:type="gramStart"/>
      <w:r w:rsidR="006419AE" w:rsidRPr="006419AE">
        <w:rPr>
          <w:rFonts w:ascii="Times New Roman" w:hAnsi="Times New Roman" w:cs="Times New Roman"/>
          <w:i/>
          <w:iCs/>
        </w:rPr>
        <w:t>Hordeum</w:t>
      </w:r>
      <w:r w:rsidR="006419AE">
        <w:rPr>
          <w:rFonts w:ascii="Times New Roman" w:hAnsi="Times New Roman" w:cs="Times New Roman"/>
        </w:rPr>
        <w:t xml:space="preserve">, </w:t>
      </w:r>
      <w:r w:rsidR="00466673">
        <w:rPr>
          <w:rFonts w:ascii="Times New Roman" w:hAnsi="Times New Roman" w:cs="Times New Roman"/>
        </w:rPr>
        <w:t xml:space="preserve"> </w:t>
      </w:r>
      <w:r w:rsidR="006419AE">
        <w:rPr>
          <w:rFonts w:ascii="Times New Roman" w:hAnsi="Times New Roman" w:cs="Times New Roman"/>
        </w:rPr>
        <w:t>highlighting</w:t>
      </w:r>
      <w:proofErr w:type="gramEnd"/>
      <w:r w:rsidR="006419AE">
        <w:rPr>
          <w:rFonts w:ascii="Times New Roman" w:hAnsi="Times New Roman" w:cs="Times New Roman"/>
        </w:rPr>
        <w:t xml:space="preserve"> the species-specific recruitment of indicator taxa. Furthermore, the model demonstrates the complex interplay between plant species, soil types, and sample fractions, with unique predictive microbial markers for each combination</w:t>
      </w:r>
      <w:r w:rsidR="00882A7A">
        <w:rPr>
          <w:rFonts w:ascii="Times New Roman" w:hAnsi="Times New Roman" w:cs="Times New Roman"/>
        </w:rPr>
        <w:t>.</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77777777" w:rsidR="00053E8B" w:rsidRPr="004219CA" w:rsidRDefault="00E6445F" w:rsidP="00DB2FCC">
      <w:pPr>
        <w:spacing w:line="276" w:lineRule="auto"/>
        <w:jc w:val="both"/>
        <w:rPr>
          <w:rFonts w:ascii="Times New Roman" w:hAnsi="Times New Roman" w:cs="Times New Roman"/>
          <w:b/>
          <w:bCs/>
        </w:rPr>
      </w:pPr>
      <w:r w:rsidRPr="002059DF">
        <w:rPr>
          <w:rFonts w:ascii="Times New Roman" w:hAnsi="Times New Roman" w:cs="Times New Roman"/>
          <w:b/>
          <w:bCs/>
        </w:rPr>
        <w:t>Impai</w:t>
      </w:r>
      <w:r w:rsidR="002158A5" w:rsidRPr="002059DF">
        <w:rPr>
          <w:rFonts w:ascii="Times New Roman" w:hAnsi="Times New Roman" w:cs="Times New Roman"/>
          <w:b/>
          <w:bCs/>
        </w:rPr>
        <w:t>rment of</w:t>
      </w:r>
      <w:r w:rsidRPr="002059DF">
        <w:rPr>
          <w:rFonts w:ascii="Times New Roman" w:hAnsi="Times New Roman" w:cs="Times New Roman"/>
          <w:b/>
          <w:bCs/>
        </w:rPr>
        <w:t xml:space="preserve"> symbiosis signalling </w:t>
      </w:r>
      <w:r w:rsidR="002158A5" w:rsidRPr="002059DF">
        <w:rPr>
          <w:rFonts w:ascii="Times New Roman" w:hAnsi="Times New Roman" w:cs="Times New Roman"/>
          <w:b/>
          <w:bCs/>
        </w:rPr>
        <w:t>genes leads to differential s</w:t>
      </w:r>
      <w:r w:rsidRPr="002059DF">
        <w:rPr>
          <w:rFonts w:ascii="Times New Roman" w:hAnsi="Times New Roman" w:cs="Times New Roman"/>
          <w:b/>
          <w:bCs/>
        </w:rPr>
        <w:t>hif</w:t>
      </w:r>
      <w:r w:rsidR="002158A5" w:rsidRPr="002059DF">
        <w:rPr>
          <w:rFonts w:ascii="Times New Roman" w:hAnsi="Times New Roman" w:cs="Times New Roman"/>
          <w:b/>
          <w:bCs/>
        </w:rPr>
        <w:t>ts</w:t>
      </w:r>
      <w:r w:rsidRPr="002059DF">
        <w:rPr>
          <w:rFonts w:ascii="Times New Roman" w:hAnsi="Times New Roman" w:cs="Times New Roman"/>
          <w:b/>
          <w:bCs/>
        </w:rPr>
        <w:t xml:space="preserve"> </w:t>
      </w:r>
      <w:r w:rsidR="002158A5" w:rsidRPr="002059DF">
        <w:rPr>
          <w:rFonts w:ascii="Times New Roman" w:hAnsi="Times New Roman" w:cs="Times New Roman"/>
          <w:b/>
          <w:bCs/>
        </w:rPr>
        <w:t>in the assembly of soil-dwelling microbes</w:t>
      </w:r>
      <w:r w:rsidRPr="002059DF">
        <w:rPr>
          <w:rFonts w:ascii="Times New Roman" w:hAnsi="Times New Roman" w:cs="Times New Roman"/>
          <w:b/>
          <w:bCs/>
        </w:rPr>
        <w:t xml:space="preserve"> in </w:t>
      </w:r>
      <w:r w:rsidRPr="002059DF">
        <w:rPr>
          <w:rFonts w:ascii="Times New Roman" w:hAnsi="Times New Roman" w:cs="Times New Roman"/>
          <w:b/>
          <w:bCs/>
          <w:i/>
          <w:iCs/>
        </w:rPr>
        <w:t>Lotus</w:t>
      </w:r>
      <w:r w:rsidRPr="002059DF">
        <w:rPr>
          <w:rFonts w:ascii="Times New Roman" w:hAnsi="Times New Roman" w:cs="Times New Roman"/>
          <w:b/>
          <w:bCs/>
        </w:rPr>
        <w:t xml:space="preserve"> and </w:t>
      </w:r>
      <w:r w:rsidR="00B36D68" w:rsidRPr="002059DF">
        <w:rPr>
          <w:rFonts w:ascii="Times New Roman" w:hAnsi="Times New Roman" w:cs="Times New Roman"/>
          <w:b/>
          <w:bCs/>
          <w:i/>
          <w:iCs/>
        </w:rPr>
        <w:t>Hordeum</w:t>
      </w:r>
    </w:p>
    <w:p w14:paraId="4A71D8C7" w14:textId="665E454F" w:rsidR="00975BE5" w:rsidRPr="008523AB" w:rsidDel="00D3012E" w:rsidRDefault="00844322" w:rsidP="00DB2FCC">
      <w:pPr>
        <w:spacing w:line="276" w:lineRule="auto"/>
        <w:jc w:val="both"/>
        <w:rPr>
          <w:del w:id="304" w:author="Simona Radutoiu" w:date="2025-03-31T12:34:00Z" w16du:dateUtc="2025-03-31T10:34:00Z"/>
          <w:rFonts w:ascii="Times New Roman" w:hAnsi="Times New Roman" w:cs="Times New Roman"/>
          <w:rPrChange w:id="305" w:author="Simona Radutoiu" w:date="2025-03-31T12:34:00Z" w16du:dateUtc="2025-03-31T10:34:00Z">
            <w:rPr>
              <w:del w:id="306" w:author="Simona Radutoiu" w:date="2025-03-31T12:34:00Z" w16du:dateUtc="2025-03-31T10:34:00Z"/>
              <w:rFonts w:ascii="Times New Roman" w:hAnsi="Times New Roman" w:cs="Times New Roman"/>
              <w:kern w:val="0"/>
            </w:rPr>
          </w:rPrChange>
        </w:rPr>
      </w:pPr>
      <w:r w:rsidRPr="004219CA">
        <w:rPr>
          <w:rFonts w:ascii="Times New Roman" w:hAnsi="Times New Roman" w:cs="Times New Roman"/>
        </w:rPr>
        <w:t xml:space="preserve">Building on </w:t>
      </w:r>
      <w:del w:id="307" w:author="Simona Radutoiu" w:date="2025-03-31T12:20:00Z" w16du:dateUtc="2025-03-31T10:20:00Z">
        <w:r w:rsidRPr="004219CA" w:rsidDel="009210D7">
          <w:rPr>
            <w:rFonts w:ascii="Times New Roman" w:hAnsi="Times New Roman" w:cs="Times New Roman"/>
          </w:rPr>
          <w:delText>previously discusse</w:delText>
        </w:r>
        <w:r w:rsidR="00A511AA" w:rsidDel="009210D7">
          <w:rPr>
            <w:rFonts w:ascii="Times New Roman" w:hAnsi="Times New Roman" w:cs="Times New Roman"/>
          </w:rPr>
          <w:delText>d</w:delText>
        </w:r>
      </w:del>
      <w:ins w:id="308" w:author="Simona Radutoiu" w:date="2025-03-31T12:20:00Z" w16du:dateUtc="2025-03-31T10:20:00Z">
        <w:r w:rsidR="009210D7">
          <w:rPr>
            <w:rFonts w:ascii="Times New Roman" w:hAnsi="Times New Roman" w:cs="Times New Roman"/>
          </w:rPr>
          <w:t>the observed</w:t>
        </w:r>
      </w:ins>
      <w:r w:rsidRPr="004219CA">
        <w:rPr>
          <w:rFonts w:ascii="Times New Roman" w:hAnsi="Times New Roman" w:cs="Times New Roman"/>
        </w:rPr>
        <w:t xml:space="preserve"> effect</w:t>
      </w:r>
      <w:r w:rsidR="00B36D68" w:rsidRPr="004219CA">
        <w:rPr>
          <w:rFonts w:ascii="Times New Roman" w:hAnsi="Times New Roman" w:cs="Times New Roman"/>
        </w:rPr>
        <w:t>s</w:t>
      </w:r>
      <w:r w:rsidRPr="004219CA">
        <w:rPr>
          <w:rFonts w:ascii="Times New Roman" w:hAnsi="Times New Roman" w:cs="Times New Roman"/>
        </w:rPr>
        <w:t xml:space="preserve"> of soil </w:t>
      </w:r>
      <w:del w:id="309" w:author="Simona Radutoiu" w:date="2025-03-31T12:20:00Z" w16du:dateUtc="2025-03-31T10:20:00Z">
        <w:r w:rsidRPr="004219CA" w:rsidDel="009210D7">
          <w:rPr>
            <w:rFonts w:ascii="Times New Roman" w:hAnsi="Times New Roman" w:cs="Times New Roman"/>
          </w:rPr>
          <w:delText xml:space="preserve">nutrient levels </w:delText>
        </w:r>
      </w:del>
      <w:r w:rsidRPr="004219CA">
        <w:rPr>
          <w:rFonts w:ascii="Times New Roman" w:hAnsi="Times New Roman" w:cs="Times New Roman"/>
        </w:rPr>
        <w:t>and host</w:t>
      </w:r>
      <w:r w:rsidR="00B36D68" w:rsidRPr="004219CA">
        <w:rPr>
          <w:rFonts w:ascii="Times New Roman" w:hAnsi="Times New Roman" w:cs="Times New Roman"/>
        </w:rPr>
        <w:t xml:space="preserve"> </w:t>
      </w:r>
      <w:del w:id="310" w:author="Simona Radutoiu" w:date="2025-03-31T12:20:00Z" w16du:dateUtc="2025-03-31T10:20:00Z">
        <w:r w:rsidRPr="004219CA" w:rsidDel="009210D7">
          <w:rPr>
            <w:rFonts w:ascii="Times New Roman" w:hAnsi="Times New Roman" w:cs="Times New Roman"/>
          </w:rPr>
          <w:delText>specificity</w:delText>
        </w:r>
        <w:r w:rsidR="00EB277E" w:rsidDel="009210D7">
          <w:rPr>
            <w:rFonts w:ascii="Times New Roman" w:hAnsi="Times New Roman" w:cs="Times New Roman"/>
          </w:rPr>
          <w:delText xml:space="preserve"> </w:delText>
        </w:r>
      </w:del>
      <w:ins w:id="311" w:author="Simona Radutoiu" w:date="2025-03-31T12:20:00Z" w16du:dateUtc="2025-03-31T10:20:00Z">
        <w:r w:rsidR="009210D7">
          <w:rPr>
            <w:rFonts w:ascii="Times New Roman" w:hAnsi="Times New Roman" w:cs="Times New Roman"/>
          </w:rPr>
          <w:t xml:space="preserve">impact </w:t>
        </w:r>
      </w:ins>
      <w:r w:rsidR="00EB277E">
        <w:rPr>
          <w:rFonts w:ascii="Times New Roman" w:hAnsi="Times New Roman" w:cs="Times New Roman"/>
        </w:rPr>
        <w:t>on root-associated communities</w:t>
      </w:r>
      <w:r w:rsidRPr="004219CA">
        <w:rPr>
          <w:rFonts w:ascii="Times New Roman" w:hAnsi="Times New Roman" w:cs="Times New Roman"/>
        </w:rPr>
        <w:t xml:space="preserve">, we </w:t>
      </w:r>
      <w:ins w:id="312" w:author="Simona Radutoiu" w:date="2025-03-31T12:20:00Z" w16du:dateUtc="2025-03-31T10:20:00Z">
        <w:r w:rsidR="009210D7">
          <w:rPr>
            <w:rFonts w:ascii="Times New Roman" w:hAnsi="Times New Roman" w:cs="Times New Roman"/>
          </w:rPr>
          <w:t xml:space="preserve">asked if the </w:t>
        </w:r>
        <w:r w:rsidR="00FE6F44">
          <w:rPr>
            <w:rFonts w:ascii="Times New Roman" w:hAnsi="Times New Roman" w:cs="Times New Roman"/>
          </w:rPr>
          <w:t xml:space="preserve">symbioses </w:t>
        </w:r>
      </w:ins>
      <w:ins w:id="313" w:author="Simona Radutoiu" w:date="2025-03-31T12:21:00Z" w16du:dateUtc="2025-03-31T10:21:00Z">
        <w:r w:rsidR="00FE6F44">
          <w:rPr>
            <w:rFonts w:ascii="Times New Roman" w:hAnsi="Times New Roman" w:cs="Times New Roman"/>
          </w:rPr>
          <w:t xml:space="preserve">active in the wild-type </w:t>
        </w:r>
      </w:ins>
      <w:del w:id="314" w:author="Simona Radutoiu" w:date="2025-03-31T12:21:00Z" w16du:dateUtc="2025-03-31T10:21:00Z">
        <w:r w:rsidR="00B36D68" w:rsidRPr="004219CA" w:rsidDel="00FE6F44">
          <w:rPr>
            <w:rFonts w:ascii="Times New Roman" w:hAnsi="Times New Roman" w:cs="Times New Roman"/>
          </w:rPr>
          <w:delText>further</w:delText>
        </w:r>
        <w:r w:rsidRPr="004219CA" w:rsidDel="00FE6F44">
          <w:rPr>
            <w:rFonts w:ascii="Times New Roman" w:hAnsi="Times New Roman" w:cs="Times New Roman"/>
          </w:rPr>
          <w:delText xml:space="preserve"> cultivated </w:delText>
        </w:r>
      </w:del>
      <w:r w:rsidRPr="004219CA">
        <w:rPr>
          <w:rFonts w:ascii="Times New Roman" w:hAnsi="Times New Roman" w:cs="Times New Roman"/>
          <w:i/>
        </w:rPr>
        <w:t>Lotus</w:t>
      </w:r>
      <w:r w:rsidRPr="004219CA">
        <w:rPr>
          <w:rFonts w:ascii="Times New Roman" w:hAnsi="Times New Roman" w:cs="Times New Roman"/>
          <w:iCs/>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w:t>
      </w:r>
      <w:ins w:id="315" w:author="Simona Radutoiu" w:date="2025-03-31T12:21:00Z" w16du:dateUtc="2025-03-31T10:21:00Z">
        <w:r w:rsidR="00FE6F44">
          <w:rPr>
            <w:rFonts w:ascii="Times New Roman" w:hAnsi="Times New Roman" w:cs="Times New Roman"/>
          </w:rPr>
          <w:t>had an impact on the observed communities. For this we compared th</w:t>
        </w:r>
        <w:r w:rsidR="00242ECD">
          <w:rPr>
            <w:rFonts w:ascii="Times New Roman" w:hAnsi="Times New Roman" w:cs="Times New Roman"/>
          </w:rPr>
          <w:t xml:space="preserve">e associated communities of </w:t>
        </w:r>
      </w:ins>
      <w:r w:rsidR="00115F49" w:rsidRPr="004219CA">
        <w:rPr>
          <w:rFonts w:ascii="Times New Roman" w:hAnsi="Times New Roman" w:cs="Times New Roman"/>
        </w:rPr>
        <w:t>CSSP</w:t>
      </w:r>
      <w:r w:rsidRPr="004219CA">
        <w:rPr>
          <w:rFonts w:ascii="Times New Roman" w:hAnsi="Times New Roman" w:cs="Times New Roman"/>
        </w:rPr>
        <w:t xml:space="preserve"> mutants </w:t>
      </w:r>
      <w:proofErr w:type="spellStart"/>
      <w:r w:rsidRPr="004219CA">
        <w:rPr>
          <w:rFonts w:ascii="Times New Roman" w:hAnsi="Times New Roman" w:cs="Times New Roman"/>
          <w:i/>
          <w:iCs/>
        </w:rPr>
        <w:t>symrk</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w:t>
      </w:r>
      <w:r w:rsidRPr="004219CA">
        <w:rPr>
          <w:rFonts w:ascii="Times New Roman" w:hAnsi="Times New Roman" w:cs="Times New Roman"/>
          <w:i/>
          <w:iCs/>
        </w:rPr>
        <w:t>nsp1</w:t>
      </w:r>
      <w:r w:rsidRPr="004219CA">
        <w:rPr>
          <w:rFonts w:ascii="Times New Roman" w:hAnsi="Times New Roman" w:cs="Times New Roman"/>
        </w:rPr>
        <w:t xml:space="preserve">, and </w:t>
      </w:r>
      <w:r w:rsidRPr="004219CA">
        <w:rPr>
          <w:rFonts w:ascii="Times New Roman" w:hAnsi="Times New Roman" w:cs="Times New Roman"/>
          <w:i/>
          <w:iCs/>
        </w:rPr>
        <w:t>nsp2</w:t>
      </w:r>
      <w:r w:rsidRPr="004219CA">
        <w:rPr>
          <w:rFonts w:ascii="Times New Roman" w:hAnsi="Times New Roman" w:cs="Times New Roman"/>
        </w:rPr>
        <w:t xml:space="preserve"> on the three soil</w:t>
      </w:r>
      <w:ins w:id="316" w:author="Simona Radutoiu" w:date="2025-03-31T11:49:00Z" w16du:dateUtc="2025-03-31T09:49:00Z">
        <w:r w:rsidR="00B00E8D">
          <w:rPr>
            <w:rFonts w:ascii="Times New Roman" w:hAnsi="Times New Roman" w:cs="Times New Roman"/>
          </w:rPr>
          <w:t>s</w:t>
        </w:r>
      </w:ins>
      <w:r w:rsidR="00B36D68" w:rsidRPr="004219CA">
        <w:rPr>
          <w:rFonts w:ascii="Times New Roman" w:hAnsi="Times New Roman" w:cs="Times New Roman"/>
        </w:rPr>
        <w:t xml:space="preserve"> </w:t>
      </w:r>
      <w:del w:id="317" w:author="Simona Radutoiu" w:date="2025-03-31T11:50:00Z" w16du:dateUtc="2025-03-31T09:50:00Z">
        <w:r w:rsidR="00B36D68" w:rsidRPr="004219CA" w:rsidDel="00B00E8D">
          <w:rPr>
            <w:rFonts w:ascii="Times New Roman" w:hAnsi="Times New Roman" w:cs="Times New Roman"/>
          </w:rPr>
          <w:delText xml:space="preserve">types </w:delText>
        </w:r>
      </w:del>
      <w:r w:rsidR="00B36D68" w:rsidRPr="004219CA">
        <w:rPr>
          <w:rFonts w:ascii="Times New Roman" w:hAnsi="Times New Roman" w:cs="Times New Roman"/>
        </w:rPr>
        <w:t xml:space="preserve">to </w:t>
      </w:r>
      <w:del w:id="318" w:author="Simona Radutoiu" w:date="2025-03-31T12:22:00Z" w16du:dateUtc="2025-03-31T10:22:00Z">
        <w:r w:rsidRPr="004219CA" w:rsidDel="00242ECD">
          <w:rPr>
            <w:rFonts w:ascii="Times New Roman" w:hAnsi="Times New Roman" w:cs="Times New Roman"/>
          </w:rPr>
          <w:delText xml:space="preserve">perform a comparative analysis </w:delText>
        </w:r>
        <w:r w:rsidR="00B36D68" w:rsidRPr="004219CA" w:rsidDel="00242ECD">
          <w:rPr>
            <w:rFonts w:ascii="Times New Roman" w:hAnsi="Times New Roman" w:cs="Times New Roman"/>
          </w:rPr>
          <w:delText>between</w:delText>
        </w:r>
        <w:r w:rsidRPr="004219CA" w:rsidDel="00242ECD">
          <w:rPr>
            <w:rFonts w:ascii="Times New Roman" w:hAnsi="Times New Roman" w:cs="Times New Roman"/>
          </w:rPr>
          <w:delText xml:space="preserve"> a </w:delText>
        </w:r>
      </w:del>
      <w:ins w:id="319" w:author="Simona Radutoiu" w:date="2025-03-31T12:22:00Z" w16du:dateUtc="2025-03-31T10:22:00Z">
        <w:r w:rsidR="00242ECD">
          <w:rPr>
            <w:rFonts w:ascii="Times New Roman" w:hAnsi="Times New Roman" w:cs="Times New Roman"/>
          </w:rPr>
          <w:t>the corresponding wild-type</w:t>
        </w:r>
        <w:r w:rsidR="007A7F6B">
          <w:rPr>
            <w:rFonts w:ascii="Times New Roman" w:hAnsi="Times New Roman" w:cs="Times New Roman"/>
          </w:rPr>
          <w:t xml:space="preserve"> of the two </w:t>
        </w:r>
      </w:ins>
      <w:del w:id="320" w:author="Simona Radutoiu" w:date="2025-03-31T12:22:00Z" w16du:dateUtc="2025-03-31T10:22:00Z">
        <w:r w:rsidRPr="004219CA" w:rsidDel="007A7F6B">
          <w:rPr>
            <w:rFonts w:ascii="Times New Roman" w:hAnsi="Times New Roman" w:cs="Times New Roman"/>
          </w:rPr>
          <w:delText xml:space="preserve">nodulating and non-nodulating </w:delText>
        </w:r>
      </w:del>
      <w:r w:rsidRPr="004219CA">
        <w:rPr>
          <w:rFonts w:ascii="Times New Roman" w:hAnsi="Times New Roman" w:cs="Times New Roman"/>
        </w:rPr>
        <w:t>host</w:t>
      </w:r>
      <w:ins w:id="321" w:author="Simona Radutoiu" w:date="2025-03-31T12:22:00Z" w16du:dateUtc="2025-03-31T10:22:00Z">
        <w:r w:rsidR="007A7F6B">
          <w:rPr>
            <w:rFonts w:ascii="Times New Roman" w:hAnsi="Times New Roman" w:cs="Times New Roman"/>
          </w:rPr>
          <w:t>s</w:t>
        </w:r>
      </w:ins>
      <w:ins w:id="322" w:author="Simona Radutoiu" w:date="2025-03-31T12:23:00Z" w16du:dateUtc="2025-03-31T10:23:00Z">
        <w:r w:rsidR="00685940">
          <w:rPr>
            <w:rFonts w:ascii="Times New Roman" w:hAnsi="Times New Roman" w:cs="Times New Roman"/>
          </w:rPr>
          <w:t xml:space="preserve"> </w:t>
        </w:r>
      </w:ins>
      <w:del w:id="323" w:author="Simona Radutoiu" w:date="2025-03-31T12:23:00Z" w16du:dateUtc="2025-03-31T10:23:00Z">
        <w:r w:rsidR="00B36D68" w:rsidRPr="004219CA" w:rsidDel="00685940">
          <w:rPr>
            <w:rFonts w:ascii="Times New Roman" w:hAnsi="Times New Roman" w:cs="Times New Roman"/>
          </w:rPr>
          <w:delText xml:space="preserve">. This analysis aimed to assess </w:delText>
        </w:r>
        <w:r w:rsidRPr="004219CA" w:rsidDel="00685940">
          <w:rPr>
            <w:rFonts w:ascii="Times New Roman" w:hAnsi="Times New Roman" w:cs="Times New Roman"/>
          </w:rPr>
          <w:delText>the effect</w:delText>
        </w:r>
        <w:r w:rsidR="00B36D68" w:rsidRPr="004219CA" w:rsidDel="00685940">
          <w:rPr>
            <w:rFonts w:ascii="Times New Roman" w:hAnsi="Times New Roman" w:cs="Times New Roman"/>
          </w:rPr>
          <w:delText>s</w:delText>
        </w:r>
        <w:r w:rsidRPr="004219CA" w:rsidDel="00685940">
          <w:rPr>
            <w:rFonts w:ascii="Times New Roman" w:hAnsi="Times New Roman" w:cs="Times New Roman"/>
          </w:rPr>
          <w:delText xml:space="preserve"> of impaired symbiosis signalling on plant fitness</w:delText>
        </w:r>
        <w:r w:rsidR="00B36D68" w:rsidRPr="004219CA" w:rsidDel="00685940">
          <w:rPr>
            <w:rFonts w:ascii="Times New Roman" w:hAnsi="Times New Roman" w:cs="Times New Roman"/>
          </w:rPr>
          <w:delText>, as well as</w:delText>
        </w:r>
        <w:r w:rsidRPr="004219CA" w:rsidDel="00685940">
          <w:rPr>
            <w:rFonts w:ascii="Times New Roman" w:hAnsi="Times New Roman" w:cs="Times New Roman"/>
          </w:rPr>
          <w:delText xml:space="preserve"> the colon</w:delText>
        </w:r>
        <w:r w:rsidR="00EB277E" w:rsidDel="00685940">
          <w:rPr>
            <w:rFonts w:ascii="Times New Roman" w:hAnsi="Times New Roman" w:cs="Times New Roman"/>
          </w:rPr>
          <w:delText>is</w:delText>
        </w:r>
        <w:r w:rsidRPr="004219CA" w:rsidDel="00685940">
          <w:rPr>
            <w:rFonts w:ascii="Times New Roman" w:hAnsi="Times New Roman" w:cs="Times New Roman"/>
          </w:rPr>
          <w:delText>ation o</w:delText>
        </w:r>
        <w:r w:rsidR="004A2993" w:rsidRPr="004219CA" w:rsidDel="00685940">
          <w:rPr>
            <w:rFonts w:ascii="Times New Roman" w:hAnsi="Times New Roman" w:cs="Times New Roman"/>
          </w:rPr>
          <w:delText>f</w:delText>
        </w:r>
        <w:r w:rsidRPr="004219CA" w:rsidDel="00685940">
          <w:rPr>
            <w:rFonts w:ascii="Times New Roman" w:hAnsi="Times New Roman" w:cs="Times New Roman"/>
          </w:rPr>
          <w:delText xml:space="preserve"> </w:delText>
        </w:r>
        <w:r w:rsidR="00B36D68" w:rsidRPr="004219CA" w:rsidDel="00685940">
          <w:rPr>
            <w:rFonts w:ascii="Times New Roman" w:hAnsi="Times New Roman" w:cs="Times New Roman"/>
          </w:rPr>
          <w:delText xml:space="preserve">both symbionts and other </w:delText>
        </w:r>
        <w:r w:rsidR="004A2993" w:rsidRPr="004219CA" w:rsidDel="00685940">
          <w:rPr>
            <w:rFonts w:ascii="Times New Roman" w:hAnsi="Times New Roman" w:cs="Times New Roman"/>
          </w:rPr>
          <w:delText>bacterial</w:delText>
        </w:r>
        <w:r w:rsidRPr="004219CA" w:rsidDel="00685940">
          <w:rPr>
            <w:rFonts w:ascii="Times New Roman" w:hAnsi="Times New Roman" w:cs="Times New Roman"/>
          </w:rPr>
          <w:delText xml:space="preserve"> organisms at the root</w:delText>
        </w:r>
        <w:r w:rsidR="00115F49" w:rsidRPr="004219CA" w:rsidDel="00685940">
          <w:rPr>
            <w:rFonts w:ascii="Times New Roman" w:hAnsi="Times New Roman" w:cs="Times New Roman"/>
          </w:rPr>
          <w:delText>-</w:delText>
        </w:r>
        <w:r w:rsidRPr="004219CA" w:rsidDel="00685940">
          <w:rPr>
            <w:rFonts w:ascii="Times New Roman" w:hAnsi="Times New Roman" w:cs="Times New Roman"/>
          </w:rPr>
          <w:delText xml:space="preserve">soil interface </w:delText>
        </w:r>
      </w:del>
      <w:r w:rsidRPr="004219CA">
        <w:rPr>
          <w:rFonts w:ascii="Times New Roman" w:hAnsi="Times New Roman" w:cs="Times New Roman"/>
        </w:rPr>
        <w:t>(Fi</w:t>
      </w:r>
      <w:r w:rsidR="004A2993" w:rsidRPr="004219CA">
        <w:rPr>
          <w:rFonts w:ascii="Times New Roman" w:hAnsi="Times New Roman" w:cs="Times New Roman"/>
        </w:rPr>
        <w:t>g</w:t>
      </w:r>
      <w:r w:rsidRPr="004219CA">
        <w:rPr>
          <w:rFonts w:ascii="Times New Roman" w:hAnsi="Times New Roman" w:cs="Times New Roman"/>
        </w:rPr>
        <w:t xml:space="preserve">. 4A). We first assessed </w:t>
      </w:r>
      <w:del w:id="324" w:author="Simona Radutoiu" w:date="2025-03-31T12:23:00Z" w16du:dateUtc="2025-03-31T10:23:00Z">
        <w:r w:rsidRPr="004219CA" w:rsidDel="00685940">
          <w:rPr>
            <w:rFonts w:ascii="Times New Roman" w:hAnsi="Times New Roman" w:cs="Times New Roman"/>
          </w:rPr>
          <w:delText xml:space="preserve">plant </w:delText>
        </w:r>
      </w:del>
      <w:ins w:id="325" w:author="Simona Radutoiu" w:date="2025-03-31T12:23:00Z" w16du:dateUtc="2025-03-31T10:23:00Z">
        <w:r w:rsidR="00685940">
          <w:rPr>
            <w:rFonts w:ascii="Times New Roman" w:hAnsi="Times New Roman" w:cs="Times New Roman"/>
          </w:rPr>
          <w:t>the</w:t>
        </w:r>
      </w:ins>
      <w:ins w:id="326" w:author="Simona Radutoiu" w:date="2025-03-31T12:27:00Z" w16du:dateUtc="2025-03-31T10:27:00Z">
        <w:r w:rsidR="00AE66A8">
          <w:rPr>
            <w:rFonts w:ascii="Times New Roman" w:hAnsi="Times New Roman" w:cs="Times New Roman"/>
          </w:rPr>
          <w:t>ir</w:t>
        </w:r>
      </w:ins>
      <w:ins w:id="327" w:author="Simona Radutoiu" w:date="2025-03-31T12:23:00Z" w16du:dateUtc="2025-03-31T10:23:00Z">
        <w:r w:rsidR="00685940">
          <w:rPr>
            <w:rFonts w:ascii="Times New Roman" w:hAnsi="Times New Roman" w:cs="Times New Roman"/>
          </w:rPr>
          <w:t xml:space="preserve"> </w:t>
        </w:r>
      </w:ins>
      <w:r w:rsidRPr="004219CA">
        <w:rPr>
          <w:rFonts w:ascii="Times New Roman" w:hAnsi="Times New Roman" w:cs="Times New Roman"/>
        </w:rPr>
        <w:t>phenotype</w:t>
      </w:r>
      <w:r w:rsidR="004A2993" w:rsidRPr="004219CA">
        <w:rPr>
          <w:rFonts w:ascii="Times New Roman" w:hAnsi="Times New Roman" w:cs="Times New Roman"/>
        </w:rPr>
        <w:t>s</w:t>
      </w:r>
      <w:ins w:id="328" w:author="Simona Radutoiu" w:date="2025-03-31T12:27:00Z" w16du:dateUtc="2025-03-31T10:27:00Z">
        <w:r w:rsidR="00AE66A8">
          <w:rPr>
            <w:rFonts w:ascii="Times New Roman" w:hAnsi="Times New Roman" w:cs="Times New Roman"/>
          </w:rPr>
          <w:t xml:space="preserve"> and observed that i</w:t>
        </w:r>
      </w:ins>
      <w:del w:id="329" w:author="Simona Radutoiu" w:date="2025-03-31T12:27:00Z" w16du:dateUtc="2025-03-31T10:27:00Z">
        <w:r w:rsidRPr="004219CA" w:rsidDel="00AE66A8">
          <w:rPr>
            <w:rFonts w:ascii="Times New Roman" w:hAnsi="Times New Roman" w:cs="Times New Roman"/>
          </w:rPr>
          <w:delText xml:space="preserve">. </w:delText>
        </w:r>
        <w:r w:rsidR="003F3664" w:rsidRPr="004219CA" w:rsidDel="00AE66A8">
          <w:rPr>
            <w:rFonts w:ascii="Times New Roman" w:hAnsi="Times New Roman" w:cs="Times New Roman"/>
          </w:rPr>
          <w:delText>I</w:delText>
        </w:r>
      </w:del>
      <w:r w:rsidR="003F3664" w:rsidRPr="004219CA">
        <w:rPr>
          <w:rFonts w:ascii="Times New Roman" w:hAnsi="Times New Roman" w:cs="Times New Roman"/>
        </w:rPr>
        <w:t xml:space="preserve">n </w:t>
      </w:r>
      <w:r w:rsidRPr="004219CA">
        <w:rPr>
          <w:rFonts w:ascii="Times New Roman" w:hAnsi="Times New Roman" w:cs="Times New Roman"/>
          <w:i/>
          <w:iCs/>
        </w:rPr>
        <w:t>Lotus</w:t>
      </w:r>
      <w:r w:rsidR="003F3664" w:rsidRPr="004219CA">
        <w:rPr>
          <w:rFonts w:ascii="Times New Roman" w:hAnsi="Times New Roman" w:cs="Times New Roman"/>
        </w:rPr>
        <w:t xml:space="preserve">, a significant growth reduction was observed in </w:t>
      </w:r>
      <w:proofErr w:type="spellStart"/>
      <w:r w:rsidR="003F3664" w:rsidRPr="004219CA">
        <w:rPr>
          <w:rFonts w:ascii="Times New Roman" w:hAnsi="Times New Roman" w:cs="Times New Roman"/>
          <w:i/>
          <w:iCs/>
        </w:rPr>
        <w:t>ccamk</w:t>
      </w:r>
      <w:proofErr w:type="spellEnd"/>
      <w:r w:rsidR="003F3664" w:rsidRPr="004219CA">
        <w:rPr>
          <w:rFonts w:ascii="Times New Roman" w:hAnsi="Times New Roman" w:cs="Times New Roman"/>
        </w:rPr>
        <w:t xml:space="preserve"> and </w:t>
      </w:r>
      <w:r w:rsidR="003F3664" w:rsidRPr="004219CA">
        <w:rPr>
          <w:rFonts w:ascii="Times New Roman" w:hAnsi="Times New Roman" w:cs="Times New Roman"/>
          <w:i/>
          <w:iCs/>
        </w:rPr>
        <w:t>nsp1</w:t>
      </w:r>
      <w:r w:rsidR="003F3664" w:rsidRPr="004219CA">
        <w:rPr>
          <w:rFonts w:ascii="Times New Roman" w:hAnsi="Times New Roman" w:cs="Times New Roman"/>
        </w:rPr>
        <w:t xml:space="preserve"> mutants in NPK soil, while an overall reduction </w:t>
      </w:r>
      <w:r w:rsidR="00186225">
        <w:rPr>
          <w:rFonts w:ascii="Times New Roman" w:hAnsi="Times New Roman" w:cs="Times New Roman"/>
        </w:rPr>
        <w:t xml:space="preserve">was observed </w:t>
      </w:r>
      <w:r w:rsidR="003F3664" w:rsidRPr="004219CA">
        <w:rPr>
          <w:rFonts w:ascii="Times New Roman" w:hAnsi="Times New Roman" w:cs="Times New Roman"/>
        </w:rPr>
        <w:t xml:space="preserve">in all </w:t>
      </w:r>
      <w:r w:rsidRPr="004219CA">
        <w:rPr>
          <w:rFonts w:ascii="Times New Roman" w:hAnsi="Times New Roman" w:cs="Times New Roman"/>
        </w:rPr>
        <w:t xml:space="preserve">mutants </w:t>
      </w:r>
      <w:r w:rsidR="00186225">
        <w:rPr>
          <w:rFonts w:ascii="Times New Roman" w:hAnsi="Times New Roman" w:cs="Times New Roman"/>
        </w:rPr>
        <w:t>cultivated</w:t>
      </w:r>
      <w:r w:rsidR="003F3664" w:rsidRPr="004219CA">
        <w:rPr>
          <w:rFonts w:ascii="Times New Roman" w:hAnsi="Times New Roman" w:cs="Times New Roman"/>
        </w:rPr>
        <w:t xml:space="preserve"> in PK and UF</w:t>
      </w:r>
      <w:del w:id="330" w:author="Simona Radutoiu" w:date="2025-03-31T12:28:00Z" w16du:dateUtc="2025-03-31T10:28:00Z">
        <w:r w:rsidR="003F3664" w:rsidRPr="004219CA" w:rsidDel="002F54FB">
          <w:rPr>
            <w:rFonts w:ascii="Times New Roman" w:hAnsi="Times New Roman" w:cs="Times New Roman"/>
          </w:rPr>
          <w:delText xml:space="preserve"> soil</w:delText>
        </w:r>
        <w:r w:rsidR="00B36D68" w:rsidRPr="004219CA" w:rsidDel="002F54FB">
          <w:rPr>
            <w:rFonts w:ascii="Times New Roman" w:hAnsi="Times New Roman" w:cs="Times New Roman"/>
          </w:rPr>
          <w:delText>s</w:delText>
        </w:r>
      </w:del>
      <w:r w:rsidR="003F3664" w:rsidRPr="004219CA">
        <w:rPr>
          <w:rFonts w:ascii="Times New Roman" w:hAnsi="Times New Roman" w:cs="Times New Roman"/>
        </w:rPr>
        <w:t xml:space="preserve">. This growth reduction </w:t>
      </w:r>
      <w:r w:rsidR="00882A7A">
        <w:rPr>
          <w:rFonts w:ascii="Times New Roman" w:hAnsi="Times New Roman" w:cs="Times New Roman"/>
        </w:rPr>
        <w:t xml:space="preserve">is </w:t>
      </w:r>
      <w:r w:rsidR="00B36D68" w:rsidRPr="004219CA">
        <w:rPr>
          <w:rFonts w:ascii="Times New Roman" w:hAnsi="Times New Roman" w:cs="Times New Roman"/>
        </w:rPr>
        <w:t>likely due</w:t>
      </w:r>
      <w:r w:rsidR="003F3664" w:rsidRPr="004219CA">
        <w:rPr>
          <w:rFonts w:ascii="Times New Roman" w:hAnsi="Times New Roman" w:cs="Times New Roman"/>
        </w:rPr>
        <w:t xml:space="preserve"> to </w:t>
      </w:r>
      <w:r w:rsidR="00B36D68" w:rsidRPr="004219CA">
        <w:rPr>
          <w:rFonts w:ascii="Times New Roman" w:hAnsi="Times New Roman" w:cs="Times New Roman"/>
        </w:rPr>
        <w:t>the</w:t>
      </w:r>
      <w:r w:rsidR="003F3664" w:rsidRPr="004219CA">
        <w:rPr>
          <w:rFonts w:ascii="Times New Roman" w:hAnsi="Times New Roman" w:cs="Times New Roman"/>
        </w:rPr>
        <w:t xml:space="preserve"> loss of </w:t>
      </w:r>
      <w:r w:rsidR="00882A7A">
        <w:rPr>
          <w:rFonts w:ascii="Times New Roman" w:hAnsi="Times New Roman" w:cs="Times New Roman"/>
        </w:rPr>
        <w:t>SNF</w:t>
      </w:r>
      <w:r w:rsidR="003F3664" w:rsidRPr="004219CA">
        <w:rPr>
          <w:rFonts w:ascii="Times New Roman" w:hAnsi="Times New Roman" w:cs="Times New Roman"/>
        </w:rPr>
        <w:t xml:space="preserve"> in CSSP mutants, </w:t>
      </w:r>
      <w:r w:rsidR="00B36D68" w:rsidRPr="004219CA">
        <w:rPr>
          <w:rFonts w:ascii="Times New Roman" w:hAnsi="Times New Roman" w:cs="Times New Roman"/>
        </w:rPr>
        <w:t>as</w:t>
      </w:r>
      <w:r w:rsidR="003F3664" w:rsidRPr="004219CA">
        <w:rPr>
          <w:rFonts w:ascii="Times New Roman" w:hAnsi="Times New Roman" w:cs="Times New Roman"/>
        </w:rPr>
        <w:t xml:space="preserve"> supported by the </w:t>
      </w:r>
      <w:r w:rsidR="00B36D68" w:rsidRPr="004219CA">
        <w:rPr>
          <w:rFonts w:ascii="Times New Roman" w:hAnsi="Times New Roman" w:cs="Times New Roman"/>
        </w:rPr>
        <w:t>absence</w:t>
      </w:r>
      <w:r w:rsidR="003F3664" w:rsidRPr="004219CA">
        <w:rPr>
          <w:rFonts w:ascii="Times New Roman" w:hAnsi="Times New Roman" w:cs="Times New Roman"/>
        </w:rPr>
        <w:t xml:space="preserve"> of nodules in all </w:t>
      </w:r>
      <w:r w:rsidR="003F3664" w:rsidRPr="004219CA">
        <w:rPr>
          <w:rFonts w:ascii="Times New Roman" w:hAnsi="Times New Roman" w:cs="Times New Roman"/>
          <w:i/>
          <w:iCs/>
        </w:rPr>
        <w:t>Lotus</w:t>
      </w:r>
      <w:r w:rsidR="003F3664" w:rsidRPr="004219CA">
        <w:rPr>
          <w:rFonts w:ascii="Times New Roman" w:hAnsi="Times New Roman" w:cs="Times New Roman"/>
        </w:rPr>
        <w:t xml:space="preserve"> mutants (Suppl.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 </w:t>
      </w:r>
      <w:r w:rsidR="00B36D68" w:rsidRPr="004219CA">
        <w:rPr>
          <w:rFonts w:ascii="Times New Roman" w:hAnsi="Times New Roman" w:cs="Times New Roman"/>
          <w:kern w:val="0"/>
        </w:rPr>
        <w:t>particularly</w:t>
      </w:r>
      <w:r w:rsidR="003F3664" w:rsidRPr="004219CA">
        <w:rPr>
          <w:rFonts w:ascii="Times New Roman" w:hAnsi="Times New Roman" w:cs="Times New Roman"/>
          <w:kern w:val="0"/>
        </w:rPr>
        <w:t xml:space="preserve"> under P</w:t>
      </w:r>
      <w:r w:rsidR="00B36D68" w:rsidRPr="004219C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3F3664" w:rsidRPr="004219CA">
        <w:rPr>
          <w:rFonts w:ascii="Times New Roman" w:hAnsi="Times New Roman" w:cs="Times New Roman"/>
          <w:kern w:val="0"/>
        </w:rPr>
        <w:t xml:space="preserve"> the reduced growth of </w:t>
      </w:r>
      <w:r w:rsidR="003F3664" w:rsidRPr="004219CA">
        <w:rPr>
          <w:rFonts w:ascii="Times New Roman" w:hAnsi="Times New Roman" w:cs="Times New Roman"/>
          <w:i/>
          <w:iCs/>
          <w:kern w:val="0"/>
        </w:rPr>
        <w:t>Lotus</w:t>
      </w:r>
      <w:r w:rsidR="003F3664" w:rsidRPr="004219CA">
        <w:rPr>
          <w:rFonts w:ascii="Times New Roman" w:hAnsi="Times New Roman" w:cs="Times New Roman"/>
          <w:kern w:val="0"/>
        </w:rPr>
        <w:t xml:space="preserve"> CSSP mutants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In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t>
      </w:r>
      <w:r w:rsidR="009A7DB6">
        <w:rPr>
          <w:rFonts w:ascii="Times New Roman" w:hAnsi="Times New Roman" w:cs="Times New Roman"/>
        </w:rPr>
        <w:t xml:space="preserve">growth was </w:t>
      </w:r>
      <w:del w:id="331" w:author="Simona Radutoiu" w:date="2025-03-31T12:30:00Z" w16du:dateUtc="2025-03-31T10:30:00Z">
        <w:r w:rsidR="006853C3" w:rsidRPr="004219CA" w:rsidDel="001001BB">
          <w:rPr>
            <w:rFonts w:ascii="Times New Roman" w:hAnsi="Times New Roman" w:cs="Times New Roman"/>
          </w:rPr>
          <w:delText>specifically</w:delText>
        </w:r>
        <w:r w:rsidR="009A7DB6" w:rsidDel="001001BB">
          <w:rPr>
            <w:rFonts w:ascii="Times New Roman" w:hAnsi="Times New Roman" w:cs="Times New Roman"/>
          </w:rPr>
          <w:delText xml:space="preserve"> </w:delText>
        </w:r>
      </w:del>
      <w:ins w:id="332" w:author="Simona Radutoiu" w:date="2025-03-31T12:30:00Z" w16du:dateUtc="2025-03-31T10:30:00Z">
        <w:r w:rsidR="001001BB" w:rsidRPr="004219CA">
          <w:rPr>
            <w:rFonts w:ascii="Times New Roman" w:hAnsi="Times New Roman" w:cs="Times New Roman"/>
          </w:rPr>
          <w:t>s</w:t>
        </w:r>
        <w:r w:rsidR="001001BB">
          <w:rPr>
            <w:rFonts w:ascii="Times New Roman" w:hAnsi="Times New Roman" w:cs="Times New Roman"/>
          </w:rPr>
          <w:t xml:space="preserve">ignificantly </w:t>
        </w:r>
      </w:ins>
      <w:r w:rsidR="009A7DB6">
        <w:rPr>
          <w:rFonts w:ascii="Times New Roman" w:hAnsi="Times New Roman" w:cs="Times New Roman"/>
        </w:rPr>
        <w:t>reduced in</w:t>
      </w:r>
      <w:r w:rsidR="00B36D68" w:rsidRPr="004219CA">
        <w:rPr>
          <w:rFonts w:ascii="Times New Roman" w:hAnsi="Times New Roman" w:cs="Times New Roman"/>
        </w:rPr>
        <w:t xml:space="preserve">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mutant</w:t>
      </w:r>
      <w:r w:rsidR="009A7DB6">
        <w:rPr>
          <w:rFonts w:ascii="Times New Roman" w:hAnsi="Times New Roman" w:cs="Times New Roman"/>
        </w:rPr>
        <w:t xml:space="preserve">s </w:t>
      </w:r>
      <w:r w:rsidR="00B36D68" w:rsidRPr="004219CA">
        <w:rPr>
          <w:rFonts w:ascii="Times New Roman" w:hAnsi="Times New Roman" w:cs="Times New Roman"/>
        </w:rPr>
        <w:t>across</w:t>
      </w:r>
      <w:r w:rsidR="006853C3" w:rsidRPr="004219CA">
        <w:rPr>
          <w:rFonts w:ascii="Times New Roman" w:hAnsi="Times New Roman" w:cs="Times New Roman"/>
        </w:rPr>
        <w:t xml:space="preserve"> all </w:t>
      </w:r>
      <w:del w:id="333" w:author="Simona Radutoiu" w:date="2025-03-31T11:50:00Z" w16du:dateUtc="2025-03-31T09:50:00Z">
        <w:r w:rsidR="006853C3" w:rsidRPr="004219CA" w:rsidDel="00B00E8D">
          <w:rPr>
            <w:rFonts w:ascii="Times New Roman" w:hAnsi="Times New Roman" w:cs="Times New Roman"/>
          </w:rPr>
          <w:delText xml:space="preserve">soil types </w:delText>
        </w:r>
      </w:del>
      <w:ins w:id="334" w:author="Simona Radutoiu" w:date="2025-03-31T11:50:00Z" w16du:dateUtc="2025-03-31T09:50:00Z">
        <w:r w:rsidR="00B00E8D">
          <w:rPr>
            <w:rFonts w:ascii="Times New Roman" w:hAnsi="Times New Roman" w:cs="Times New Roman"/>
          </w:rPr>
          <w:t xml:space="preserve">soils </w:t>
        </w:r>
      </w:ins>
      <w:r w:rsidR="006853C3" w:rsidRPr="004219CA">
        <w:rPr>
          <w:rFonts w:ascii="Times New Roman" w:hAnsi="Times New Roman" w:cs="Times New Roman"/>
        </w:rPr>
        <w:t>(Fig.4C)</w:t>
      </w:r>
      <w:ins w:id="335" w:author="Simona Radutoiu" w:date="2025-03-31T12:29:00Z" w16du:dateUtc="2025-03-31T10:29:00Z">
        <w:r w:rsidR="003A1178">
          <w:rPr>
            <w:rFonts w:ascii="Times New Roman" w:hAnsi="Times New Roman" w:cs="Times New Roman"/>
          </w:rPr>
          <w:t xml:space="preserve">, while the other mutants </w:t>
        </w:r>
      </w:ins>
      <w:ins w:id="336" w:author="Simona Radutoiu" w:date="2025-03-31T12:30:00Z" w16du:dateUtc="2025-03-31T10:30:00Z">
        <w:r w:rsidR="001001BB">
          <w:rPr>
            <w:rFonts w:ascii="Times New Roman" w:hAnsi="Times New Roman" w:cs="Times New Roman"/>
          </w:rPr>
          <w:t xml:space="preserve">showed lower, but not substantial reductions compared to </w:t>
        </w:r>
        <w:proofErr w:type="gramStart"/>
        <w:r w:rsidR="001001BB">
          <w:rPr>
            <w:rFonts w:ascii="Times New Roman" w:hAnsi="Times New Roman" w:cs="Times New Roman"/>
          </w:rPr>
          <w:t>wild-type</w:t>
        </w:r>
        <w:proofErr w:type="gramEnd"/>
        <w:r w:rsidR="001001BB">
          <w:rPr>
            <w:rFonts w:ascii="Times New Roman" w:hAnsi="Times New Roman" w:cs="Times New Roman"/>
          </w:rPr>
          <w:t>.</w:t>
        </w:r>
        <w:r w:rsidR="00113861">
          <w:rPr>
            <w:rFonts w:ascii="Times New Roman" w:hAnsi="Times New Roman" w:cs="Times New Roman"/>
          </w:rPr>
          <w:t xml:space="preserve"> The large reduction in plant biomass observed for</w:t>
        </w:r>
      </w:ins>
      <w:ins w:id="337" w:author="Simona Radutoiu" w:date="2025-03-31T12:31:00Z" w16du:dateUtc="2025-03-31T10:31:00Z">
        <w:r w:rsidR="00113861">
          <w:rPr>
            <w:rFonts w:ascii="Times New Roman" w:hAnsi="Times New Roman" w:cs="Times New Roman"/>
          </w:rPr>
          <w:t xml:space="preserve"> </w:t>
        </w:r>
        <w:proofErr w:type="spellStart"/>
        <w:r w:rsidR="00113861">
          <w:rPr>
            <w:rFonts w:ascii="Times New Roman" w:hAnsi="Times New Roman" w:cs="Times New Roman"/>
          </w:rPr>
          <w:t>ccamk</w:t>
        </w:r>
        <w:proofErr w:type="spellEnd"/>
        <w:r w:rsidR="00113861">
          <w:rPr>
            <w:rFonts w:ascii="Times New Roman" w:hAnsi="Times New Roman" w:cs="Times New Roman"/>
          </w:rPr>
          <w:t xml:space="preserve"> mutant </w:t>
        </w:r>
        <w:r w:rsidR="004A6BA1">
          <w:rPr>
            <w:rFonts w:ascii="Times New Roman" w:hAnsi="Times New Roman" w:cs="Times New Roman"/>
          </w:rPr>
          <w:t xml:space="preserve">was not reproduced when both </w:t>
        </w:r>
        <w:r w:rsidR="004A6BA1">
          <w:rPr>
            <w:rFonts w:ascii="Times New Roman" w:hAnsi="Times New Roman" w:cs="Times New Roman"/>
          </w:rPr>
          <w:lastRenderedPageBreak/>
          <w:t>WT and the mutant were grown in axenic</w:t>
        </w:r>
        <w:r w:rsidR="00E94ECE">
          <w:rPr>
            <w:rFonts w:ascii="Times New Roman" w:hAnsi="Times New Roman" w:cs="Times New Roman"/>
          </w:rPr>
          <w:t xml:space="preserve"> conditions</w:t>
        </w:r>
      </w:ins>
      <w:ins w:id="338" w:author="Simona Radutoiu" w:date="2025-03-31T12:32:00Z" w16du:dateUtc="2025-03-31T10:32:00Z">
        <w:r w:rsidR="007937A5">
          <w:rPr>
            <w:rFonts w:ascii="Times New Roman" w:hAnsi="Times New Roman" w:cs="Times New Roman"/>
          </w:rPr>
          <w:t xml:space="preserve"> </w:t>
        </w:r>
      </w:ins>
      <w:moveToRangeStart w:id="339" w:author="Simona Radutoiu" w:date="2025-03-31T12:32:00Z" w:name="move194316788"/>
      <w:moveTo w:id="340" w:author="Simona Radutoiu" w:date="2025-03-31T12:32:00Z" w16du:dateUtc="2025-03-31T10:32:00Z">
        <w:r w:rsidR="007937A5" w:rsidRPr="004219CA">
          <w:rPr>
            <w:rFonts w:ascii="Times New Roman" w:hAnsi="Times New Roman" w:cs="Times New Roman"/>
          </w:rPr>
          <w:t>(Suppl. Fig. 7)</w:t>
        </w:r>
        <w:r w:rsidR="007937A5">
          <w:rPr>
            <w:rFonts w:ascii="Times New Roman" w:hAnsi="Times New Roman" w:cs="Times New Roman"/>
          </w:rPr>
          <w:t>.</w:t>
        </w:r>
      </w:moveTo>
      <w:moveToRangeEnd w:id="339"/>
      <w:ins w:id="341" w:author="Simona Radutoiu" w:date="2025-03-31T12:31:00Z" w16du:dateUtc="2025-03-31T10:31:00Z">
        <w:r w:rsidR="00E94ECE">
          <w:rPr>
            <w:rFonts w:ascii="Times New Roman" w:hAnsi="Times New Roman" w:cs="Times New Roman"/>
          </w:rPr>
          <w:t xml:space="preserve">, indicating that the </w:t>
        </w:r>
      </w:ins>
      <w:ins w:id="342" w:author="Simona Radutoiu" w:date="2025-03-31T12:32:00Z" w16du:dateUtc="2025-03-31T10:32:00Z">
        <w:r w:rsidR="00E94ECE">
          <w:rPr>
            <w:rFonts w:ascii="Times New Roman" w:hAnsi="Times New Roman" w:cs="Times New Roman"/>
          </w:rPr>
          <w:t xml:space="preserve">observed impact </w:t>
        </w:r>
        <w:r w:rsidR="00193B76">
          <w:rPr>
            <w:rFonts w:ascii="Times New Roman" w:hAnsi="Times New Roman" w:cs="Times New Roman"/>
          </w:rPr>
          <w:t xml:space="preserve">is a </w:t>
        </w:r>
        <w:proofErr w:type="gramStart"/>
        <w:r w:rsidR="00193B76">
          <w:rPr>
            <w:rFonts w:ascii="Times New Roman" w:hAnsi="Times New Roman" w:cs="Times New Roman"/>
          </w:rPr>
          <w:t>results of the growth</w:t>
        </w:r>
        <w:proofErr w:type="gramEnd"/>
        <w:r w:rsidR="00193B76">
          <w:rPr>
            <w:rFonts w:ascii="Times New Roman" w:hAnsi="Times New Roman" w:cs="Times New Roman"/>
          </w:rPr>
          <w:t xml:space="preserve"> in soil, a microbial rich </w:t>
        </w:r>
        <w:proofErr w:type="spellStart"/>
        <w:r w:rsidR="00193B76">
          <w:rPr>
            <w:rFonts w:ascii="Times New Roman" w:hAnsi="Times New Roman" w:cs="Times New Roman"/>
          </w:rPr>
          <w:t>enxironment</w:t>
        </w:r>
      </w:ins>
      <w:proofErr w:type="spellEnd"/>
      <w:ins w:id="343" w:author="Simona Radutoiu" w:date="2025-03-31T12:29:00Z" w16du:dateUtc="2025-03-31T10:29:00Z">
        <w:r w:rsidR="00131EDB">
          <w:rPr>
            <w:rFonts w:ascii="Times New Roman" w:hAnsi="Times New Roman" w:cs="Times New Roman"/>
          </w:rPr>
          <w:t>.</w:t>
        </w:r>
      </w:ins>
      <w:ins w:id="344" w:author="Simona Radutoiu" w:date="2025-03-31T12:32:00Z" w16du:dateUtc="2025-03-31T10:32:00Z">
        <w:r w:rsidR="00193B76">
          <w:rPr>
            <w:rFonts w:ascii="Times New Roman" w:hAnsi="Times New Roman" w:cs="Times New Roman"/>
          </w:rPr>
          <w:t xml:space="preserve"> Furthermor</w:t>
        </w:r>
      </w:ins>
      <w:ins w:id="345" w:author="Simona Radutoiu" w:date="2025-03-31T12:33:00Z" w16du:dateUtc="2025-03-31T10:33:00Z">
        <w:r w:rsidR="007937A5">
          <w:rPr>
            <w:rFonts w:ascii="Times New Roman" w:hAnsi="Times New Roman" w:cs="Times New Roman"/>
          </w:rPr>
          <w:t>e</w:t>
        </w:r>
      </w:ins>
      <w:ins w:id="346" w:author="Simona Radutoiu" w:date="2025-03-31T12:32:00Z" w16du:dateUtc="2025-03-31T10:32:00Z">
        <w:r w:rsidR="00193B76">
          <w:rPr>
            <w:rFonts w:ascii="Times New Roman" w:hAnsi="Times New Roman" w:cs="Times New Roman"/>
          </w:rPr>
          <w:t xml:space="preserve">, </w:t>
        </w:r>
      </w:ins>
      <w:ins w:id="347" w:author="Simona Radutoiu" w:date="2025-03-31T12:33:00Z" w16du:dateUtc="2025-03-31T10:33:00Z">
        <w:r w:rsidR="007937A5">
          <w:rPr>
            <w:rFonts w:ascii="Times New Roman" w:hAnsi="Times New Roman" w:cs="Times New Roman"/>
          </w:rPr>
          <w:t>at the time of the analysis, none of the genotypes</w:t>
        </w:r>
        <w:r w:rsidR="00D3012E">
          <w:rPr>
            <w:rFonts w:ascii="Times New Roman" w:hAnsi="Times New Roman" w:cs="Times New Roman"/>
          </w:rPr>
          <w:t xml:space="preserve"> formed AMS, indicating that this symbiosis is not the main driver of the observed differences in plant growth</w:t>
        </w:r>
      </w:ins>
      <w:ins w:id="348" w:author="Simona Radutoiu" w:date="2025-03-31T12:34:00Z" w16du:dateUtc="2025-03-31T10:34:00Z">
        <w:r w:rsidR="00D3012E">
          <w:rPr>
            <w:rFonts w:ascii="Times New Roman" w:hAnsi="Times New Roman" w:cs="Times New Roman"/>
          </w:rPr>
          <w:t>.</w:t>
        </w:r>
        <w:r w:rsidR="008523AB">
          <w:rPr>
            <w:rFonts w:ascii="Times New Roman" w:hAnsi="Times New Roman" w:cs="Times New Roman"/>
          </w:rPr>
          <w:t xml:space="preserve"> The </w:t>
        </w:r>
      </w:ins>
      <w:del w:id="349" w:author="Simona Radutoiu" w:date="2025-03-31T12:34:00Z" w16du:dateUtc="2025-03-31T10:34:00Z">
        <w:r w:rsidR="009A7DB6" w:rsidDel="00D3012E">
          <w:rPr>
            <w:rFonts w:ascii="Times New Roman" w:hAnsi="Times New Roman" w:cs="Times New Roman"/>
          </w:rPr>
          <w:delText xml:space="preserve">, </w:delText>
        </w:r>
        <w:r w:rsidR="00186225" w:rsidDel="00D3012E">
          <w:rPr>
            <w:rFonts w:ascii="Times New Roman" w:hAnsi="Times New Roman" w:cs="Times New Roman"/>
          </w:rPr>
          <w:delText>but this</w:delText>
        </w:r>
        <w:r w:rsidR="009A7DB6" w:rsidDel="00D3012E">
          <w:rPr>
            <w:rFonts w:ascii="Times New Roman" w:hAnsi="Times New Roman" w:cs="Times New Roman"/>
          </w:rPr>
          <w:delText xml:space="preserve"> depended on the presence of microbes</w:delText>
        </w:r>
        <w:r w:rsidR="00186225" w:rsidDel="00D3012E">
          <w:rPr>
            <w:rFonts w:ascii="Times New Roman" w:hAnsi="Times New Roman" w:cs="Times New Roman"/>
          </w:rPr>
          <w:delText>,</w:delText>
        </w:r>
        <w:r w:rsidR="009A7DB6" w:rsidDel="00D3012E">
          <w:rPr>
            <w:rFonts w:ascii="Times New Roman" w:hAnsi="Times New Roman" w:cs="Times New Roman"/>
          </w:rPr>
          <w:delText xml:space="preserve"> as sterile</w:delText>
        </w:r>
        <w:r w:rsidR="00186225" w:rsidDel="00D3012E">
          <w:rPr>
            <w:rFonts w:ascii="Times New Roman" w:hAnsi="Times New Roman" w:cs="Times New Roman"/>
          </w:rPr>
          <w:delText>-</w:delText>
        </w:r>
        <w:r w:rsidR="009A7DB6" w:rsidDel="00D3012E">
          <w:rPr>
            <w:rFonts w:ascii="Times New Roman" w:hAnsi="Times New Roman" w:cs="Times New Roman"/>
          </w:rPr>
          <w:delText xml:space="preserve">grown mutants did not show growth deficits </w:delText>
        </w:r>
      </w:del>
      <w:moveFromRangeStart w:id="350" w:author="Simona Radutoiu" w:date="2025-03-31T12:32:00Z" w:name="move194316788"/>
      <w:moveFrom w:id="351" w:author="Simona Radutoiu" w:date="2025-03-31T12:32:00Z" w16du:dateUtc="2025-03-31T10:32:00Z">
        <w:del w:id="352" w:author="Simona Radutoiu" w:date="2025-03-31T12:34:00Z" w16du:dateUtc="2025-03-31T10:34:00Z">
          <w:r w:rsidR="006853C3" w:rsidRPr="004219CA" w:rsidDel="00D3012E">
            <w:rPr>
              <w:rFonts w:ascii="Times New Roman" w:hAnsi="Times New Roman" w:cs="Times New Roman"/>
            </w:rPr>
            <w:delText>(Suppl. Fig. 7)</w:delText>
          </w:r>
          <w:r w:rsidR="009A7DB6" w:rsidDel="00D3012E">
            <w:rPr>
              <w:rFonts w:ascii="Times New Roman" w:hAnsi="Times New Roman" w:cs="Times New Roman"/>
            </w:rPr>
            <w:delText xml:space="preserve">. </w:delText>
          </w:r>
        </w:del>
      </w:moveFrom>
      <w:moveFromRangeEnd w:id="350"/>
      <w:del w:id="353" w:author="Simona Radutoiu" w:date="2025-03-31T12:34:00Z" w16du:dateUtc="2025-03-31T10:34:00Z">
        <w:r w:rsidR="009A7DB6" w:rsidDel="00D3012E">
          <w:rPr>
            <w:rFonts w:ascii="Times New Roman" w:hAnsi="Times New Roman" w:cs="Times New Roman"/>
          </w:rPr>
          <w:delText xml:space="preserve">Neither </w:delText>
        </w:r>
        <w:r w:rsidR="00115F49" w:rsidRPr="004219CA" w:rsidDel="00D3012E">
          <w:rPr>
            <w:rFonts w:ascii="Times New Roman" w:hAnsi="Times New Roman" w:cs="Times New Roman"/>
            <w:i/>
            <w:iCs/>
            <w:kern w:val="0"/>
          </w:rPr>
          <w:delText>Hordeum</w:delText>
        </w:r>
        <w:r w:rsidR="00115F49" w:rsidRPr="004219CA" w:rsidDel="00D3012E">
          <w:rPr>
            <w:rFonts w:ascii="Times New Roman" w:hAnsi="Times New Roman" w:cs="Times New Roman"/>
            <w:kern w:val="0"/>
          </w:rPr>
          <w:delText xml:space="preserve"> wild-type nor CSSP mutants formed AMS </w:delText>
        </w:r>
        <w:r w:rsidR="009A7DB6" w:rsidDel="00D3012E">
          <w:rPr>
            <w:rFonts w:ascii="Times New Roman" w:hAnsi="Times New Roman" w:cs="Times New Roman"/>
            <w:kern w:val="0"/>
          </w:rPr>
          <w:delText xml:space="preserve">at </w:delText>
        </w:r>
        <w:r w:rsidR="00186225" w:rsidDel="00D3012E">
          <w:rPr>
            <w:rFonts w:ascii="Times New Roman" w:hAnsi="Times New Roman" w:cs="Times New Roman"/>
            <w:kern w:val="0"/>
          </w:rPr>
          <w:delText>three</w:delText>
        </w:r>
        <w:r w:rsidR="009A7DB6" w:rsidDel="00D3012E">
          <w:rPr>
            <w:rFonts w:ascii="Times New Roman" w:hAnsi="Times New Roman" w:cs="Times New Roman"/>
            <w:kern w:val="0"/>
          </w:rPr>
          <w:delText xml:space="preserve"> weeks</w:delText>
        </w:r>
        <w:r w:rsidR="00115F49" w:rsidRPr="004219CA" w:rsidDel="00D3012E">
          <w:rPr>
            <w:rFonts w:ascii="Times New Roman" w:hAnsi="Times New Roman" w:cs="Times New Roman"/>
            <w:kern w:val="0"/>
          </w:rPr>
          <w:delText xml:space="preserve">, </w:delText>
        </w:r>
        <w:r w:rsidR="00F847C2" w:rsidRPr="004219CA" w:rsidDel="00D3012E">
          <w:rPr>
            <w:rFonts w:ascii="Times New Roman" w:hAnsi="Times New Roman" w:cs="Times New Roman"/>
            <w:kern w:val="0"/>
          </w:rPr>
          <w:delText>indicat</w:delText>
        </w:r>
        <w:r w:rsidR="009A7DB6" w:rsidDel="00D3012E">
          <w:rPr>
            <w:rFonts w:ascii="Times New Roman" w:hAnsi="Times New Roman" w:cs="Times New Roman"/>
            <w:kern w:val="0"/>
          </w:rPr>
          <w:delText>ing</w:delText>
        </w:r>
        <w:r w:rsidR="00695932" w:rsidRPr="004219CA" w:rsidDel="00D3012E">
          <w:rPr>
            <w:rFonts w:ascii="Times New Roman" w:hAnsi="Times New Roman" w:cs="Times New Roman"/>
            <w:kern w:val="0"/>
          </w:rPr>
          <w:delText xml:space="preserve"> that AMS </w:delText>
        </w:r>
        <w:r w:rsidR="00F847C2" w:rsidRPr="004219CA" w:rsidDel="00D3012E">
          <w:rPr>
            <w:rFonts w:ascii="Times New Roman" w:hAnsi="Times New Roman" w:cs="Times New Roman"/>
            <w:kern w:val="0"/>
          </w:rPr>
          <w:delText xml:space="preserve">impairment </w:delText>
        </w:r>
        <w:r w:rsidR="009A7DB6" w:rsidDel="00D3012E">
          <w:rPr>
            <w:rFonts w:ascii="Times New Roman" w:hAnsi="Times New Roman" w:cs="Times New Roman"/>
            <w:kern w:val="0"/>
          </w:rPr>
          <w:delText xml:space="preserve">was not the reason for reduced </w:delText>
        </w:r>
        <w:r w:rsidR="009A7DB6" w:rsidDel="00D3012E">
          <w:rPr>
            <w:rFonts w:ascii="Times New Roman" w:hAnsi="Times New Roman" w:cs="Times New Roman"/>
            <w:i/>
            <w:iCs/>
            <w:kern w:val="0"/>
          </w:rPr>
          <w:delText>ccamk</w:delText>
        </w:r>
        <w:r w:rsidR="009A7DB6" w:rsidDel="00D3012E">
          <w:rPr>
            <w:rFonts w:ascii="Times New Roman" w:hAnsi="Times New Roman" w:cs="Times New Roman"/>
            <w:kern w:val="0"/>
          </w:rPr>
          <w:delText xml:space="preserve"> growth</w:delText>
        </w:r>
        <w:r w:rsidR="00350B0D" w:rsidDel="00D3012E">
          <w:rPr>
            <w:rFonts w:ascii="Times New Roman" w:hAnsi="Times New Roman" w:cs="Times New Roman"/>
            <w:kern w:val="0"/>
          </w:rPr>
          <w:delText xml:space="preserve"> at this growth stage</w:delText>
        </w:r>
        <w:r w:rsidR="009A7DB6" w:rsidDel="00D3012E">
          <w:rPr>
            <w:rFonts w:ascii="Times New Roman" w:hAnsi="Times New Roman" w:cs="Times New Roman"/>
            <w:kern w:val="0"/>
          </w:rPr>
          <w:delText>.</w:delText>
        </w:r>
      </w:del>
    </w:p>
    <w:p w14:paraId="14416391" w14:textId="78456630" w:rsidR="00350B0D" w:rsidRDefault="008523AB" w:rsidP="00DB2FCC">
      <w:pPr>
        <w:spacing w:line="276" w:lineRule="auto"/>
        <w:jc w:val="both"/>
        <w:rPr>
          <w:rFonts w:ascii="Times New Roman" w:hAnsi="Times New Roman" w:cs="Times New Roman"/>
          <w:kern w:val="0"/>
        </w:rPr>
      </w:pPr>
      <w:ins w:id="354" w:author="Simona Radutoiu" w:date="2025-03-31T12:34:00Z" w16du:dateUtc="2025-03-31T10:34:00Z">
        <w:r>
          <w:rPr>
            <w:rFonts w:ascii="Times New Roman" w:hAnsi="Times New Roman" w:cs="Times New Roman"/>
            <w:kern w:val="0"/>
          </w:rPr>
          <w:t>a</w:t>
        </w:r>
      </w:ins>
      <w:del w:id="355" w:author="Simona Radutoiu" w:date="2025-03-31T12:34:00Z" w16du:dateUtc="2025-03-31T10:34:00Z">
        <w:r w:rsidR="004A2993" w:rsidRPr="004219CA" w:rsidDel="008523AB">
          <w:rPr>
            <w:rFonts w:ascii="Times New Roman" w:hAnsi="Times New Roman" w:cs="Times New Roman"/>
            <w:kern w:val="0"/>
          </w:rPr>
          <w:delText>A</w:delText>
        </w:r>
      </w:del>
      <w:r w:rsidR="004A2993" w:rsidRPr="004219CA">
        <w:rPr>
          <w:rFonts w:ascii="Times New Roman" w:hAnsi="Times New Roman" w:cs="Times New Roman"/>
          <w:kern w:val="0"/>
        </w:rPr>
        <w:t xml:space="preserve">lpha diversity of </w:t>
      </w:r>
      <w:r w:rsidR="004A2993" w:rsidRPr="004219CA">
        <w:rPr>
          <w:rFonts w:ascii="Times New Roman" w:hAnsi="Times New Roman" w:cs="Times New Roman"/>
          <w:i/>
          <w:iCs/>
          <w:kern w:val="0"/>
        </w:rPr>
        <w:t>Lotus</w:t>
      </w:r>
      <w:r w:rsidR="004A2993" w:rsidRPr="004219CA">
        <w:rPr>
          <w:rFonts w:ascii="Times New Roman" w:hAnsi="Times New Roman" w:cs="Times New Roman"/>
          <w:kern w:val="0"/>
        </w:rPr>
        <w:t xml:space="preserve"> and </w:t>
      </w:r>
      <w:r w:rsidR="004A2993" w:rsidRPr="004219CA">
        <w:rPr>
          <w:rFonts w:ascii="Times New Roman" w:hAnsi="Times New Roman" w:cs="Times New Roman"/>
          <w:i/>
          <w:iCs/>
          <w:kern w:val="0"/>
        </w:rPr>
        <w:t>Hordeum</w:t>
      </w:r>
      <w:r w:rsidR="004A2993" w:rsidRPr="004219CA">
        <w:rPr>
          <w:rFonts w:ascii="Times New Roman" w:hAnsi="Times New Roman" w:cs="Times New Roman"/>
          <w:kern w:val="0"/>
        </w:rPr>
        <w:t xml:space="preserve"> bacterial communities was </w:t>
      </w:r>
      <w:r w:rsidR="00975BE5" w:rsidRPr="004219CA">
        <w:rPr>
          <w:rFonts w:ascii="Times New Roman" w:hAnsi="Times New Roman" w:cs="Times New Roman"/>
          <w:kern w:val="0"/>
        </w:rPr>
        <w:t>generally</w:t>
      </w:r>
      <w:r w:rsidR="004A2993" w:rsidRPr="004219CA">
        <w:rPr>
          <w:rFonts w:ascii="Times New Roman" w:hAnsi="Times New Roman" w:cs="Times New Roman"/>
          <w:kern w:val="0"/>
        </w:rPr>
        <w:t xml:space="preserve"> unaffected by CSSP impairment, except for </w:t>
      </w:r>
      <w:r w:rsidR="00186225">
        <w:rPr>
          <w:rFonts w:ascii="Times New Roman" w:hAnsi="Times New Roman" w:cs="Times New Roman"/>
          <w:kern w:val="0"/>
        </w:rPr>
        <w:t xml:space="preserve">a </w:t>
      </w:r>
      <w:r w:rsidR="004A2993" w:rsidRPr="004219CA">
        <w:rPr>
          <w:rFonts w:ascii="Times New Roman" w:hAnsi="Times New Roman" w:cs="Times New Roman"/>
          <w:kern w:val="0"/>
        </w:rPr>
        <w:t>higher diversity observed in</w:t>
      </w:r>
      <w:r w:rsidR="00975BE5" w:rsidRPr="004219CA">
        <w:rPr>
          <w:rFonts w:ascii="Times New Roman" w:hAnsi="Times New Roman" w:cs="Times New Roman"/>
          <w:kern w:val="0"/>
        </w:rPr>
        <w:t xml:space="preserve"> </w:t>
      </w:r>
      <w:r w:rsidR="004A2993" w:rsidRPr="004219CA">
        <w:rPr>
          <w:rFonts w:ascii="Times New Roman" w:hAnsi="Times New Roman" w:cs="Times New Roman"/>
          <w:i/>
          <w:iCs/>
          <w:kern w:val="0"/>
        </w:rPr>
        <w:t>Lotus</w:t>
      </w:r>
      <w:r w:rsidR="004A2993" w:rsidRPr="004219CA">
        <w:rPr>
          <w:rFonts w:ascii="Times New Roman" w:hAnsi="Times New Roman" w:cs="Times New Roman"/>
          <w:kern w:val="0"/>
        </w:rPr>
        <w:t xml:space="preserve"> </w:t>
      </w:r>
      <w:r w:rsidR="004A2993" w:rsidRPr="004219CA">
        <w:rPr>
          <w:rFonts w:ascii="Times New Roman" w:hAnsi="Times New Roman" w:cs="Times New Roman"/>
          <w:i/>
          <w:iCs/>
          <w:kern w:val="0"/>
        </w:rPr>
        <w:t>nsp2</w:t>
      </w:r>
      <w:r w:rsidR="004A2993" w:rsidRPr="004219CA">
        <w:rPr>
          <w:rFonts w:ascii="Times New Roman" w:hAnsi="Times New Roman" w:cs="Times New Roman"/>
          <w:kern w:val="0"/>
        </w:rPr>
        <w:t xml:space="preserve"> </w:t>
      </w:r>
      <w:ins w:id="356" w:author="Simona Radutoiu" w:date="2025-03-31T12:35:00Z" w16du:dateUtc="2025-03-31T10:35:00Z">
        <w:r w:rsidR="009131EF" w:rsidRPr="004219CA">
          <w:rPr>
            <w:rFonts w:ascii="Times New Roman" w:hAnsi="Times New Roman" w:cs="Times New Roman"/>
            <w:kern w:val="0"/>
          </w:rPr>
          <w:t xml:space="preserve">rhizosphere </w:t>
        </w:r>
      </w:ins>
      <w:del w:id="357" w:author="Simona Radutoiu" w:date="2025-03-31T12:35:00Z" w16du:dateUtc="2025-03-31T10:35:00Z">
        <w:r w:rsidR="004A2993" w:rsidRPr="004219CA" w:rsidDel="009131EF">
          <w:rPr>
            <w:rFonts w:ascii="Times New Roman" w:hAnsi="Times New Roman" w:cs="Times New Roman"/>
            <w:kern w:val="0"/>
          </w:rPr>
          <w:delText>mutant</w:delText>
        </w:r>
        <w:r w:rsidR="009A7DB6" w:rsidDel="009131EF">
          <w:rPr>
            <w:rFonts w:ascii="Times New Roman" w:hAnsi="Times New Roman" w:cs="Times New Roman"/>
            <w:kern w:val="0"/>
          </w:rPr>
          <w:delText>s</w:delText>
        </w:r>
        <w:r w:rsidR="004A2993" w:rsidRPr="004219CA" w:rsidDel="009131EF">
          <w:rPr>
            <w:rFonts w:ascii="Times New Roman" w:hAnsi="Times New Roman" w:cs="Times New Roman"/>
            <w:kern w:val="0"/>
          </w:rPr>
          <w:delText xml:space="preserve"> </w:delText>
        </w:r>
      </w:del>
      <w:ins w:id="358" w:author="Simona Radutoiu" w:date="2025-03-31T12:35:00Z" w16du:dateUtc="2025-03-31T10:35:00Z">
        <w:r w:rsidR="009131EF">
          <w:rPr>
            <w:rFonts w:ascii="Times New Roman" w:hAnsi="Times New Roman" w:cs="Times New Roman"/>
            <w:kern w:val="0"/>
          </w:rPr>
          <w:t>when plants were</w:t>
        </w:r>
        <w:r w:rsidR="009131EF" w:rsidRPr="004219CA">
          <w:rPr>
            <w:rFonts w:ascii="Times New Roman" w:hAnsi="Times New Roman" w:cs="Times New Roman"/>
            <w:kern w:val="0"/>
          </w:rPr>
          <w:t xml:space="preserve"> </w:t>
        </w:r>
      </w:ins>
      <w:ins w:id="359" w:author="Simona Radutoiu" w:date="2025-03-31T12:34:00Z" w16du:dateUtc="2025-03-31T10:34:00Z">
        <w:r w:rsidR="009131EF">
          <w:rPr>
            <w:rFonts w:ascii="Times New Roman" w:hAnsi="Times New Roman" w:cs="Times New Roman"/>
            <w:kern w:val="0"/>
          </w:rPr>
          <w:t xml:space="preserve">grown </w:t>
        </w:r>
      </w:ins>
      <w:r w:rsidR="004A2993" w:rsidRPr="004219CA">
        <w:rPr>
          <w:rFonts w:ascii="Times New Roman" w:hAnsi="Times New Roman" w:cs="Times New Roman"/>
          <w:kern w:val="0"/>
        </w:rPr>
        <w:t>in the PK</w:t>
      </w:r>
      <w:ins w:id="360" w:author="Simona Radutoiu" w:date="2025-03-31T12:35:00Z" w16du:dateUtc="2025-03-31T10:35:00Z">
        <w:r w:rsidR="009131EF">
          <w:rPr>
            <w:rFonts w:ascii="Times New Roman" w:hAnsi="Times New Roman" w:cs="Times New Roman"/>
            <w:kern w:val="0"/>
          </w:rPr>
          <w:t xml:space="preserve"> soil</w:t>
        </w:r>
      </w:ins>
      <w:r w:rsidR="004A2993" w:rsidRPr="004219CA">
        <w:rPr>
          <w:rFonts w:ascii="Times New Roman" w:hAnsi="Times New Roman" w:cs="Times New Roman"/>
          <w:kern w:val="0"/>
        </w:rPr>
        <w:t xml:space="preserve"> </w:t>
      </w:r>
      <w:del w:id="361" w:author="Simona Radutoiu" w:date="2025-03-31T12:35:00Z" w16du:dateUtc="2025-03-31T10:35:00Z">
        <w:r w:rsidR="004A2993" w:rsidRPr="004219CA" w:rsidDel="009131EF">
          <w:rPr>
            <w:rFonts w:ascii="Times New Roman" w:hAnsi="Times New Roman" w:cs="Times New Roman"/>
            <w:kern w:val="0"/>
          </w:rPr>
          <w:delText xml:space="preserve">rhizosphere </w:delText>
        </w:r>
      </w:del>
      <w:r w:rsidR="004A2993" w:rsidRPr="004219CA">
        <w:rPr>
          <w:rFonts w:ascii="Times New Roman" w:hAnsi="Times New Roman" w:cs="Times New Roman"/>
          <w:kern w:val="0"/>
        </w:rPr>
        <w:t>(Suppl. Fig. 8).</w:t>
      </w:r>
      <w:r w:rsidR="009B203D" w:rsidRPr="004219CA">
        <w:rPr>
          <w:rFonts w:ascii="Times New Roman" w:hAnsi="Times New Roman" w:cs="Times New Roman"/>
          <w:kern w:val="0"/>
        </w:rPr>
        <w:t xml:space="preserve"> Beta diversity </w:t>
      </w:r>
      <w:ins w:id="362" w:author="Simona Radutoiu" w:date="2025-03-31T12:57:00Z" w16du:dateUtc="2025-03-31T10:57:00Z">
        <w:r w:rsidR="00A505AD">
          <w:rPr>
            <w:rFonts w:ascii="Times New Roman" w:hAnsi="Times New Roman" w:cs="Times New Roman"/>
            <w:kern w:val="0"/>
          </w:rPr>
          <w:t>ana</w:t>
        </w:r>
      </w:ins>
      <w:ins w:id="363" w:author="Simona Radutoiu" w:date="2025-03-31T12:58:00Z" w16du:dateUtc="2025-03-31T10:58:00Z">
        <w:r w:rsidR="00A505AD">
          <w:rPr>
            <w:rFonts w:ascii="Times New Roman" w:hAnsi="Times New Roman" w:cs="Times New Roman"/>
            <w:kern w:val="0"/>
          </w:rPr>
          <w:t xml:space="preserve">lysis </w:t>
        </w:r>
        <w:r w:rsidR="006C0D97">
          <w:rPr>
            <w:rFonts w:ascii="Times New Roman" w:hAnsi="Times New Roman" w:cs="Times New Roman"/>
            <w:kern w:val="0"/>
          </w:rPr>
          <w:t xml:space="preserve">revealed that </w:t>
        </w:r>
      </w:ins>
      <w:del w:id="364" w:author="Simona Radutoiu" w:date="2025-03-31T12:58:00Z" w16du:dateUtc="2025-03-31T10:58:00Z">
        <w:r w:rsidR="009B203D" w:rsidRPr="004219CA" w:rsidDel="006C0D97">
          <w:rPr>
            <w:rFonts w:ascii="Times New Roman" w:hAnsi="Times New Roman" w:cs="Times New Roman"/>
            <w:kern w:val="0"/>
          </w:rPr>
          <w:delText xml:space="preserve">was predominantly shaped by </w:delText>
        </w:r>
      </w:del>
      <w:ins w:id="365" w:author="Simona Radutoiu" w:date="2025-03-31T12:35:00Z" w16du:dateUtc="2025-03-31T10:35:00Z">
        <w:r w:rsidR="003872D3">
          <w:rPr>
            <w:rFonts w:ascii="Times New Roman" w:hAnsi="Times New Roman" w:cs="Times New Roman"/>
            <w:kern w:val="0"/>
          </w:rPr>
          <w:t xml:space="preserve">the </w:t>
        </w:r>
      </w:ins>
      <w:r w:rsidR="009B203D" w:rsidRPr="004219CA">
        <w:rPr>
          <w:rFonts w:ascii="Times New Roman" w:hAnsi="Times New Roman" w:cs="Times New Roman"/>
          <w:kern w:val="0"/>
        </w:rPr>
        <w:t xml:space="preserve">soil </w:t>
      </w:r>
      <w:ins w:id="366" w:author="Simona Radutoiu" w:date="2025-03-31T12:58:00Z" w16du:dateUtc="2025-03-31T10:58:00Z">
        <w:r w:rsidR="006C0D97">
          <w:rPr>
            <w:rFonts w:ascii="Times New Roman" w:hAnsi="Times New Roman" w:cs="Times New Roman"/>
            <w:kern w:val="0"/>
          </w:rPr>
          <w:t xml:space="preserve">type had the largest impact on bacterial communities </w:t>
        </w:r>
      </w:ins>
      <w:del w:id="367" w:author="Simona Radutoiu" w:date="2025-03-31T12:35:00Z" w16du:dateUtc="2025-03-31T10:35:00Z">
        <w:r w:rsidR="009B203D" w:rsidRPr="004219CA" w:rsidDel="003872D3">
          <w:rPr>
            <w:rFonts w:ascii="Times New Roman" w:hAnsi="Times New Roman" w:cs="Times New Roman"/>
            <w:kern w:val="0"/>
          </w:rPr>
          <w:delText xml:space="preserve">nutrient levels </w:delText>
        </w:r>
      </w:del>
      <w:r w:rsidR="009B203D" w:rsidRPr="004219CA">
        <w:rPr>
          <w:rFonts w:ascii="Times New Roman" w:hAnsi="Times New Roman" w:cs="Times New Roman"/>
          <w:kern w:val="0"/>
        </w:rPr>
        <w:t xml:space="preserve">(Fig. 4B) but </w:t>
      </w:r>
      <w:del w:id="368" w:author="Simona Radutoiu" w:date="2025-03-31T12:58:00Z" w16du:dateUtc="2025-03-31T10:58:00Z">
        <w:r w:rsidR="009B203D" w:rsidRPr="004219CA" w:rsidDel="006C0D97">
          <w:rPr>
            <w:rFonts w:ascii="Times New Roman" w:hAnsi="Times New Roman" w:cs="Times New Roman"/>
            <w:kern w:val="0"/>
          </w:rPr>
          <w:delText xml:space="preserve">also </w:delText>
        </w:r>
        <w:r w:rsidR="00975BE5" w:rsidRPr="004219CA" w:rsidDel="006C0D97">
          <w:rPr>
            <w:rFonts w:ascii="Times New Roman" w:hAnsi="Times New Roman" w:cs="Times New Roman"/>
            <w:kern w:val="0"/>
          </w:rPr>
          <w:delText>exhibited</w:delText>
        </w:r>
      </w:del>
      <w:ins w:id="369" w:author="Simona Radutoiu" w:date="2025-03-31T12:58:00Z" w16du:dateUtc="2025-03-31T10:58:00Z">
        <w:r w:rsidR="006C0D97">
          <w:rPr>
            <w:rFonts w:ascii="Times New Roman" w:hAnsi="Times New Roman" w:cs="Times New Roman"/>
            <w:kern w:val="0"/>
          </w:rPr>
          <w:t>a</w:t>
        </w:r>
      </w:ins>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varying degree</w:t>
      </w:r>
      <w:del w:id="370" w:author="Simona Radutoiu" w:date="2025-03-31T12:58:00Z" w16du:dateUtc="2025-03-31T10:58:00Z">
        <w:r w:rsidR="00975BE5" w:rsidRPr="004219CA" w:rsidDel="006C0D97">
          <w:rPr>
            <w:rFonts w:ascii="Times New Roman" w:hAnsi="Times New Roman" w:cs="Times New Roman"/>
            <w:kern w:val="0"/>
          </w:rPr>
          <w:delText>s</w:delText>
        </w:r>
      </w:del>
      <w:r w:rsidR="00975BE5" w:rsidRPr="004219CA">
        <w:rPr>
          <w:rFonts w:ascii="Times New Roman" w:hAnsi="Times New Roman" w:cs="Times New Roman"/>
          <w:kern w:val="0"/>
        </w:rPr>
        <w:t xml:space="preserve"> of</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differential </w:t>
      </w:r>
      <w:r w:rsidR="009B203D" w:rsidRPr="004219CA">
        <w:rPr>
          <w:rFonts w:ascii="Times New Roman" w:hAnsi="Times New Roman" w:cs="Times New Roman"/>
          <w:kern w:val="0"/>
        </w:rPr>
        <w:t xml:space="preserve">clustering </w:t>
      </w:r>
      <w:ins w:id="371" w:author="Simona Radutoiu" w:date="2025-03-31T12:59:00Z" w16du:dateUtc="2025-03-31T10:59:00Z">
        <w:r w:rsidR="006C0D97">
          <w:rPr>
            <w:rFonts w:ascii="Times New Roman" w:hAnsi="Times New Roman" w:cs="Times New Roman"/>
            <w:kern w:val="0"/>
          </w:rPr>
          <w:t xml:space="preserve">was observed </w:t>
        </w:r>
      </w:ins>
      <w:r w:rsidR="00975BE5" w:rsidRPr="004219CA">
        <w:rPr>
          <w:rFonts w:ascii="Times New Roman" w:hAnsi="Times New Roman" w:cs="Times New Roman"/>
          <w:kern w:val="0"/>
        </w:rPr>
        <w:t>across</w:t>
      </w:r>
      <w:r w:rsidR="009B203D" w:rsidRPr="004219CA">
        <w:rPr>
          <w:rFonts w:ascii="Times New Roman" w:hAnsi="Times New Roman" w:cs="Times New Roman"/>
          <w:kern w:val="0"/>
        </w:rPr>
        <w:t xml:space="preserve"> plant-soil</w:t>
      </w:r>
      <w:r w:rsidR="00186225">
        <w:rPr>
          <w:rFonts w:ascii="Times New Roman" w:hAnsi="Times New Roman" w:cs="Times New Roman"/>
          <w:kern w:val="0"/>
        </w:rPr>
        <w:t>-</w:t>
      </w:r>
      <w:r w:rsidR="009B203D" w:rsidRPr="004219CA">
        <w:rPr>
          <w:rFonts w:ascii="Times New Roman" w:hAnsi="Times New Roman" w:cs="Times New Roman"/>
          <w:kern w:val="0"/>
        </w:rPr>
        <w:t>fraction combinations (Fig. 4D).</w:t>
      </w:r>
      <w:r w:rsidR="002E6A29" w:rsidRPr="004219CA">
        <w:rPr>
          <w:rFonts w:ascii="Times New Roman" w:hAnsi="Times New Roman" w:cs="Times New Roman"/>
          <w:kern w:val="0"/>
        </w:rPr>
        <w:t xml:space="preserve"> The cumulative relative abundance of bacterial orders </w:t>
      </w:r>
      <w:r w:rsidR="00975BE5" w:rsidRPr="004219CA">
        <w:rPr>
          <w:rFonts w:ascii="Times New Roman" w:hAnsi="Times New Roman" w:cs="Times New Roman"/>
          <w:kern w:val="0"/>
        </w:rPr>
        <w:t>displayed</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distinct</w:t>
      </w:r>
      <w:r w:rsidR="002E6A29" w:rsidRPr="004219CA">
        <w:rPr>
          <w:rFonts w:ascii="Times New Roman" w:hAnsi="Times New Roman" w:cs="Times New Roman"/>
          <w:kern w:val="0"/>
        </w:rPr>
        <w:t xml:space="preserve"> patterns across wild-type and CSSP mutants, which were unique to </w:t>
      </w:r>
      <w:r w:rsidR="00975BE5" w:rsidRPr="004219CA">
        <w:rPr>
          <w:rFonts w:ascii="Times New Roman" w:hAnsi="Times New Roman" w:cs="Times New Roman"/>
          <w:kern w:val="0"/>
        </w:rPr>
        <w:t>specific</w:t>
      </w:r>
      <w:r w:rsidR="002E6A29" w:rsidRPr="004219CA">
        <w:rPr>
          <w:rFonts w:ascii="Times New Roman" w:hAnsi="Times New Roman" w:cs="Times New Roman"/>
          <w:kern w:val="0"/>
        </w:rPr>
        <w:t xml:space="preserve"> genotypes</w:t>
      </w:r>
      <w:r w:rsidR="00975BE5" w:rsidRPr="004219CA">
        <w:rPr>
          <w:rFonts w:ascii="Times New Roman" w:hAnsi="Times New Roman" w:cs="Times New Roman"/>
          <w:kern w:val="0"/>
        </w:rPr>
        <w:t xml:space="preserve"> and</w:t>
      </w:r>
      <w:r w:rsidR="002E6A29" w:rsidRPr="004219CA">
        <w:rPr>
          <w:rFonts w:ascii="Times New Roman" w:hAnsi="Times New Roman" w:cs="Times New Roman"/>
          <w:kern w:val="0"/>
        </w:rPr>
        <w:t xml:space="preserve"> </w:t>
      </w:r>
      <w:del w:id="372" w:author="Simona Radutoiu" w:date="2025-03-31T11:50:00Z" w16du:dateUtc="2025-03-31T09:50:00Z">
        <w:r w:rsidR="002E6A29" w:rsidRPr="004219CA" w:rsidDel="00B00E8D">
          <w:rPr>
            <w:rFonts w:ascii="Times New Roman" w:hAnsi="Times New Roman" w:cs="Times New Roman"/>
            <w:kern w:val="0"/>
          </w:rPr>
          <w:delText>soil types</w:delText>
        </w:r>
        <w:r w:rsidR="00E76038" w:rsidRPr="004219CA" w:rsidDel="00B00E8D">
          <w:rPr>
            <w:rFonts w:ascii="Times New Roman" w:hAnsi="Times New Roman" w:cs="Times New Roman"/>
            <w:kern w:val="0"/>
          </w:rPr>
          <w:delText xml:space="preserve"> </w:delText>
        </w:r>
      </w:del>
      <w:ins w:id="373" w:author="Simona Radutoiu" w:date="2025-03-31T11:50:00Z" w16du:dateUtc="2025-03-31T09:50:00Z">
        <w:r w:rsidR="00B00E8D">
          <w:rPr>
            <w:rFonts w:ascii="Times New Roman" w:hAnsi="Times New Roman" w:cs="Times New Roman"/>
            <w:kern w:val="0"/>
          </w:rPr>
          <w:t xml:space="preserve">soils </w:t>
        </w:r>
      </w:ins>
      <w:r w:rsidR="00E76038" w:rsidRPr="004219CA">
        <w:rPr>
          <w:rFonts w:ascii="Times New Roman" w:hAnsi="Times New Roman" w:cs="Times New Roman"/>
          <w:kern w:val="0"/>
        </w:rPr>
        <w:t>(Fig. 5</w:t>
      </w:r>
      <w:proofErr w:type="gramStart"/>
      <w:r w:rsidR="00E76038" w:rsidRPr="004219CA">
        <w:rPr>
          <w:rFonts w:ascii="Times New Roman" w:hAnsi="Times New Roman" w:cs="Times New Roman"/>
          <w:kern w:val="0"/>
        </w:rPr>
        <w:t>A,B</w:t>
      </w:r>
      <w:proofErr w:type="gramEnd"/>
      <w:r w:rsidR="00E76038" w:rsidRPr="004219CA">
        <w:rPr>
          <w:rFonts w:ascii="Times New Roman" w:hAnsi="Times New Roman" w:cs="Times New Roman"/>
          <w:kern w:val="0"/>
        </w:rPr>
        <w:t>)</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In the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rhizosphere, </w:t>
      </w:r>
      <w:r w:rsidR="00975BE5" w:rsidRPr="004219CA">
        <w:rPr>
          <w:rFonts w:ascii="Times New Roman" w:hAnsi="Times New Roman" w:cs="Times New Roman"/>
          <w:kern w:val="0"/>
        </w:rPr>
        <w:t xml:space="preserve">symbiosis impairment </w:t>
      </w:r>
      <w:r w:rsidR="002E6A29" w:rsidRPr="004219CA">
        <w:rPr>
          <w:rFonts w:ascii="Times New Roman" w:hAnsi="Times New Roman" w:cs="Times New Roman"/>
          <w:kern w:val="0"/>
        </w:rPr>
        <w:t>affected the colonisation of</w:t>
      </w:r>
      <w:r w:rsidR="00975BE5" w:rsidRPr="004219CA">
        <w:rPr>
          <w:rFonts w:ascii="Times New Roman" w:hAnsi="Times New Roman" w:cs="Times New Roman"/>
          <w:kern w:val="0"/>
        </w:rPr>
        <w:t xml:space="preserve"> several bacterial orders, </w:t>
      </w:r>
      <w:r w:rsidR="009A7DB6">
        <w:rPr>
          <w:rFonts w:ascii="Times New Roman" w:hAnsi="Times New Roman" w:cs="Times New Roman"/>
          <w:kern w:val="0"/>
        </w:rPr>
        <w:t>while in</w:t>
      </w:r>
      <w:r w:rsidR="002E6A29" w:rsidRPr="004219CA">
        <w:rPr>
          <w:rFonts w:ascii="Times New Roman" w:hAnsi="Times New Roman" w:cs="Times New Roman"/>
          <w:kern w:val="0"/>
        </w:rPr>
        <w:t xml:space="preserve"> roots</w:t>
      </w:r>
      <w:r w:rsidR="009A7DB6">
        <w:rPr>
          <w:rFonts w:ascii="Times New Roman" w:hAnsi="Times New Roman" w:cs="Times New Roman"/>
          <w:kern w:val="0"/>
        </w:rPr>
        <w:t xml:space="preserve"> particularly</w:t>
      </w:r>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Rhizobiales</w:t>
      </w:r>
      <w:proofErr w:type="spellEnd"/>
      <w:r w:rsidR="002E6A29" w:rsidRPr="004219CA">
        <w:rPr>
          <w:rFonts w:ascii="Times New Roman" w:hAnsi="Times New Roman" w:cs="Times New Roman"/>
          <w:kern w:val="0"/>
        </w:rPr>
        <w:t xml:space="preserve"> were reduced in all mutants </w:t>
      </w:r>
      <w:r w:rsidR="00A22E66" w:rsidRPr="004219CA">
        <w:rPr>
          <w:rFonts w:ascii="Times New Roman" w:hAnsi="Times New Roman" w:cs="Times New Roman"/>
          <w:kern w:val="0"/>
        </w:rPr>
        <w:t>across</w:t>
      </w:r>
      <w:r w:rsidR="002E6A29" w:rsidRPr="004219CA">
        <w:rPr>
          <w:rFonts w:ascii="Times New Roman" w:hAnsi="Times New Roman" w:cs="Times New Roman"/>
          <w:kern w:val="0"/>
        </w:rPr>
        <w:t xml:space="preserve"> all soils, </w:t>
      </w:r>
      <w:commentRangeStart w:id="374"/>
      <w:r w:rsidR="00A22E66" w:rsidRPr="004219CA">
        <w:rPr>
          <w:rFonts w:ascii="Times New Roman" w:hAnsi="Times New Roman" w:cs="Times New Roman"/>
          <w:kern w:val="0"/>
        </w:rPr>
        <w:t>likely due</w:t>
      </w:r>
      <w:r w:rsidR="002E6A29" w:rsidRPr="004219CA">
        <w:rPr>
          <w:rFonts w:ascii="Times New Roman" w:hAnsi="Times New Roman" w:cs="Times New Roman"/>
          <w:kern w:val="0"/>
        </w:rPr>
        <w:t xml:space="preserve"> to the </w:t>
      </w:r>
      <w:r w:rsidR="00A22E66" w:rsidRPr="004219CA">
        <w:rPr>
          <w:rFonts w:ascii="Times New Roman" w:hAnsi="Times New Roman" w:cs="Times New Roman"/>
          <w:kern w:val="0"/>
        </w:rPr>
        <w:t>impaired</w:t>
      </w:r>
      <w:r w:rsidR="002E6A29" w:rsidRPr="004219CA">
        <w:rPr>
          <w:rFonts w:ascii="Times New Roman" w:hAnsi="Times New Roman" w:cs="Times New Roman"/>
          <w:kern w:val="0"/>
        </w:rPr>
        <w:t xml:space="preserve"> symbio</w:t>
      </w:r>
      <w:r w:rsidR="00A22E66" w:rsidRPr="004219CA">
        <w:rPr>
          <w:rFonts w:ascii="Times New Roman" w:hAnsi="Times New Roman" w:cs="Times New Roman"/>
          <w:kern w:val="0"/>
        </w:rPr>
        <w:t>nt</w:t>
      </w:r>
      <w:r w:rsidR="002E6A29" w:rsidRPr="004219CA">
        <w:rPr>
          <w:rFonts w:ascii="Times New Roman" w:hAnsi="Times New Roman" w:cs="Times New Roman"/>
          <w:kern w:val="0"/>
        </w:rPr>
        <w:t xml:space="preserve"> colonisation</w:t>
      </w:r>
      <w:r w:rsidR="00350B0D">
        <w:rPr>
          <w:rFonts w:ascii="Times New Roman" w:hAnsi="Times New Roman" w:cs="Times New Roman"/>
          <w:kern w:val="0"/>
        </w:rPr>
        <w:t xml:space="preserve"> (Fig. 5A)</w:t>
      </w:r>
      <w:commentRangeEnd w:id="374"/>
      <w:r w:rsidR="003112C4">
        <w:rPr>
          <w:rStyle w:val="CommentReference"/>
        </w:rPr>
        <w:commentReference w:id="374"/>
      </w:r>
      <w:r w:rsidR="00A22E66" w:rsidRPr="004219CA">
        <w:rPr>
          <w:rFonts w:ascii="Times New Roman" w:hAnsi="Times New Roman" w:cs="Times New Roman"/>
          <w:kern w:val="0"/>
        </w:rPr>
        <w:t xml:space="preserve">. </w:t>
      </w:r>
      <w:r w:rsidR="002E6A29" w:rsidRPr="004219CA">
        <w:rPr>
          <w:rFonts w:ascii="Times New Roman" w:hAnsi="Times New Roman" w:cs="Times New Roman"/>
          <w:kern w:val="0"/>
        </w:rPr>
        <w:t xml:space="preserve">In </w:t>
      </w:r>
      <w:r w:rsidR="002E6A29" w:rsidRPr="004219CA">
        <w:rPr>
          <w:rFonts w:ascii="Times New Roman" w:hAnsi="Times New Roman" w:cs="Times New Roman"/>
          <w:i/>
          <w:iCs/>
          <w:kern w:val="0"/>
        </w:rPr>
        <w:t>Hordeum</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the most significant changes</w:t>
      </w:r>
      <w:r w:rsidR="002E6A29" w:rsidRPr="004219CA">
        <w:rPr>
          <w:rFonts w:ascii="Times New Roman" w:hAnsi="Times New Roman" w:cs="Times New Roman"/>
          <w:kern w:val="0"/>
        </w:rPr>
        <w:t xml:space="preserve"> in bacterial colonisation were observed in </w:t>
      </w:r>
      <w:proofErr w:type="spellStart"/>
      <w:r w:rsidR="002E6A29" w:rsidRPr="004219CA">
        <w:rPr>
          <w:rFonts w:ascii="Times New Roman" w:hAnsi="Times New Roman" w:cs="Times New Roman"/>
          <w:i/>
          <w:iCs/>
          <w:kern w:val="0"/>
        </w:rPr>
        <w:t>ccamk</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i/>
          <w:iCs/>
          <w:kern w:val="0"/>
        </w:rPr>
        <w:t>nsp</w:t>
      </w:r>
      <w:proofErr w:type="spellEnd"/>
      <w:r w:rsidR="002E6A29" w:rsidRPr="004219CA">
        <w:rPr>
          <w:rFonts w:ascii="Times New Roman" w:hAnsi="Times New Roman" w:cs="Times New Roman"/>
          <w:kern w:val="0"/>
        </w:rPr>
        <w:t xml:space="preserve"> mutants in both </w:t>
      </w:r>
      <w:r w:rsidR="00A22E66" w:rsidRPr="004219CA">
        <w:rPr>
          <w:rFonts w:ascii="Times New Roman" w:hAnsi="Times New Roman" w:cs="Times New Roman"/>
          <w:kern w:val="0"/>
        </w:rPr>
        <w:t xml:space="preserve">rhizosphere and root fractions, with </w:t>
      </w:r>
      <w:del w:id="375" w:author="Simona Radutoiu" w:date="2025-04-06T09:31:00Z" w16du:dateUtc="2025-04-06T07:31:00Z">
        <w:r w:rsidR="00A22E66" w:rsidRPr="004219CA" w:rsidDel="006955C8">
          <w:rPr>
            <w:rFonts w:ascii="Times New Roman" w:hAnsi="Times New Roman" w:cs="Times New Roman"/>
            <w:kern w:val="0"/>
          </w:rPr>
          <w:delText xml:space="preserve">effects </w:delText>
        </w:r>
      </w:del>
      <w:ins w:id="376" w:author="Simona Radutoiu" w:date="2025-04-06T09:31:00Z" w16du:dateUtc="2025-04-06T07:31:00Z">
        <w:r w:rsidR="006955C8">
          <w:rPr>
            <w:rFonts w:ascii="Times New Roman" w:hAnsi="Times New Roman" w:cs="Times New Roman"/>
            <w:kern w:val="0"/>
          </w:rPr>
          <w:t>a</w:t>
        </w:r>
        <w:r w:rsidR="006955C8" w:rsidRPr="004219CA">
          <w:rPr>
            <w:rFonts w:ascii="Times New Roman" w:hAnsi="Times New Roman" w:cs="Times New Roman"/>
            <w:kern w:val="0"/>
          </w:rPr>
          <w:t xml:space="preserve"> </w:t>
        </w:r>
      </w:ins>
      <w:r w:rsidR="00A22E66" w:rsidRPr="004219CA">
        <w:rPr>
          <w:rFonts w:ascii="Times New Roman" w:hAnsi="Times New Roman" w:cs="Times New Roman"/>
          <w:kern w:val="0"/>
        </w:rPr>
        <w:t>varying</w:t>
      </w:r>
      <w:r w:rsidR="002E6A29" w:rsidRPr="004219CA">
        <w:rPr>
          <w:rFonts w:ascii="Times New Roman" w:hAnsi="Times New Roman" w:cs="Times New Roman"/>
          <w:kern w:val="0"/>
        </w:rPr>
        <w:t xml:space="preserve"> </w:t>
      </w:r>
      <w:ins w:id="377" w:author="Simona Radutoiu" w:date="2025-04-06T09:31:00Z" w16du:dateUtc="2025-04-06T07:31:00Z">
        <w:r w:rsidR="006955C8">
          <w:rPr>
            <w:rFonts w:ascii="Times New Roman" w:hAnsi="Times New Roman" w:cs="Times New Roman"/>
            <w:kern w:val="0"/>
          </w:rPr>
          <w:t xml:space="preserve">degree of impact </w:t>
        </w:r>
      </w:ins>
      <w:r w:rsidR="002E6A29" w:rsidRPr="004219CA">
        <w:rPr>
          <w:rFonts w:ascii="Times New Roman" w:hAnsi="Times New Roman" w:cs="Times New Roman"/>
          <w:kern w:val="0"/>
        </w:rPr>
        <w:t xml:space="preserve">across soil types. </w:t>
      </w:r>
      <w:r w:rsidR="00350B0D">
        <w:rPr>
          <w:rFonts w:ascii="Times New Roman" w:hAnsi="Times New Roman" w:cs="Times New Roman"/>
          <w:kern w:val="0"/>
        </w:rPr>
        <w:t xml:space="preserve">A range of bacterial orders showed differential abundances, including </w:t>
      </w:r>
      <w:proofErr w:type="spellStart"/>
      <w:r w:rsidR="00350B0D">
        <w:rPr>
          <w:rFonts w:ascii="Times New Roman" w:hAnsi="Times New Roman" w:cs="Times New Roman"/>
          <w:kern w:val="0"/>
        </w:rPr>
        <w:t>Pseudomonadales</w:t>
      </w:r>
      <w:proofErr w:type="spellEnd"/>
      <w:r w:rsidR="00350B0D">
        <w:rPr>
          <w:rFonts w:ascii="Times New Roman" w:hAnsi="Times New Roman" w:cs="Times New Roman"/>
          <w:kern w:val="0"/>
        </w:rPr>
        <w:t>,</w:t>
      </w:r>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Burkholderiales</w:t>
      </w:r>
      <w:proofErr w:type="spellEnd"/>
      <w:r w:rsidR="00E76038" w:rsidRPr="004219CA">
        <w:rPr>
          <w:rFonts w:ascii="Times New Roman" w:hAnsi="Times New Roman" w:cs="Times New Roman"/>
          <w:kern w:val="0"/>
        </w:rPr>
        <w:t xml:space="preserve">, </w:t>
      </w:r>
      <w:r w:rsidR="00350B0D">
        <w:rPr>
          <w:rFonts w:ascii="Times New Roman" w:hAnsi="Times New Roman" w:cs="Times New Roman"/>
          <w:kern w:val="0"/>
        </w:rPr>
        <w:t xml:space="preserve">and </w:t>
      </w:r>
      <w:proofErr w:type="spellStart"/>
      <w:r w:rsidR="00350B0D">
        <w:rPr>
          <w:rFonts w:ascii="Times New Roman" w:hAnsi="Times New Roman" w:cs="Times New Roman"/>
          <w:kern w:val="0"/>
        </w:rPr>
        <w:t>Rhizobiales</w:t>
      </w:r>
      <w:proofErr w:type="spellEnd"/>
      <w:r w:rsidR="00350B0D">
        <w:rPr>
          <w:rFonts w:ascii="Times New Roman" w:hAnsi="Times New Roman" w:cs="Times New Roman"/>
          <w:kern w:val="0"/>
        </w:rPr>
        <w:t xml:space="preserve"> (Fig. 5B)</w:t>
      </w:r>
      <w:r w:rsidR="00350B0D" w:rsidRPr="004219CA">
        <w:rPr>
          <w:rFonts w:ascii="Times New Roman" w:hAnsi="Times New Roman" w:cs="Times New Roman"/>
          <w:kern w:val="0"/>
        </w:rPr>
        <w:t>.</w:t>
      </w:r>
    </w:p>
    <w:p w14:paraId="0C9630A6" w14:textId="0A962802" w:rsidR="009B203D" w:rsidRPr="004219CA" w:rsidRDefault="00A22E66" w:rsidP="00DB2FCC">
      <w:pPr>
        <w:spacing w:line="276" w:lineRule="auto"/>
        <w:jc w:val="both"/>
        <w:rPr>
          <w:rFonts w:ascii="Times New Roman" w:hAnsi="Times New Roman" w:cs="Times New Roman"/>
          <w:kern w:val="0"/>
        </w:rPr>
      </w:pPr>
      <w:r w:rsidRPr="004219CA">
        <w:rPr>
          <w:rFonts w:ascii="Times New Roman" w:hAnsi="Times New Roman" w:cs="Times New Roman"/>
          <w:kern w:val="0"/>
        </w:rPr>
        <w:t>Analysis of</w:t>
      </w:r>
      <w:r w:rsidR="00E76038" w:rsidRPr="004219CA">
        <w:rPr>
          <w:rFonts w:ascii="Times New Roman" w:hAnsi="Times New Roman" w:cs="Times New Roman"/>
          <w:kern w:val="0"/>
        </w:rPr>
        <w:t xml:space="preserve"> individual ASVs with differential relative abundance in CSSP mutants compared to wild-type plants</w:t>
      </w:r>
      <w:r w:rsidRPr="004219CA">
        <w:rPr>
          <w:rFonts w:ascii="Times New Roman" w:hAnsi="Times New Roman" w:cs="Times New Roman"/>
          <w:kern w:val="0"/>
        </w:rPr>
        <w:t xml:space="preserve"> revealed that in</w:t>
      </w:r>
      <w:r w:rsidR="00E76038" w:rsidRPr="004219CA">
        <w:rPr>
          <w:rFonts w:ascii="Times New Roman" w:hAnsi="Times New Roman" w:cs="Times New Roman"/>
          <w:kern w:val="0"/>
        </w:rPr>
        <w:t xml:space="preserve"> both hosts</w:t>
      </w:r>
      <w:r w:rsidRPr="004219CA">
        <w:rPr>
          <w:rFonts w:ascii="Times New Roman" w:hAnsi="Times New Roman" w:cs="Times New Roman"/>
          <w:kern w:val="0"/>
        </w:rPr>
        <w:t>,</w:t>
      </w:r>
      <w:r w:rsidR="00E76038" w:rsidRPr="004219CA">
        <w:rPr>
          <w:rFonts w:ascii="Times New Roman" w:hAnsi="Times New Roman" w:cs="Times New Roman"/>
          <w:kern w:val="0"/>
        </w:rPr>
        <w:t xml:space="preserve"> ASVs </w:t>
      </w:r>
      <w:proofErr w:type="spellStart"/>
      <w:r w:rsidR="00E76038" w:rsidRPr="004219CA">
        <w:rPr>
          <w:rFonts w:ascii="Times New Roman" w:hAnsi="Times New Roman" w:cs="Times New Roman"/>
          <w:kern w:val="0"/>
        </w:rPr>
        <w:t>respresenting</w:t>
      </w:r>
      <w:proofErr w:type="spellEnd"/>
      <w:r w:rsidR="00E76038" w:rsidRPr="004219CA">
        <w:rPr>
          <w:rFonts w:ascii="Times New Roman" w:hAnsi="Times New Roman" w:cs="Times New Roman"/>
          <w:kern w:val="0"/>
        </w:rPr>
        <w:t xml:space="preserve"> 10</w:t>
      </w:r>
      <w:r w:rsidRPr="004219CA">
        <w:rPr>
          <w:rFonts w:ascii="Times New Roman" w:hAnsi="Times New Roman" w:cs="Times New Roman"/>
          <w:kern w:val="0"/>
        </w:rPr>
        <w:t>-</w:t>
      </w:r>
      <w:r w:rsidR="00E76038" w:rsidRPr="004219CA">
        <w:rPr>
          <w:rFonts w:ascii="Times New Roman" w:hAnsi="Times New Roman" w:cs="Times New Roman"/>
          <w:kern w:val="0"/>
        </w:rPr>
        <w:t xml:space="preserve"> 20% of total relative abundance in either </w:t>
      </w:r>
      <w:r w:rsidR="00E76038" w:rsidRPr="004219CA">
        <w:rPr>
          <w:rFonts w:ascii="Times New Roman" w:hAnsi="Times New Roman" w:cs="Times New Roman"/>
          <w:i/>
          <w:iCs/>
          <w:kern w:val="0"/>
        </w:rPr>
        <w:t>Lotus</w:t>
      </w:r>
      <w:r w:rsidR="00E76038" w:rsidRPr="004219CA">
        <w:rPr>
          <w:rFonts w:ascii="Times New Roman" w:hAnsi="Times New Roman" w:cs="Times New Roman"/>
          <w:kern w:val="0"/>
        </w:rPr>
        <w:t xml:space="preserve"> or </w:t>
      </w:r>
      <w:r w:rsidR="00E76038" w:rsidRPr="004219CA">
        <w:rPr>
          <w:rFonts w:ascii="Times New Roman" w:hAnsi="Times New Roman" w:cs="Times New Roman"/>
          <w:i/>
          <w:iCs/>
          <w:kern w:val="0"/>
        </w:rPr>
        <w:t>Hordeum</w:t>
      </w:r>
      <w:r w:rsidR="00E76038" w:rsidRPr="004219CA">
        <w:rPr>
          <w:rFonts w:ascii="Times New Roman" w:hAnsi="Times New Roman" w:cs="Times New Roman"/>
          <w:kern w:val="0"/>
        </w:rPr>
        <w:t xml:space="preserve"> wild-type </w:t>
      </w:r>
      <w:r w:rsidRPr="004219CA">
        <w:rPr>
          <w:rFonts w:ascii="Times New Roman" w:hAnsi="Times New Roman" w:cs="Times New Roman"/>
          <w:kern w:val="0"/>
        </w:rPr>
        <w:t>exhibited altered</w:t>
      </w:r>
      <w:r w:rsidR="00E76038" w:rsidRPr="004219CA">
        <w:rPr>
          <w:rFonts w:ascii="Times New Roman" w:hAnsi="Times New Roman" w:cs="Times New Roman"/>
          <w:kern w:val="0"/>
        </w:rPr>
        <w:t xml:space="preserve"> colonisation </w:t>
      </w:r>
      <w:r w:rsidRPr="004219CA">
        <w:rPr>
          <w:rFonts w:ascii="Times New Roman" w:hAnsi="Times New Roman" w:cs="Times New Roman"/>
          <w:kern w:val="0"/>
        </w:rPr>
        <w:t xml:space="preserve">patterns </w:t>
      </w:r>
      <w:r w:rsidR="00E76038" w:rsidRPr="004219CA">
        <w:rPr>
          <w:rFonts w:ascii="Times New Roman" w:hAnsi="Times New Roman" w:cs="Times New Roman"/>
          <w:kern w:val="0"/>
        </w:rPr>
        <w:t xml:space="preserve">(Fig.6, </w:t>
      </w:r>
      <w:r w:rsidR="00A511AA">
        <w:rPr>
          <w:rFonts w:ascii="Times New Roman" w:hAnsi="Times New Roman" w:cs="Times New Roman"/>
          <w:kern w:val="0"/>
        </w:rPr>
        <w:t xml:space="preserve">Suppl. Table 3, </w:t>
      </w:r>
      <w:commentRangeStart w:id="378"/>
      <w:r w:rsidR="00E76038" w:rsidRPr="004219CA">
        <w:rPr>
          <w:rFonts w:ascii="Times New Roman" w:hAnsi="Times New Roman" w:cs="Times New Roman"/>
          <w:kern w:val="0"/>
        </w:rPr>
        <w:t>ANCOM</w:t>
      </w:r>
      <w:r w:rsidR="00186225">
        <w:rPr>
          <w:rFonts w:ascii="Times New Roman" w:hAnsi="Times New Roman" w:cs="Times New Roman"/>
          <w:kern w:val="0"/>
        </w:rPr>
        <w:t>-</w:t>
      </w:r>
      <w:r w:rsidR="00E76038" w:rsidRPr="004219CA">
        <w:rPr>
          <w:rFonts w:ascii="Times New Roman" w:hAnsi="Times New Roman" w:cs="Times New Roman"/>
          <w:kern w:val="0"/>
        </w:rPr>
        <w:t>BC and structural-</w:t>
      </w:r>
      <w:r w:rsidR="00186225">
        <w:rPr>
          <w:rFonts w:ascii="Times New Roman" w:hAnsi="Times New Roman" w:cs="Times New Roman"/>
          <w:kern w:val="0"/>
        </w:rPr>
        <w:t>zero</w:t>
      </w:r>
      <w:r w:rsidR="00E76038" w:rsidRPr="004219CA">
        <w:rPr>
          <w:rFonts w:ascii="Times New Roman" w:hAnsi="Times New Roman" w:cs="Times New Roman"/>
          <w:kern w:val="0"/>
        </w:rPr>
        <w:t xml:space="preserve"> analysis used for differential abundance analysis</w:t>
      </w:r>
      <w:r w:rsidR="00186225">
        <w:rPr>
          <w:rFonts w:ascii="Times New Roman" w:hAnsi="Times New Roman" w:cs="Times New Roman"/>
          <w:kern w:val="0"/>
        </w:rPr>
        <w:t>;</w:t>
      </w:r>
      <w:r w:rsidR="00E76038" w:rsidRPr="004219CA">
        <w:rPr>
          <w:rFonts w:ascii="Times New Roman" w:hAnsi="Times New Roman" w:cs="Times New Roman"/>
          <w:kern w:val="0"/>
        </w:rPr>
        <w:t xml:space="preserve"> see </w:t>
      </w:r>
      <w:r w:rsidRPr="004219CA">
        <w:rPr>
          <w:rFonts w:ascii="Times New Roman" w:hAnsi="Times New Roman" w:cs="Times New Roman"/>
          <w:kern w:val="0"/>
        </w:rPr>
        <w:t>M</w:t>
      </w:r>
      <w:r w:rsidR="00E76038" w:rsidRPr="004219CA">
        <w:rPr>
          <w:rFonts w:ascii="Times New Roman" w:hAnsi="Times New Roman" w:cs="Times New Roman"/>
          <w:kern w:val="0"/>
        </w:rPr>
        <w:t>ethods for details)</w:t>
      </w:r>
      <w:r w:rsidR="00A511AA">
        <w:rPr>
          <w:rFonts w:ascii="Times New Roman" w:hAnsi="Times New Roman" w:cs="Times New Roman"/>
          <w:kern w:val="0"/>
        </w:rPr>
        <w:t>.</w:t>
      </w:r>
      <w:r w:rsidR="00295735" w:rsidRPr="004219CA">
        <w:rPr>
          <w:rFonts w:ascii="Times New Roman" w:hAnsi="Times New Roman" w:cs="Times New Roman"/>
          <w:kern w:val="0"/>
        </w:rPr>
        <w:t xml:space="preserve"> </w:t>
      </w:r>
      <w:commentRangeEnd w:id="378"/>
      <w:r w:rsidR="00993596">
        <w:rPr>
          <w:rStyle w:val="CommentReference"/>
        </w:rPr>
        <w:commentReference w:id="378"/>
      </w:r>
      <w:r w:rsidRPr="004219CA">
        <w:rPr>
          <w:rFonts w:ascii="Times New Roman" w:hAnsi="Times New Roman" w:cs="Times New Roman"/>
          <w:kern w:val="0"/>
        </w:rPr>
        <w:t>These</w:t>
      </w:r>
      <w:r w:rsidR="002B671D" w:rsidRPr="004219CA">
        <w:rPr>
          <w:rFonts w:ascii="Times New Roman" w:hAnsi="Times New Roman" w:cs="Times New Roman"/>
          <w:kern w:val="0"/>
        </w:rPr>
        <w:t xml:space="preserve"> ASVs </w:t>
      </w:r>
      <w:r w:rsidRPr="004219CA">
        <w:rPr>
          <w:rFonts w:ascii="Times New Roman" w:hAnsi="Times New Roman" w:cs="Times New Roman"/>
          <w:kern w:val="0"/>
        </w:rPr>
        <w:t>spanned</w:t>
      </w:r>
      <w:r w:rsidR="002B671D" w:rsidRPr="004219CA">
        <w:rPr>
          <w:rFonts w:ascii="Times New Roman" w:hAnsi="Times New Roman" w:cs="Times New Roman"/>
          <w:kern w:val="0"/>
        </w:rPr>
        <w:t xml:space="preserve"> a broad taxonomic </w:t>
      </w:r>
      <w:r w:rsidRPr="004219CA">
        <w:rPr>
          <w:rFonts w:ascii="Times New Roman" w:hAnsi="Times New Roman" w:cs="Times New Roman"/>
          <w:kern w:val="0"/>
        </w:rPr>
        <w:t>range</w:t>
      </w:r>
      <w:r w:rsidR="002B671D" w:rsidRPr="004219CA">
        <w:rPr>
          <w:rFonts w:ascii="Times New Roman" w:hAnsi="Times New Roman" w:cs="Times New Roman"/>
          <w:kern w:val="0"/>
        </w:rPr>
        <w:t xml:space="preserve">. </w:t>
      </w:r>
      <w:commentRangeStart w:id="379"/>
      <w:r w:rsidR="002B671D" w:rsidRPr="004219CA">
        <w:rPr>
          <w:rFonts w:ascii="Times New Roman" w:hAnsi="Times New Roman" w:cs="Times New Roman"/>
          <w:kern w:val="0"/>
        </w:rPr>
        <w:t xml:space="preserve">In </w:t>
      </w:r>
      <w:r w:rsidR="002B671D" w:rsidRPr="004219CA">
        <w:rPr>
          <w:rFonts w:ascii="Times New Roman" w:hAnsi="Times New Roman" w:cs="Times New Roman"/>
          <w:i/>
          <w:iCs/>
          <w:kern w:val="0"/>
        </w:rPr>
        <w:t>Lotus</w:t>
      </w:r>
      <w:r w:rsidR="002B671D" w:rsidRPr="004219CA">
        <w:rPr>
          <w:rFonts w:ascii="Times New Roman" w:hAnsi="Times New Roman" w:cs="Times New Roman"/>
          <w:kern w:val="0"/>
        </w:rPr>
        <w:t xml:space="preserve">, </w:t>
      </w:r>
      <w:r w:rsidRPr="004219CA">
        <w:rPr>
          <w:rFonts w:ascii="Times New Roman" w:hAnsi="Times New Roman" w:cs="Times New Roman"/>
          <w:kern w:val="0"/>
        </w:rPr>
        <w:t xml:space="preserve">all mutants showed a consistent reduction in the </w:t>
      </w:r>
      <w:proofErr w:type="gramStart"/>
      <w:r w:rsidRPr="004219CA">
        <w:rPr>
          <w:rFonts w:ascii="Times New Roman" w:hAnsi="Times New Roman" w:cs="Times New Roman"/>
          <w:kern w:val="0"/>
        </w:rPr>
        <w:t xml:space="preserve">colonisation </w:t>
      </w:r>
      <w:r w:rsidR="002B671D" w:rsidRPr="004219CA">
        <w:rPr>
          <w:rFonts w:ascii="Times New Roman" w:hAnsi="Times New Roman" w:cs="Times New Roman"/>
          <w:kern w:val="0"/>
        </w:rPr>
        <w:t xml:space="preserve"> </w:t>
      </w:r>
      <w:r w:rsidRPr="004219CA">
        <w:rPr>
          <w:rFonts w:ascii="Times New Roman" w:hAnsi="Times New Roman" w:cs="Times New Roman"/>
          <w:kern w:val="0"/>
        </w:rPr>
        <w:t>of</w:t>
      </w:r>
      <w:proofErr w:type="gramEnd"/>
      <w:r w:rsidRPr="004219CA">
        <w:rPr>
          <w:rFonts w:ascii="Times New Roman" w:hAnsi="Times New Roman" w:cs="Times New Roman"/>
          <w:kern w:val="0"/>
        </w:rPr>
        <w:t xml:space="preserve"> multiple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r w:rsidRPr="004219CA">
        <w:rPr>
          <w:rFonts w:ascii="Times New Roman" w:hAnsi="Times New Roman" w:cs="Times New Roman"/>
          <w:kern w:val="0"/>
        </w:rPr>
        <w:t xml:space="preserve">ASVs, </w:t>
      </w:r>
      <w:r w:rsidR="002B671D" w:rsidRPr="004219CA">
        <w:rPr>
          <w:rFonts w:ascii="Times New Roman" w:hAnsi="Times New Roman" w:cs="Times New Roman"/>
          <w:kern w:val="0"/>
        </w:rPr>
        <w:t xml:space="preserve">most likely symbiotic rhizobia, </w:t>
      </w:r>
      <w:r w:rsidRPr="004219CA">
        <w:rPr>
          <w:rFonts w:ascii="Times New Roman" w:hAnsi="Times New Roman" w:cs="Times New Roman"/>
          <w:kern w:val="0"/>
        </w:rPr>
        <w:t>alongside genotype-specific increases or decreases in other bacterial taxa.</w:t>
      </w:r>
      <w:r w:rsidR="002B671D" w:rsidRPr="004219CA">
        <w:rPr>
          <w:rFonts w:ascii="Times New Roman" w:hAnsi="Times New Roman" w:cs="Times New Roman"/>
          <w:kern w:val="0"/>
        </w:rPr>
        <w:t xml:space="preserve"> </w:t>
      </w:r>
      <w:commentRangeEnd w:id="379"/>
      <w:r w:rsidR="00D6660F">
        <w:rPr>
          <w:rStyle w:val="CommentReference"/>
        </w:rPr>
        <w:commentReference w:id="379"/>
      </w:r>
      <w:r w:rsidR="002B671D" w:rsidRPr="004219CA">
        <w:rPr>
          <w:rFonts w:ascii="Times New Roman" w:hAnsi="Times New Roman" w:cs="Times New Roman"/>
          <w:kern w:val="0"/>
        </w:rPr>
        <w:t xml:space="preserve">In </w:t>
      </w:r>
      <w:r w:rsidR="002B671D" w:rsidRPr="004219CA">
        <w:rPr>
          <w:rFonts w:ascii="Times New Roman" w:hAnsi="Times New Roman" w:cs="Times New Roman"/>
          <w:i/>
          <w:iCs/>
          <w:kern w:val="0"/>
        </w:rPr>
        <w:t>Hordeum</w:t>
      </w:r>
      <w:r w:rsidR="002B671D" w:rsidRPr="004219CA">
        <w:rPr>
          <w:rFonts w:ascii="Times New Roman" w:hAnsi="Times New Roman" w:cs="Times New Roman"/>
          <w:kern w:val="0"/>
        </w:rPr>
        <w:t xml:space="preserve">, </w:t>
      </w:r>
      <w:r w:rsidRPr="004219CA">
        <w:rPr>
          <w:rFonts w:ascii="Times New Roman" w:hAnsi="Times New Roman" w:cs="Times New Roman"/>
          <w:kern w:val="0"/>
        </w:rPr>
        <w:t>some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Micromonosporales</w:t>
      </w:r>
      <w:proofErr w:type="spellEnd"/>
      <w:r w:rsidR="002B671D" w:rsidRPr="004219CA">
        <w:rPr>
          <w:rFonts w:ascii="Times New Roman" w:hAnsi="Times New Roman" w:cs="Times New Roman"/>
          <w:kern w:val="0"/>
        </w:rPr>
        <w:t xml:space="preserve">, and </w:t>
      </w:r>
      <w:proofErr w:type="spellStart"/>
      <w:r w:rsidR="002B671D" w:rsidRPr="004219CA">
        <w:rPr>
          <w:rFonts w:ascii="Times New Roman" w:hAnsi="Times New Roman" w:cs="Times New Roman"/>
          <w:kern w:val="0"/>
        </w:rPr>
        <w:t>Burkholderiales</w:t>
      </w:r>
      <w:proofErr w:type="spellEnd"/>
      <w:r w:rsidR="002B671D" w:rsidRPr="004219CA">
        <w:rPr>
          <w:rFonts w:ascii="Times New Roman" w:hAnsi="Times New Roman" w:cs="Times New Roman"/>
          <w:kern w:val="0"/>
        </w:rPr>
        <w:t xml:space="preserve"> </w:t>
      </w:r>
      <w:r w:rsidRPr="004219CA">
        <w:rPr>
          <w:rFonts w:ascii="Times New Roman" w:hAnsi="Times New Roman" w:cs="Times New Roman"/>
          <w:kern w:val="0"/>
        </w:rPr>
        <w:t xml:space="preserve">ASVs showed reduced colonisation in all mutants. However, beyond these shared effects, each CSSP mutant displayed </w:t>
      </w:r>
      <w:del w:id="380" w:author="Simona Radutoiu" w:date="2025-04-06T09:35:00Z" w16du:dateUtc="2025-04-06T07:35:00Z">
        <w:r w:rsidRPr="004219CA" w:rsidDel="00A94AE6">
          <w:rPr>
            <w:rFonts w:ascii="Times New Roman" w:hAnsi="Times New Roman" w:cs="Times New Roman"/>
            <w:kern w:val="0"/>
          </w:rPr>
          <w:delText xml:space="preserve">unique </w:delText>
        </w:r>
      </w:del>
      <w:ins w:id="381" w:author="Simona Radutoiu" w:date="2025-04-06T09:35:00Z" w16du:dateUtc="2025-04-06T07:35:00Z">
        <w:r w:rsidR="00A94AE6">
          <w:rPr>
            <w:rFonts w:ascii="Times New Roman" w:hAnsi="Times New Roman" w:cs="Times New Roman"/>
            <w:kern w:val="0"/>
          </w:rPr>
          <w:t>genotype-specific</w:t>
        </w:r>
        <w:r w:rsidR="00A94AE6" w:rsidRPr="004219CA">
          <w:rPr>
            <w:rFonts w:ascii="Times New Roman" w:hAnsi="Times New Roman" w:cs="Times New Roman"/>
            <w:kern w:val="0"/>
          </w:rPr>
          <w:t xml:space="preserve"> </w:t>
        </w:r>
      </w:ins>
      <w:r w:rsidRPr="004219CA">
        <w:rPr>
          <w:rFonts w:ascii="Times New Roman" w:hAnsi="Times New Roman" w:cs="Times New Roman"/>
          <w:kern w:val="0"/>
        </w:rPr>
        <w:t xml:space="preserve">colonisation patterns, with </w:t>
      </w:r>
      <w:del w:id="382" w:author="Simona Radutoiu" w:date="2025-04-06T09:34:00Z" w16du:dateUtc="2025-04-06T07:34:00Z">
        <w:r w:rsidRPr="004219CA" w:rsidDel="00E40EBD">
          <w:rPr>
            <w:rFonts w:ascii="Times New Roman" w:hAnsi="Times New Roman" w:cs="Times New Roman"/>
            <w:kern w:val="0"/>
          </w:rPr>
          <w:delText xml:space="preserve">both negative and positive </w:delText>
        </w:r>
      </w:del>
      <w:r w:rsidRPr="004219CA">
        <w:rPr>
          <w:rFonts w:ascii="Times New Roman" w:hAnsi="Times New Roman" w:cs="Times New Roman"/>
          <w:kern w:val="0"/>
        </w:rPr>
        <w:t xml:space="preserve">shifts </w:t>
      </w:r>
      <w:ins w:id="383" w:author="Simona Radutoiu" w:date="2025-04-06T09:35:00Z" w16du:dateUtc="2025-04-06T07:35:00Z">
        <w:r w:rsidR="00A94AE6">
          <w:rPr>
            <w:rFonts w:ascii="Times New Roman" w:hAnsi="Times New Roman" w:cs="Times New Roman"/>
            <w:kern w:val="0"/>
          </w:rPr>
          <w:t xml:space="preserve">in bacterial abundances </w:t>
        </w:r>
        <w:r w:rsidR="00E40EBD">
          <w:rPr>
            <w:rFonts w:ascii="Times New Roman" w:hAnsi="Times New Roman" w:cs="Times New Roman"/>
            <w:kern w:val="0"/>
          </w:rPr>
          <w:t>following</w:t>
        </w:r>
      </w:ins>
      <w:ins w:id="384" w:author="Simona Radutoiu" w:date="2025-04-06T09:34:00Z" w16du:dateUtc="2025-04-06T07:34:00Z">
        <w:r w:rsidR="00E40EBD">
          <w:rPr>
            <w:rFonts w:ascii="Times New Roman" w:hAnsi="Times New Roman" w:cs="Times New Roman"/>
            <w:kern w:val="0"/>
          </w:rPr>
          <w:t xml:space="preserve"> both depletion and enrichment</w:t>
        </w:r>
      </w:ins>
      <w:del w:id="385" w:author="Simona Radutoiu" w:date="2025-04-06T09:35:00Z" w16du:dateUtc="2025-04-06T07:35:00Z">
        <w:r w:rsidRPr="004219CA" w:rsidDel="00E40EBD">
          <w:rPr>
            <w:rFonts w:ascii="Times New Roman" w:hAnsi="Times New Roman" w:cs="Times New Roman"/>
            <w:kern w:val="0"/>
          </w:rPr>
          <w:delText>in bacterial abundance</w:delText>
        </w:r>
      </w:del>
      <w:r w:rsidRPr="004219CA">
        <w:rPr>
          <w:rFonts w:ascii="Times New Roman" w:hAnsi="Times New Roman" w:cs="Times New Roman"/>
          <w:kern w:val="0"/>
        </w:rPr>
        <w:t>.</w:t>
      </w:r>
    </w:p>
    <w:p w14:paraId="78D5086C" w14:textId="31610B49" w:rsidR="00695932" w:rsidRPr="004219CA" w:rsidRDefault="002B671D" w:rsidP="00DB2FCC">
      <w:pPr>
        <w:spacing w:line="276" w:lineRule="auto"/>
        <w:jc w:val="both"/>
        <w:rPr>
          <w:rFonts w:ascii="Times New Roman" w:hAnsi="Times New Roman" w:cs="Times New Roman"/>
          <w:kern w:val="0"/>
        </w:rPr>
      </w:pPr>
      <w:r w:rsidRPr="004219CA">
        <w:rPr>
          <w:rFonts w:ascii="Times New Roman" w:hAnsi="Times New Roman" w:cs="Times New Roman"/>
          <w:kern w:val="0"/>
        </w:rPr>
        <w:t xml:space="preserve">Overall, impairment at different stages of the CSSP not only </w:t>
      </w:r>
      <w:r w:rsidR="00A22E66" w:rsidRPr="004219CA">
        <w:rPr>
          <w:rFonts w:ascii="Times New Roman" w:hAnsi="Times New Roman" w:cs="Times New Roman"/>
          <w:kern w:val="0"/>
        </w:rPr>
        <w:t>had</w:t>
      </w:r>
      <w:r w:rsidRPr="004219CA">
        <w:rPr>
          <w:rFonts w:ascii="Times New Roman" w:hAnsi="Times New Roman" w:cs="Times New Roman"/>
          <w:kern w:val="0"/>
        </w:rPr>
        <w:t xml:space="preserve"> severe impacts on plant growth but also </w:t>
      </w:r>
      <w:r w:rsidR="00A22E66" w:rsidRPr="004219CA">
        <w:rPr>
          <w:rFonts w:ascii="Times New Roman" w:hAnsi="Times New Roman" w:cs="Times New Roman"/>
          <w:kern w:val="0"/>
        </w:rPr>
        <w:t xml:space="preserve">significantly influenced </w:t>
      </w:r>
      <w:r w:rsidRPr="004219CA">
        <w:rPr>
          <w:rFonts w:ascii="Times New Roman" w:hAnsi="Times New Roman" w:cs="Times New Roman"/>
          <w:kern w:val="0"/>
        </w:rPr>
        <w:t xml:space="preserve">the colonisation of a </w:t>
      </w:r>
      <w:r w:rsidR="00A22E66" w:rsidRPr="004219CA">
        <w:rPr>
          <w:rFonts w:ascii="Times New Roman" w:hAnsi="Times New Roman" w:cs="Times New Roman"/>
          <w:kern w:val="0"/>
        </w:rPr>
        <w:t xml:space="preserve">diverse range of </w:t>
      </w:r>
      <w:r w:rsidRPr="004219CA">
        <w:rPr>
          <w:rFonts w:ascii="Times New Roman" w:hAnsi="Times New Roman" w:cs="Times New Roman"/>
          <w:kern w:val="0"/>
        </w:rPr>
        <w:t xml:space="preserve">bacteria in the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rhizosphere and roots. The </w:t>
      </w:r>
      <w:r w:rsidR="00A22E66" w:rsidRPr="004219CA">
        <w:rPr>
          <w:rFonts w:ascii="Times New Roman" w:hAnsi="Times New Roman" w:cs="Times New Roman"/>
          <w:kern w:val="0"/>
        </w:rPr>
        <w:t xml:space="preserve">distinct effects observed for individual mutations, despite </w:t>
      </w:r>
      <w:r w:rsidR="00882A7A">
        <w:rPr>
          <w:rFonts w:ascii="Times New Roman" w:hAnsi="Times New Roman" w:cs="Times New Roman"/>
          <w:kern w:val="0"/>
        </w:rPr>
        <w:t>SNF</w:t>
      </w:r>
      <w:r w:rsidR="00A22E66" w:rsidRPr="004219CA">
        <w:rPr>
          <w:rFonts w:ascii="Times New Roman" w:hAnsi="Times New Roman" w:cs="Times New Roman"/>
          <w:kern w:val="0"/>
        </w:rPr>
        <w:t xml:space="preserve"> and AMS being equally impaired in all mutants (or absent in wild-type </w:t>
      </w:r>
      <w:r w:rsidR="00A22E66" w:rsidRPr="004219CA">
        <w:rPr>
          <w:rFonts w:ascii="Times New Roman" w:hAnsi="Times New Roman" w:cs="Times New Roman"/>
          <w:i/>
          <w:iCs/>
          <w:kern w:val="0"/>
        </w:rPr>
        <w:t>Hordeum</w:t>
      </w:r>
      <w:r w:rsidR="00A22E66" w:rsidRPr="004219CA">
        <w:rPr>
          <w:rFonts w:ascii="Times New Roman" w:hAnsi="Times New Roman" w:cs="Times New Roman"/>
          <w:kern w:val="0"/>
        </w:rPr>
        <w:t xml:space="preserve"> AMS)</w:t>
      </w:r>
      <w:r w:rsidR="005D1170" w:rsidRPr="004219CA">
        <w:rPr>
          <w:rFonts w:ascii="Times New Roman" w:hAnsi="Times New Roman" w:cs="Times New Roman"/>
          <w:kern w:val="0"/>
        </w:rPr>
        <w:t>, suggest that CSSP genes play a broader role in plant</w:t>
      </w:r>
      <w:r w:rsidR="00692A67" w:rsidRPr="004219CA">
        <w:rPr>
          <w:rFonts w:ascii="Times New Roman" w:hAnsi="Times New Roman" w:cs="Times New Roman"/>
          <w:color w:val="000000" w:themeColor="text1"/>
          <w:kern w:val="0"/>
        </w:rPr>
        <w:t>–</w:t>
      </w:r>
      <w:r w:rsidR="005D1170" w:rsidRPr="004219CA">
        <w:rPr>
          <w:rFonts w:ascii="Times New Roman" w:hAnsi="Times New Roman" w:cs="Times New Roman"/>
          <w:kern w:val="0"/>
        </w:rPr>
        <w:t xml:space="preserve">microbe interactions beyond their known symbiotic functions. </w:t>
      </w:r>
      <w:del w:id="386" w:author="Simona Radutoiu" w:date="2025-04-06T09:39:00Z" w16du:dateUtc="2025-04-06T07:39:00Z">
        <w:r w:rsidR="005D1170" w:rsidRPr="004219CA" w:rsidDel="005C67DA">
          <w:rPr>
            <w:rFonts w:ascii="Times New Roman" w:hAnsi="Times New Roman" w:cs="Times New Roman"/>
            <w:kern w:val="0"/>
          </w:rPr>
          <w:delText xml:space="preserve">The </w:delText>
        </w:r>
      </w:del>
      <w:ins w:id="387" w:author="Simona Radutoiu" w:date="2025-04-06T09:39:00Z" w16du:dateUtc="2025-04-06T07:39:00Z">
        <w:r w:rsidR="005C67DA">
          <w:rPr>
            <w:rFonts w:ascii="Times New Roman" w:hAnsi="Times New Roman" w:cs="Times New Roman"/>
            <w:kern w:val="0"/>
          </w:rPr>
          <w:t>In</w:t>
        </w:r>
        <w:r w:rsidR="005C67DA" w:rsidRPr="004219CA">
          <w:rPr>
            <w:rFonts w:ascii="Times New Roman" w:hAnsi="Times New Roman" w:cs="Times New Roman"/>
            <w:kern w:val="0"/>
          </w:rPr>
          <w:t xml:space="preserve"> </w:t>
        </w:r>
      </w:ins>
      <w:r w:rsidR="005D1170" w:rsidRPr="004219CA">
        <w:rPr>
          <w:rFonts w:ascii="Times New Roman" w:hAnsi="Times New Roman" w:cs="Times New Roman"/>
          <w:kern w:val="0"/>
        </w:rPr>
        <w:t>particular</w:t>
      </w:r>
      <w:ins w:id="388" w:author="Simona Radutoiu" w:date="2025-04-06T09:40:00Z" w16du:dateUtc="2025-04-06T07:40:00Z">
        <w:r w:rsidR="005C67DA">
          <w:rPr>
            <w:rFonts w:ascii="Times New Roman" w:hAnsi="Times New Roman" w:cs="Times New Roman"/>
            <w:kern w:val="0"/>
          </w:rPr>
          <w:t>, the</w:t>
        </w:r>
      </w:ins>
      <w:del w:id="389" w:author="Simona Radutoiu" w:date="2025-04-06T09:39:00Z" w16du:dateUtc="2025-04-06T07:39:00Z">
        <w:r w:rsidR="005D1170" w:rsidRPr="004219CA" w:rsidDel="005C67DA">
          <w:rPr>
            <w:rFonts w:ascii="Times New Roman" w:hAnsi="Times New Roman" w:cs="Times New Roman"/>
            <w:kern w:val="0"/>
          </w:rPr>
          <w:delText>ly</w:delText>
        </w:r>
      </w:del>
      <w:r w:rsidR="005D1170" w:rsidRPr="004219CA">
        <w:rPr>
          <w:rFonts w:ascii="Times New Roman" w:hAnsi="Times New Roman" w:cs="Times New Roman"/>
          <w:kern w:val="0"/>
        </w:rPr>
        <w:t xml:space="preserve"> strong effect of </w:t>
      </w:r>
      <w:proofErr w:type="spellStart"/>
      <w:r w:rsidR="00E0634C" w:rsidRPr="004219CA">
        <w:rPr>
          <w:rFonts w:ascii="Times New Roman" w:hAnsi="Times New Roman" w:cs="Times New Roman"/>
          <w:kern w:val="0"/>
        </w:rPr>
        <w:t>C</w:t>
      </w:r>
      <w:r w:rsidR="00E0634C">
        <w:rPr>
          <w:rFonts w:ascii="Times New Roman" w:hAnsi="Times New Roman" w:cs="Times New Roman"/>
          <w:kern w:val="0"/>
        </w:rPr>
        <w:t>C</w:t>
      </w:r>
      <w:r w:rsidR="00E0634C" w:rsidRPr="004219CA">
        <w:rPr>
          <w:rFonts w:ascii="Times New Roman" w:hAnsi="Times New Roman" w:cs="Times New Roman"/>
          <w:kern w:val="0"/>
        </w:rPr>
        <w:t>a</w:t>
      </w:r>
      <w:r w:rsidR="00E0634C">
        <w:rPr>
          <w:rFonts w:ascii="Times New Roman" w:hAnsi="Times New Roman" w:cs="Times New Roman"/>
          <w:kern w:val="0"/>
        </w:rPr>
        <w:t>M</w:t>
      </w:r>
      <w:r w:rsidR="00E0634C" w:rsidRPr="004219CA">
        <w:rPr>
          <w:rFonts w:ascii="Times New Roman" w:hAnsi="Times New Roman" w:cs="Times New Roman"/>
          <w:kern w:val="0"/>
        </w:rPr>
        <w:t>K</w:t>
      </w:r>
      <w:proofErr w:type="spellEnd"/>
      <w:r w:rsidR="00E0634C" w:rsidRPr="004219CA">
        <w:rPr>
          <w:rFonts w:ascii="Times New Roman" w:hAnsi="Times New Roman" w:cs="Times New Roman"/>
          <w:kern w:val="0"/>
        </w:rPr>
        <w:t xml:space="preserve"> </w:t>
      </w:r>
      <w:r w:rsidR="005D1170" w:rsidRPr="004219CA">
        <w:rPr>
          <w:rFonts w:ascii="Times New Roman" w:hAnsi="Times New Roman" w:cs="Times New Roman"/>
          <w:kern w:val="0"/>
        </w:rPr>
        <w:t xml:space="preserve">mutation on </w:t>
      </w:r>
      <w:r w:rsidR="005D1170" w:rsidRPr="004219CA">
        <w:rPr>
          <w:rFonts w:ascii="Times New Roman" w:hAnsi="Times New Roman" w:cs="Times New Roman"/>
          <w:i/>
          <w:iCs/>
          <w:kern w:val="0"/>
        </w:rPr>
        <w:t>Hordeum</w:t>
      </w:r>
      <w:r w:rsidR="005D1170" w:rsidRPr="004219CA">
        <w:rPr>
          <w:rFonts w:ascii="Times New Roman" w:hAnsi="Times New Roman" w:cs="Times New Roman"/>
          <w:kern w:val="0"/>
        </w:rPr>
        <w:t xml:space="preserve"> growth in the presence of microbes suggests that this gene may have an additional, yet poorly characterised, role in regulating plant </w:t>
      </w:r>
      <w:r w:rsidR="00EB277E">
        <w:rPr>
          <w:rFonts w:ascii="Times New Roman" w:hAnsi="Times New Roman" w:cs="Times New Roman"/>
          <w:kern w:val="0"/>
        </w:rPr>
        <w:t>growth in a complex microbial environment</w:t>
      </w:r>
      <w:r w:rsidR="005D1170" w:rsidRPr="004219CA">
        <w:rPr>
          <w:rFonts w:ascii="Times New Roman" w:hAnsi="Times New Roman" w:cs="Times New Roman"/>
          <w:kern w:val="0"/>
        </w:rPr>
        <w:t xml:space="preserve">. </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059DF">
        <w:rPr>
          <w:rFonts w:ascii="Times New Roman" w:hAnsi="Times New Roman" w:cs="Times New Roman"/>
          <w:b/>
          <w:bCs/>
        </w:rPr>
        <w:t>Community shifts were replicated in gnotobiotic systems with synthetic bacterial communities</w:t>
      </w:r>
    </w:p>
    <w:p w14:paraId="679DFB13" w14:textId="13E03693" w:rsidR="00295735" w:rsidRPr="004219CA"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in </w:t>
      </w:r>
      <w:r w:rsidR="00295735" w:rsidRPr="004219CA">
        <w:rPr>
          <w:rFonts w:ascii="Times New Roman" w:hAnsi="Times New Roman" w:cs="Times New Roman"/>
          <w:i/>
          <w:iCs/>
        </w:rPr>
        <w:t>Lotus</w:t>
      </w:r>
      <w:r w:rsidR="00295735" w:rsidRPr="004219CA">
        <w:rPr>
          <w:rFonts w:ascii="Times New Roman" w:hAnsi="Times New Roman" w:cs="Times New Roman"/>
        </w:rPr>
        <w:t xml:space="preserve"> and </w:t>
      </w:r>
      <w:r w:rsidR="00295735" w:rsidRPr="004219CA">
        <w:rPr>
          <w:rFonts w:ascii="Times New Roman" w:hAnsi="Times New Roman" w:cs="Times New Roman"/>
          <w:i/>
          <w:iCs/>
        </w:rPr>
        <w:t>Hordeum</w:t>
      </w:r>
      <w:r w:rsidR="00295735" w:rsidRPr="004219CA">
        <w:rPr>
          <w:rFonts w:ascii="Times New Roman" w:hAnsi="Times New Roman" w:cs="Times New Roman"/>
        </w:rPr>
        <w:t xml:space="preserve"> </w:t>
      </w:r>
      <w:r w:rsidR="00142BB5" w:rsidRPr="004219CA">
        <w:rPr>
          <w:rFonts w:ascii="Times New Roman" w:hAnsi="Times New Roman" w:cs="Times New Roman"/>
        </w:rPr>
        <w:t>grown in soil</w:t>
      </w:r>
      <w:r w:rsidR="00295735" w:rsidRPr="004219CA">
        <w:rPr>
          <w:rFonts w:ascii="Times New Roman" w:hAnsi="Times New Roman" w:cs="Times New Roman"/>
        </w:rPr>
        <w:t xml:space="preserve">. </w:t>
      </w:r>
      <w:r w:rsidRPr="004219CA">
        <w:rPr>
          <w:rFonts w:ascii="Times New Roman" w:hAnsi="Times New Roman" w:cs="Times New Roman"/>
        </w:rPr>
        <w:t>However, s</w:t>
      </w:r>
      <w:r w:rsidR="00295735" w:rsidRPr="004219CA">
        <w:rPr>
          <w:rFonts w:ascii="Times New Roman" w:hAnsi="Times New Roman" w:cs="Times New Roman"/>
        </w:rPr>
        <w:t>oil is</w:t>
      </w:r>
      <w:r w:rsidRPr="004219CA">
        <w:rPr>
          <w:rFonts w:ascii="Times New Roman" w:hAnsi="Times New Roman" w:cs="Times New Roman"/>
        </w:rPr>
        <w:t xml:space="preserve"> </w:t>
      </w:r>
      <w:r w:rsidR="00295735" w:rsidRPr="004219CA">
        <w:rPr>
          <w:rFonts w:ascii="Times New Roman" w:hAnsi="Times New Roman" w:cs="Times New Roman"/>
        </w:rPr>
        <w:t>a complex environment</w:t>
      </w:r>
      <w:r w:rsidRPr="004219CA">
        <w:rPr>
          <w:rFonts w:ascii="Times New Roman" w:hAnsi="Times New Roman" w:cs="Times New Roman"/>
        </w:rPr>
        <w:t>,</w:t>
      </w:r>
      <w:r w:rsidR="00295735" w:rsidRPr="004219CA">
        <w:rPr>
          <w:rFonts w:ascii="Times New Roman" w:hAnsi="Times New Roman" w:cs="Times New Roman"/>
        </w:rPr>
        <w:t xml:space="preserve"> </w:t>
      </w:r>
      <w:r w:rsidR="00142BB5" w:rsidRPr="004219CA">
        <w:rPr>
          <w:rFonts w:ascii="Times New Roman" w:hAnsi="Times New Roman" w:cs="Times New Roman"/>
        </w:rPr>
        <w:t xml:space="preserve">making it difficult to </w:t>
      </w:r>
      <w:r w:rsidRPr="004219CA">
        <w:rPr>
          <w:rFonts w:ascii="Times New Roman" w:hAnsi="Times New Roman" w:cs="Times New Roman"/>
        </w:rPr>
        <w:t xml:space="preserve">dissect individual </w:t>
      </w:r>
      <w:r w:rsidR="00142BB5" w:rsidRPr="004219CA">
        <w:rPr>
          <w:rFonts w:ascii="Times New Roman" w:hAnsi="Times New Roman" w:cs="Times New Roman"/>
        </w:rPr>
        <w:t>plant</w:t>
      </w:r>
      <w:r w:rsidR="00692A67" w:rsidRPr="004219CA">
        <w:rPr>
          <w:rFonts w:ascii="Times New Roman" w:hAnsi="Times New Roman" w:cs="Times New Roman"/>
          <w:color w:val="000000" w:themeColor="text1"/>
          <w:kern w:val="0"/>
        </w:rPr>
        <w:t>–</w:t>
      </w:r>
      <w:r w:rsidR="00142BB5" w:rsidRPr="004219CA">
        <w:rPr>
          <w:rFonts w:ascii="Times New Roman" w:hAnsi="Times New Roman" w:cs="Times New Roman"/>
        </w:rPr>
        <w:t xml:space="preserve">microbe interactions </w:t>
      </w:r>
      <w:r w:rsidR="00B17868" w:rsidRPr="004219CA">
        <w:rPr>
          <w:rFonts w:ascii="Times New Roman" w:hAnsi="Times New Roman" w:cs="Times New Roman"/>
        </w:rPr>
        <w:t>and</w:t>
      </w:r>
      <w:r w:rsidR="00142BB5" w:rsidRPr="004219CA">
        <w:rPr>
          <w:rFonts w:ascii="Times New Roman" w:hAnsi="Times New Roman" w:cs="Times New Roman"/>
        </w:rPr>
        <w:t xml:space="preserve"> </w:t>
      </w:r>
      <w:r w:rsidRPr="004219CA">
        <w:rPr>
          <w:rFonts w:ascii="Times New Roman" w:hAnsi="Times New Roman" w:cs="Times New Roman"/>
        </w:rPr>
        <w:t>uncover the mechanisms underlying the observed community shifts.</w:t>
      </w:r>
      <w:r w:rsidR="00142BB5" w:rsidRPr="004219CA">
        <w:rPr>
          <w:rFonts w:ascii="Times New Roman" w:hAnsi="Times New Roman" w:cs="Times New Roman"/>
        </w:rPr>
        <w:t xml:space="preserve"> </w:t>
      </w:r>
      <w:r w:rsidRPr="004219CA">
        <w:rPr>
          <w:rFonts w:ascii="Times New Roman" w:hAnsi="Times New Roman" w:cs="Times New Roman"/>
        </w:rPr>
        <w:t xml:space="preserve">To address this, we </w:t>
      </w:r>
      <w:r w:rsidR="001A2641" w:rsidRPr="004219CA">
        <w:rPr>
          <w:rFonts w:ascii="Times New Roman" w:hAnsi="Times New Roman" w:cs="Times New Roman"/>
        </w:rPr>
        <w:t xml:space="preserve">employed controlled </w:t>
      </w:r>
      <w:del w:id="390" w:author="Simona Radutoiu" w:date="2025-04-06T09:40:00Z" w16du:dateUtc="2025-04-06T07:40:00Z">
        <w:r w:rsidR="001A2641" w:rsidRPr="004219CA" w:rsidDel="005C4685">
          <w:rPr>
            <w:rFonts w:ascii="Times New Roman" w:hAnsi="Times New Roman" w:cs="Times New Roman"/>
          </w:rPr>
          <w:delText xml:space="preserve">and simplified </w:delText>
        </w:r>
      </w:del>
      <w:r w:rsidR="001A2641" w:rsidRPr="004219CA">
        <w:rPr>
          <w:rFonts w:ascii="Times New Roman" w:hAnsi="Times New Roman" w:cs="Times New Roman"/>
        </w:rPr>
        <w:t xml:space="preserve">systems with </w:t>
      </w:r>
      <w:r w:rsidR="00DA7D5D">
        <w:rPr>
          <w:rFonts w:ascii="Times New Roman" w:hAnsi="Times New Roman" w:cs="Times New Roman"/>
        </w:rPr>
        <w:t>lower</w:t>
      </w:r>
      <w:r w:rsidR="001A2641" w:rsidRPr="004219CA">
        <w:rPr>
          <w:rFonts w:ascii="Times New Roman" w:hAnsi="Times New Roman" w:cs="Times New Roman"/>
        </w:rPr>
        <w:t xml:space="preserve"> </w:t>
      </w:r>
      <w:ins w:id="391" w:author="Simona Radutoiu" w:date="2025-04-06T09:40:00Z" w16du:dateUtc="2025-04-06T07:40:00Z">
        <w:r w:rsidR="005C4685">
          <w:rPr>
            <w:rFonts w:ascii="Times New Roman" w:hAnsi="Times New Roman" w:cs="Times New Roman"/>
          </w:rPr>
          <w:t xml:space="preserve">microbial </w:t>
        </w:r>
      </w:ins>
      <w:r w:rsidR="001A2641" w:rsidRPr="004219CA">
        <w:rPr>
          <w:rFonts w:ascii="Times New Roman" w:hAnsi="Times New Roman" w:cs="Times New Roman"/>
        </w:rPr>
        <w:t>complexity</w:t>
      </w:r>
      <w:r w:rsidR="0077510C" w:rsidRPr="004219CA">
        <w:rPr>
          <w:rFonts w:ascii="Times New Roman" w:hAnsi="Times New Roman" w:cs="Times New Roman"/>
        </w:rPr>
        <w:t xml:space="preserve"> to determine whether the</w:t>
      </w:r>
      <w:r w:rsidR="001A2641" w:rsidRPr="004219CA">
        <w:rPr>
          <w:rFonts w:ascii="Times New Roman" w:hAnsi="Times New Roman" w:cs="Times New Roman"/>
        </w:rPr>
        <w:t xml:space="preserve"> effects </w:t>
      </w:r>
      <w:r w:rsidR="0077510C" w:rsidRPr="004219CA">
        <w:rPr>
          <w:rFonts w:ascii="Times New Roman" w:hAnsi="Times New Roman" w:cs="Times New Roman"/>
        </w:rPr>
        <w:t xml:space="preserve">of </w:t>
      </w:r>
      <w:r w:rsidR="0077510C" w:rsidRPr="004219CA">
        <w:rPr>
          <w:rFonts w:ascii="Times New Roman" w:hAnsi="Times New Roman" w:cs="Times New Roman"/>
        </w:rPr>
        <w:lastRenderedPageBreak/>
        <w:t xml:space="preserve">impaired symbiosis signalling </w:t>
      </w:r>
      <w:r w:rsidR="001A2641" w:rsidRPr="004219CA">
        <w:rPr>
          <w:rFonts w:ascii="Times New Roman" w:hAnsi="Times New Roman" w:cs="Times New Roman"/>
        </w:rPr>
        <w:t xml:space="preserve">on bacterial colonisation in </w:t>
      </w:r>
      <w:r w:rsidR="001A2641" w:rsidRPr="004219CA">
        <w:rPr>
          <w:rFonts w:ascii="Times New Roman" w:hAnsi="Times New Roman" w:cs="Times New Roman"/>
          <w:i/>
          <w:iCs/>
        </w:rPr>
        <w:t>Lotus</w:t>
      </w:r>
      <w:r w:rsidR="001A2641" w:rsidRPr="004219CA">
        <w:rPr>
          <w:rFonts w:ascii="Times New Roman" w:hAnsi="Times New Roman" w:cs="Times New Roman"/>
        </w:rPr>
        <w:t xml:space="preserve"> and </w:t>
      </w:r>
      <w:r w:rsidR="001A2641" w:rsidRPr="004219CA">
        <w:rPr>
          <w:rFonts w:ascii="Times New Roman" w:hAnsi="Times New Roman" w:cs="Times New Roman"/>
          <w:i/>
          <w:iCs/>
        </w:rPr>
        <w:t>Hordeum</w:t>
      </w:r>
      <w:r w:rsidR="001A2641" w:rsidRPr="004219CA">
        <w:rPr>
          <w:rFonts w:ascii="Times New Roman" w:hAnsi="Times New Roman" w:cs="Times New Roman"/>
        </w:rPr>
        <w:t xml:space="preserve"> </w:t>
      </w:r>
      <w:r w:rsidR="0077510C" w:rsidRPr="004219CA">
        <w:rPr>
          <w:rFonts w:ascii="Times New Roman" w:hAnsi="Times New Roman" w:cs="Times New Roman"/>
        </w:rPr>
        <w:t xml:space="preserve">could be </w:t>
      </w:r>
      <w:del w:id="392" w:author="Simona Radutoiu" w:date="2025-04-06T09:41:00Z" w16du:dateUtc="2025-04-06T07:41:00Z">
        <w:r w:rsidR="0077510C" w:rsidRPr="004219CA" w:rsidDel="00812B3A">
          <w:rPr>
            <w:rFonts w:ascii="Times New Roman" w:hAnsi="Times New Roman" w:cs="Times New Roman"/>
          </w:rPr>
          <w:delText xml:space="preserve">replicated </w:delText>
        </w:r>
        <w:r w:rsidR="00B9783C" w:rsidDel="00812B3A">
          <w:rPr>
            <w:rFonts w:ascii="Times New Roman" w:hAnsi="Times New Roman" w:cs="Times New Roman"/>
          </w:rPr>
          <w:delText>under these</w:delText>
        </w:r>
        <w:r w:rsidR="0077510C" w:rsidRPr="004219CA" w:rsidDel="00812B3A">
          <w:rPr>
            <w:rFonts w:ascii="Times New Roman" w:hAnsi="Times New Roman" w:cs="Times New Roman"/>
          </w:rPr>
          <w:delText xml:space="preserve"> conditions</w:delText>
        </w:r>
      </w:del>
      <w:ins w:id="393" w:author="Simona Radutoiu" w:date="2025-04-06T09:41:00Z" w16du:dateUtc="2025-04-06T07:41:00Z">
        <w:r w:rsidR="00812B3A">
          <w:rPr>
            <w:rFonts w:ascii="Times New Roman" w:hAnsi="Times New Roman" w:cs="Times New Roman"/>
          </w:rPr>
          <w:t xml:space="preserve">further </w:t>
        </w:r>
        <w:proofErr w:type="spellStart"/>
        <w:r w:rsidR="00812B3A">
          <w:rPr>
            <w:rFonts w:ascii="Times New Roman" w:hAnsi="Times New Roman" w:cs="Times New Roman"/>
          </w:rPr>
          <w:t>deligneated</w:t>
        </w:r>
      </w:ins>
      <w:proofErr w:type="spellEnd"/>
      <w:r w:rsidR="0077510C" w:rsidRPr="004219CA">
        <w:rPr>
          <w:rFonts w:ascii="Times New Roman" w:hAnsi="Times New Roman" w:cs="Times New Roman"/>
        </w:rPr>
        <w:t xml:space="preserve">. </w:t>
      </w:r>
      <w:del w:id="394" w:author="Simona Radutoiu" w:date="2025-04-06T09:41:00Z" w16du:dateUtc="2025-04-06T07:41:00Z">
        <w:r w:rsidR="0077510C" w:rsidRPr="004219CA" w:rsidDel="00812B3A">
          <w:rPr>
            <w:rFonts w:ascii="Times New Roman" w:hAnsi="Times New Roman" w:cs="Times New Roman"/>
          </w:rPr>
          <w:delText xml:space="preserve">This approach enables follow-up genetic investigations of affected taxa, as closed genomes for these isolates are available, </w:delText>
        </w:r>
        <w:r w:rsidR="00B9783C" w:rsidDel="00812B3A">
          <w:rPr>
            <w:rFonts w:ascii="Times New Roman" w:hAnsi="Times New Roman" w:cs="Times New Roman"/>
          </w:rPr>
          <w:delText>as well as</w:delText>
        </w:r>
        <w:r w:rsidR="001A2641" w:rsidRPr="004219CA" w:rsidDel="00812B3A">
          <w:rPr>
            <w:rFonts w:ascii="Times New Roman" w:hAnsi="Times New Roman" w:cs="Times New Roman"/>
          </w:rPr>
          <w:delText xml:space="preserve"> tailored experiments </w:delText>
        </w:r>
        <w:r w:rsidR="0077510C" w:rsidRPr="004219CA" w:rsidDel="00812B3A">
          <w:rPr>
            <w:rFonts w:ascii="Times New Roman" w:hAnsi="Times New Roman" w:cs="Times New Roman"/>
          </w:rPr>
          <w:delText xml:space="preserve">to elucidate how plants </w:delText>
        </w:r>
        <w:r w:rsidR="0077510C" w:rsidRPr="004219CA" w:rsidDel="00812B3A">
          <w:rPr>
            <w:rStyle w:val="LineNumber"/>
          </w:rPr>
          <w:delText>mediate</w:delText>
        </w:r>
        <w:r w:rsidR="0077510C" w:rsidRPr="004219CA" w:rsidDel="00812B3A">
          <w:rPr>
            <w:rFonts w:ascii="Times New Roman" w:hAnsi="Times New Roman" w:cs="Times New Roman"/>
          </w:rPr>
          <w:delText xml:space="preserve"> these community shifts, potentially from both the plant and bacterial perspectives. </w:delText>
        </w:r>
      </w:del>
      <w:r w:rsidR="00B17868" w:rsidRPr="004219CA">
        <w:rPr>
          <w:rFonts w:ascii="Times New Roman" w:hAnsi="Times New Roman" w:cs="Times New Roman"/>
        </w:rPr>
        <w:t xml:space="preserve">We </w:t>
      </w:r>
      <w:r w:rsidR="00142BB5" w:rsidRPr="004219CA">
        <w:rPr>
          <w:rFonts w:ascii="Times New Roman" w:hAnsi="Times New Roman" w:cs="Times New Roman"/>
        </w:rPr>
        <w:t xml:space="preserve">used synthetic communities </w:t>
      </w:r>
      <w:r w:rsidR="00B17868" w:rsidRPr="004219CA">
        <w:rPr>
          <w:rFonts w:ascii="Times New Roman" w:hAnsi="Times New Roman" w:cs="Times New Roman"/>
        </w:rPr>
        <w:t>(</w:t>
      </w:r>
      <w:proofErr w:type="spellStart"/>
      <w:r w:rsidR="00B17868" w:rsidRPr="004219CA">
        <w:rPr>
          <w:rFonts w:ascii="Times New Roman" w:hAnsi="Times New Roman" w:cs="Times New Roman"/>
        </w:rPr>
        <w:t>SynComs</w:t>
      </w:r>
      <w:proofErr w:type="spellEnd"/>
      <w:r w:rsidR="00B17868" w:rsidRPr="004219CA">
        <w:rPr>
          <w:rFonts w:ascii="Times New Roman" w:hAnsi="Times New Roman" w:cs="Times New Roman"/>
        </w:rPr>
        <w:t xml:space="preserve">) </w:t>
      </w:r>
      <w:r w:rsidR="001A2641" w:rsidRPr="004219CA">
        <w:rPr>
          <w:rFonts w:ascii="Times New Roman" w:hAnsi="Times New Roman" w:cs="Times New Roman"/>
        </w:rPr>
        <w:t xml:space="preserve">composed </w:t>
      </w:r>
      <w:r w:rsidR="00142BB5" w:rsidRPr="004219CA">
        <w:rPr>
          <w:rFonts w:ascii="Times New Roman" w:hAnsi="Times New Roman" w:cs="Times New Roman"/>
        </w:rPr>
        <w:t>of bacteria</w:t>
      </w:r>
      <w:r w:rsidR="001A2641" w:rsidRPr="004219CA">
        <w:rPr>
          <w:rFonts w:ascii="Times New Roman" w:hAnsi="Times New Roman" w:cs="Times New Roman"/>
        </w:rPr>
        <w:t>l isolates from</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and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culture collections</w:t>
      </w:r>
      <w:r w:rsidR="001A2641" w:rsidRPr="004219CA">
        <w:rPr>
          <w:rFonts w:ascii="Times New Roman" w:hAnsi="Times New Roman" w:cs="Times New Roman"/>
        </w:rPr>
        <w:t xml:space="preserve">. These isolates </w:t>
      </w:r>
      <w:r w:rsidR="0077510C" w:rsidRPr="004219CA">
        <w:rPr>
          <w:rFonts w:ascii="Times New Roman" w:hAnsi="Times New Roman" w:cs="Times New Roman"/>
        </w:rPr>
        <w:t>originated</w:t>
      </w:r>
      <w:r w:rsidR="001A2641" w:rsidRPr="004219CA">
        <w:rPr>
          <w:rFonts w:ascii="Times New Roman" w:hAnsi="Times New Roman" w:cs="Times New Roman"/>
        </w:rPr>
        <w:t xml:space="preserve"> from </w:t>
      </w:r>
      <w:ins w:id="395" w:author="Simona Radutoiu" w:date="2025-04-06T09:41:00Z" w16du:dateUtc="2025-04-06T07:41:00Z">
        <w:r w:rsidR="00476B5E">
          <w:rPr>
            <w:rFonts w:ascii="Times New Roman" w:hAnsi="Times New Roman" w:cs="Times New Roman"/>
          </w:rPr>
          <w:t xml:space="preserve">healthy </w:t>
        </w:r>
      </w:ins>
      <w:r w:rsidR="001A2641" w:rsidRPr="004219CA">
        <w:rPr>
          <w:rFonts w:ascii="Times New Roman" w:hAnsi="Times New Roman" w:cs="Times New Roman"/>
        </w:rPr>
        <w:t>soil-grown plants, making them native to their</w:t>
      </w:r>
      <w:r w:rsidR="00B17868" w:rsidRPr="004219CA">
        <w:rPr>
          <w:rFonts w:ascii="Times New Roman" w:hAnsi="Times New Roman" w:cs="Times New Roman"/>
        </w:rPr>
        <w:t xml:space="preserve"> </w:t>
      </w:r>
      <w:r w:rsidR="001A2641" w:rsidRPr="004219CA">
        <w:rPr>
          <w:rFonts w:ascii="Times New Roman" w:hAnsi="Times New Roman" w:cs="Times New Roman"/>
        </w:rPr>
        <w:t>respective hosts and representative of their</w:t>
      </w:r>
      <w:r w:rsidR="00142BB5" w:rsidRPr="004219CA">
        <w:rPr>
          <w:rFonts w:ascii="Times New Roman" w:hAnsi="Times New Roman" w:cs="Times New Roman"/>
        </w:rPr>
        <w:t xml:space="preserve"> natural core microbio</w:t>
      </w:r>
      <w:r w:rsidR="00B17868" w:rsidRPr="004219CA">
        <w:rPr>
          <w:rFonts w:ascii="Times New Roman" w:hAnsi="Times New Roman" w:cs="Times New Roman"/>
        </w:rPr>
        <w:t>ta</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collection: </w:t>
      </w:r>
      <w:proofErr w:type="spellStart"/>
      <w:r w:rsidR="00142BB5" w:rsidRPr="004219CA">
        <w:rPr>
          <w:rFonts w:ascii="Times New Roman" w:hAnsi="Times New Roman" w:cs="Times New Roman"/>
        </w:rPr>
        <w:t>Lj</w:t>
      </w:r>
      <w:proofErr w:type="spellEnd"/>
      <w:r w:rsidR="00142BB5" w:rsidRPr="004219CA">
        <w:rPr>
          <w:rFonts w:ascii="Times New Roman" w:hAnsi="Times New Roman" w:cs="Times New Roman"/>
        </w:rPr>
        <w:t xml:space="preserve">-SPHERE, Wippel </w:t>
      </w:r>
      <w:r w:rsidR="00142BB5" w:rsidRPr="004219CA">
        <w:rPr>
          <w:rFonts w:ascii="Times New Roman" w:hAnsi="Times New Roman" w:cs="Times New Roman"/>
          <w:i/>
          <w:iCs/>
        </w:rPr>
        <w:t>et al</w:t>
      </w:r>
      <w:r w:rsidR="00142BB5" w:rsidRPr="004219CA">
        <w:rPr>
          <w:rFonts w:ascii="Times New Roman" w:hAnsi="Times New Roman" w:cs="Times New Roman"/>
        </w:rPr>
        <w:t xml:space="preserve">., 2021;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w:t>
      </w:r>
      <w:r w:rsidR="00B17868" w:rsidRPr="004219CA">
        <w:rPr>
          <w:rFonts w:ascii="Times New Roman" w:hAnsi="Times New Roman" w:cs="Times New Roman"/>
        </w:rPr>
        <w:t xml:space="preserve">collection: </w:t>
      </w:r>
      <w:r w:rsidR="005F248D">
        <w:rPr>
          <w:rFonts w:ascii="Times New Roman" w:hAnsi="Times New Roman" w:cs="Times New Roman"/>
        </w:rPr>
        <w:t xml:space="preserve">Selten </w:t>
      </w:r>
      <w:r w:rsidR="005F248D" w:rsidRPr="005F248D">
        <w:rPr>
          <w:rFonts w:ascii="Times New Roman" w:hAnsi="Times New Roman" w:cs="Times New Roman"/>
          <w:i/>
          <w:iCs/>
        </w:rPr>
        <w:t>et al</w:t>
      </w:r>
      <w:r w:rsidR="005F248D">
        <w:rPr>
          <w:rFonts w:ascii="Times New Roman" w:hAnsi="Times New Roman" w:cs="Times New Roman"/>
        </w:rPr>
        <w:t>., 2024</w:t>
      </w:r>
      <w:r w:rsidR="00142BB5" w:rsidRPr="004219CA">
        <w:rPr>
          <w:rFonts w:ascii="Times New Roman" w:hAnsi="Times New Roman" w:cs="Times New Roman"/>
        </w:rPr>
        <w:t>).</w:t>
      </w:r>
      <w:r w:rsidR="00B17868" w:rsidRPr="004219CA">
        <w:rPr>
          <w:rFonts w:ascii="Times New Roman" w:hAnsi="Times New Roman" w:cs="Times New Roman"/>
        </w:rPr>
        <w:t xml:space="preserve"> </w:t>
      </w:r>
      <w:moveToRangeStart w:id="396" w:author="Simona Radutoiu" w:date="2025-04-06T09:42:00Z" w:name="move194824967"/>
      <w:commentRangeStart w:id="397"/>
      <w:moveTo w:id="398" w:author="Simona Radutoiu" w:date="2025-04-06T09:42:00Z" w16du:dateUtc="2025-04-06T07:42:00Z">
        <w:r w:rsidR="00476B5E" w:rsidRPr="004219CA">
          <w:rPr>
            <w:rFonts w:ascii="Times New Roman" w:hAnsi="Times New Roman" w:cs="Times New Roman"/>
          </w:rPr>
          <w:t xml:space="preserve">Further details on these </w:t>
        </w:r>
        <w:proofErr w:type="spellStart"/>
        <w:r w:rsidR="00476B5E" w:rsidRPr="004219CA">
          <w:rPr>
            <w:rFonts w:ascii="Times New Roman" w:hAnsi="Times New Roman" w:cs="Times New Roman"/>
          </w:rPr>
          <w:t>SynComs</w:t>
        </w:r>
        <w:proofErr w:type="spellEnd"/>
        <w:r w:rsidR="00476B5E" w:rsidRPr="004219CA">
          <w:rPr>
            <w:rFonts w:ascii="Times New Roman" w:hAnsi="Times New Roman" w:cs="Times New Roman"/>
          </w:rPr>
          <w:t xml:space="preserve"> are provided in the Methods section</w:t>
        </w:r>
        <w:r w:rsidR="00476B5E">
          <w:rPr>
            <w:rFonts w:ascii="Times New Roman" w:hAnsi="Times New Roman" w:cs="Times New Roman"/>
          </w:rPr>
          <w:t>,</w:t>
        </w:r>
        <w:r w:rsidR="00476B5E" w:rsidRPr="004219CA">
          <w:rPr>
            <w:rFonts w:ascii="Times New Roman" w:hAnsi="Times New Roman" w:cs="Times New Roman"/>
          </w:rPr>
          <w:t xml:space="preserve"> in Supplementary Figures 9 and 10</w:t>
        </w:r>
        <w:r w:rsidR="00476B5E">
          <w:rPr>
            <w:rFonts w:ascii="Times New Roman" w:hAnsi="Times New Roman" w:cs="Times New Roman"/>
          </w:rPr>
          <w:t xml:space="preserve"> and in Supplementary Tables 4 and 6</w:t>
        </w:r>
        <w:r w:rsidR="00476B5E" w:rsidRPr="004219CA">
          <w:rPr>
            <w:rFonts w:ascii="Times New Roman" w:hAnsi="Times New Roman" w:cs="Times New Roman"/>
          </w:rPr>
          <w:t xml:space="preserve">. </w:t>
        </w:r>
      </w:moveTo>
      <w:moveToRangeEnd w:id="396"/>
      <w:commentRangeEnd w:id="397"/>
      <w:r w:rsidR="00476B5E">
        <w:rPr>
          <w:rStyle w:val="CommentReference"/>
        </w:rPr>
        <w:commentReference w:id="397"/>
      </w:r>
      <w:r w:rsidR="001A2641" w:rsidRPr="004219CA">
        <w:rPr>
          <w:rFonts w:ascii="Times New Roman" w:hAnsi="Times New Roman" w:cs="Times New Roman"/>
        </w:rPr>
        <w:t xml:space="preserve">We </w:t>
      </w:r>
      <w:r w:rsidR="00B17868" w:rsidRPr="004219CA">
        <w:rPr>
          <w:rFonts w:ascii="Times New Roman" w:hAnsi="Times New Roman" w:cs="Times New Roman"/>
        </w:rPr>
        <w:t xml:space="preserve">cultivated </w:t>
      </w:r>
      <w:r w:rsidR="00B17868" w:rsidRPr="004219CA">
        <w:rPr>
          <w:rFonts w:ascii="Times New Roman" w:hAnsi="Times New Roman" w:cs="Times New Roman"/>
          <w:i/>
          <w:iCs/>
        </w:rPr>
        <w:t>Lotus</w:t>
      </w:r>
      <w:r w:rsidR="00B17868" w:rsidRPr="004219CA">
        <w:rPr>
          <w:rFonts w:ascii="Times New Roman" w:hAnsi="Times New Roman" w:cs="Times New Roman"/>
        </w:rPr>
        <w:t xml:space="preserve"> and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wild-type and CSSP mutants </w:t>
      </w:r>
      <w:r w:rsidR="00BF068E" w:rsidRPr="004219CA">
        <w:rPr>
          <w:rFonts w:ascii="Times New Roman" w:hAnsi="Times New Roman" w:cs="Times New Roman"/>
        </w:rPr>
        <w:t>(</w:t>
      </w:r>
      <w:proofErr w:type="spellStart"/>
      <w:r w:rsidR="00BF068E" w:rsidRPr="004219CA">
        <w:rPr>
          <w:rFonts w:ascii="Times New Roman" w:hAnsi="Times New Roman" w:cs="Times New Roman"/>
          <w:i/>
          <w:iCs/>
        </w:rPr>
        <w:t>symrk</w:t>
      </w:r>
      <w:proofErr w:type="spellEnd"/>
      <w:r w:rsidR="00BF068E" w:rsidRPr="004219CA">
        <w:rPr>
          <w:rFonts w:ascii="Times New Roman" w:hAnsi="Times New Roman" w:cs="Times New Roman"/>
        </w:rPr>
        <w:t xml:space="preserve">, </w:t>
      </w:r>
      <w:proofErr w:type="spellStart"/>
      <w:r w:rsidR="00BF068E" w:rsidRPr="004219CA">
        <w:rPr>
          <w:rFonts w:ascii="Times New Roman" w:hAnsi="Times New Roman" w:cs="Times New Roman"/>
          <w:i/>
          <w:iCs/>
        </w:rPr>
        <w:t>ccamk</w:t>
      </w:r>
      <w:proofErr w:type="spellEnd"/>
      <w:r w:rsidR="00BF068E" w:rsidRPr="004219CA">
        <w:rPr>
          <w:rFonts w:ascii="Times New Roman" w:hAnsi="Times New Roman" w:cs="Times New Roman"/>
        </w:rPr>
        <w:t xml:space="preserve">, </w:t>
      </w:r>
      <w:r w:rsidR="00BF068E" w:rsidRPr="004219CA">
        <w:rPr>
          <w:rFonts w:ascii="Times New Roman" w:hAnsi="Times New Roman" w:cs="Times New Roman"/>
          <w:i/>
          <w:iCs/>
        </w:rPr>
        <w:t>nsp1</w:t>
      </w:r>
      <w:r w:rsidR="00BF068E" w:rsidRPr="004219CA">
        <w:rPr>
          <w:rFonts w:ascii="Times New Roman" w:hAnsi="Times New Roman" w:cs="Times New Roman"/>
        </w:rPr>
        <w:t xml:space="preserve">, </w:t>
      </w:r>
      <w:r w:rsidR="00BF068E" w:rsidRPr="004219CA">
        <w:rPr>
          <w:rFonts w:ascii="Times New Roman" w:hAnsi="Times New Roman" w:cs="Times New Roman"/>
          <w:i/>
          <w:iCs/>
        </w:rPr>
        <w:t>nsp2</w:t>
      </w:r>
      <w:r w:rsidR="00BF068E" w:rsidRPr="004219CA">
        <w:rPr>
          <w:rFonts w:ascii="Times New Roman" w:hAnsi="Times New Roman" w:cs="Times New Roman"/>
        </w:rPr>
        <w:t xml:space="preserve">) </w:t>
      </w:r>
      <w:r w:rsidR="002A36BC">
        <w:rPr>
          <w:rFonts w:ascii="Times New Roman" w:hAnsi="Times New Roman" w:cs="Times New Roman"/>
        </w:rPr>
        <w:t>under</w:t>
      </w:r>
      <w:r w:rsidR="00B17868" w:rsidRPr="004219CA">
        <w:rPr>
          <w:rFonts w:ascii="Times New Roman" w:hAnsi="Times New Roman" w:cs="Times New Roman"/>
        </w:rPr>
        <w:t xml:space="preserve"> </w:t>
      </w:r>
      <w:r w:rsidR="002A36BC">
        <w:rPr>
          <w:rFonts w:ascii="Times New Roman" w:hAnsi="Times New Roman" w:cs="Times New Roman"/>
        </w:rPr>
        <w:t>sterile, l</w:t>
      </w:r>
      <w:r w:rsidR="00B225F0" w:rsidRPr="004219CA">
        <w:rPr>
          <w:rFonts w:ascii="Times New Roman" w:hAnsi="Times New Roman" w:cs="Times New Roman"/>
        </w:rPr>
        <w:t>ow</w:t>
      </w:r>
      <w:r w:rsidR="002A36BC">
        <w:rPr>
          <w:rFonts w:ascii="Times New Roman" w:hAnsi="Times New Roman" w:cs="Times New Roman"/>
        </w:rPr>
        <w:t>-</w:t>
      </w:r>
      <w:r w:rsidR="00B225F0" w:rsidRPr="004219CA">
        <w:rPr>
          <w:rFonts w:ascii="Times New Roman" w:hAnsi="Times New Roman" w:cs="Times New Roman"/>
        </w:rPr>
        <w:t xml:space="preserve">nutrient </w:t>
      </w:r>
      <w:r w:rsidR="002A36BC">
        <w:rPr>
          <w:rFonts w:ascii="Times New Roman" w:hAnsi="Times New Roman" w:cs="Times New Roman"/>
        </w:rPr>
        <w:t>conditions</w:t>
      </w:r>
      <w:r w:rsidR="0077510C" w:rsidRPr="004219CA">
        <w:rPr>
          <w:rFonts w:ascii="Times New Roman" w:hAnsi="Times New Roman" w:cs="Times New Roman"/>
        </w:rPr>
        <w:t xml:space="preserve"> and inoculated them with</w:t>
      </w:r>
      <w:r w:rsidR="00B17868" w:rsidRPr="004219CA">
        <w:rPr>
          <w:rFonts w:ascii="Times New Roman" w:hAnsi="Times New Roman" w:cs="Times New Roman"/>
        </w:rPr>
        <w:t xml:space="preserve"> either </w:t>
      </w:r>
      <w:r w:rsidR="00683535" w:rsidRPr="004219CA">
        <w:rPr>
          <w:rFonts w:ascii="Times New Roman" w:hAnsi="Times New Roman" w:cs="Times New Roman"/>
        </w:rPr>
        <w:t>the</w:t>
      </w:r>
      <w:r w:rsidR="00B17868" w:rsidRPr="004219CA">
        <w:rPr>
          <w:rFonts w:ascii="Times New Roman" w:hAnsi="Times New Roman" w:cs="Times New Roman"/>
        </w:rPr>
        <w:t xml:space="preserve"> Lj-SPHERE SynCom </w:t>
      </w:r>
      <w:r w:rsidR="00683535" w:rsidRPr="004219CA">
        <w:rPr>
          <w:rFonts w:ascii="Times New Roman" w:hAnsi="Times New Roman" w:cs="Times New Roman"/>
        </w:rPr>
        <w:t xml:space="preserve">(291 isolates) </w:t>
      </w:r>
      <w:r w:rsidR="00B17868" w:rsidRPr="004219CA">
        <w:rPr>
          <w:rFonts w:ascii="Times New Roman" w:hAnsi="Times New Roman" w:cs="Times New Roman"/>
        </w:rPr>
        <w:t xml:space="preserve">or the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SynCom</w:t>
      </w:r>
      <w:r w:rsidR="00683535" w:rsidRPr="004219CA">
        <w:rPr>
          <w:rFonts w:ascii="Times New Roman" w:hAnsi="Times New Roman" w:cs="Times New Roman"/>
        </w:rPr>
        <w:t xml:space="preserve"> (316 isolates)</w:t>
      </w:r>
      <w:r w:rsidR="00B17868" w:rsidRPr="004219CA">
        <w:rPr>
          <w:rFonts w:ascii="Times New Roman" w:hAnsi="Times New Roman" w:cs="Times New Roman"/>
        </w:rPr>
        <w:t>, respectively</w:t>
      </w:r>
      <w:r w:rsidR="00B225F0" w:rsidRPr="004219CA">
        <w:rPr>
          <w:rFonts w:ascii="Times New Roman" w:hAnsi="Times New Roman" w:cs="Times New Roman"/>
        </w:rPr>
        <w:t xml:space="preserve"> (Fig.7A,8A)</w:t>
      </w:r>
      <w:r w:rsidR="00B17868" w:rsidRPr="004219CA">
        <w:rPr>
          <w:rFonts w:ascii="Times New Roman" w:hAnsi="Times New Roman" w:cs="Times New Roman"/>
        </w:rPr>
        <w:t>.</w:t>
      </w:r>
      <w:commentRangeStart w:id="399"/>
      <w:r w:rsidR="00B17868" w:rsidRPr="004219CA">
        <w:rPr>
          <w:rFonts w:ascii="Times New Roman" w:hAnsi="Times New Roman" w:cs="Times New Roman"/>
        </w:rPr>
        <w:t xml:space="preserve"> </w:t>
      </w:r>
      <w:moveFromRangeStart w:id="400" w:author="Simona Radutoiu" w:date="2025-04-06T09:42:00Z" w:name="move194824967"/>
      <w:moveFrom w:id="401" w:author="Simona Radutoiu" w:date="2025-04-06T09:42:00Z" w16du:dateUtc="2025-04-06T07:42:00Z">
        <w:r w:rsidR="001A2641" w:rsidRPr="004219CA" w:rsidDel="00476B5E">
          <w:rPr>
            <w:rFonts w:ascii="Times New Roman" w:hAnsi="Times New Roman" w:cs="Times New Roman"/>
          </w:rPr>
          <w:t>Further d</w:t>
        </w:r>
        <w:r w:rsidR="00683535" w:rsidRPr="004219CA" w:rsidDel="00476B5E">
          <w:rPr>
            <w:rFonts w:ascii="Times New Roman" w:hAnsi="Times New Roman" w:cs="Times New Roman"/>
          </w:rPr>
          <w:t xml:space="preserve">etails on these SynComs </w:t>
        </w:r>
        <w:r w:rsidR="001A2641" w:rsidRPr="004219CA" w:rsidDel="00476B5E">
          <w:rPr>
            <w:rFonts w:ascii="Times New Roman" w:hAnsi="Times New Roman" w:cs="Times New Roman"/>
          </w:rPr>
          <w:t>are provided</w:t>
        </w:r>
        <w:r w:rsidR="00683535" w:rsidRPr="004219CA" w:rsidDel="00476B5E">
          <w:rPr>
            <w:rFonts w:ascii="Times New Roman" w:hAnsi="Times New Roman" w:cs="Times New Roman"/>
          </w:rPr>
          <w:t xml:space="preserve"> in the Methods section</w:t>
        </w:r>
        <w:r w:rsidR="007F06C8" w:rsidDel="00476B5E">
          <w:rPr>
            <w:rFonts w:ascii="Times New Roman" w:hAnsi="Times New Roman" w:cs="Times New Roman"/>
          </w:rPr>
          <w:t>,</w:t>
        </w:r>
        <w:r w:rsidR="00683535" w:rsidRPr="004219CA" w:rsidDel="00476B5E">
          <w:rPr>
            <w:rFonts w:ascii="Times New Roman" w:hAnsi="Times New Roman" w:cs="Times New Roman"/>
          </w:rPr>
          <w:t xml:space="preserve"> in Suppl</w:t>
        </w:r>
        <w:r w:rsidR="001A2641" w:rsidRPr="004219CA" w:rsidDel="00476B5E">
          <w:rPr>
            <w:rFonts w:ascii="Times New Roman" w:hAnsi="Times New Roman" w:cs="Times New Roman"/>
          </w:rPr>
          <w:t>ementary</w:t>
        </w:r>
        <w:r w:rsidR="00683535" w:rsidRPr="004219CA" w:rsidDel="00476B5E">
          <w:rPr>
            <w:rFonts w:ascii="Times New Roman" w:hAnsi="Times New Roman" w:cs="Times New Roman"/>
          </w:rPr>
          <w:t xml:space="preserve"> Fig</w:t>
        </w:r>
        <w:r w:rsidR="001A2641" w:rsidRPr="004219CA" w:rsidDel="00476B5E">
          <w:rPr>
            <w:rFonts w:ascii="Times New Roman" w:hAnsi="Times New Roman" w:cs="Times New Roman"/>
          </w:rPr>
          <w:t>ures</w:t>
        </w:r>
        <w:r w:rsidR="00683535" w:rsidRPr="004219CA" w:rsidDel="00476B5E">
          <w:rPr>
            <w:rFonts w:ascii="Times New Roman" w:hAnsi="Times New Roman" w:cs="Times New Roman"/>
          </w:rPr>
          <w:t xml:space="preserve"> 9 and 10</w:t>
        </w:r>
        <w:r w:rsidR="007F06C8" w:rsidDel="00476B5E">
          <w:rPr>
            <w:rFonts w:ascii="Times New Roman" w:hAnsi="Times New Roman" w:cs="Times New Roman"/>
          </w:rPr>
          <w:t xml:space="preserve"> and in Supplementary Tables 4 and 6</w:t>
        </w:r>
        <w:r w:rsidR="00683535" w:rsidRPr="004219CA" w:rsidDel="00476B5E">
          <w:rPr>
            <w:rFonts w:ascii="Times New Roman" w:hAnsi="Times New Roman" w:cs="Times New Roman"/>
          </w:rPr>
          <w:t xml:space="preserve">. </w:t>
        </w:r>
      </w:moveFrom>
      <w:moveFromRangeEnd w:id="400"/>
      <w:r w:rsidR="001A2641" w:rsidRPr="004219CA">
        <w:rPr>
          <w:rFonts w:ascii="Times New Roman" w:hAnsi="Times New Roman" w:cs="Times New Roman"/>
        </w:rPr>
        <w:t>Additionally, i</w:t>
      </w:r>
      <w:r w:rsidR="00B225F0" w:rsidRPr="004219CA">
        <w:rPr>
          <w:rFonts w:ascii="Times New Roman" w:hAnsi="Times New Roman" w:cs="Times New Roman"/>
        </w:rPr>
        <w:t>n the</w:t>
      </w:r>
      <w:r w:rsidR="00B17868" w:rsidRPr="004219CA">
        <w:rPr>
          <w:rFonts w:ascii="Times New Roman" w:hAnsi="Times New Roman" w:cs="Times New Roman"/>
        </w:rPr>
        <w:t xml:space="preserve"> </w:t>
      </w:r>
      <w:r w:rsidR="00B225F0" w:rsidRPr="004219CA">
        <w:rPr>
          <w:rFonts w:ascii="Times New Roman" w:hAnsi="Times New Roman" w:cs="Times New Roman"/>
          <w:i/>
          <w:iCs/>
        </w:rPr>
        <w:t>Hordeum</w:t>
      </w:r>
      <w:r w:rsidR="00B225F0" w:rsidRPr="004219CA">
        <w:rPr>
          <w:rFonts w:ascii="Times New Roman" w:hAnsi="Times New Roman" w:cs="Times New Roman"/>
        </w:rPr>
        <w:t xml:space="preserve"> </w:t>
      </w:r>
      <w:r w:rsidR="001A2641" w:rsidRPr="004219CA">
        <w:rPr>
          <w:rFonts w:ascii="Times New Roman" w:hAnsi="Times New Roman" w:cs="Times New Roman"/>
        </w:rPr>
        <w:t>experiment</w:t>
      </w:r>
      <w:r w:rsidR="00B17868" w:rsidRPr="004219CA">
        <w:rPr>
          <w:rFonts w:ascii="Times New Roman" w:hAnsi="Times New Roman" w:cs="Times New Roman"/>
        </w:rPr>
        <w:t xml:space="preserve">, AMF spores were </w:t>
      </w:r>
      <w:r w:rsidR="001A2641" w:rsidRPr="004219CA">
        <w:rPr>
          <w:rFonts w:ascii="Times New Roman" w:hAnsi="Times New Roman" w:cs="Times New Roman"/>
        </w:rPr>
        <w:t>introduced</w:t>
      </w:r>
      <w:r w:rsidR="00B17868" w:rsidRPr="004219CA">
        <w:rPr>
          <w:rFonts w:ascii="Times New Roman" w:hAnsi="Times New Roman" w:cs="Times New Roman"/>
        </w:rPr>
        <w:t xml:space="preserve"> </w:t>
      </w:r>
      <w:r w:rsidR="0077510C" w:rsidRPr="004219CA">
        <w:rPr>
          <w:rFonts w:ascii="Times New Roman" w:hAnsi="Times New Roman" w:cs="Times New Roman"/>
        </w:rPr>
        <w:t>in</w:t>
      </w:r>
      <w:r w:rsidR="00683535" w:rsidRPr="004219CA">
        <w:rPr>
          <w:rFonts w:ascii="Times New Roman" w:hAnsi="Times New Roman" w:cs="Times New Roman"/>
        </w:rPr>
        <w:t>to</w:t>
      </w:r>
      <w:r w:rsidR="00B17868" w:rsidRPr="004219CA">
        <w:rPr>
          <w:rFonts w:ascii="Times New Roman" w:hAnsi="Times New Roman" w:cs="Times New Roman"/>
        </w:rPr>
        <w:t xml:space="preserve"> the system. </w:t>
      </w:r>
      <w:commentRangeEnd w:id="399"/>
      <w:r w:rsidR="00476B5E">
        <w:rPr>
          <w:rStyle w:val="CommentReference"/>
        </w:rPr>
        <w:commentReference w:id="399"/>
      </w:r>
      <w:ins w:id="402" w:author="Simona Radutoiu" w:date="2025-04-06T09:44:00Z" w16du:dateUtc="2025-04-06T07:44:00Z">
        <w:r w:rsidR="00A07161">
          <w:rPr>
            <w:rFonts w:ascii="Times New Roman" w:hAnsi="Times New Roman" w:cs="Times New Roman"/>
          </w:rPr>
          <w:t xml:space="preserve">Root and rhizosphere communities were assessed at </w:t>
        </w:r>
      </w:ins>
      <w:del w:id="403" w:author="Simona Radutoiu" w:date="2025-04-06T09:44:00Z" w16du:dateUtc="2025-04-06T07:44:00Z">
        <w:r w:rsidR="001A2641" w:rsidRPr="004219CA" w:rsidDel="00A07161">
          <w:rPr>
            <w:rFonts w:ascii="Times New Roman" w:hAnsi="Times New Roman" w:cs="Times New Roman"/>
          </w:rPr>
          <w:delText xml:space="preserve">After </w:delText>
        </w:r>
      </w:del>
      <w:r w:rsidR="001A2641" w:rsidRPr="004219CA">
        <w:rPr>
          <w:rFonts w:ascii="Times New Roman" w:hAnsi="Times New Roman" w:cs="Times New Roman"/>
        </w:rPr>
        <w:t xml:space="preserve">three weeks </w:t>
      </w:r>
      <w:del w:id="404" w:author="Simona Radutoiu" w:date="2025-04-06T09:44:00Z" w16du:dateUtc="2025-04-06T07:44:00Z">
        <w:r w:rsidR="001A2641" w:rsidRPr="004219CA" w:rsidDel="00A07161">
          <w:rPr>
            <w:rFonts w:ascii="Times New Roman" w:hAnsi="Times New Roman" w:cs="Times New Roman"/>
          </w:rPr>
          <w:delText xml:space="preserve">of growth, we </w:delText>
        </w:r>
        <w:r w:rsidR="0077510C" w:rsidRPr="004219CA" w:rsidDel="00A07161">
          <w:rPr>
            <w:rFonts w:ascii="Times New Roman" w:hAnsi="Times New Roman" w:cs="Times New Roman"/>
          </w:rPr>
          <w:delText>conducted</w:delText>
        </w:r>
      </w:del>
      <w:ins w:id="405" w:author="Simona Radutoiu" w:date="2025-04-06T09:44:00Z" w16du:dateUtc="2025-04-06T07:44:00Z">
        <w:r w:rsidR="00A07161">
          <w:rPr>
            <w:rFonts w:ascii="Times New Roman" w:hAnsi="Times New Roman" w:cs="Times New Roman"/>
          </w:rPr>
          <w:t>using</w:t>
        </w:r>
      </w:ins>
      <w:r w:rsidR="00B17868" w:rsidRPr="004219CA">
        <w:rPr>
          <w:rFonts w:ascii="Times New Roman" w:hAnsi="Times New Roman" w:cs="Times New Roman"/>
        </w:rPr>
        <w:t xml:space="preserve"> </w:t>
      </w:r>
      <w:r w:rsidR="00683535" w:rsidRPr="004219CA">
        <w:rPr>
          <w:rFonts w:ascii="Times New Roman" w:hAnsi="Times New Roman" w:cs="Times New Roman"/>
        </w:rPr>
        <w:t xml:space="preserve">16S V5-V7 rRNA amplicon sequencing </w:t>
      </w:r>
      <w:del w:id="406" w:author="Simona Radutoiu" w:date="2025-04-06T09:44:00Z" w16du:dateUtc="2025-04-06T07:44:00Z">
        <w:r w:rsidR="00B225F0" w:rsidRPr="004219CA" w:rsidDel="00A07161">
          <w:rPr>
            <w:rFonts w:ascii="Times New Roman" w:hAnsi="Times New Roman" w:cs="Times New Roman"/>
          </w:rPr>
          <w:delText>of rhizosphere, root, and (</w:delText>
        </w:r>
        <w:r w:rsidR="001A2641" w:rsidRPr="004219CA" w:rsidDel="00A07161">
          <w:rPr>
            <w:rFonts w:ascii="Times New Roman" w:hAnsi="Times New Roman" w:cs="Times New Roman"/>
          </w:rPr>
          <w:delText>for</w:delText>
        </w:r>
        <w:r w:rsidR="00B225F0" w:rsidRPr="004219CA" w:rsidDel="00A07161">
          <w:rPr>
            <w:rFonts w:ascii="Times New Roman" w:hAnsi="Times New Roman" w:cs="Times New Roman"/>
          </w:rPr>
          <w:delText xml:space="preserve"> </w:delText>
        </w:r>
        <w:r w:rsidR="00B225F0" w:rsidRPr="004219CA" w:rsidDel="00A07161">
          <w:rPr>
            <w:rFonts w:ascii="Times New Roman" w:hAnsi="Times New Roman" w:cs="Times New Roman"/>
            <w:i/>
            <w:iCs/>
          </w:rPr>
          <w:delText>Lotus</w:delText>
        </w:r>
        <w:r w:rsidR="00B225F0" w:rsidRPr="004219CA" w:rsidDel="00A07161">
          <w:rPr>
            <w:rFonts w:ascii="Times New Roman" w:hAnsi="Times New Roman" w:cs="Times New Roman"/>
          </w:rPr>
          <w:delText>)</w:delText>
        </w:r>
        <w:r w:rsidR="0077510C" w:rsidRPr="004219CA" w:rsidDel="00A07161">
          <w:rPr>
            <w:rFonts w:ascii="Times New Roman" w:hAnsi="Times New Roman" w:cs="Times New Roman"/>
          </w:rPr>
          <w:delText xml:space="preserve"> nodule samples</w:delText>
        </w:r>
        <w:r w:rsidR="00683535" w:rsidRPr="004219CA" w:rsidDel="00A07161">
          <w:rPr>
            <w:rFonts w:ascii="Times New Roman" w:hAnsi="Times New Roman" w:cs="Times New Roman"/>
          </w:rPr>
          <w:delText xml:space="preserve">, </w:delText>
        </w:r>
      </w:del>
      <w:r w:rsidR="0077510C" w:rsidRPr="004219CA">
        <w:rPr>
          <w:rFonts w:ascii="Times New Roman" w:hAnsi="Times New Roman" w:cs="Times New Roman"/>
        </w:rPr>
        <w:t>alongside</w:t>
      </w:r>
      <w:r w:rsidR="00683535" w:rsidRPr="004219CA">
        <w:rPr>
          <w:rFonts w:ascii="Times New Roman" w:hAnsi="Times New Roman" w:cs="Times New Roman"/>
        </w:rPr>
        <w:t xml:space="preserve"> </w:t>
      </w:r>
      <w:ins w:id="407" w:author="Simona Radutoiu" w:date="2025-04-06T09:45:00Z" w16du:dateUtc="2025-04-06T07:45:00Z">
        <w:r w:rsidR="00C23D18">
          <w:rPr>
            <w:rFonts w:ascii="Times New Roman" w:hAnsi="Times New Roman" w:cs="Times New Roman"/>
          </w:rPr>
          <w:t xml:space="preserve">plant </w:t>
        </w:r>
      </w:ins>
      <w:r w:rsidR="00683535" w:rsidRPr="004219CA">
        <w:rPr>
          <w:rFonts w:ascii="Times New Roman" w:hAnsi="Times New Roman" w:cs="Times New Roman"/>
        </w:rPr>
        <w:t>phenotypic assessment</w:t>
      </w:r>
      <w:r w:rsidR="001A2641" w:rsidRPr="004219CA">
        <w:rPr>
          <w:rFonts w:ascii="Times New Roman" w:hAnsi="Times New Roman" w:cs="Times New Roman"/>
        </w:rPr>
        <w:t>s</w:t>
      </w:r>
      <w:del w:id="408" w:author="Simona Radutoiu" w:date="2025-04-06T09:45:00Z" w16du:dateUtc="2025-04-06T07:45:00Z">
        <w:r w:rsidR="00683535" w:rsidRPr="004219CA" w:rsidDel="00C23D18">
          <w:rPr>
            <w:rFonts w:ascii="Times New Roman" w:hAnsi="Times New Roman" w:cs="Times New Roman"/>
          </w:rPr>
          <w:delText xml:space="preserve"> of plant growth and </w:delText>
        </w:r>
        <w:r w:rsidR="00882A7A" w:rsidDel="00C23D18">
          <w:rPr>
            <w:rFonts w:ascii="Times New Roman" w:hAnsi="Times New Roman" w:cs="Times New Roman"/>
          </w:rPr>
          <w:delText>SNF</w:delText>
        </w:r>
        <w:r w:rsidR="00683535" w:rsidRPr="004219CA" w:rsidDel="00C23D18">
          <w:rPr>
            <w:rFonts w:ascii="Times New Roman" w:hAnsi="Times New Roman" w:cs="Times New Roman"/>
          </w:rPr>
          <w:delText>/AMS</w:delText>
        </w:r>
        <w:r w:rsidR="001A2641" w:rsidRPr="004219CA" w:rsidDel="00C23D18">
          <w:rPr>
            <w:rFonts w:ascii="Times New Roman" w:hAnsi="Times New Roman" w:cs="Times New Roman"/>
          </w:rPr>
          <w:delText xml:space="preserve"> formation</w:delText>
        </w:r>
      </w:del>
      <w:r w:rsidR="001A2641" w:rsidRPr="004219CA">
        <w:rPr>
          <w:rFonts w:ascii="Times New Roman" w:hAnsi="Times New Roman" w:cs="Times New Roman"/>
        </w:rPr>
        <w:t>.</w:t>
      </w:r>
    </w:p>
    <w:p w14:paraId="26F6F198" w14:textId="281EEFD9" w:rsidR="007257DE" w:rsidRPr="005357A4" w:rsidRDefault="0077510C" w:rsidP="00DB2FCC">
      <w:pPr>
        <w:spacing w:line="276" w:lineRule="auto"/>
        <w:jc w:val="both"/>
        <w:rPr>
          <w:rStyle w:val="CommentReference"/>
          <w:rFonts w:ascii="Times New Roman" w:hAnsi="Times New Roman" w:cs="Times New Roman"/>
          <w:sz w:val="24"/>
          <w:szCs w:val="24"/>
        </w:rPr>
      </w:pPr>
      <w:del w:id="409" w:author="Simona Radutoiu" w:date="2025-04-06T09:45:00Z" w16du:dateUtc="2025-04-06T07:45:00Z">
        <w:r w:rsidRPr="004219CA" w:rsidDel="00C23D18">
          <w:rPr>
            <w:rFonts w:ascii="Times New Roman" w:hAnsi="Times New Roman" w:cs="Times New Roman"/>
          </w:rPr>
          <w:delText>As previously observed</w:delText>
        </w:r>
      </w:del>
      <w:proofErr w:type="gramStart"/>
      <w:ins w:id="410" w:author="Simona Radutoiu" w:date="2025-04-06T09:45:00Z" w16du:dateUtc="2025-04-06T07:45:00Z">
        <w:r w:rsidR="00C23D18">
          <w:rPr>
            <w:rFonts w:ascii="Times New Roman" w:hAnsi="Times New Roman" w:cs="Times New Roman"/>
          </w:rPr>
          <w:t>Similar to</w:t>
        </w:r>
        <w:proofErr w:type="gramEnd"/>
        <w:r w:rsidR="00C23D18">
          <w:rPr>
            <w:rFonts w:ascii="Times New Roman" w:hAnsi="Times New Roman" w:cs="Times New Roman"/>
          </w:rPr>
          <w:t xml:space="preserve"> the </w:t>
        </w:r>
        <w:r w:rsidR="002E2928">
          <w:rPr>
            <w:rFonts w:ascii="Times New Roman" w:hAnsi="Times New Roman" w:cs="Times New Roman"/>
          </w:rPr>
          <w:t xml:space="preserve">results obtained in </w:t>
        </w:r>
      </w:ins>
      <w:ins w:id="411" w:author="Simona Radutoiu" w:date="2025-04-06T09:46:00Z" w16du:dateUtc="2025-04-06T07:46:00Z">
        <w:r w:rsidR="00597C6F">
          <w:rPr>
            <w:rFonts w:ascii="Times New Roman" w:hAnsi="Times New Roman" w:cs="Times New Roman"/>
          </w:rPr>
          <w:t xml:space="preserve">depleted </w:t>
        </w:r>
      </w:ins>
      <w:ins w:id="412" w:author="Simona Radutoiu" w:date="2025-04-06T09:45:00Z" w16du:dateUtc="2025-04-06T07:45:00Z">
        <w:r w:rsidR="002E2928">
          <w:rPr>
            <w:rFonts w:ascii="Times New Roman" w:hAnsi="Times New Roman" w:cs="Times New Roman"/>
          </w:rPr>
          <w:t xml:space="preserve">soil-grown </w:t>
        </w:r>
      </w:ins>
      <w:ins w:id="413" w:author="Simona Radutoiu" w:date="2025-04-06T09:46:00Z" w16du:dateUtc="2025-04-06T07:46:00Z">
        <w:r w:rsidR="00597C6F">
          <w:rPr>
            <w:rFonts w:ascii="Times New Roman" w:hAnsi="Times New Roman" w:cs="Times New Roman"/>
          </w:rPr>
          <w:t>conditions (</w:t>
        </w:r>
        <w:proofErr w:type="spellStart"/>
        <w:r w:rsidR="00597C6F">
          <w:rPr>
            <w:rFonts w:ascii="Times New Roman" w:hAnsi="Times New Roman" w:cs="Times New Roman"/>
          </w:rPr>
          <w:t>Fig.xxx</w:t>
        </w:r>
        <w:proofErr w:type="spellEnd"/>
        <w:r w:rsidR="00597C6F">
          <w:rPr>
            <w:rFonts w:ascii="Times New Roman" w:hAnsi="Times New Roman" w:cs="Times New Roman"/>
          </w:rPr>
          <w:t>)</w:t>
        </w:r>
      </w:ins>
      <w:r w:rsidRPr="004219CA">
        <w:rPr>
          <w:rFonts w:ascii="Times New Roman" w:hAnsi="Times New Roman" w:cs="Times New Roman"/>
        </w:rPr>
        <w:t xml:space="preserve">, all </w:t>
      </w:r>
      <w:r w:rsidR="00B225F0" w:rsidRPr="004219CA">
        <w:rPr>
          <w:rFonts w:ascii="Times New Roman" w:hAnsi="Times New Roman" w:cs="Times New Roman"/>
          <w:i/>
          <w:iCs/>
        </w:rPr>
        <w:t>Lotus</w:t>
      </w:r>
      <w:r w:rsidR="00B225F0" w:rsidRPr="004219CA">
        <w:rPr>
          <w:rFonts w:ascii="Times New Roman" w:hAnsi="Times New Roman" w:cs="Times New Roman"/>
        </w:rPr>
        <w:t xml:space="preserve"> </w:t>
      </w:r>
      <w:r w:rsidRPr="004219CA">
        <w:rPr>
          <w:rFonts w:ascii="Times New Roman" w:hAnsi="Times New Roman" w:cs="Times New Roman"/>
        </w:rPr>
        <w:t xml:space="preserve">mutants exhibited reduced growth, with the most pronounced reductions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(Fig. 7B).</w:t>
      </w:r>
      <w:r w:rsidR="00C132EB" w:rsidRPr="004219CA">
        <w:rPr>
          <w:rFonts w:ascii="Times New Roman" w:hAnsi="Times New Roman" w:cs="Times New Roman"/>
        </w:rPr>
        <w:t xml:space="preserve"> None of the mutants developed root nodules, </w:t>
      </w:r>
      <w:r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Pr="004219CA">
        <w:rPr>
          <w:rFonts w:ascii="Times New Roman" w:hAnsi="Times New Roman" w:cs="Times New Roman"/>
        </w:rPr>
        <w:t>,</w:t>
      </w:r>
      <w:r w:rsidR="00C132EB" w:rsidRPr="004219CA">
        <w:rPr>
          <w:rFonts w:ascii="Times New Roman" w:hAnsi="Times New Roman" w:cs="Times New Roman"/>
        </w:rPr>
        <w:t xml:space="preserve"> </w:t>
      </w:r>
      <w:r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Pr="004219CA">
        <w:rPr>
          <w:rFonts w:ascii="Times New Roman" w:hAnsi="Times New Roman" w:cs="Times New Roman"/>
        </w:rPr>
        <w:t xml:space="preserve"> </w:t>
      </w:r>
      <w:r w:rsidR="00B9783C">
        <w:rPr>
          <w:rFonts w:ascii="Times New Roman" w:hAnsi="Times New Roman" w:cs="Times New Roman"/>
        </w:rPr>
        <w:t>However, 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sidR="007257DE">
        <w:rPr>
          <w:rFonts w:ascii="Times New Roman" w:hAnsi="Times New Roman" w:cs="Times New Roman"/>
        </w:rPr>
        <w:t>.</w:t>
      </w:r>
      <w:r w:rsidR="00C132EB" w:rsidRPr="004219CA">
        <w:rPr>
          <w:rFonts w:ascii="Times New Roman" w:hAnsi="Times New Roman" w:cs="Times New Roman"/>
        </w:rPr>
        <w:t xml:space="preserve"> </w:t>
      </w:r>
      <w:r w:rsidR="00B039AA" w:rsidRPr="004219CA">
        <w:rPr>
          <w:rFonts w:ascii="Times New Roman" w:hAnsi="Times New Roman" w:cs="Times New Roman"/>
        </w:rPr>
        <w:t xml:space="preserve">Beta diversity analysis </w:t>
      </w:r>
      <w:r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Pr="004219CA">
        <w:rPr>
          <w:rFonts w:ascii="Times New Roman" w:hAnsi="Times New Roman" w:cs="Times New Roman"/>
        </w:rPr>
        <w:t>between</w:t>
      </w:r>
      <w:r w:rsidR="00B039AA" w:rsidRPr="004219CA">
        <w:rPr>
          <w:rFonts w:ascii="Times New Roman" w:hAnsi="Times New Roman" w:cs="Times New Roman"/>
        </w:rPr>
        <w:t xml:space="preserve"> </w:t>
      </w:r>
      <w:r w:rsidR="00B039AA" w:rsidRPr="004219CA">
        <w:rPr>
          <w:rFonts w:ascii="Times New Roman" w:hAnsi="Times New Roman" w:cs="Times New Roman"/>
          <w:i/>
          <w:iCs/>
        </w:rPr>
        <w:t>Lotus</w:t>
      </w:r>
      <w:r w:rsidR="00B039AA" w:rsidRPr="004219CA">
        <w:rPr>
          <w:rFonts w:ascii="Times New Roman" w:hAnsi="Times New Roman" w:cs="Times New Roman"/>
        </w:rPr>
        <w:t xml:space="preserve"> wild-type </w:t>
      </w:r>
      <w:r w:rsidRPr="004219CA">
        <w:rPr>
          <w:rFonts w:ascii="Times New Roman" w:hAnsi="Times New Roman" w:cs="Times New Roman"/>
        </w:rPr>
        <w:t>and</w:t>
      </w:r>
      <w:r w:rsidR="00B039AA" w:rsidRPr="004219CA">
        <w:rPr>
          <w:rFonts w:ascii="Times New Roman" w:hAnsi="Times New Roman" w:cs="Times New Roman"/>
        </w:rPr>
        <w:t xml:space="preserve"> CSSP mutants in </w:t>
      </w:r>
      <w:r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Pr="004219CA">
        <w:rPr>
          <w:rFonts w:ascii="Times New Roman" w:hAnsi="Times New Roman" w:cs="Times New Roman"/>
        </w:rPr>
        <w:t xml:space="preserve"> compartments. Additionally,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Pr="004219CA">
        <w:rPr>
          <w:rFonts w:ascii="Times New Roman" w:hAnsi="Times New Roman" w:cs="Times New Roman"/>
        </w:rPr>
        <w:t xml:space="preserve">mutant </w:t>
      </w:r>
      <w:r w:rsidR="00F016E4" w:rsidRPr="004219CA">
        <w:rPr>
          <w:rFonts w:ascii="Times New Roman" w:hAnsi="Times New Roman" w:cs="Times New Roman"/>
        </w:rPr>
        <w:t xml:space="preserve">communities </w:t>
      </w:r>
      <w:r w:rsidRPr="004219CA">
        <w:rPr>
          <w:rFonts w:ascii="Times New Roman" w:hAnsi="Times New Roman" w:cs="Times New Roman"/>
        </w:rPr>
        <w:t xml:space="preserve">formed a distinct cluster, separate from both </w:t>
      </w:r>
      <w:r w:rsidR="00F016E4" w:rsidRPr="004219CA">
        <w:rPr>
          <w:rFonts w:ascii="Times New Roman" w:hAnsi="Times New Roman" w:cs="Times New Roman"/>
        </w:rPr>
        <w:t xml:space="preserve">wild-type and </w:t>
      </w:r>
      <w:r w:rsidR="008C6C6F" w:rsidRPr="004219CA">
        <w:rPr>
          <w:rFonts w:ascii="Times New Roman" w:hAnsi="Times New Roman" w:cs="Times New Roman"/>
        </w:rPr>
        <w:t xml:space="preserve">other </w:t>
      </w:r>
      <w:r w:rsidR="00F016E4" w:rsidRPr="004219CA">
        <w:rPr>
          <w:rFonts w:ascii="Times New Roman" w:hAnsi="Times New Roman" w:cs="Times New Roman"/>
        </w:rPr>
        <w:t>mutant</w:t>
      </w:r>
      <w:r w:rsidR="008C6C6F" w:rsidRPr="004219CA">
        <w:rPr>
          <w:rFonts w:ascii="Times New Roman" w:hAnsi="Times New Roman" w:cs="Times New Roman"/>
        </w:rPr>
        <w:t xml:space="preserve"> groups</w:t>
      </w:r>
      <w:r w:rsidR="00F016E4" w:rsidRPr="004219CA">
        <w:rPr>
          <w:rFonts w:ascii="Times New Roman" w:hAnsi="Times New Roman" w:cs="Times New Roman"/>
        </w:rPr>
        <w:t xml:space="preserve"> in the rhizosphere.</w:t>
      </w:r>
      <w:r w:rsidR="00AD604F" w:rsidRPr="004219CA">
        <w:rPr>
          <w:rFonts w:ascii="Times New Roman" w:hAnsi="Times New Roman" w:cs="Times New Roman"/>
        </w:rPr>
        <w:t xml:space="preserve"> Bacterial community profiling </w:t>
      </w:r>
      <w:r w:rsidR="008C6C6F" w:rsidRPr="004219CA">
        <w:rPr>
          <w:rFonts w:ascii="Times New Roman" w:hAnsi="Times New Roman" w:cs="Times New Roman"/>
        </w:rPr>
        <w:t>indicated</w:t>
      </w:r>
      <w:r w:rsidR="00AD604F" w:rsidRPr="004219CA">
        <w:rPr>
          <w:rFonts w:ascii="Times New Roman" w:hAnsi="Times New Roman" w:cs="Times New Roman"/>
        </w:rPr>
        <w:t xml:space="preserve"> that </w:t>
      </w:r>
      <w:r w:rsidR="00B9783C">
        <w:rPr>
          <w:rFonts w:ascii="Times New Roman" w:hAnsi="Times New Roman" w:cs="Times New Roman"/>
        </w:rPr>
        <w:t xml:space="preserve">several </w:t>
      </w:r>
      <w:r w:rsidR="006F2C4E">
        <w:rPr>
          <w:rFonts w:ascii="Times New Roman" w:hAnsi="Times New Roman" w:cs="Times New Roman"/>
        </w:rPr>
        <w:t>of the</w:t>
      </w:r>
      <w:r w:rsidR="00AD604F" w:rsidRPr="004219CA">
        <w:rPr>
          <w:rFonts w:ascii="Times New Roman" w:hAnsi="Times New Roman" w:cs="Times New Roman"/>
        </w:rPr>
        <w:t xml:space="preserve"> most abundant bacterial orders </w:t>
      </w:r>
      <w:del w:id="414" w:author="Simona Radutoiu" w:date="2025-04-06T09:47:00Z" w16du:dateUtc="2025-04-06T07:47:00Z">
        <w:r w:rsidR="00AD604F" w:rsidRPr="004219CA" w:rsidDel="00597C6F">
          <w:rPr>
            <w:rFonts w:ascii="Times New Roman" w:hAnsi="Times New Roman" w:cs="Times New Roman"/>
          </w:rPr>
          <w:delText xml:space="preserve">in </w:delText>
        </w:r>
        <w:r w:rsidR="00AD604F" w:rsidRPr="004219CA" w:rsidDel="00597C6F">
          <w:rPr>
            <w:rFonts w:ascii="Times New Roman" w:hAnsi="Times New Roman" w:cs="Times New Roman"/>
            <w:i/>
            <w:iCs/>
          </w:rPr>
          <w:delText>Lotus</w:delText>
        </w:r>
        <w:r w:rsidR="00AD604F" w:rsidRPr="004219CA" w:rsidDel="00597C6F">
          <w:rPr>
            <w:rFonts w:ascii="Times New Roman" w:hAnsi="Times New Roman" w:cs="Times New Roman"/>
          </w:rPr>
          <w:delText xml:space="preserve"> </w:delText>
        </w:r>
      </w:del>
      <w:r w:rsidR="00AC209F" w:rsidRPr="004219CA">
        <w:rPr>
          <w:rFonts w:ascii="Times New Roman" w:hAnsi="Times New Roman" w:cs="Times New Roman"/>
        </w:rPr>
        <w:t>(Fig.7D)</w:t>
      </w:r>
      <w:r w:rsidR="00B9783C">
        <w:rPr>
          <w:rFonts w:ascii="Times New Roman" w:hAnsi="Times New Roman" w:cs="Times New Roman"/>
        </w:rPr>
        <w:t xml:space="preserve"> </w:t>
      </w:r>
      <w:r w:rsidR="006F2C4E">
        <w:rPr>
          <w:rFonts w:ascii="Times New Roman" w:hAnsi="Times New Roman" w:cs="Times New Roman"/>
        </w:rPr>
        <w:t>showed altered</w:t>
      </w:r>
      <w:r w:rsidR="00AD604F" w:rsidRPr="004219CA">
        <w:rPr>
          <w:rFonts w:ascii="Times New Roman" w:hAnsi="Times New Roman" w:cs="Times New Roman"/>
        </w:rPr>
        <w:t xml:space="preserve"> abundance </w:t>
      </w:r>
      <w:r w:rsidR="008C6C6F" w:rsidRPr="004219CA">
        <w:rPr>
          <w:rFonts w:ascii="Times New Roman" w:hAnsi="Times New Roman" w:cs="Times New Roman"/>
        </w:rPr>
        <w:t>across</w:t>
      </w:r>
      <w:r w:rsidR="00AD604F" w:rsidRPr="004219CA">
        <w:rPr>
          <w:rFonts w:ascii="Times New Roman" w:hAnsi="Times New Roman" w:cs="Times New Roman"/>
        </w:rPr>
        <w:t xml:space="preserve"> </w:t>
      </w:r>
      <w:ins w:id="415" w:author="Simona Radutoiu" w:date="2025-04-06T09:47:00Z" w16du:dateUtc="2025-04-06T07:47:00Z">
        <w:r w:rsidR="00597C6F" w:rsidRPr="00597C6F">
          <w:rPr>
            <w:rFonts w:ascii="Times New Roman" w:hAnsi="Times New Roman" w:cs="Times New Roman"/>
            <w:i/>
            <w:iCs/>
            <w:rPrChange w:id="416" w:author="Simona Radutoiu" w:date="2025-04-06T09:47:00Z" w16du:dateUtc="2025-04-06T07:47:00Z">
              <w:rPr>
                <w:rFonts w:ascii="Times New Roman" w:hAnsi="Times New Roman" w:cs="Times New Roman"/>
              </w:rPr>
            </w:rPrChange>
          </w:rPr>
          <w:t>Lotus</w:t>
        </w:r>
        <w:r w:rsidR="00597C6F">
          <w:rPr>
            <w:rFonts w:ascii="Times New Roman" w:hAnsi="Times New Roman" w:cs="Times New Roman"/>
          </w:rPr>
          <w:t xml:space="preserve"> </w:t>
        </w:r>
      </w:ins>
      <w:r w:rsidR="00AD604F" w:rsidRPr="004219CA">
        <w:rPr>
          <w:rFonts w:ascii="Times New Roman" w:hAnsi="Times New Roman" w:cs="Times New Roman"/>
        </w:rPr>
        <w:t xml:space="preserve">genotypes, </w:t>
      </w:r>
      <w:r w:rsidR="006F2C4E">
        <w:rPr>
          <w:rFonts w:ascii="Times New Roman" w:hAnsi="Times New Roman" w:cs="Times New Roman"/>
        </w:rPr>
        <w:t xml:space="preserve">including </w:t>
      </w:r>
      <w:proofErr w:type="spellStart"/>
      <w:r w:rsidR="006F2C4E">
        <w:rPr>
          <w:rFonts w:ascii="Times New Roman" w:hAnsi="Times New Roman" w:cs="Times New Roman"/>
        </w:rPr>
        <w:t>Burkholderiales</w:t>
      </w:r>
      <w:proofErr w:type="spellEnd"/>
      <w:r w:rsidR="006F2C4E">
        <w:rPr>
          <w:rFonts w:ascii="Times New Roman" w:hAnsi="Times New Roman" w:cs="Times New Roman"/>
        </w:rPr>
        <w:t xml:space="preserve">, </w:t>
      </w:r>
      <w:proofErr w:type="spellStart"/>
      <w:r w:rsidR="00AD604F" w:rsidRPr="004219CA">
        <w:rPr>
          <w:rFonts w:ascii="Times New Roman" w:hAnsi="Times New Roman" w:cs="Times New Roman"/>
        </w:rPr>
        <w:t>Pseudomonadales</w:t>
      </w:r>
      <w:proofErr w:type="spellEnd"/>
      <w:r w:rsidR="006F2C4E">
        <w:rPr>
          <w:rFonts w:ascii="Times New Roman" w:hAnsi="Times New Roman" w:cs="Times New Roman"/>
        </w:rPr>
        <w:t xml:space="preserve">, </w:t>
      </w:r>
      <w:proofErr w:type="spellStart"/>
      <w:r w:rsidR="006F2C4E">
        <w:rPr>
          <w:rFonts w:ascii="Times New Roman" w:hAnsi="Times New Roman" w:cs="Times New Roman"/>
        </w:rPr>
        <w:t>Flavobacteriales</w:t>
      </w:r>
      <w:proofErr w:type="spellEnd"/>
      <w:r w:rsidR="006F2C4E">
        <w:rPr>
          <w:rFonts w:ascii="Times New Roman" w:hAnsi="Times New Roman" w:cs="Times New Roman"/>
        </w:rPr>
        <w:t xml:space="preserve"> and </w:t>
      </w:r>
      <w:proofErr w:type="spellStart"/>
      <w:r w:rsidR="006F2C4E">
        <w:rPr>
          <w:rFonts w:ascii="Times New Roman" w:hAnsi="Times New Roman" w:cs="Times New Roman"/>
        </w:rPr>
        <w:t>Rhizobiales</w:t>
      </w:r>
      <w:proofErr w:type="spellEnd"/>
      <w:r w:rsidR="006F2C4E">
        <w:rPr>
          <w:rFonts w:ascii="Times New Roman" w:hAnsi="Times New Roman" w:cs="Times New Roman"/>
        </w:rPr>
        <w:t xml:space="preserve">. </w:t>
      </w:r>
      <w:proofErr w:type="spellStart"/>
      <w:r w:rsidR="007257DE">
        <w:rPr>
          <w:rFonts w:ascii="Times New Roman" w:hAnsi="Times New Roman" w:cs="Times New Roman"/>
        </w:rPr>
        <w:t>Rhizobiales</w:t>
      </w:r>
      <w:proofErr w:type="spellEnd"/>
      <w:r w:rsidR="00AD604F" w:rsidRPr="004219CA">
        <w:rPr>
          <w:rFonts w:ascii="Times New Roman" w:hAnsi="Times New Roman" w:cs="Times New Roman"/>
        </w:rPr>
        <w:t xml:space="preserve"> were </w:t>
      </w:r>
      <w:proofErr w:type="spellStart"/>
      <w:r w:rsidR="008C6C6F" w:rsidRPr="004219CA">
        <w:rPr>
          <w:rFonts w:ascii="Times New Roman" w:hAnsi="Times New Roman" w:cs="Times New Roman"/>
        </w:rPr>
        <w:t>significanlty</w:t>
      </w:r>
      <w:proofErr w:type="spellEnd"/>
      <w:r w:rsidR="00AD604F" w:rsidRPr="004219CA">
        <w:rPr>
          <w:rFonts w:ascii="Times New Roman" w:hAnsi="Times New Roman" w:cs="Times New Roman"/>
        </w:rPr>
        <w:t xml:space="preserve"> reduced in the root (Fig. 7E</w:t>
      </w:r>
      <w:r w:rsidR="00903E18" w:rsidRPr="004219CA">
        <w:rPr>
          <w:rFonts w:ascii="Times New Roman" w:hAnsi="Times New Roman" w:cs="Times New Roman"/>
        </w:rPr>
        <w:t>, Suppl. Fig. 12</w:t>
      </w:r>
      <w:r w:rsidR="00AD604F" w:rsidRPr="004219CA">
        <w:rPr>
          <w:rFonts w:ascii="Times New Roman" w:hAnsi="Times New Roman" w:cs="Times New Roman"/>
        </w:rPr>
        <w:t>)</w:t>
      </w:r>
      <w:r w:rsidR="006F2C4E">
        <w:rPr>
          <w:rFonts w:ascii="Times New Roman" w:hAnsi="Times New Roman" w:cs="Times New Roman"/>
        </w:rPr>
        <w:t xml:space="preserve">,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in</w:t>
      </w:r>
      <w:r w:rsidR="008476E4" w:rsidRPr="004219CA">
        <w:rPr>
          <w:rFonts w:ascii="Times New Roman" w:hAnsi="Times New Roman" w:cs="Times New Roman"/>
        </w:rPr>
        <w:t xml:space="preserve"> 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8476E4" w:rsidRPr="004219CA">
        <w:rPr>
          <w:rFonts w:ascii="Times New Roman" w:hAnsi="Times New Roman" w:cs="Times New Roman"/>
          <w:i/>
          <w:iCs/>
        </w:rPr>
        <w:t>Lotus</w:t>
      </w:r>
      <w:r w:rsidR="008476E4" w:rsidRPr="004219CA">
        <w:rPr>
          <w:rFonts w:ascii="Times New Roman" w:hAnsi="Times New Roman" w:cs="Times New Roman"/>
        </w:rPr>
        <w:t xml:space="preserve"> </w:t>
      </w:r>
      <w:proofErr w:type="gramStart"/>
      <w:r w:rsidR="008476E4" w:rsidRPr="004219CA">
        <w:rPr>
          <w:rFonts w:ascii="Times New Roman" w:hAnsi="Times New Roman" w:cs="Times New Roman"/>
        </w:rPr>
        <w:t>wild-type</w:t>
      </w:r>
      <w:proofErr w:type="gramEnd"/>
      <w:r w:rsidR="008476E4" w:rsidRPr="004219CA">
        <w:rPr>
          <w:rFonts w:ascii="Times New Roman" w:hAnsi="Times New Roman" w:cs="Times New Roman"/>
        </w:rPr>
        <w:t xml:space="preserve"> but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in </w:t>
      </w:r>
      <w:ins w:id="417" w:author="Simona Radutoiu" w:date="2025-04-06T09:47:00Z" w16du:dateUtc="2025-04-06T07:47:00Z">
        <w:r w:rsidR="003750D4">
          <w:rPr>
            <w:rFonts w:ascii="Times New Roman" w:hAnsi="Times New Roman" w:cs="Times New Roman"/>
          </w:rPr>
          <w:t xml:space="preserve">the roots of </w:t>
        </w:r>
      </w:ins>
      <w:r w:rsidR="008476E4" w:rsidRPr="004219CA">
        <w:rPr>
          <w:rFonts w:ascii="Times New Roman" w:hAnsi="Times New Roman" w:cs="Times New Roman"/>
        </w:rPr>
        <w:t>CSSP mu</w:t>
      </w:r>
      <w:r w:rsidR="00903E18" w:rsidRPr="004219CA">
        <w:rPr>
          <w:rFonts w:ascii="Times New Roman" w:hAnsi="Times New Roman" w:cs="Times New Roman"/>
        </w:rPr>
        <w:t>ta</w:t>
      </w:r>
      <w:r w:rsidR="008476E4" w:rsidRPr="004219CA">
        <w:rPr>
          <w:rFonts w:ascii="Times New Roman" w:hAnsi="Times New Roman" w:cs="Times New Roman"/>
        </w:rPr>
        <w:t>nts (Fig.7F).</w:t>
      </w:r>
      <w:r w:rsidR="007257DE">
        <w:rPr>
          <w:rFonts w:ascii="Times New Roman" w:hAnsi="Times New Roman" w:cs="Times New Roman"/>
        </w:rPr>
        <w:t xml:space="preserve"> </w:t>
      </w:r>
      <w:r w:rsidR="006F2C4E">
        <w:rPr>
          <w:rFonts w:ascii="Times New Roman" w:hAnsi="Times New Roman" w:cs="Times New Roman"/>
        </w:rPr>
        <w:t xml:space="preserve">Of the detected </w:t>
      </w:r>
      <w:r w:rsidR="00903E18" w:rsidRPr="004219CA">
        <w:rPr>
          <w:rFonts w:ascii="Times New Roman" w:hAnsi="Times New Roman" w:cs="Times New Roman"/>
        </w:rPr>
        <w:t>isolates</w:t>
      </w:r>
      <w:r w:rsidR="006F2C4E">
        <w:rPr>
          <w:rFonts w:ascii="Times New Roman" w:hAnsi="Times New Roman" w:cs="Times New Roman"/>
        </w:rPr>
        <w:t xml:space="preserve">, over 65%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of the </w:t>
      </w:r>
      <w:r w:rsidR="007257DE" w:rsidRPr="007257DE">
        <w:rPr>
          <w:rFonts w:ascii="Times New Roman" w:hAnsi="Times New Roman" w:cs="Times New Roman"/>
          <w:i/>
          <w:iCs/>
        </w:rPr>
        <w:t>Lotus</w:t>
      </w:r>
      <w:r w:rsidR="007257DE">
        <w:rPr>
          <w:rFonts w:ascii="Times New Roman" w:hAnsi="Times New Roman" w:cs="Times New Roman"/>
        </w:rPr>
        <w:t xml:space="preserve"> </w:t>
      </w:r>
      <w:r w:rsidR="007257DE" w:rsidRPr="004219CA">
        <w:rPr>
          <w:rFonts w:ascii="Times New Roman" w:hAnsi="Times New Roman" w:cs="Times New Roman"/>
        </w:rPr>
        <w:t xml:space="preserve">CSSP </w:t>
      </w:r>
      <w:r w:rsidR="007257DE" w:rsidRPr="007257DE">
        <w:rPr>
          <w:rFonts w:ascii="Times New Roman" w:hAnsi="Times New Roman" w:cs="Times New Roman"/>
        </w:rPr>
        <w:t>mutants compared to</w:t>
      </w:r>
      <w:r w:rsidR="00AD604F" w:rsidRPr="007257DE">
        <w:rPr>
          <w:rFonts w:ascii="Times New Roman" w:hAnsi="Times New Roman" w:cs="Times New Roman"/>
        </w:rPr>
        <w:t xml:space="preserve"> </w:t>
      </w:r>
      <w:proofErr w:type="gramStart"/>
      <w:r w:rsidR="00AD604F" w:rsidRPr="004219CA">
        <w:rPr>
          <w:rFonts w:ascii="Times New Roman" w:hAnsi="Times New Roman" w:cs="Times New Roman"/>
        </w:rPr>
        <w:t>wild-type</w:t>
      </w:r>
      <w:proofErr w:type="gramEnd"/>
      <w:r w:rsidR="00AD604F" w:rsidRPr="004219CA">
        <w:rPr>
          <w:rFonts w:ascii="Times New Roman" w:hAnsi="Times New Roman" w:cs="Times New Roman"/>
        </w:rPr>
        <w:t xml:space="preserve"> </w:t>
      </w:r>
      <w:r w:rsidR="008476E4" w:rsidRPr="004219CA">
        <w:rPr>
          <w:rFonts w:ascii="Times New Roman" w:hAnsi="Times New Roman" w:cs="Times New Roman"/>
        </w:rPr>
        <w:t>(</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differentially abundant (</w:t>
      </w:r>
      <w:r w:rsidR="00E14516" w:rsidRPr="004219CA">
        <w:rPr>
          <w:rFonts w:ascii="Times New Roman" w:hAnsi="Times New Roman" w:cs="Times New Roman"/>
        </w:rPr>
        <w:t>DA</w:t>
      </w:r>
      <w:r w:rsidR="008C6C6F" w:rsidRPr="004219CA">
        <w:rPr>
          <w:rFonts w:ascii="Times New Roman" w:hAnsi="Times New Roman" w:cs="Times New Roman"/>
        </w:rPr>
        <w:t>)</w:t>
      </w:r>
      <w:r w:rsidR="00E14516" w:rsidRPr="004219CA">
        <w:rPr>
          <w:rFonts w:ascii="Times New Roman" w:hAnsi="Times New Roman" w:cs="Times New Roman"/>
        </w:rPr>
        <w:t xml:space="preserve"> </w:t>
      </w:r>
      <w:r w:rsidR="00DB678D" w:rsidRPr="004219CA">
        <w:rPr>
          <w:rFonts w:ascii="Times New Roman" w:hAnsi="Times New Roman" w:cs="Times New Roman"/>
        </w:rPr>
        <w:t xml:space="preserve">isolates </w:t>
      </w:r>
      <w:r w:rsidR="008C6C6F" w:rsidRPr="004219CA">
        <w:rPr>
          <w:rFonts w:ascii="Times New Roman" w:hAnsi="Times New Roman" w:cs="Times New Roman"/>
        </w:rPr>
        <w:t>were largely overlapping between</w:t>
      </w:r>
      <w:r w:rsidR="00E14516" w:rsidRPr="004219CA">
        <w:rPr>
          <w:rFonts w:ascii="Times New Roman" w:hAnsi="Times New Roman" w:cs="Times New Roman"/>
        </w:rPr>
        <w:t xml:space="preserve"> rhizosphere and root fractions and </w:t>
      </w:r>
      <w:r w:rsidR="00DB678D" w:rsidRPr="004219CA">
        <w:rPr>
          <w:rFonts w:ascii="Times New Roman" w:hAnsi="Times New Roman" w:cs="Times New Roman"/>
        </w:rPr>
        <w:t>belong</w:t>
      </w:r>
      <w:r w:rsidR="008C6C6F" w:rsidRPr="004219CA">
        <w:rPr>
          <w:rFonts w:ascii="Times New Roman" w:hAnsi="Times New Roman" w:cs="Times New Roman"/>
        </w:rPr>
        <w:t>ed</w:t>
      </w:r>
      <w:r w:rsidR="00DB678D" w:rsidRPr="004219CA">
        <w:rPr>
          <w:rFonts w:ascii="Times New Roman" w:hAnsi="Times New Roman" w:cs="Times New Roman"/>
        </w:rPr>
        <w:t xml:space="preserve"> to </w:t>
      </w:r>
      <w:r w:rsidR="005F248D">
        <w:rPr>
          <w:rFonts w:ascii="Times New Roman" w:hAnsi="Times New Roman" w:cs="Times New Roman"/>
        </w:rPr>
        <w:t>all major</w:t>
      </w:r>
      <w:r w:rsidR="00DB678D" w:rsidRPr="004219CA">
        <w:rPr>
          <w:rFonts w:ascii="Times New Roman" w:hAnsi="Times New Roman" w:cs="Times New Roman"/>
        </w:rPr>
        <w:t xml:space="preserve"> </w:t>
      </w:r>
      <w:r w:rsidR="005F248D">
        <w:rPr>
          <w:rFonts w:ascii="Times New Roman" w:hAnsi="Times New Roman" w:cs="Times New Roman"/>
        </w:rPr>
        <w:t xml:space="preserve">bacterial </w:t>
      </w:r>
      <w:r w:rsidR="00DB678D" w:rsidRPr="004219CA">
        <w:rPr>
          <w:rFonts w:ascii="Times New Roman" w:hAnsi="Times New Roman" w:cs="Times New Roman"/>
        </w:rPr>
        <w:t xml:space="preserve">orders. </w:t>
      </w:r>
      <w:commentRangeStart w:id="418"/>
      <w:del w:id="419" w:author="Simona Radutoiu" w:date="2025-04-06T09:48:00Z" w16du:dateUtc="2025-04-06T07:48:00Z">
        <w:r w:rsidR="00903E18" w:rsidRPr="004219CA" w:rsidDel="003750D4">
          <w:rPr>
            <w:rFonts w:ascii="Times New Roman" w:hAnsi="Times New Roman" w:cs="Times New Roman"/>
          </w:rPr>
          <w:delText xml:space="preserve">DA </w:delText>
        </w:r>
      </w:del>
      <w:proofErr w:type="spellStart"/>
      <w:r w:rsidR="00903E18" w:rsidRPr="004219CA">
        <w:rPr>
          <w:rFonts w:ascii="Times New Roman" w:hAnsi="Times New Roman" w:cs="Times New Roman"/>
        </w:rPr>
        <w:t>Rhizobiales</w:t>
      </w:r>
      <w:proofErr w:type="spellEnd"/>
      <w:r w:rsidR="00903E18" w:rsidRPr="004219CA">
        <w:rPr>
          <w:rFonts w:ascii="Times New Roman" w:hAnsi="Times New Roman" w:cs="Times New Roman"/>
        </w:rPr>
        <w:t xml:space="preserve"> isolates were </w:t>
      </w:r>
      <w:r w:rsidR="008C6C6F" w:rsidRPr="004219CA">
        <w:rPr>
          <w:rFonts w:ascii="Times New Roman" w:hAnsi="Times New Roman" w:cs="Times New Roman"/>
        </w:rPr>
        <w:t>predominantly</w:t>
      </w:r>
      <w:r w:rsidR="00903E18" w:rsidRPr="004219CA">
        <w:rPr>
          <w:rFonts w:ascii="Times New Roman" w:hAnsi="Times New Roman" w:cs="Times New Roman"/>
        </w:rPr>
        <w:t xml:space="preserve"> </w:t>
      </w:r>
      <w:r w:rsidR="008C6C6F" w:rsidRPr="004219CA">
        <w:rPr>
          <w:rFonts w:ascii="Times New Roman" w:hAnsi="Times New Roman" w:cs="Times New Roman"/>
        </w:rPr>
        <w:t xml:space="preserve">symbiotic </w:t>
      </w:r>
      <w:proofErr w:type="spellStart"/>
      <w:r w:rsidR="00903E18" w:rsidRPr="004219CA">
        <w:rPr>
          <w:rFonts w:ascii="Times New Roman" w:hAnsi="Times New Roman" w:cs="Times New Roman"/>
          <w:i/>
          <w:iCs/>
        </w:rPr>
        <w:t>Mesorhizobium</w:t>
      </w:r>
      <w:proofErr w:type="spellEnd"/>
      <w:r w:rsidR="00903E18" w:rsidRPr="004219CA">
        <w:rPr>
          <w:rFonts w:ascii="Times New Roman" w:hAnsi="Times New Roman" w:cs="Times New Roman"/>
        </w:rPr>
        <w:t xml:space="preserve"> </w:t>
      </w:r>
      <w:r w:rsidR="008C6C6F" w:rsidRPr="004219CA">
        <w:rPr>
          <w:rFonts w:ascii="Times New Roman" w:hAnsi="Times New Roman" w:cs="Times New Roman"/>
        </w:rPr>
        <w:t xml:space="preserve">bacteria </w:t>
      </w:r>
      <w:r w:rsidR="006F2C4E">
        <w:rPr>
          <w:rFonts w:ascii="Times New Roman" w:hAnsi="Times New Roman" w:cs="Times New Roman"/>
        </w:rPr>
        <w:t xml:space="preserve">that </w:t>
      </w:r>
      <w:r w:rsidR="008C6C6F" w:rsidRPr="004219CA">
        <w:rPr>
          <w:rFonts w:ascii="Times New Roman" w:hAnsi="Times New Roman" w:cs="Times New Roman"/>
        </w:rPr>
        <w:t xml:space="preserve">were significantly reduced in CSSP mutants. </w:t>
      </w:r>
      <w:commentRangeEnd w:id="418"/>
      <w:r w:rsidR="007E199F">
        <w:rPr>
          <w:rStyle w:val="CommentReference"/>
        </w:rPr>
        <w:commentReference w:id="418"/>
      </w:r>
      <w:r w:rsidR="008C6C6F" w:rsidRPr="004219CA">
        <w:rPr>
          <w:rFonts w:ascii="Times New Roman" w:hAnsi="Times New Roman" w:cs="Times New Roman"/>
        </w:rPr>
        <w:t xml:space="preserve">In contrast, other non-symbiotic </w:t>
      </w:r>
      <w:proofErr w:type="spellStart"/>
      <w:r w:rsidR="008C6C6F" w:rsidRPr="004219CA">
        <w:rPr>
          <w:rFonts w:ascii="Times New Roman" w:hAnsi="Times New Roman" w:cs="Times New Roman"/>
        </w:rPr>
        <w:t>Rhizobiales</w:t>
      </w:r>
      <w:proofErr w:type="spellEnd"/>
      <w:r w:rsidR="008C6C6F" w:rsidRPr="004219CA">
        <w:rPr>
          <w:rFonts w:ascii="Times New Roman" w:hAnsi="Times New Roman" w:cs="Times New Roman"/>
        </w:rPr>
        <w:t xml:space="preserve"> genera </w:t>
      </w:r>
      <w:r w:rsidR="003322F5" w:rsidRPr="004219CA">
        <w:rPr>
          <w:rFonts w:ascii="Times New Roman" w:hAnsi="Times New Roman" w:cs="Times New Roman"/>
        </w:rPr>
        <w:t>increased in abundance</w:t>
      </w:r>
      <w:r w:rsidR="007257DE">
        <w:rPr>
          <w:rFonts w:ascii="Times New Roman" w:hAnsi="Times New Roman" w:cs="Times New Roman"/>
        </w:rPr>
        <w:t xml:space="preserve">, as well as a </w:t>
      </w:r>
      <w:r w:rsidR="00B9783C">
        <w:rPr>
          <w:rFonts w:ascii="Times New Roman" w:hAnsi="Times New Roman" w:cs="Times New Roman"/>
        </w:rPr>
        <w:t>range</w:t>
      </w:r>
      <w:r w:rsidR="007257DE">
        <w:rPr>
          <w:rFonts w:ascii="Times New Roman" w:hAnsi="Times New Roman" w:cs="Times New Roman"/>
        </w:rPr>
        <w:t xml:space="preserve"> of </w:t>
      </w:r>
      <w:proofErr w:type="spellStart"/>
      <w:r w:rsidR="007257DE">
        <w:rPr>
          <w:rFonts w:ascii="Times New Roman" w:hAnsi="Times New Roman" w:cs="Times New Roman"/>
        </w:rPr>
        <w:t>Burkholderiales</w:t>
      </w:r>
      <w:proofErr w:type="spellEnd"/>
      <w:r w:rsidR="007257DE">
        <w:rPr>
          <w:rFonts w:ascii="Times New Roman" w:hAnsi="Times New Roman" w:cs="Times New Roman"/>
        </w:rPr>
        <w:t xml:space="preserve"> and </w:t>
      </w:r>
      <w:proofErr w:type="spellStart"/>
      <w:r w:rsidR="007257DE">
        <w:rPr>
          <w:rFonts w:ascii="Times New Roman" w:hAnsi="Times New Roman" w:cs="Times New Roman"/>
        </w:rPr>
        <w:t>Pseudomonadales</w:t>
      </w:r>
      <w:proofErr w:type="spellEnd"/>
      <w:r w:rsidR="007257DE">
        <w:rPr>
          <w:rFonts w:ascii="Times New Roman" w:hAnsi="Times New Roman" w:cs="Times New Roman"/>
        </w:rPr>
        <w:t xml:space="preserve">. </w:t>
      </w:r>
      <w:r w:rsidR="008C6C6F" w:rsidRPr="004219CA">
        <w:rPr>
          <w:rFonts w:ascii="Times New Roman" w:hAnsi="Times New Roman" w:cs="Times New Roman"/>
        </w:rPr>
        <w:t xml:space="preserve">While some </w:t>
      </w:r>
      <w:del w:id="420" w:author="Simona Radutoiu" w:date="2025-04-06T09:48:00Z" w16du:dateUtc="2025-04-06T07:48:00Z">
        <w:r w:rsidR="007802BA" w:rsidRPr="004219CA" w:rsidDel="000C6EE6">
          <w:rPr>
            <w:rFonts w:ascii="Times New Roman" w:hAnsi="Times New Roman" w:cs="Times New Roman"/>
          </w:rPr>
          <w:delText xml:space="preserve">DA </w:delText>
        </w:r>
      </w:del>
      <w:r w:rsidR="007802BA" w:rsidRPr="004219CA">
        <w:rPr>
          <w:rFonts w:ascii="Times New Roman" w:hAnsi="Times New Roman" w:cs="Times New Roman"/>
        </w:rPr>
        <w:t xml:space="preserve">isolates </w:t>
      </w:r>
      <w:r w:rsidR="008C6C6F" w:rsidRPr="004219CA">
        <w:rPr>
          <w:rFonts w:ascii="Times New Roman" w:hAnsi="Times New Roman" w:cs="Times New Roman"/>
        </w:rPr>
        <w:t xml:space="preserve">showed consistent </w:t>
      </w:r>
      <w:ins w:id="421" w:author="Simona Radutoiu" w:date="2025-04-06T09:48:00Z" w16du:dateUtc="2025-04-06T07:48:00Z">
        <w:r w:rsidR="000C6EE6" w:rsidRPr="004219CA">
          <w:rPr>
            <w:rFonts w:ascii="Times New Roman" w:hAnsi="Times New Roman" w:cs="Times New Roman"/>
          </w:rPr>
          <w:t xml:space="preserve">changes </w:t>
        </w:r>
        <w:r w:rsidR="000C6EE6">
          <w:rPr>
            <w:rFonts w:ascii="Times New Roman" w:hAnsi="Times New Roman" w:cs="Times New Roman"/>
          </w:rPr>
          <w:t xml:space="preserve">in </w:t>
        </w:r>
      </w:ins>
      <w:r w:rsidR="008C6C6F" w:rsidRPr="004219CA">
        <w:rPr>
          <w:rFonts w:ascii="Times New Roman" w:hAnsi="Times New Roman" w:cs="Times New Roman"/>
        </w:rPr>
        <w:t xml:space="preserve">abundance </w:t>
      </w:r>
      <w:del w:id="422" w:author="Simona Radutoiu" w:date="2025-04-06T09:48:00Z" w16du:dateUtc="2025-04-06T07:48:00Z">
        <w:r w:rsidR="008C6C6F" w:rsidRPr="004219CA" w:rsidDel="000C6EE6">
          <w:rPr>
            <w:rFonts w:ascii="Times New Roman" w:hAnsi="Times New Roman" w:cs="Times New Roman"/>
          </w:rPr>
          <w:delText xml:space="preserve">changes </w:delText>
        </w:r>
      </w:del>
      <w:r w:rsidR="008C6C6F" w:rsidRPr="004219CA">
        <w:rPr>
          <w:rFonts w:ascii="Times New Roman" w:hAnsi="Times New Roman" w:cs="Times New Roman"/>
        </w:rPr>
        <w:t>across all mutants, others exhibited genotype-specific effects</w:t>
      </w:r>
      <w:ins w:id="423" w:author="Simona Radutoiu" w:date="2025-04-06T09:49:00Z" w16du:dateUtc="2025-04-06T07:49:00Z">
        <w:r w:rsidR="000C6EE6">
          <w:rPr>
            <w:rFonts w:ascii="Times New Roman" w:hAnsi="Times New Roman" w:cs="Times New Roman"/>
          </w:rPr>
          <w:t xml:space="preserve"> (</w:t>
        </w:r>
        <w:proofErr w:type="spellStart"/>
        <w:r w:rsidR="000C6EE6">
          <w:rPr>
            <w:rFonts w:ascii="Times New Roman" w:hAnsi="Times New Roman" w:cs="Times New Roman"/>
          </w:rPr>
          <w:t>Fig.XXX</w:t>
        </w:r>
        <w:proofErr w:type="spellEnd"/>
        <w:r w:rsidR="000C6EE6">
          <w:rPr>
            <w:rFonts w:ascii="Times New Roman" w:hAnsi="Times New Roman" w:cs="Times New Roman"/>
          </w:rPr>
          <w:t>)</w:t>
        </w:r>
      </w:ins>
      <w:r w:rsidR="008C6C6F" w:rsidRPr="004219CA">
        <w:rPr>
          <w:rFonts w:ascii="Times New Roman" w:hAnsi="Times New Roman" w:cs="Times New Roman"/>
        </w:rPr>
        <w:t>.</w:t>
      </w:r>
    </w:p>
    <w:p w14:paraId="7BDFC09C" w14:textId="5D2DB498" w:rsidR="007257DE" w:rsidRPr="004219CA"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growth</w:t>
      </w:r>
      <w:r w:rsidRPr="004219CA">
        <w:rPr>
          <w:rFonts w:ascii="Times New Roman" w:hAnsi="Times New Roman" w:cs="Times New Roman"/>
        </w:rPr>
        <w:t xml:space="preserve"> (Fig.8B). </w:t>
      </w:r>
      <w:commentRangeStart w:id="424"/>
      <w:r w:rsidR="006F54C1" w:rsidRPr="004219CA">
        <w:rPr>
          <w:rFonts w:ascii="Times New Roman" w:hAnsi="Times New Roman" w:cs="Times New Roman"/>
        </w:rPr>
        <w:t>Similar to</w:t>
      </w:r>
      <w:r w:rsidRPr="004219CA">
        <w:rPr>
          <w:rFonts w:ascii="Times New Roman" w:hAnsi="Times New Roman" w:cs="Times New Roman"/>
        </w:rPr>
        <w:t xml:space="preserve"> the soil experiment, this growth reduction was not due to </w:t>
      </w:r>
      <w:r w:rsidR="006F54C1" w:rsidRPr="004219CA">
        <w:rPr>
          <w:rFonts w:ascii="Times New Roman" w:hAnsi="Times New Roman" w:cs="Times New Roman"/>
        </w:rPr>
        <w:t xml:space="preserve">a </w:t>
      </w:r>
      <w:r w:rsidRPr="004219CA">
        <w:rPr>
          <w:rFonts w:ascii="Times New Roman" w:hAnsi="Times New Roman" w:cs="Times New Roman"/>
        </w:rPr>
        <w:t xml:space="preserve">lack of AMS, as AMS was </w:t>
      </w:r>
      <w:r w:rsidR="006F54C1" w:rsidRPr="004219CA">
        <w:rPr>
          <w:rFonts w:ascii="Times New Roman" w:hAnsi="Times New Roman" w:cs="Times New Roman"/>
        </w:rPr>
        <w:t>absent in both</w:t>
      </w:r>
      <w:r w:rsidRPr="004219CA">
        <w:rPr>
          <w:rFonts w:ascii="Times New Roman" w:hAnsi="Times New Roman" w:cs="Times New Roman"/>
        </w:rPr>
        <w:t xml:space="preserve"> wild-type </w:t>
      </w:r>
      <w:r w:rsidR="006F54C1" w:rsidRPr="004219CA">
        <w:rPr>
          <w:rFonts w:ascii="Times New Roman" w:hAnsi="Times New Roman" w:cs="Times New Roman"/>
        </w:rPr>
        <w:t>and</w:t>
      </w:r>
      <w:r w:rsidRPr="004219CA">
        <w:rPr>
          <w:rFonts w:ascii="Times New Roman" w:hAnsi="Times New Roman" w:cs="Times New Roman"/>
        </w:rPr>
        <w:t xml:space="preserve"> CSSP mutants at the harvest time</w:t>
      </w:r>
      <w:r w:rsidR="00B9783C">
        <w:rPr>
          <w:rFonts w:ascii="Times New Roman" w:hAnsi="Times New Roman" w:cs="Times New Roman"/>
        </w:rPr>
        <w:t xml:space="preserve"> </w:t>
      </w:r>
      <w:r w:rsidRPr="004219CA">
        <w:rPr>
          <w:rFonts w:ascii="Times New Roman" w:hAnsi="Times New Roman" w:cs="Times New Roman"/>
        </w:rPr>
        <w:t>point</w:t>
      </w:r>
      <w:r w:rsidR="006F54C1" w:rsidRPr="004219CA">
        <w:rPr>
          <w:rFonts w:ascii="Times New Roman" w:hAnsi="Times New Roman" w:cs="Times New Roman"/>
        </w:rPr>
        <w:t xml:space="preserve">. </w:t>
      </w:r>
      <w:commentRangeEnd w:id="424"/>
      <w:r w:rsidR="00177B10">
        <w:rPr>
          <w:rStyle w:val="CommentReference"/>
        </w:rPr>
        <w:commentReference w:id="424"/>
      </w:r>
      <w:r w:rsidR="007929D4" w:rsidRPr="004219CA">
        <w:rPr>
          <w:rFonts w:ascii="Times New Roman" w:hAnsi="Times New Roman" w:cs="Times New Roman"/>
        </w:rPr>
        <w:t xml:space="preserve">Bacterial </w:t>
      </w:r>
      <w:r w:rsidR="006F54C1" w:rsidRPr="004219CA">
        <w:rPr>
          <w:rFonts w:ascii="Times New Roman" w:hAnsi="Times New Roman" w:cs="Times New Roman"/>
        </w:rPr>
        <w:t>alpha diversity did not differ significantly</w:t>
      </w:r>
      <w:r w:rsidR="007929D4" w:rsidRPr="004219CA">
        <w:rPr>
          <w:rFonts w:ascii="Times New Roman" w:hAnsi="Times New Roman" w:cs="Times New Roman"/>
        </w:rPr>
        <w:t xml:space="preserve"> between rhizosphere and root fraction</w:t>
      </w:r>
      <w:r w:rsidR="001A7837" w:rsidRPr="004219CA">
        <w:rPr>
          <w:rFonts w:ascii="Times New Roman" w:hAnsi="Times New Roman" w:cs="Times New Roman"/>
        </w:rPr>
        <w:t>s</w:t>
      </w:r>
      <w:r w:rsidR="006F54C1" w:rsidRPr="004219CA">
        <w:rPr>
          <w:rFonts w:ascii="Times New Roman" w:hAnsi="Times New Roman" w:cs="Times New Roman"/>
        </w:rPr>
        <w:t xml:space="preserve"> or across </w:t>
      </w:r>
      <w:r w:rsidR="007929D4" w:rsidRPr="004219CA">
        <w:rPr>
          <w:rFonts w:ascii="Times New Roman" w:hAnsi="Times New Roman" w:cs="Times New Roman"/>
          <w:i/>
          <w:iCs/>
        </w:rPr>
        <w:t>Hordeum</w:t>
      </w:r>
      <w:r w:rsidR="007929D4" w:rsidRPr="004219CA">
        <w:rPr>
          <w:rFonts w:ascii="Times New Roman" w:hAnsi="Times New Roman" w:cs="Times New Roman"/>
        </w:rPr>
        <w:t xml:space="preserve"> genotypes (Suppl. Fig. 13). </w:t>
      </w:r>
      <w:r w:rsidR="006F54C1" w:rsidRPr="004219CA">
        <w:rPr>
          <w:rFonts w:ascii="Times New Roman" w:hAnsi="Times New Roman" w:cs="Times New Roman"/>
        </w:rPr>
        <w:t>However,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analysis revealed</w:t>
      </w:r>
      <w:r w:rsidR="007929D4" w:rsidRPr="004219CA">
        <w:rPr>
          <w:rFonts w:ascii="Times New Roman" w:hAnsi="Times New Roman" w:cs="Times New Roman"/>
        </w:rPr>
        <w:t xml:space="preserve"> that</w:t>
      </w:r>
      <w:ins w:id="425" w:author="Simona Radutoiu" w:date="2025-04-06T10:01:00Z" w16du:dateUtc="2025-04-06T08:01:00Z">
        <w:r w:rsidR="004C7EC4">
          <w:rPr>
            <w:rFonts w:ascii="Times New Roman" w:hAnsi="Times New Roman" w:cs="Times New Roman"/>
          </w:rPr>
          <w:t xml:space="preserve">, like in the case of </w:t>
        </w:r>
        <w:r w:rsidR="004C7EC4" w:rsidRPr="004C7EC4">
          <w:rPr>
            <w:rFonts w:ascii="Times New Roman" w:hAnsi="Times New Roman" w:cs="Times New Roman"/>
            <w:i/>
            <w:iCs/>
            <w:rPrChange w:id="426" w:author="Simona Radutoiu" w:date="2025-04-06T10:01:00Z" w16du:dateUtc="2025-04-06T08:01:00Z">
              <w:rPr>
                <w:rFonts w:ascii="Times New Roman" w:hAnsi="Times New Roman" w:cs="Times New Roman"/>
              </w:rPr>
            </w:rPrChange>
          </w:rPr>
          <w:t>Lotus</w:t>
        </w:r>
        <w:r w:rsidR="004C7EC4">
          <w:rPr>
            <w:rFonts w:ascii="Times New Roman" w:hAnsi="Times New Roman" w:cs="Times New Roman"/>
          </w:rPr>
          <w:t>,</w:t>
        </w:r>
      </w:ins>
      <w:r w:rsidR="007929D4" w:rsidRPr="004219CA">
        <w:rPr>
          <w:rFonts w:ascii="Times New Roman" w:hAnsi="Times New Roman" w:cs="Times New Roman"/>
        </w:rPr>
        <w:t xml:space="preserve"> </w:t>
      </w:r>
      <w:r w:rsidR="006F54C1" w:rsidRPr="004219CA">
        <w:rPr>
          <w:rFonts w:ascii="Times New Roman" w:hAnsi="Times New Roman" w:cs="Times New Roman"/>
        </w:rPr>
        <w:t xml:space="preserve">wild-type communities </w:t>
      </w:r>
      <w:r w:rsidR="007257DE">
        <w:rPr>
          <w:rFonts w:ascii="Times New Roman" w:hAnsi="Times New Roman" w:cs="Times New Roman"/>
        </w:rPr>
        <w:t>differ</w:t>
      </w:r>
      <w:r w:rsidR="00B9783C">
        <w:rPr>
          <w:rFonts w:ascii="Times New Roman" w:hAnsi="Times New Roman" w:cs="Times New Roman"/>
        </w:rPr>
        <w:t>ed</w:t>
      </w:r>
      <w:r w:rsidR="007257DE">
        <w:rPr>
          <w:rFonts w:ascii="Times New Roman" w:hAnsi="Times New Roman" w:cs="Times New Roman"/>
        </w:rPr>
        <w:t xml:space="preserve"> </w:t>
      </w:r>
      <w:proofErr w:type="spellStart"/>
      <w:r w:rsidR="00B9783C">
        <w:rPr>
          <w:rFonts w:ascii="Times New Roman" w:hAnsi="Times New Roman" w:cs="Times New Roman"/>
        </w:rPr>
        <w:t>significanlty</w:t>
      </w:r>
      <w:proofErr w:type="spellEnd"/>
      <w:r w:rsidR="007257DE">
        <w:rPr>
          <w:rFonts w:ascii="Times New Roman" w:hAnsi="Times New Roman" w:cs="Times New Roman"/>
        </w:rPr>
        <w:t xml:space="preserve"> from </w:t>
      </w:r>
      <w:r w:rsidR="006F54C1" w:rsidRPr="004219CA">
        <w:rPr>
          <w:rFonts w:ascii="Times New Roman" w:hAnsi="Times New Roman" w:cs="Times New Roman"/>
        </w:rPr>
        <w:t xml:space="preserve">those of the mutants, </w:t>
      </w:r>
      <w:r w:rsidR="007257DE">
        <w:rPr>
          <w:rFonts w:ascii="Times New Roman" w:hAnsi="Times New Roman" w:cs="Times New Roman"/>
        </w:rPr>
        <w:t xml:space="preserve">particularly in </w:t>
      </w:r>
      <w:proofErr w:type="spellStart"/>
      <w:r w:rsidR="007257DE" w:rsidRPr="007257DE">
        <w:rPr>
          <w:rFonts w:ascii="Times New Roman" w:hAnsi="Times New Roman" w:cs="Times New Roman"/>
          <w:i/>
          <w:iCs/>
        </w:rPr>
        <w:t>ccamk</w:t>
      </w:r>
      <w:proofErr w:type="spellEnd"/>
      <w:r w:rsidR="007257DE">
        <w:rPr>
          <w:rFonts w:ascii="Times New Roman" w:hAnsi="Times New Roman" w:cs="Times New Roman"/>
        </w:rPr>
        <w:t xml:space="preserve"> and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(Fig. 8C</w:t>
      </w:r>
      <w:commentRangeStart w:id="427"/>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commentRangeEnd w:id="427"/>
      <w:r w:rsidR="00AE433C">
        <w:rPr>
          <w:rStyle w:val="CommentReference"/>
        </w:rPr>
        <w:commentReference w:id="427"/>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7257DE">
        <w:rPr>
          <w:rFonts w:ascii="Times New Roman" w:hAnsi="Times New Roman" w:cs="Times New Roman"/>
          <w:i/>
          <w:iCs/>
        </w:rPr>
        <w:t>Hordeum</w:t>
      </w:r>
      <w:r w:rsidR="007257DE" w:rsidRPr="007257DE">
        <w:rPr>
          <w:rFonts w:ascii="Times New Roman" w:hAnsi="Times New Roman" w:cs="Times New Roman"/>
        </w:rPr>
        <w:t xml:space="preserve"> </w:t>
      </w:r>
      <w:r w:rsidR="00BF068E" w:rsidRPr="004219CA">
        <w:rPr>
          <w:rFonts w:ascii="Times New Roman" w:hAnsi="Times New Roman" w:cs="Times New Roman"/>
        </w:rPr>
        <w:t>(Fig. 8D)</w:t>
      </w:r>
      <w:r w:rsidR="007257DE">
        <w:rPr>
          <w:rFonts w:ascii="Times New Roman" w:hAnsi="Times New Roman" w:cs="Times New Roman"/>
        </w:rPr>
        <w:t xml:space="preserve">, </w:t>
      </w:r>
      <w:proofErr w:type="spellStart"/>
      <w:r w:rsidR="00D71A95">
        <w:rPr>
          <w:rFonts w:ascii="Times New Roman" w:hAnsi="Times New Roman" w:cs="Times New Roman"/>
        </w:rPr>
        <w:t>Burkholderiales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Pseudomonadales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Xanthomonadales</w:t>
      </w:r>
      <w:proofErr w:type="spellEnd"/>
      <w:r w:rsidR="00D71A95">
        <w:rPr>
          <w:rFonts w:ascii="Times New Roman" w:hAnsi="Times New Roman" w:cs="Times New Roman"/>
        </w:rPr>
        <w:t xml:space="preserve">, and </w:t>
      </w:r>
      <w:proofErr w:type="spellStart"/>
      <w:r w:rsidR="008D4B27" w:rsidRPr="004219CA">
        <w:rPr>
          <w:rFonts w:ascii="Times New Roman" w:hAnsi="Times New Roman" w:cs="Times New Roman"/>
        </w:rPr>
        <w:t>Sphingomonadales</w:t>
      </w:r>
      <w:proofErr w:type="spellEnd"/>
      <w:r w:rsidR="008D4B27" w:rsidRPr="004219CA">
        <w:rPr>
          <w:rFonts w:ascii="Times New Roman" w:hAnsi="Times New Roman" w:cs="Times New Roman"/>
        </w:rPr>
        <w:t xml:space="preserve"> </w:t>
      </w:r>
      <w:r w:rsidR="00B9783C">
        <w:rPr>
          <w:rFonts w:ascii="Times New Roman" w:hAnsi="Times New Roman" w:cs="Times New Roman"/>
        </w:rPr>
        <w:t>showed</w:t>
      </w:r>
      <w:r w:rsidR="00D71A95">
        <w:rPr>
          <w:rFonts w:ascii="Times New Roman" w:hAnsi="Times New Roman" w:cs="Times New Roman"/>
        </w:rPr>
        <w:t xml:space="preserve"> altered </w:t>
      </w:r>
      <w:del w:id="428" w:author="Simona Radutoiu" w:date="2025-04-06T10:01:00Z" w16du:dateUtc="2025-04-06T08:01:00Z">
        <w:r w:rsidR="00D71A95" w:rsidDel="004C7EC4">
          <w:rPr>
            <w:rFonts w:ascii="Times New Roman" w:hAnsi="Times New Roman" w:cs="Times New Roman"/>
          </w:rPr>
          <w:lastRenderedPageBreak/>
          <w:delText xml:space="preserve">total </w:delText>
        </w:r>
      </w:del>
      <w:r w:rsidR="00D71A95">
        <w:rPr>
          <w:rFonts w:ascii="Times New Roman" w:hAnsi="Times New Roman" w:cs="Times New Roman"/>
        </w:rPr>
        <w:t xml:space="preserve">abundance in CSSP mutants (Fig. 8E). </w:t>
      </w:r>
      <w:r w:rsidR="008D4B27" w:rsidRPr="004219CA">
        <w:rPr>
          <w:rFonts w:ascii="Times New Roman" w:hAnsi="Times New Roman" w:cs="Times New Roman"/>
        </w:rPr>
        <w:t xml:space="preserve">At </w:t>
      </w:r>
      <w:r w:rsidR="006F54C1" w:rsidRPr="004219CA">
        <w:rPr>
          <w:rFonts w:ascii="Times New Roman" w:hAnsi="Times New Roman" w:cs="Times New Roman"/>
        </w:rPr>
        <w:t>the</w:t>
      </w:r>
      <w:r w:rsidR="008D4B27" w:rsidRPr="004219CA">
        <w:rPr>
          <w:rFonts w:ascii="Times New Roman" w:hAnsi="Times New Roman" w:cs="Times New Roman"/>
        </w:rPr>
        <w:t xml:space="preserve"> isolate level, </w:t>
      </w:r>
      <w:r w:rsidR="00D71A95">
        <w:rPr>
          <w:rFonts w:ascii="Times New Roman" w:hAnsi="Times New Roman" w:cs="Times New Roman"/>
        </w:rPr>
        <w:t xml:space="preserve">up to </w:t>
      </w:r>
      <w:r w:rsidR="00D71A95" w:rsidRPr="00D71A95">
        <w:rPr>
          <w:rFonts w:ascii="Times New Roman" w:hAnsi="Times New Roman" w:cs="Times New Roman"/>
          <w:highlight w:val="red"/>
        </w:rPr>
        <w:t>XXX</w:t>
      </w:r>
      <w:r w:rsidR="00D71A95">
        <w:rPr>
          <w:rFonts w:ascii="Times New Roman" w:hAnsi="Times New Roman" w:cs="Times New Roman"/>
        </w:rPr>
        <w:t>%</w:t>
      </w:r>
      <w:r w:rsidR="008D4B27" w:rsidRPr="004219CA">
        <w:rPr>
          <w:rFonts w:ascii="Times New Roman" w:hAnsi="Times New Roman" w:cs="Times New Roman"/>
        </w:rPr>
        <w:t xml:space="preserve"> </w:t>
      </w:r>
      <w:r w:rsidR="00D71A95">
        <w:rPr>
          <w:rFonts w:ascii="Times New Roman" w:hAnsi="Times New Roman" w:cs="Times New Roman"/>
        </w:rPr>
        <w:t xml:space="preserve">of detected </w:t>
      </w:r>
      <w:r w:rsidR="008D4B27" w:rsidRPr="004219CA">
        <w:rPr>
          <w:rFonts w:ascii="Times New Roman" w:hAnsi="Times New Roman" w:cs="Times New Roman"/>
        </w:rPr>
        <w:t xml:space="preserve">isolates </w:t>
      </w:r>
      <w:r w:rsidR="00D71A95">
        <w:rPr>
          <w:rFonts w:ascii="Times New Roman" w:hAnsi="Times New Roman" w:cs="Times New Roman"/>
        </w:rPr>
        <w:t>belonging to a diverse taxonomic range exhibited</w:t>
      </w:r>
      <w:r w:rsidR="008D4B27" w:rsidRPr="004219CA">
        <w:rPr>
          <w:rFonts w:ascii="Times New Roman" w:hAnsi="Times New Roman" w:cs="Times New Roman"/>
        </w:rPr>
        <w:t xml:space="preserve"> </w:t>
      </w:r>
      <w:del w:id="429" w:author="Simona Radutoiu" w:date="2025-04-06T10:02:00Z" w16du:dateUtc="2025-04-06T08:02:00Z">
        <w:r w:rsidR="008D4B27" w:rsidRPr="004219CA" w:rsidDel="004C7EC4">
          <w:rPr>
            <w:rFonts w:ascii="Times New Roman" w:hAnsi="Times New Roman" w:cs="Times New Roman"/>
          </w:rPr>
          <w:delText xml:space="preserve">DA </w:delText>
        </w:r>
      </w:del>
      <w:ins w:id="430" w:author="Simona Radutoiu" w:date="2025-04-06T10:02:00Z" w16du:dateUtc="2025-04-06T08:02:00Z">
        <w:r w:rsidR="004C7EC4">
          <w:rPr>
            <w:rFonts w:ascii="Times New Roman" w:hAnsi="Times New Roman" w:cs="Times New Roman"/>
          </w:rPr>
          <w:t>differences in abundance</w:t>
        </w:r>
        <w:r w:rsidR="004C7EC4" w:rsidRPr="004219CA">
          <w:rPr>
            <w:rFonts w:ascii="Times New Roman" w:hAnsi="Times New Roman" w:cs="Times New Roman"/>
          </w:rPr>
          <w:t xml:space="preserve"> </w:t>
        </w:r>
      </w:ins>
      <w:r w:rsidR="008D4B27" w:rsidRPr="004219CA">
        <w:rPr>
          <w:rFonts w:ascii="Times New Roman" w:hAnsi="Times New Roman" w:cs="Times New Roman"/>
        </w:rPr>
        <w:t>across genotypes</w:t>
      </w:r>
      <w:r w:rsidR="00D71A95">
        <w:rPr>
          <w:rFonts w:ascii="Times New Roman" w:hAnsi="Times New Roman" w:cs="Times New Roman"/>
        </w:rPr>
        <w:t xml:space="preserve"> </w:t>
      </w:r>
      <w:r w:rsidR="007F06C8">
        <w:rPr>
          <w:rFonts w:ascii="Times New Roman" w:hAnsi="Times New Roman" w:cs="Times New Roman"/>
        </w:rPr>
        <w:t>(</w:t>
      </w:r>
      <w:r w:rsidR="007F06C8" w:rsidRPr="007F06C8">
        <w:rPr>
          <w:rFonts w:ascii="Times New Roman" w:hAnsi="Times New Roman" w:cs="Times New Roman"/>
          <w:highlight w:val="red"/>
        </w:rPr>
        <w:t>Fig. 8F_MISSING, Suppl. Table 7</w:t>
      </w:r>
      <w:r w:rsidR="007F06C8">
        <w:rPr>
          <w:rFonts w:ascii="Times New Roman" w:hAnsi="Times New Roman" w:cs="Times New Roman"/>
        </w:rPr>
        <w:t>)</w:t>
      </w:r>
      <w:r w:rsidR="006F54C1" w:rsidRPr="004219CA">
        <w:rPr>
          <w:rFonts w:ascii="Times New Roman" w:hAnsi="Times New Roman" w:cs="Times New Roman"/>
        </w:rPr>
        <w:t>.</w:t>
      </w:r>
      <w:r w:rsidR="00D71A95">
        <w:rPr>
          <w:rFonts w:ascii="Times New Roman" w:hAnsi="Times New Roman" w:cs="Times New Roman"/>
        </w:rPr>
        <w:t xml:space="preserve"> </w:t>
      </w:r>
      <w:proofErr w:type="gramStart"/>
      <w:ins w:id="431" w:author="Simona Radutoiu" w:date="2025-04-06T10:02:00Z" w16du:dateUtc="2025-04-06T08:02:00Z">
        <w:r w:rsidR="00A41131">
          <w:rPr>
            <w:rFonts w:ascii="Times New Roman" w:hAnsi="Times New Roman" w:cs="Times New Roman"/>
          </w:rPr>
          <w:t>Similar to</w:t>
        </w:r>
        <w:proofErr w:type="gramEnd"/>
        <w:r w:rsidR="00A41131">
          <w:rPr>
            <w:rFonts w:ascii="Times New Roman" w:hAnsi="Times New Roman" w:cs="Times New Roman"/>
          </w:rPr>
          <w:t xml:space="preserve"> </w:t>
        </w:r>
        <w:r w:rsidR="00A41131" w:rsidRPr="00A41131">
          <w:rPr>
            <w:rFonts w:ascii="Times New Roman" w:hAnsi="Times New Roman" w:cs="Times New Roman"/>
            <w:i/>
            <w:iCs/>
            <w:rPrChange w:id="432" w:author="Simona Radutoiu" w:date="2025-04-06T10:02:00Z" w16du:dateUtc="2025-04-06T08:02:00Z">
              <w:rPr>
                <w:rFonts w:ascii="Times New Roman" w:hAnsi="Times New Roman" w:cs="Times New Roman"/>
              </w:rPr>
            </w:rPrChange>
          </w:rPr>
          <w:t>Lotus</w:t>
        </w:r>
        <w:r w:rsidR="00A41131">
          <w:rPr>
            <w:rFonts w:ascii="Times New Roman" w:hAnsi="Times New Roman" w:cs="Times New Roman"/>
          </w:rPr>
          <w:t xml:space="preserve">, </w:t>
        </w:r>
        <w:r w:rsidR="00CB6B0C">
          <w:rPr>
            <w:rFonts w:ascii="Times New Roman" w:hAnsi="Times New Roman" w:cs="Times New Roman"/>
          </w:rPr>
          <w:t xml:space="preserve">different </w:t>
        </w:r>
      </w:ins>
      <w:proofErr w:type="spellStart"/>
      <w:ins w:id="433" w:author="Simona Radutoiu" w:date="2025-04-06T10:03:00Z" w16du:dateUtc="2025-04-06T08:03:00Z">
        <w:r w:rsidR="00CB6B0C">
          <w:rPr>
            <w:rFonts w:ascii="Times New Roman" w:hAnsi="Times New Roman" w:cs="Times New Roman"/>
          </w:rPr>
          <w:t>different</w:t>
        </w:r>
        <w:proofErr w:type="spellEnd"/>
        <w:r w:rsidR="00CB6B0C">
          <w:rPr>
            <w:rFonts w:ascii="Times New Roman" w:hAnsi="Times New Roman" w:cs="Times New Roman"/>
          </w:rPr>
          <w:t xml:space="preserve"> isolates were affected in their colonisation of </w:t>
        </w:r>
        <w:r w:rsidR="00CB6B0C" w:rsidRPr="00CB6B0C">
          <w:rPr>
            <w:rFonts w:ascii="Times New Roman" w:hAnsi="Times New Roman" w:cs="Times New Roman"/>
            <w:i/>
            <w:iCs/>
            <w:rPrChange w:id="434" w:author="Simona Radutoiu" w:date="2025-04-06T10:04:00Z" w16du:dateUtc="2025-04-06T08:04:00Z">
              <w:rPr>
                <w:rFonts w:ascii="Times New Roman" w:hAnsi="Times New Roman" w:cs="Times New Roman"/>
              </w:rPr>
            </w:rPrChange>
          </w:rPr>
          <w:t>Hordeum</w:t>
        </w:r>
        <w:r w:rsidR="00CB6B0C">
          <w:rPr>
            <w:rFonts w:ascii="Times New Roman" w:hAnsi="Times New Roman" w:cs="Times New Roman"/>
          </w:rPr>
          <w:t xml:space="preserve"> genotypes. </w:t>
        </w:r>
      </w:ins>
      <w:del w:id="435" w:author="Simona Radutoiu" w:date="2025-04-06T10:02:00Z" w16du:dateUtc="2025-04-06T08:02:00Z">
        <w:r w:rsidR="00D71A95" w:rsidDel="00A41131">
          <w:rPr>
            <w:rFonts w:ascii="Times New Roman" w:hAnsi="Times New Roman" w:cs="Times New Roman"/>
          </w:rPr>
          <w:delText xml:space="preserve">For example, we observed reduced colonisation of several Burkholderiales and Rhizobiales isolates in the rhizosphere. </w:delText>
        </w:r>
        <w:r w:rsidR="007802BA" w:rsidRPr="004219CA" w:rsidDel="00A41131">
          <w:rPr>
            <w:rFonts w:ascii="Times New Roman" w:hAnsi="Times New Roman" w:cs="Times New Roman"/>
          </w:rPr>
          <w:delText xml:space="preserve">It is important to </w:delText>
        </w:r>
        <w:r w:rsidR="003F205F" w:rsidRPr="004219CA" w:rsidDel="00A41131">
          <w:rPr>
            <w:rFonts w:ascii="Times New Roman" w:hAnsi="Times New Roman" w:cs="Times New Roman"/>
          </w:rPr>
          <w:delText>note that</w:delText>
        </w:r>
        <w:r w:rsidR="007802BA" w:rsidRPr="004219CA" w:rsidDel="00A41131">
          <w:rPr>
            <w:rFonts w:ascii="Times New Roman" w:hAnsi="Times New Roman" w:cs="Times New Roman"/>
          </w:rPr>
          <w:delText xml:space="preserve"> </w:delText>
        </w:r>
      </w:del>
      <w:del w:id="436" w:author="Simona Radutoiu" w:date="2025-04-06T10:03:00Z" w16du:dateUtc="2025-04-06T08:03:00Z">
        <w:r w:rsidR="007802BA" w:rsidRPr="004219CA" w:rsidDel="00CB6B0C">
          <w:rPr>
            <w:rFonts w:ascii="Times New Roman" w:hAnsi="Times New Roman" w:cs="Times New Roman"/>
          </w:rPr>
          <w:delText xml:space="preserve">the </w:delText>
        </w:r>
        <w:r w:rsidR="003F205F" w:rsidRPr="004219CA" w:rsidDel="00CB6B0C">
          <w:rPr>
            <w:rFonts w:ascii="Times New Roman" w:hAnsi="Times New Roman" w:cs="Times New Roman"/>
          </w:rPr>
          <w:delText>effects on DA</w:delText>
        </w:r>
        <w:r w:rsidR="007802BA" w:rsidRPr="004219CA" w:rsidDel="00CB6B0C">
          <w:rPr>
            <w:rFonts w:ascii="Times New Roman" w:hAnsi="Times New Roman" w:cs="Times New Roman"/>
          </w:rPr>
          <w:delText xml:space="preserve"> </w:delText>
        </w:r>
        <w:r w:rsidR="003F205F" w:rsidRPr="004219CA" w:rsidDel="00CB6B0C">
          <w:rPr>
            <w:rFonts w:ascii="Times New Roman" w:hAnsi="Times New Roman" w:cs="Times New Roman"/>
          </w:rPr>
          <w:delText>isolate</w:delText>
        </w:r>
        <w:r w:rsidR="00B9783C" w:rsidDel="00CB6B0C">
          <w:rPr>
            <w:rFonts w:ascii="Times New Roman" w:hAnsi="Times New Roman" w:cs="Times New Roman"/>
          </w:rPr>
          <w:delText xml:space="preserve"> colonisation </w:delText>
        </w:r>
        <w:r w:rsidR="003F205F" w:rsidRPr="004219CA" w:rsidDel="00CB6B0C">
          <w:rPr>
            <w:rFonts w:ascii="Times New Roman" w:hAnsi="Times New Roman" w:cs="Times New Roman"/>
          </w:rPr>
          <w:delText xml:space="preserve">varied among individual </w:delText>
        </w:r>
        <w:r w:rsidR="007802BA" w:rsidRPr="004219CA" w:rsidDel="00CB6B0C">
          <w:rPr>
            <w:rFonts w:ascii="Times New Roman" w:hAnsi="Times New Roman" w:cs="Times New Roman"/>
          </w:rPr>
          <w:delText xml:space="preserve">CSSP mutants, as </w:delText>
        </w:r>
        <w:r w:rsidR="003F205F" w:rsidRPr="004219CA" w:rsidDel="00CB6B0C">
          <w:rPr>
            <w:rFonts w:ascii="Times New Roman" w:hAnsi="Times New Roman" w:cs="Times New Roman"/>
          </w:rPr>
          <w:delText xml:space="preserve">also </w:delText>
        </w:r>
        <w:r w:rsidR="007802BA" w:rsidRPr="004219CA" w:rsidDel="00CB6B0C">
          <w:rPr>
            <w:rFonts w:ascii="Times New Roman" w:hAnsi="Times New Roman" w:cs="Times New Roman"/>
          </w:rPr>
          <w:delText xml:space="preserve">observed </w:delText>
        </w:r>
        <w:r w:rsidR="003F205F" w:rsidRPr="004219CA" w:rsidDel="00CB6B0C">
          <w:rPr>
            <w:rFonts w:ascii="Times New Roman" w:hAnsi="Times New Roman" w:cs="Times New Roman"/>
          </w:rPr>
          <w:delText>in</w:delText>
        </w:r>
        <w:r w:rsidR="007802BA" w:rsidRPr="004219CA" w:rsidDel="00CB6B0C">
          <w:rPr>
            <w:rFonts w:ascii="Times New Roman" w:hAnsi="Times New Roman" w:cs="Times New Roman"/>
          </w:rPr>
          <w:delText xml:space="preserve"> </w:delText>
        </w:r>
        <w:r w:rsidR="007802BA" w:rsidRPr="004219CA" w:rsidDel="00CB6B0C">
          <w:rPr>
            <w:rFonts w:ascii="Times New Roman" w:hAnsi="Times New Roman" w:cs="Times New Roman"/>
            <w:i/>
            <w:iCs/>
          </w:rPr>
          <w:delText>Lotus</w:delText>
        </w:r>
        <w:r w:rsidR="007802BA" w:rsidRPr="004219CA" w:rsidDel="00CB6B0C">
          <w:rPr>
            <w:rFonts w:ascii="Times New Roman" w:hAnsi="Times New Roman" w:cs="Times New Roman"/>
          </w:rPr>
          <w:delText>.</w:delText>
        </w:r>
      </w:del>
    </w:p>
    <w:p w14:paraId="31A1705B" w14:textId="760CA635" w:rsidR="00F016E4" w:rsidRPr="004219CA" w:rsidRDefault="003322F5" w:rsidP="00DB2FCC">
      <w:pPr>
        <w:spacing w:line="276" w:lineRule="auto"/>
        <w:jc w:val="both"/>
        <w:rPr>
          <w:rFonts w:ascii="Times New Roman" w:hAnsi="Times New Roman" w:cs="Times New Roman"/>
        </w:rPr>
      </w:pPr>
      <w:r w:rsidRPr="004219CA">
        <w:rPr>
          <w:rFonts w:ascii="Times New Roman" w:hAnsi="Times New Roman" w:cs="Times New Roman"/>
        </w:rPr>
        <w:t>In summary,</w:t>
      </w:r>
      <w:r w:rsidR="00A9665A" w:rsidRPr="004219CA">
        <w:rPr>
          <w:rFonts w:ascii="Times New Roman" w:hAnsi="Times New Roman" w:cs="Times New Roman"/>
        </w:rPr>
        <w:t xml:space="preserve"> the previously observed effects of symbiosis impairment in </w:t>
      </w:r>
      <w:r w:rsidR="00A9665A" w:rsidRPr="004219CA">
        <w:rPr>
          <w:rFonts w:ascii="Times New Roman" w:hAnsi="Times New Roman" w:cs="Times New Roman"/>
          <w:i/>
          <w:iCs/>
        </w:rPr>
        <w:t>Lotus</w:t>
      </w:r>
      <w:r w:rsidR="00A9665A" w:rsidRPr="004219CA">
        <w:rPr>
          <w:rFonts w:ascii="Times New Roman" w:hAnsi="Times New Roman" w:cs="Times New Roman"/>
        </w:rPr>
        <w:t xml:space="preserve"> and </w:t>
      </w:r>
      <w:r w:rsidR="00A9665A" w:rsidRPr="004219CA">
        <w:rPr>
          <w:rFonts w:ascii="Times New Roman" w:hAnsi="Times New Roman" w:cs="Times New Roman"/>
          <w:i/>
          <w:iCs/>
        </w:rPr>
        <w:t>Hordeum</w:t>
      </w:r>
      <w:r w:rsidRPr="004219CA">
        <w:rPr>
          <w:rFonts w:ascii="Times New Roman" w:hAnsi="Times New Roman" w:cs="Times New Roman"/>
        </w:rPr>
        <w:t xml:space="preserve"> </w:t>
      </w:r>
      <w:r w:rsidR="00A9665A" w:rsidRPr="004219CA">
        <w:rPr>
          <w:rFonts w:ascii="Times New Roman" w:hAnsi="Times New Roman" w:cs="Times New Roman"/>
        </w:rPr>
        <w:t xml:space="preserve">on plant fitness and plant-associated microbiota </w:t>
      </w:r>
      <w:r w:rsidR="003F205F" w:rsidRPr="004219CA">
        <w:rPr>
          <w:rFonts w:ascii="Times New Roman" w:hAnsi="Times New Roman" w:cs="Times New Roman"/>
        </w:rPr>
        <w:t>were also evident</w:t>
      </w:r>
      <w:r w:rsidR="00A9665A" w:rsidRPr="004219CA">
        <w:rPr>
          <w:rFonts w:ascii="Times New Roman" w:hAnsi="Times New Roman" w:cs="Times New Roman"/>
        </w:rPr>
        <w:t xml:space="preserve"> in </w:t>
      </w:r>
      <w:ins w:id="437" w:author="Simona Radutoiu" w:date="2025-04-06T10:04:00Z" w16du:dateUtc="2025-04-06T08:04:00Z">
        <w:r w:rsidR="00392B85">
          <w:rPr>
            <w:rFonts w:ascii="Times New Roman" w:hAnsi="Times New Roman" w:cs="Times New Roman"/>
          </w:rPr>
          <w:t xml:space="preserve">the presence of </w:t>
        </w:r>
      </w:ins>
      <w:del w:id="438" w:author="Simona Radutoiu" w:date="2025-04-06T10:04:00Z" w16du:dateUtc="2025-04-06T08:04:00Z">
        <w:r w:rsidR="00A9665A" w:rsidRPr="004219CA" w:rsidDel="00C413AB">
          <w:rPr>
            <w:rFonts w:ascii="Times New Roman" w:hAnsi="Times New Roman" w:cs="Times New Roman"/>
          </w:rPr>
          <w:delText xml:space="preserve">less complex </w:delText>
        </w:r>
      </w:del>
      <w:proofErr w:type="spellStart"/>
      <w:r w:rsidR="00A9665A" w:rsidRPr="004219CA">
        <w:rPr>
          <w:rFonts w:ascii="Times New Roman" w:hAnsi="Times New Roman" w:cs="Times New Roman"/>
        </w:rPr>
        <w:t>SynCom</w:t>
      </w:r>
      <w:ins w:id="439" w:author="Simona Radutoiu" w:date="2025-04-06T10:04:00Z" w16du:dateUtc="2025-04-06T08:04:00Z">
        <w:r w:rsidR="00C413AB">
          <w:rPr>
            <w:rFonts w:ascii="Times New Roman" w:hAnsi="Times New Roman" w:cs="Times New Roman"/>
          </w:rPr>
          <w:t>s</w:t>
        </w:r>
      </w:ins>
      <w:proofErr w:type="spellEnd"/>
      <w:del w:id="440" w:author="Simona Radutoiu" w:date="2025-04-06T10:04:00Z" w16du:dateUtc="2025-04-06T08:04:00Z">
        <w:r w:rsidR="00A9665A" w:rsidRPr="004219CA" w:rsidDel="00C413AB">
          <w:rPr>
            <w:rFonts w:ascii="Times New Roman" w:hAnsi="Times New Roman" w:cs="Times New Roman"/>
          </w:rPr>
          <w:delText xml:space="preserve"> </w:delText>
        </w:r>
      </w:del>
      <w:ins w:id="441" w:author="Simona Radutoiu" w:date="2025-04-06T10:04:00Z" w16du:dateUtc="2025-04-06T08:04:00Z">
        <w:r w:rsidR="00C413AB">
          <w:rPr>
            <w:rFonts w:ascii="Times New Roman" w:hAnsi="Times New Roman" w:cs="Times New Roman"/>
          </w:rPr>
          <w:t xml:space="preserve"> indicating</w:t>
        </w:r>
      </w:ins>
      <w:ins w:id="442" w:author="Simona Radutoiu" w:date="2025-04-06T10:05:00Z" w16du:dateUtc="2025-04-06T08:05:00Z">
        <w:r w:rsidR="00C413AB">
          <w:rPr>
            <w:rFonts w:ascii="Times New Roman" w:hAnsi="Times New Roman" w:cs="Times New Roman"/>
          </w:rPr>
          <w:t xml:space="preserve"> </w:t>
        </w:r>
        <w:r w:rsidR="00734A6C">
          <w:rPr>
            <w:rFonts w:ascii="Times New Roman" w:hAnsi="Times New Roman" w:cs="Times New Roman"/>
          </w:rPr>
          <w:t xml:space="preserve">that CSSP mutants impact </w:t>
        </w:r>
      </w:ins>
      <w:ins w:id="443" w:author="Simona Radutoiu" w:date="2025-04-06T10:07:00Z" w16du:dateUtc="2025-04-06T08:07:00Z">
        <w:r w:rsidR="00110849">
          <w:rPr>
            <w:rFonts w:ascii="Times New Roman" w:hAnsi="Times New Roman" w:cs="Times New Roman"/>
          </w:rPr>
          <w:t>symbionts and the gen</w:t>
        </w:r>
      </w:ins>
      <w:ins w:id="444" w:author="Simona Radutoiu" w:date="2025-04-06T10:08:00Z" w16du:dateUtc="2025-04-06T08:08:00Z">
        <w:r w:rsidR="00110849">
          <w:rPr>
            <w:rFonts w:ascii="Times New Roman" w:hAnsi="Times New Roman" w:cs="Times New Roman"/>
          </w:rPr>
          <w:t xml:space="preserve">eral </w:t>
        </w:r>
      </w:ins>
      <w:ins w:id="445" w:author="Simona Radutoiu" w:date="2025-04-06T10:05:00Z" w16du:dateUtc="2025-04-06T08:05:00Z">
        <w:r w:rsidR="00734A6C">
          <w:rPr>
            <w:rFonts w:ascii="Times New Roman" w:hAnsi="Times New Roman" w:cs="Times New Roman"/>
          </w:rPr>
          <w:t>root microbiota</w:t>
        </w:r>
        <w:r w:rsidR="00FD746C">
          <w:rPr>
            <w:rFonts w:ascii="Times New Roman" w:hAnsi="Times New Roman" w:cs="Times New Roman"/>
          </w:rPr>
          <w:t xml:space="preserve"> </w:t>
        </w:r>
      </w:ins>
      <w:ins w:id="446" w:author="Simona Radutoiu" w:date="2025-04-06T10:07:00Z" w16du:dateUtc="2025-04-06T08:07:00Z">
        <w:r w:rsidR="0067088E">
          <w:rPr>
            <w:rFonts w:ascii="Times New Roman" w:hAnsi="Times New Roman" w:cs="Times New Roman"/>
          </w:rPr>
          <w:t xml:space="preserve">and </w:t>
        </w:r>
        <w:r w:rsidR="00110849">
          <w:rPr>
            <w:rFonts w:ascii="Times New Roman" w:hAnsi="Times New Roman" w:cs="Times New Roman"/>
          </w:rPr>
          <w:t>this has consequences for plant growth</w:t>
        </w:r>
      </w:ins>
      <w:ins w:id="447" w:author="Simona Radutoiu" w:date="2025-04-06T10:08:00Z" w16du:dateUtc="2025-04-06T08:08:00Z">
        <w:r w:rsidR="00110849">
          <w:rPr>
            <w:rFonts w:ascii="Times New Roman" w:hAnsi="Times New Roman" w:cs="Times New Roman"/>
          </w:rPr>
          <w:t>.</w:t>
        </w:r>
      </w:ins>
      <w:ins w:id="448" w:author="Simona Radutoiu" w:date="2025-04-06T10:07:00Z" w16du:dateUtc="2025-04-06T08:07:00Z">
        <w:r w:rsidR="00110849">
          <w:rPr>
            <w:rFonts w:ascii="Times New Roman" w:hAnsi="Times New Roman" w:cs="Times New Roman"/>
          </w:rPr>
          <w:t xml:space="preserve"> </w:t>
        </w:r>
      </w:ins>
      <w:del w:id="449" w:author="Simona Radutoiu" w:date="2025-04-06T10:04:00Z" w16du:dateUtc="2025-04-06T08:04:00Z">
        <w:r w:rsidR="00A9665A" w:rsidRPr="004219CA" w:rsidDel="00C413AB">
          <w:rPr>
            <w:rFonts w:ascii="Times New Roman" w:hAnsi="Times New Roman" w:cs="Times New Roman"/>
          </w:rPr>
          <w:delText xml:space="preserve">setups, </w:delText>
        </w:r>
        <w:r w:rsidR="00B9783C" w:rsidDel="00C413AB">
          <w:rPr>
            <w:rFonts w:ascii="Times New Roman" w:hAnsi="Times New Roman" w:cs="Times New Roman"/>
          </w:rPr>
          <w:delText>yielding</w:delText>
        </w:r>
        <w:r w:rsidR="00A9665A" w:rsidRPr="004219CA" w:rsidDel="00C413AB">
          <w:rPr>
            <w:rFonts w:ascii="Times New Roman" w:hAnsi="Times New Roman" w:cs="Times New Roman"/>
          </w:rPr>
          <w:delText xml:space="preserve"> similar outcomes</w:delText>
        </w:r>
      </w:del>
      <w:del w:id="450" w:author="Simona Radutoiu" w:date="2025-04-06T10:08:00Z" w16du:dateUtc="2025-04-06T08:08:00Z">
        <w:r w:rsidR="00A9665A" w:rsidRPr="004219CA" w:rsidDel="00110849">
          <w:rPr>
            <w:rFonts w:ascii="Times New Roman" w:hAnsi="Times New Roman" w:cs="Times New Roman"/>
          </w:rPr>
          <w:delText>.</w:delText>
        </w:r>
        <w:r w:rsidR="003F205F" w:rsidRPr="004219CA" w:rsidDel="00110849">
          <w:rPr>
            <w:rFonts w:ascii="Times New Roman" w:hAnsi="Times New Roman" w:cs="Times New Roman"/>
          </w:rPr>
          <w:delText xml:space="preserve"> </w:delText>
        </w:r>
      </w:del>
      <w:r w:rsidR="003F205F" w:rsidRPr="004219CA">
        <w:rPr>
          <w:rFonts w:ascii="Times New Roman" w:hAnsi="Times New Roman" w:cs="Times New Roman"/>
        </w:rPr>
        <w:t>In</w:t>
      </w:r>
      <w:r w:rsidR="00A9665A" w:rsidRPr="004219CA">
        <w:rPr>
          <w:rFonts w:ascii="Times New Roman" w:hAnsi="Times New Roman" w:cs="Times New Roman"/>
        </w:rPr>
        <w:t xml:space="preserve"> </w:t>
      </w:r>
      <w:ins w:id="451" w:author="Simona Radutoiu" w:date="2025-04-06T10:06:00Z" w16du:dateUtc="2025-04-06T08:06:00Z">
        <w:r w:rsidR="00B77A8B">
          <w:rPr>
            <w:rFonts w:ascii="Times New Roman" w:hAnsi="Times New Roman" w:cs="Times New Roman"/>
          </w:rPr>
          <w:t xml:space="preserve">both hosts, members of </w:t>
        </w:r>
        <w:proofErr w:type="spellStart"/>
        <w:r w:rsidR="00B77A8B">
          <w:rPr>
            <w:rFonts w:ascii="Times New Roman" w:hAnsi="Times New Roman" w:cs="Times New Roman"/>
          </w:rPr>
          <w:t>Rhizobiales</w:t>
        </w:r>
        <w:proofErr w:type="spellEnd"/>
        <w:r w:rsidR="00B77A8B">
          <w:rPr>
            <w:rFonts w:ascii="Times New Roman" w:hAnsi="Times New Roman" w:cs="Times New Roman"/>
          </w:rPr>
          <w:t xml:space="preserve"> and </w:t>
        </w:r>
        <w:proofErr w:type="spellStart"/>
        <w:r w:rsidR="00B77A8B">
          <w:rPr>
            <w:rFonts w:ascii="Times New Roman" w:hAnsi="Times New Roman" w:cs="Times New Roman"/>
          </w:rPr>
          <w:t>Burkholderiales</w:t>
        </w:r>
        <w:proofErr w:type="spellEnd"/>
        <w:r w:rsidR="00B77A8B">
          <w:rPr>
            <w:rFonts w:ascii="Times New Roman" w:hAnsi="Times New Roman" w:cs="Times New Roman"/>
          </w:rPr>
          <w:t xml:space="preserve"> were most affected by the</w:t>
        </w:r>
      </w:ins>
      <w:ins w:id="452" w:author="Simona Radutoiu" w:date="2025-04-06T10:08:00Z" w16du:dateUtc="2025-04-06T08:08:00Z">
        <w:r w:rsidR="00110849">
          <w:rPr>
            <w:rFonts w:ascii="Times New Roman" w:hAnsi="Times New Roman" w:cs="Times New Roman"/>
          </w:rPr>
          <w:t xml:space="preserve"> </w:t>
        </w:r>
        <w:r w:rsidR="00DA00A6">
          <w:rPr>
            <w:rFonts w:ascii="Times New Roman" w:hAnsi="Times New Roman" w:cs="Times New Roman"/>
          </w:rPr>
          <w:t xml:space="preserve">impairment of CSSP, </w:t>
        </w:r>
        <w:proofErr w:type="spellStart"/>
        <w:r w:rsidR="00DA00A6">
          <w:rPr>
            <w:rFonts w:ascii="Times New Roman" w:hAnsi="Times New Roman" w:cs="Times New Roman"/>
          </w:rPr>
          <w:t>however</w:t>
        </w:r>
      </w:ins>
      <w:ins w:id="453" w:author="Simona Radutoiu" w:date="2025-04-06T10:09:00Z" w16du:dateUtc="2025-04-06T08:09:00Z">
        <w:r w:rsidR="005309AB">
          <w:rPr>
            <w:rFonts w:ascii="Times New Roman" w:hAnsi="Times New Roman" w:cs="Times New Roman"/>
          </w:rPr>
          <w:t>,</w:t>
        </w:r>
      </w:ins>
      <w:ins w:id="454" w:author="Simona Radutoiu" w:date="2025-04-06T10:08:00Z" w16du:dateUtc="2025-04-06T08:08:00Z">
        <w:r w:rsidR="00DA00A6">
          <w:rPr>
            <w:rFonts w:ascii="Times New Roman" w:hAnsi="Times New Roman" w:cs="Times New Roman"/>
          </w:rPr>
          <w:t>even</w:t>
        </w:r>
        <w:proofErr w:type="spellEnd"/>
        <w:r w:rsidR="00DA00A6">
          <w:rPr>
            <w:rFonts w:ascii="Times New Roman" w:hAnsi="Times New Roman" w:cs="Times New Roman"/>
          </w:rPr>
          <w:t xml:space="preserve"> if they have a similar impact on SNF and AMF, </w:t>
        </w:r>
      </w:ins>
      <w:ins w:id="455" w:author="Simona Radutoiu" w:date="2025-04-06T10:09:00Z" w16du:dateUtc="2025-04-06T08:09:00Z">
        <w:r w:rsidR="00863CE1">
          <w:rPr>
            <w:rFonts w:ascii="Times New Roman" w:hAnsi="Times New Roman" w:cs="Times New Roman"/>
          </w:rPr>
          <w:t>when inspecting the commensal communities</w:t>
        </w:r>
        <w:r w:rsidR="00863CE1">
          <w:rPr>
            <w:rFonts w:ascii="Times New Roman" w:hAnsi="Times New Roman" w:cs="Times New Roman"/>
          </w:rPr>
          <w:t xml:space="preserve">, </w:t>
        </w:r>
      </w:ins>
      <w:ins w:id="456" w:author="Simona Radutoiu" w:date="2025-04-06T10:08:00Z" w16du:dateUtc="2025-04-06T08:08:00Z">
        <w:r w:rsidR="00DA00A6">
          <w:rPr>
            <w:rFonts w:ascii="Times New Roman" w:hAnsi="Times New Roman" w:cs="Times New Roman"/>
          </w:rPr>
          <w:t>the</w:t>
        </w:r>
        <w:r w:rsidR="005309AB">
          <w:rPr>
            <w:rFonts w:ascii="Times New Roman" w:hAnsi="Times New Roman" w:cs="Times New Roman"/>
          </w:rPr>
          <w:t xml:space="preserve">re is </w:t>
        </w:r>
      </w:ins>
      <w:ins w:id="457" w:author="Simona Radutoiu" w:date="2025-04-06T10:09:00Z" w16du:dateUtc="2025-04-06T08:09:00Z">
        <w:r w:rsidR="005309AB">
          <w:rPr>
            <w:rFonts w:ascii="Times New Roman" w:hAnsi="Times New Roman" w:cs="Times New Roman"/>
          </w:rPr>
          <w:t>only a limited</w:t>
        </w:r>
      </w:ins>
      <w:ins w:id="458" w:author="Simona Radutoiu" w:date="2025-04-06T10:08:00Z" w16du:dateUtc="2025-04-06T08:08:00Z">
        <w:r w:rsidR="005309AB">
          <w:rPr>
            <w:rFonts w:ascii="Times New Roman" w:hAnsi="Times New Roman" w:cs="Times New Roman"/>
          </w:rPr>
          <w:t xml:space="preserve"> overlap across genotypes</w:t>
        </w:r>
      </w:ins>
      <w:ins w:id="459" w:author="Simona Radutoiu" w:date="2025-04-06T10:09:00Z" w16du:dateUtc="2025-04-06T08:09:00Z">
        <w:r w:rsidR="00863CE1">
          <w:rPr>
            <w:rFonts w:ascii="Times New Roman" w:hAnsi="Times New Roman" w:cs="Times New Roman"/>
          </w:rPr>
          <w:t xml:space="preserve"> ind</w:t>
        </w:r>
      </w:ins>
      <w:ins w:id="460" w:author="Simona Radutoiu" w:date="2025-04-06T10:10:00Z" w16du:dateUtc="2025-04-06T08:10:00Z">
        <w:r w:rsidR="00863CE1">
          <w:rPr>
            <w:rFonts w:ascii="Times New Roman" w:hAnsi="Times New Roman" w:cs="Times New Roman"/>
          </w:rPr>
          <w:t xml:space="preserve">icating a </w:t>
        </w:r>
        <w:r w:rsidR="00AE1086">
          <w:rPr>
            <w:rFonts w:ascii="Times New Roman" w:hAnsi="Times New Roman" w:cs="Times New Roman"/>
          </w:rPr>
          <w:t>broader and more diverse impact on these bacterial taxa</w:t>
        </w:r>
      </w:ins>
      <w:del w:id="461" w:author="Simona Radutoiu" w:date="2025-04-06T10:09:00Z" w16du:dateUtc="2025-04-06T08:09:00Z">
        <w:r w:rsidRPr="004219CA" w:rsidDel="00863CE1">
          <w:rPr>
            <w:rFonts w:ascii="Times New Roman" w:hAnsi="Times New Roman" w:cs="Times New Roman"/>
            <w:i/>
            <w:iCs/>
          </w:rPr>
          <w:delText>Lotus</w:delText>
        </w:r>
        <w:r w:rsidR="003F205F" w:rsidRPr="004219CA" w:rsidDel="00863CE1">
          <w:rPr>
            <w:rFonts w:ascii="Times New Roman" w:hAnsi="Times New Roman" w:cs="Times New Roman"/>
          </w:rPr>
          <w:delText xml:space="preserve">, </w:delText>
        </w:r>
        <w:r w:rsidRPr="004219CA" w:rsidDel="00863CE1">
          <w:rPr>
            <w:rFonts w:ascii="Times New Roman" w:hAnsi="Times New Roman" w:cs="Times New Roman"/>
          </w:rPr>
          <w:delText xml:space="preserve">symbiosis impairment eliminated </w:delText>
        </w:r>
        <w:r w:rsidR="00882A7A" w:rsidDel="00863CE1">
          <w:rPr>
            <w:rFonts w:ascii="Times New Roman" w:hAnsi="Times New Roman" w:cs="Times New Roman"/>
          </w:rPr>
          <w:delText xml:space="preserve">SNF </w:delText>
        </w:r>
        <w:r w:rsidRPr="004219CA" w:rsidDel="00863CE1">
          <w:rPr>
            <w:rFonts w:ascii="Times New Roman" w:hAnsi="Times New Roman" w:cs="Times New Roman"/>
          </w:rPr>
          <w:delText xml:space="preserve">formation and </w:delText>
        </w:r>
        <w:r w:rsidR="003F205F" w:rsidRPr="004219CA" w:rsidDel="00863CE1">
          <w:rPr>
            <w:rFonts w:ascii="Times New Roman" w:hAnsi="Times New Roman" w:cs="Times New Roman"/>
          </w:rPr>
          <w:delText>significanlty</w:delText>
        </w:r>
        <w:r w:rsidRPr="004219CA" w:rsidDel="00863CE1">
          <w:rPr>
            <w:rFonts w:ascii="Times New Roman" w:hAnsi="Times New Roman" w:cs="Times New Roman"/>
          </w:rPr>
          <w:delText xml:space="preserve"> </w:delText>
        </w:r>
        <w:r w:rsidR="003F205F" w:rsidRPr="004219CA" w:rsidDel="00863CE1">
          <w:rPr>
            <w:rFonts w:ascii="Times New Roman" w:hAnsi="Times New Roman" w:cs="Times New Roman"/>
          </w:rPr>
          <w:delText>reduced</w:delText>
        </w:r>
        <w:r w:rsidRPr="004219CA" w:rsidDel="00863CE1">
          <w:rPr>
            <w:rFonts w:ascii="Times New Roman" w:hAnsi="Times New Roman" w:cs="Times New Roman"/>
          </w:rPr>
          <w:delText xml:space="preserve"> the colonisation of symbiotic Rhizobiales, allowing niche replacement by other commensals, particularly Burkholderiales </w:delText>
        </w:r>
        <w:r w:rsidR="003F205F" w:rsidRPr="004219CA" w:rsidDel="00863CE1">
          <w:rPr>
            <w:rFonts w:ascii="Times New Roman" w:hAnsi="Times New Roman" w:cs="Times New Roman"/>
          </w:rPr>
          <w:delText>isolates</w:delText>
        </w:r>
        <w:r w:rsidR="00A9665A" w:rsidRPr="004219CA" w:rsidDel="00863CE1">
          <w:rPr>
            <w:rFonts w:ascii="Times New Roman" w:hAnsi="Times New Roman" w:cs="Times New Roman"/>
          </w:rPr>
          <w:delText xml:space="preserve">. In </w:delText>
        </w:r>
        <w:r w:rsidR="00A9665A" w:rsidRPr="004219CA" w:rsidDel="00863CE1">
          <w:rPr>
            <w:rFonts w:ascii="Times New Roman" w:hAnsi="Times New Roman" w:cs="Times New Roman"/>
            <w:i/>
            <w:iCs/>
          </w:rPr>
          <w:delText>Hordeum</w:delText>
        </w:r>
        <w:r w:rsidR="00A9665A" w:rsidRPr="004219CA" w:rsidDel="00863CE1">
          <w:rPr>
            <w:rFonts w:ascii="Times New Roman" w:hAnsi="Times New Roman" w:cs="Times New Roman"/>
          </w:rPr>
          <w:delText xml:space="preserve">, we observed </w:delText>
        </w:r>
        <w:r w:rsidR="003F205F" w:rsidRPr="004219CA" w:rsidDel="00863CE1">
          <w:rPr>
            <w:rFonts w:ascii="Times New Roman" w:hAnsi="Times New Roman" w:cs="Times New Roman"/>
          </w:rPr>
          <w:delText xml:space="preserve">a similar </w:delText>
        </w:r>
        <w:r w:rsidR="00A9665A" w:rsidRPr="004219CA" w:rsidDel="00863CE1">
          <w:rPr>
            <w:rFonts w:ascii="Times New Roman" w:hAnsi="Times New Roman" w:cs="Times New Roman"/>
          </w:rPr>
          <w:delText>reduc</w:delText>
        </w:r>
        <w:r w:rsidR="003F205F" w:rsidRPr="004219CA" w:rsidDel="00863CE1">
          <w:rPr>
            <w:rFonts w:ascii="Times New Roman" w:hAnsi="Times New Roman" w:cs="Times New Roman"/>
          </w:rPr>
          <w:delText>tion</w:delText>
        </w:r>
        <w:r w:rsidR="00A9665A" w:rsidRPr="004219CA" w:rsidDel="00863CE1">
          <w:rPr>
            <w:rFonts w:ascii="Times New Roman" w:hAnsi="Times New Roman" w:cs="Times New Roman"/>
          </w:rPr>
          <w:delText xml:space="preserve"> of Rhizobiales</w:delText>
        </w:r>
        <w:r w:rsidR="003F205F" w:rsidRPr="004219CA" w:rsidDel="00863CE1">
          <w:rPr>
            <w:rFonts w:ascii="Times New Roman" w:hAnsi="Times New Roman" w:cs="Times New Roman"/>
          </w:rPr>
          <w:delText xml:space="preserve"> colonisation</w:delText>
        </w:r>
        <w:r w:rsidR="00A9665A" w:rsidRPr="004219CA" w:rsidDel="00863CE1">
          <w:rPr>
            <w:rFonts w:ascii="Times New Roman" w:hAnsi="Times New Roman" w:cs="Times New Roman"/>
          </w:rPr>
          <w:delText xml:space="preserve"> (mainly in the rhizosphere) and an increase in Burkholderiales and Pseudomonadales. Individual mutants exhibited </w:delText>
        </w:r>
        <w:r w:rsidR="003F205F" w:rsidRPr="004219CA" w:rsidDel="00863CE1">
          <w:rPr>
            <w:rFonts w:ascii="Times New Roman" w:hAnsi="Times New Roman" w:cs="Times New Roman"/>
          </w:rPr>
          <w:delText xml:space="preserve">both </w:delText>
        </w:r>
        <w:r w:rsidR="00A9665A" w:rsidRPr="004219CA" w:rsidDel="00863CE1">
          <w:rPr>
            <w:rFonts w:ascii="Times New Roman" w:hAnsi="Times New Roman" w:cs="Times New Roman"/>
          </w:rPr>
          <w:delText>shared</w:delText>
        </w:r>
        <w:r w:rsidR="003F205F" w:rsidRPr="004219CA" w:rsidDel="00863CE1">
          <w:rPr>
            <w:rFonts w:ascii="Times New Roman" w:hAnsi="Times New Roman" w:cs="Times New Roman"/>
          </w:rPr>
          <w:delText xml:space="preserve"> and </w:delText>
        </w:r>
        <w:r w:rsidR="00A9665A" w:rsidRPr="004219CA" w:rsidDel="00863CE1">
          <w:rPr>
            <w:rFonts w:ascii="Times New Roman" w:hAnsi="Times New Roman" w:cs="Times New Roman"/>
          </w:rPr>
          <w:delText xml:space="preserve">unique effects on plant microbiota, supporting the hypothesis </w:delText>
        </w:r>
        <w:r w:rsidR="003F205F" w:rsidRPr="004219CA" w:rsidDel="00863CE1">
          <w:rPr>
            <w:rFonts w:ascii="Times New Roman" w:hAnsi="Times New Roman" w:cs="Times New Roman"/>
          </w:rPr>
          <w:delText>that</w:delText>
        </w:r>
        <w:r w:rsidR="00A9665A" w:rsidRPr="004219CA" w:rsidDel="00863CE1">
          <w:rPr>
            <w:rFonts w:ascii="Times New Roman" w:hAnsi="Times New Roman" w:cs="Times New Roman"/>
          </w:rPr>
          <w:delText xml:space="preserve"> CSSP genes </w:delText>
        </w:r>
        <w:r w:rsidR="00AD6BC1" w:rsidDel="00863CE1">
          <w:rPr>
            <w:rFonts w:ascii="Times New Roman" w:hAnsi="Times New Roman" w:cs="Times New Roman"/>
          </w:rPr>
          <w:delText xml:space="preserve">play </w:delText>
        </w:r>
        <w:r w:rsidR="003F205F" w:rsidRPr="004219CA" w:rsidDel="00863CE1">
          <w:rPr>
            <w:rFonts w:ascii="Times New Roman" w:hAnsi="Times New Roman" w:cs="Times New Roman"/>
          </w:rPr>
          <w:delText xml:space="preserve">broader roles </w:delText>
        </w:r>
        <w:r w:rsidR="00A9665A" w:rsidRPr="004219CA" w:rsidDel="00863CE1">
          <w:rPr>
            <w:rFonts w:ascii="Times New Roman" w:hAnsi="Times New Roman" w:cs="Times New Roman"/>
          </w:rPr>
          <w:delText>in plant</w:delText>
        </w:r>
        <w:r w:rsidR="00692A67" w:rsidRPr="004219CA" w:rsidDel="00863CE1">
          <w:rPr>
            <w:rFonts w:ascii="Times New Roman" w:hAnsi="Times New Roman" w:cs="Times New Roman"/>
            <w:color w:val="000000" w:themeColor="text1"/>
            <w:kern w:val="0"/>
          </w:rPr>
          <w:delText>–</w:delText>
        </w:r>
        <w:r w:rsidR="00A9665A" w:rsidRPr="004219CA" w:rsidDel="00863CE1">
          <w:rPr>
            <w:rFonts w:ascii="Times New Roman" w:hAnsi="Times New Roman" w:cs="Times New Roman"/>
          </w:rPr>
          <w:delText>microbe interactions</w:delText>
        </w:r>
      </w:del>
      <w:r w:rsidR="00A9665A" w:rsidRPr="004219CA">
        <w:rPr>
          <w:rFonts w:ascii="Times New Roman" w:hAnsi="Times New Roman" w:cs="Times New Roman"/>
        </w:rPr>
        <w:t>.</w:t>
      </w:r>
    </w:p>
    <w:p w14:paraId="1960160C" w14:textId="77777777" w:rsidR="00050D3E" w:rsidRPr="004219CA" w:rsidRDefault="00050D3E" w:rsidP="00DB2FCC">
      <w:pPr>
        <w:spacing w:line="276" w:lineRule="auto"/>
        <w:jc w:val="both"/>
        <w:rPr>
          <w:rFonts w:ascii="Times New Roman" w:hAnsi="Times New Roman" w:cs="Times New Roman"/>
        </w:rPr>
      </w:pPr>
    </w:p>
    <w:p w14:paraId="163A8CAC" w14:textId="05569DEC" w:rsidR="00A508A5" w:rsidRPr="004219CA" w:rsidRDefault="00A508A5" w:rsidP="00DB2FCC">
      <w:pPr>
        <w:spacing w:line="276" w:lineRule="auto"/>
        <w:jc w:val="both"/>
        <w:rPr>
          <w:rFonts w:ascii="Times New Roman" w:hAnsi="Times New Roman" w:cs="Times New Roman"/>
          <w:b/>
          <w:bCs/>
        </w:rPr>
      </w:pPr>
      <w:r w:rsidRPr="004219CA">
        <w:rPr>
          <w:rFonts w:ascii="Times New Roman" w:hAnsi="Times New Roman" w:cs="Times New Roman"/>
          <w:b/>
          <w:bCs/>
        </w:rPr>
        <w:t>Symbiosis signalling pathways can be linked to differential root exudation in both hosts</w:t>
      </w:r>
    </w:p>
    <w:p w14:paraId="7E761661" w14:textId="240E14F6" w:rsidR="008F6466" w:rsidRPr="004219CA" w:rsidRDefault="005F248D" w:rsidP="00DB2FCC">
      <w:pPr>
        <w:spacing w:line="276" w:lineRule="auto"/>
        <w:jc w:val="both"/>
        <w:rPr>
          <w:rFonts w:ascii="Times New Roman" w:hAnsi="Times New Roman" w:cs="Times New Roman"/>
        </w:rPr>
      </w:pPr>
      <w:r w:rsidRPr="004219CA">
        <w:rPr>
          <w:rFonts w:ascii="Times New Roman" w:hAnsi="Times New Roman" w:cs="Times New Roman"/>
        </w:rPr>
        <w:t xml:space="preserve">Root exudates are key drivers of interactions at the root-soil interface, forming a diverse </w:t>
      </w:r>
      <w:del w:id="462" w:author="Simona Radutoiu" w:date="2025-04-06T10:12:00Z" w16du:dateUtc="2025-04-06T08:12:00Z">
        <w:r w:rsidRPr="004219CA" w:rsidDel="00C22888">
          <w:rPr>
            <w:rFonts w:ascii="Times New Roman" w:hAnsi="Times New Roman" w:cs="Times New Roman"/>
          </w:rPr>
          <w:delText xml:space="preserve">nutrient </w:delText>
        </w:r>
      </w:del>
      <w:ins w:id="463" w:author="Simona Radutoiu" w:date="2025-04-06T10:12:00Z" w16du:dateUtc="2025-04-06T08:12:00Z">
        <w:r w:rsidR="00C22888">
          <w:rPr>
            <w:rFonts w:ascii="Times New Roman" w:hAnsi="Times New Roman" w:cs="Times New Roman"/>
          </w:rPr>
          <w:t>chemical</w:t>
        </w:r>
        <w:r w:rsidR="00C22888" w:rsidRPr="004219CA">
          <w:rPr>
            <w:rFonts w:ascii="Times New Roman" w:hAnsi="Times New Roman" w:cs="Times New Roman"/>
          </w:rPr>
          <w:t xml:space="preserve"> </w:t>
        </w:r>
      </w:ins>
      <w:r w:rsidRPr="004219CA">
        <w:rPr>
          <w:rFonts w:ascii="Times New Roman" w:hAnsi="Times New Roman" w:cs="Times New Roman"/>
        </w:rPr>
        <w:t xml:space="preserve">pool that fosters </w:t>
      </w:r>
      <w:r w:rsidR="00436A80">
        <w:rPr>
          <w:rFonts w:ascii="Times New Roman" w:hAnsi="Times New Roman" w:cs="Times New Roman"/>
        </w:rPr>
        <w:t xml:space="preserve">microbial </w:t>
      </w:r>
      <w:r w:rsidRPr="004219CA">
        <w:rPr>
          <w:rFonts w:ascii="Times New Roman" w:hAnsi="Times New Roman" w:cs="Times New Roman"/>
        </w:rPr>
        <w:t xml:space="preserve">competition and </w:t>
      </w:r>
      <w:r w:rsidR="00436A80">
        <w:rPr>
          <w:rFonts w:ascii="Times New Roman" w:hAnsi="Times New Roman" w:cs="Times New Roman"/>
        </w:rPr>
        <w:t>cooperation. Beyond</w:t>
      </w:r>
      <w:r w:rsidRPr="004219CA">
        <w:rPr>
          <w:rFonts w:ascii="Times New Roman" w:hAnsi="Times New Roman" w:cs="Times New Roman"/>
        </w:rPr>
        <w:t xml:space="preserve"> serving as </w:t>
      </w:r>
      <w:r w:rsidR="00135091">
        <w:rPr>
          <w:rFonts w:ascii="Times New Roman" w:hAnsi="Times New Roman" w:cs="Times New Roman"/>
        </w:rPr>
        <w:t xml:space="preserve">a </w:t>
      </w:r>
      <w:r w:rsidRPr="004219CA">
        <w:rPr>
          <w:rFonts w:ascii="Times New Roman" w:hAnsi="Times New Roman" w:cs="Times New Roman"/>
        </w:rPr>
        <w:t xml:space="preserve">nutrient source, root exudates contain </w:t>
      </w:r>
      <w:proofErr w:type="spellStart"/>
      <w:r w:rsidRPr="004219CA">
        <w:rPr>
          <w:rFonts w:ascii="Times New Roman" w:hAnsi="Times New Roman" w:cs="Times New Roman"/>
        </w:rPr>
        <w:t>defense</w:t>
      </w:r>
      <w:proofErr w:type="spellEnd"/>
      <w:r w:rsidRPr="004219CA">
        <w:rPr>
          <w:rFonts w:ascii="Times New Roman" w:hAnsi="Times New Roman" w:cs="Times New Roman"/>
        </w:rPr>
        <w:t xml:space="preserve">-related metabolites with antimicrobial properties </w:t>
      </w:r>
      <w:del w:id="464" w:author="Simona Radutoiu" w:date="2025-04-06T10:12:00Z" w16du:dateUtc="2025-04-06T08:12:00Z">
        <w:r w:rsidRPr="004219CA" w:rsidDel="00C22888">
          <w:rPr>
            <w:rFonts w:ascii="Times New Roman" w:hAnsi="Times New Roman" w:cs="Times New Roman"/>
          </w:rPr>
          <w:delText xml:space="preserve">and </w:delText>
        </w:r>
      </w:del>
      <w:ins w:id="465" w:author="Simona Radutoiu" w:date="2025-04-06T10:12:00Z" w16du:dateUtc="2025-04-06T08:12:00Z">
        <w:r w:rsidR="00C22888">
          <w:rPr>
            <w:rFonts w:ascii="Times New Roman" w:hAnsi="Times New Roman" w:cs="Times New Roman"/>
          </w:rPr>
          <w:t>as well as</w:t>
        </w:r>
        <w:r w:rsidR="00C22888" w:rsidRPr="004219CA">
          <w:rPr>
            <w:rFonts w:ascii="Times New Roman" w:hAnsi="Times New Roman" w:cs="Times New Roman"/>
          </w:rPr>
          <w:t xml:space="preserve"> </w:t>
        </w:r>
      </w:ins>
      <w:r w:rsidRPr="004219CA">
        <w:rPr>
          <w:rFonts w:ascii="Times New Roman" w:hAnsi="Times New Roman" w:cs="Times New Roman"/>
        </w:rPr>
        <w:t xml:space="preserve">signalling molecules that </w:t>
      </w:r>
      <w:del w:id="466" w:author="Simona Radutoiu" w:date="2025-04-06T10:12:00Z" w16du:dateUtc="2025-04-06T08:12:00Z">
        <w:r w:rsidRPr="004219CA" w:rsidDel="00C22888">
          <w:rPr>
            <w:rFonts w:ascii="Times New Roman" w:hAnsi="Times New Roman" w:cs="Times New Roman"/>
          </w:rPr>
          <w:delText xml:space="preserve">attract </w:delText>
        </w:r>
      </w:del>
      <w:ins w:id="467" w:author="Simona Radutoiu" w:date="2025-04-06T10:12:00Z" w16du:dateUtc="2025-04-06T08:12:00Z">
        <w:r w:rsidR="00C22888">
          <w:rPr>
            <w:rFonts w:ascii="Times New Roman" w:hAnsi="Times New Roman" w:cs="Times New Roman"/>
          </w:rPr>
          <w:t>are important for communication</w:t>
        </w:r>
      </w:ins>
      <w:ins w:id="468" w:author="Simona Radutoiu" w:date="2025-04-06T10:13:00Z" w16du:dateUtc="2025-04-06T08:13:00Z">
        <w:r w:rsidR="00C22888">
          <w:rPr>
            <w:rFonts w:ascii="Times New Roman" w:hAnsi="Times New Roman" w:cs="Times New Roman"/>
          </w:rPr>
          <w:t xml:space="preserve"> of the host with the</w:t>
        </w:r>
      </w:ins>
      <w:ins w:id="469" w:author="Simona Radutoiu" w:date="2025-04-06T10:12:00Z" w16du:dateUtc="2025-04-06T08:12:00Z">
        <w:r w:rsidR="00C22888" w:rsidRPr="004219CA">
          <w:rPr>
            <w:rFonts w:ascii="Times New Roman" w:hAnsi="Times New Roman" w:cs="Times New Roman"/>
          </w:rPr>
          <w:t xml:space="preserve"> </w:t>
        </w:r>
      </w:ins>
      <w:r w:rsidRPr="004219CA">
        <w:rPr>
          <w:rFonts w:ascii="Times New Roman" w:hAnsi="Times New Roman" w:cs="Times New Roman"/>
        </w:rPr>
        <w:t xml:space="preserve">beneficial microbes. </w:t>
      </w:r>
      <w:r w:rsidR="00436A80">
        <w:rPr>
          <w:rFonts w:ascii="Times New Roman" w:hAnsi="Times New Roman" w:cs="Times New Roman"/>
        </w:rPr>
        <w:t>To</w:t>
      </w:r>
      <w:r w:rsidR="00D6110C" w:rsidRPr="004219CA">
        <w:rPr>
          <w:rFonts w:ascii="Times New Roman" w:hAnsi="Times New Roman" w:cs="Times New Roman"/>
        </w:rPr>
        <w:t xml:space="preserve"> assess whether the </w:t>
      </w:r>
      <w:ins w:id="470" w:author="Simona Radutoiu" w:date="2025-04-06T10:13:00Z" w16du:dateUtc="2025-04-06T08:13:00Z">
        <w:r w:rsidR="00C22888">
          <w:rPr>
            <w:rFonts w:ascii="Times New Roman" w:hAnsi="Times New Roman" w:cs="Times New Roman"/>
          </w:rPr>
          <w:t xml:space="preserve">observed </w:t>
        </w:r>
      </w:ins>
      <w:r w:rsidR="00DB4424" w:rsidRPr="004219CA">
        <w:rPr>
          <w:rFonts w:ascii="Times New Roman" w:hAnsi="Times New Roman" w:cs="Times New Roman"/>
        </w:rPr>
        <w:t>effect</w:t>
      </w:r>
      <w:ins w:id="471" w:author="Simona Radutoiu" w:date="2025-04-06T10:13:00Z" w16du:dateUtc="2025-04-06T08:13:00Z">
        <w:r w:rsidR="00C22888">
          <w:rPr>
            <w:rFonts w:ascii="Times New Roman" w:hAnsi="Times New Roman" w:cs="Times New Roman"/>
          </w:rPr>
          <w:t>s</w:t>
        </w:r>
      </w:ins>
      <w:r w:rsidR="00DB4424" w:rsidRPr="004219CA">
        <w:rPr>
          <w:rFonts w:ascii="Times New Roman" w:hAnsi="Times New Roman" w:cs="Times New Roman"/>
        </w:rPr>
        <w:t xml:space="preserve"> of </w:t>
      </w:r>
      <w:del w:id="472" w:author="Simona Radutoiu" w:date="2025-04-06T10:13:00Z" w16du:dateUtc="2025-04-06T08:13:00Z">
        <w:r w:rsidR="00D6110C" w:rsidRPr="004219CA" w:rsidDel="00C22888">
          <w:rPr>
            <w:rFonts w:ascii="Times New Roman" w:hAnsi="Times New Roman" w:cs="Times New Roman"/>
          </w:rPr>
          <w:delText>symbiosis signalling</w:delText>
        </w:r>
      </w:del>
      <w:ins w:id="473" w:author="Simona Radutoiu" w:date="2025-04-06T10:13:00Z" w16du:dateUtc="2025-04-06T08:13:00Z">
        <w:r w:rsidR="00C22888">
          <w:rPr>
            <w:rFonts w:ascii="Times New Roman" w:hAnsi="Times New Roman" w:cs="Times New Roman"/>
          </w:rPr>
          <w:t>CSSP</w:t>
        </w:r>
        <w:r w:rsidR="00805110">
          <w:rPr>
            <w:rFonts w:ascii="Times New Roman" w:hAnsi="Times New Roman" w:cs="Times New Roman"/>
          </w:rPr>
          <w:t xml:space="preserve"> mutations</w:t>
        </w:r>
      </w:ins>
      <w:r w:rsidR="00D6110C" w:rsidRPr="004219CA">
        <w:rPr>
          <w:rFonts w:ascii="Times New Roman" w:hAnsi="Times New Roman" w:cs="Times New Roman"/>
        </w:rPr>
        <w:t xml:space="preserve"> on root-associated bacterial communities in </w:t>
      </w:r>
      <w:r w:rsidR="00D6110C" w:rsidRPr="004219CA">
        <w:rPr>
          <w:rFonts w:ascii="Times New Roman" w:hAnsi="Times New Roman" w:cs="Times New Roman"/>
          <w:i/>
          <w:iCs/>
        </w:rPr>
        <w:t>Lotus</w:t>
      </w:r>
      <w:r w:rsidR="00D6110C" w:rsidRPr="004219CA">
        <w:rPr>
          <w:rFonts w:ascii="Times New Roman" w:hAnsi="Times New Roman" w:cs="Times New Roman"/>
        </w:rPr>
        <w:t xml:space="preserve"> and </w:t>
      </w:r>
      <w:r w:rsidR="00D6110C" w:rsidRPr="004219CA">
        <w:rPr>
          <w:rFonts w:ascii="Times New Roman" w:hAnsi="Times New Roman" w:cs="Times New Roman"/>
          <w:i/>
          <w:iCs/>
        </w:rPr>
        <w:t xml:space="preserve">Hordeum </w:t>
      </w:r>
      <w:ins w:id="474" w:author="Simona Radutoiu" w:date="2025-04-06T10:13:00Z" w16du:dateUtc="2025-04-06T08:13:00Z">
        <w:r w:rsidR="00805110">
          <w:rPr>
            <w:rFonts w:ascii="Times New Roman" w:hAnsi="Times New Roman" w:cs="Times New Roman"/>
          </w:rPr>
          <w:t>are</w:t>
        </w:r>
      </w:ins>
      <w:del w:id="475" w:author="Simona Radutoiu" w:date="2025-04-06T10:13:00Z" w16du:dateUtc="2025-04-06T08:13:00Z">
        <w:r w:rsidR="00D6110C" w:rsidRPr="004219CA" w:rsidDel="00805110">
          <w:rPr>
            <w:rFonts w:ascii="Times New Roman" w:hAnsi="Times New Roman" w:cs="Times New Roman"/>
          </w:rPr>
          <w:delText>is</w:delText>
        </w:r>
      </w:del>
      <w:r w:rsidR="00D6110C" w:rsidRPr="004219CA">
        <w:rPr>
          <w:rFonts w:ascii="Times New Roman" w:hAnsi="Times New Roman" w:cs="Times New Roman"/>
        </w:rPr>
        <w:t xml:space="preserve"> </w:t>
      </w:r>
      <w:r w:rsidR="00DB4424" w:rsidRPr="004219CA">
        <w:rPr>
          <w:rFonts w:ascii="Times New Roman" w:hAnsi="Times New Roman" w:cs="Times New Roman"/>
        </w:rPr>
        <w:t>linked</w:t>
      </w:r>
      <w:r w:rsidR="00D6110C" w:rsidRPr="004219CA">
        <w:rPr>
          <w:rFonts w:ascii="Times New Roman" w:hAnsi="Times New Roman" w:cs="Times New Roman"/>
        </w:rPr>
        <w:t xml:space="preserve"> to alterations </w:t>
      </w:r>
      <w:r w:rsidR="00DB4424" w:rsidRPr="004219CA">
        <w:rPr>
          <w:rFonts w:ascii="Times New Roman" w:hAnsi="Times New Roman" w:cs="Times New Roman"/>
        </w:rPr>
        <w:t>in</w:t>
      </w:r>
      <w:r w:rsidR="00D6110C" w:rsidRPr="004219CA">
        <w:rPr>
          <w:rFonts w:ascii="Times New Roman" w:hAnsi="Times New Roman" w:cs="Times New Roman"/>
        </w:rPr>
        <w:t xml:space="preserve"> root exudates</w:t>
      </w:r>
      <w:del w:id="476" w:author="Simona Radutoiu" w:date="2025-04-06T10:13:00Z" w16du:dateUtc="2025-04-06T08:13:00Z">
        <w:r w:rsidR="00D6110C" w:rsidRPr="004219CA" w:rsidDel="00805110">
          <w:rPr>
            <w:rFonts w:ascii="Times New Roman" w:hAnsi="Times New Roman" w:cs="Times New Roman"/>
          </w:rPr>
          <w:delText xml:space="preserve"> caused by CSSP mutations</w:delText>
        </w:r>
      </w:del>
      <w:r w:rsidR="00436A80">
        <w:rPr>
          <w:rFonts w:ascii="Times New Roman" w:hAnsi="Times New Roman" w:cs="Times New Roman"/>
        </w:rPr>
        <w:t>, we</w:t>
      </w:r>
      <w:r w:rsidR="00D6110C" w:rsidRPr="004219CA">
        <w:rPr>
          <w:rFonts w:ascii="Times New Roman" w:hAnsi="Times New Roman" w:cs="Times New Roman"/>
        </w:rPr>
        <w:t xml:space="preserve"> </w:t>
      </w:r>
      <w:r w:rsidR="00CC479A" w:rsidRPr="004219CA">
        <w:rPr>
          <w:rFonts w:ascii="Times New Roman" w:hAnsi="Times New Roman" w:cs="Times New Roman"/>
        </w:rPr>
        <w:t>a</w:t>
      </w:r>
      <w:r w:rsidR="00DB4424" w:rsidRPr="004219CA">
        <w:rPr>
          <w:rFonts w:ascii="Times New Roman" w:hAnsi="Times New Roman" w:cs="Times New Roman"/>
        </w:rPr>
        <w:t>nal</w:t>
      </w:r>
      <w:r w:rsidR="00CC479A" w:rsidRPr="004219CA">
        <w:rPr>
          <w:rFonts w:ascii="Times New Roman" w:hAnsi="Times New Roman" w:cs="Times New Roman"/>
        </w:rPr>
        <w:t>ys</w:t>
      </w:r>
      <w:r w:rsidR="00436A80">
        <w:rPr>
          <w:rFonts w:ascii="Times New Roman" w:hAnsi="Times New Roman" w:cs="Times New Roman"/>
        </w:rPr>
        <w:t>ed</w:t>
      </w:r>
      <w:r>
        <w:rPr>
          <w:rFonts w:ascii="Times New Roman" w:hAnsi="Times New Roman" w:cs="Times New Roman"/>
        </w:rPr>
        <w:t xml:space="preserve"> root exudate</w:t>
      </w:r>
      <w:r w:rsidR="00436A80">
        <w:rPr>
          <w:rFonts w:ascii="Times New Roman" w:hAnsi="Times New Roman" w:cs="Times New Roman"/>
        </w:rPr>
        <w:t xml:space="preserve"> composition in CSSP mutants and wild-type plants under</w:t>
      </w:r>
      <w:r>
        <w:rPr>
          <w:rFonts w:ascii="Times New Roman" w:hAnsi="Times New Roman" w:cs="Times New Roman"/>
        </w:rPr>
        <w:t xml:space="preserve"> sterile, low-nutrient conditions</w:t>
      </w:r>
      <w:ins w:id="477" w:author="Simona Radutoiu" w:date="2025-04-06T10:15:00Z" w16du:dateUtc="2025-04-06T08:15:00Z">
        <w:r w:rsidR="001E042D">
          <w:rPr>
            <w:rFonts w:ascii="Times New Roman" w:hAnsi="Times New Roman" w:cs="Times New Roman"/>
          </w:rPr>
          <w:t xml:space="preserve"> using </w:t>
        </w:r>
        <w:r w:rsidR="001E042D">
          <w:rPr>
            <w:rFonts w:ascii="Times New Roman" w:hAnsi="Times New Roman" w:cs="Times New Roman"/>
          </w:rPr>
          <w:t>untargeted LC-MS/MS</w:t>
        </w:r>
      </w:ins>
      <w:r>
        <w:rPr>
          <w:rFonts w:ascii="Times New Roman" w:hAnsi="Times New Roman" w:cs="Times New Roman"/>
        </w:rPr>
        <w:t>.</w:t>
      </w:r>
      <w:ins w:id="478" w:author="Simona Radutoiu" w:date="2025-04-06T10:17:00Z" w16du:dateUtc="2025-04-06T08:17:00Z">
        <w:r w:rsidR="00880923">
          <w:rPr>
            <w:rFonts w:ascii="Times New Roman" w:hAnsi="Times New Roman" w:cs="Times New Roman"/>
          </w:rPr>
          <w:t xml:space="preserve"> </w:t>
        </w:r>
        <w:r w:rsidR="00040CDA">
          <w:rPr>
            <w:rFonts w:ascii="Times New Roman" w:hAnsi="Times New Roman" w:cs="Times New Roman"/>
          </w:rPr>
          <w:t xml:space="preserve">Due to differences in plant </w:t>
        </w:r>
      </w:ins>
      <w:ins w:id="479" w:author="Simona Radutoiu" w:date="2025-04-06T10:19:00Z" w16du:dateUtc="2025-04-06T08:19:00Z">
        <w:r w:rsidR="00801418">
          <w:rPr>
            <w:rFonts w:ascii="Times New Roman" w:hAnsi="Times New Roman" w:cs="Times New Roman"/>
          </w:rPr>
          <w:t>phenology</w:t>
        </w:r>
      </w:ins>
      <w:ins w:id="480" w:author="Simona Radutoiu" w:date="2025-04-06T10:17:00Z" w16du:dateUtc="2025-04-06T08:17:00Z">
        <w:r w:rsidR="00040CDA">
          <w:rPr>
            <w:rFonts w:ascii="Times New Roman" w:hAnsi="Times New Roman" w:cs="Times New Roman"/>
          </w:rPr>
          <w:t xml:space="preserve">, two different methods for </w:t>
        </w:r>
        <w:r w:rsidR="00547140">
          <w:rPr>
            <w:rFonts w:ascii="Times New Roman" w:hAnsi="Times New Roman" w:cs="Times New Roman"/>
          </w:rPr>
          <w:t>extraction of ro</w:t>
        </w:r>
      </w:ins>
      <w:ins w:id="481" w:author="Simona Radutoiu" w:date="2025-04-06T10:18:00Z" w16du:dateUtc="2025-04-06T08:18:00Z">
        <w:r w:rsidR="00547140">
          <w:rPr>
            <w:rFonts w:ascii="Times New Roman" w:hAnsi="Times New Roman" w:cs="Times New Roman"/>
          </w:rPr>
          <w:t xml:space="preserve">ot exudates were used for </w:t>
        </w:r>
        <w:r w:rsidR="00547140" w:rsidRPr="00547140">
          <w:rPr>
            <w:rFonts w:ascii="Times New Roman" w:hAnsi="Times New Roman" w:cs="Times New Roman"/>
            <w:i/>
            <w:iCs/>
            <w:rPrChange w:id="482" w:author="Simona Radutoiu" w:date="2025-04-06T10:18:00Z" w16du:dateUtc="2025-04-06T08:18:00Z">
              <w:rPr>
                <w:rFonts w:ascii="Times New Roman" w:hAnsi="Times New Roman" w:cs="Times New Roman"/>
              </w:rPr>
            </w:rPrChange>
          </w:rPr>
          <w:t>Lotus</w:t>
        </w:r>
        <w:r w:rsidR="00547140">
          <w:rPr>
            <w:rFonts w:ascii="Times New Roman" w:hAnsi="Times New Roman" w:cs="Times New Roman"/>
          </w:rPr>
          <w:t xml:space="preserve"> and </w:t>
        </w:r>
        <w:r w:rsidR="00547140" w:rsidRPr="00547140">
          <w:rPr>
            <w:rFonts w:ascii="Times New Roman" w:hAnsi="Times New Roman" w:cs="Times New Roman"/>
            <w:i/>
            <w:iCs/>
            <w:rPrChange w:id="483" w:author="Simona Radutoiu" w:date="2025-04-06T10:18:00Z" w16du:dateUtc="2025-04-06T08:18:00Z">
              <w:rPr>
                <w:rFonts w:ascii="Times New Roman" w:hAnsi="Times New Roman" w:cs="Times New Roman"/>
              </w:rPr>
            </w:rPrChange>
          </w:rPr>
          <w:t>Hordeum</w:t>
        </w:r>
        <w:r w:rsidR="00547140">
          <w:rPr>
            <w:rFonts w:ascii="Times New Roman" w:hAnsi="Times New Roman" w:cs="Times New Roman"/>
          </w:rPr>
          <w:t>, respectively.</w:t>
        </w:r>
      </w:ins>
    </w:p>
    <w:p w14:paraId="42C97AFB" w14:textId="6089C97D" w:rsidR="008F6466" w:rsidRDefault="00436A80" w:rsidP="00DB2FCC">
      <w:pPr>
        <w:spacing w:line="276" w:lineRule="auto"/>
        <w:jc w:val="both"/>
        <w:rPr>
          <w:rFonts w:ascii="Times New Roman" w:hAnsi="Times New Roman" w:cs="Times New Roman"/>
        </w:rPr>
      </w:pPr>
      <w:r>
        <w:rPr>
          <w:rFonts w:ascii="Times New Roman" w:hAnsi="Times New Roman" w:cs="Times New Roman"/>
        </w:rPr>
        <w:t>Across all genotypes, w</w:t>
      </w:r>
      <w:r w:rsidR="00F02597" w:rsidRPr="004219CA">
        <w:rPr>
          <w:rFonts w:ascii="Times New Roman" w:hAnsi="Times New Roman" w:cs="Times New Roman"/>
        </w:rPr>
        <w:t xml:space="preserve">e </w:t>
      </w:r>
      <w:r w:rsidR="00DB4424" w:rsidRPr="004219CA">
        <w:rPr>
          <w:rFonts w:ascii="Times New Roman" w:hAnsi="Times New Roman" w:cs="Times New Roman"/>
        </w:rPr>
        <w:t>detected</w:t>
      </w:r>
      <w:r w:rsidR="00F02597" w:rsidRPr="004219CA">
        <w:rPr>
          <w:rFonts w:ascii="Times New Roman" w:hAnsi="Times New Roman" w:cs="Times New Roman"/>
        </w:rPr>
        <w:t xml:space="preserve"> </w:t>
      </w:r>
      <w:ins w:id="484" w:author="Simona Radutoiu" w:date="2025-04-06T10:14:00Z" w16du:dateUtc="2025-04-06T08:14:00Z">
        <w:r w:rsidR="00805110">
          <w:rPr>
            <w:rFonts w:ascii="Times New Roman" w:hAnsi="Times New Roman" w:cs="Times New Roman"/>
          </w:rPr>
          <w:t>app.</w:t>
        </w:r>
      </w:ins>
      <w:del w:id="485" w:author="Simona Radutoiu" w:date="2025-04-06T10:14:00Z" w16du:dateUtc="2025-04-06T08:14:00Z">
        <w:r w:rsidR="00F02597" w:rsidRPr="004219CA" w:rsidDel="00805110">
          <w:rPr>
            <w:rFonts w:ascii="Times New Roman" w:hAnsi="Times New Roman" w:cs="Times New Roman"/>
          </w:rPr>
          <w:delText>&lt;</w:delText>
        </w:r>
      </w:del>
      <w:r w:rsidR="00F02597" w:rsidRPr="004219CA">
        <w:rPr>
          <w:rFonts w:ascii="Times New Roman" w:hAnsi="Times New Roman" w:cs="Times New Roman"/>
        </w:rPr>
        <w:t>580</w:t>
      </w:r>
      <w:ins w:id="486" w:author="Simona Radutoiu" w:date="2025-04-06T10:14:00Z" w16du:dateUtc="2025-04-06T08:14:00Z">
        <w:r w:rsidR="001E042D">
          <w:rPr>
            <w:rFonts w:ascii="Times New Roman" w:hAnsi="Times New Roman" w:cs="Times New Roman"/>
          </w:rPr>
          <w:t xml:space="preserve"> and</w:t>
        </w:r>
      </w:ins>
      <w:r w:rsidR="00F02597" w:rsidRPr="004219CA">
        <w:rPr>
          <w:rFonts w:ascii="Times New Roman" w:hAnsi="Times New Roman" w:cs="Times New Roman"/>
        </w:rPr>
        <w:t xml:space="preserve"> </w:t>
      </w:r>
      <w:ins w:id="487" w:author="Simona Radutoiu" w:date="2025-04-06T10:14:00Z" w16du:dateUtc="2025-04-06T08:14:00Z">
        <w:r w:rsidR="001E042D" w:rsidRPr="004219CA">
          <w:rPr>
            <w:rFonts w:ascii="Times New Roman" w:hAnsi="Times New Roman" w:cs="Times New Roman"/>
          </w:rPr>
          <w:t>1912</w:t>
        </w:r>
      </w:ins>
      <w:ins w:id="488" w:author="Simona Radutoiu" w:date="2025-04-06T10:16:00Z" w16du:dateUtc="2025-04-06T08:16:00Z">
        <w:r w:rsidR="00AA3F5F">
          <w:rPr>
            <w:rFonts w:ascii="Times New Roman" w:hAnsi="Times New Roman" w:cs="Times New Roman"/>
          </w:rPr>
          <w:t xml:space="preserve"> </w:t>
        </w:r>
      </w:ins>
      <w:r w:rsidR="00F02597" w:rsidRPr="004219CA">
        <w:rPr>
          <w:rFonts w:ascii="Times New Roman" w:hAnsi="Times New Roman" w:cs="Times New Roman"/>
        </w:rPr>
        <w:t>metaboli</w:t>
      </w:r>
      <w:ins w:id="489" w:author="Simona Radutoiu" w:date="2025-04-06T10:14:00Z" w16du:dateUtc="2025-04-06T08:14:00Z">
        <w:r w:rsidR="00805110">
          <w:rPr>
            <w:rFonts w:ascii="Times New Roman" w:hAnsi="Times New Roman" w:cs="Times New Roman"/>
          </w:rPr>
          <w:t>c</w:t>
        </w:r>
      </w:ins>
      <w:del w:id="490" w:author="Simona Radutoiu" w:date="2025-04-06T10:14:00Z" w16du:dateUtc="2025-04-06T08:14:00Z">
        <w:r w:rsidR="00F02597" w:rsidRPr="004219CA" w:rsidDel="00805110">
          <w:rPr>
            <w:rFonts w:ascii="Times New Roman" w:hAnsi="Times New Roman" w:cs="Times New Roman"/>
          </w:rPr>
          <w:delText>te</w:delText>
        </w:r>
      </w:del>
      <w:r w:rsidR="00F02597" w:rsidRPr="004219CA">
        <w:rPr>
          <w:rFonts w:ascii="Times New Roman" w:hAnsi="Times New Roman" w:cs="Times New Roman"/>
        </w:rPr>
        <w:t xml:space="preserve"> features in </w:t>
      </w:r>
      <w:r w:rsidR="00F02597" w:rsidRPr="004219CA">
        <w:rPr>
          <w:rFonts w:ascii="Times New Roman" w:hAnsi="Times New Roman" w:cs="Times New Roman"/>
          <w:i/>
          <w:iCs/>
        </w:rPr>
        <w:t>Lotus</w:t>
      </w:r>
      <w:r w:rsidR="00F02597" w:rsidRPr="004219CA">
        <w:rPr>
          <w:rFonts w:ascii="Times New Roman" w:hAnsi="Times New Roman" w:cs="Times New Roman"/>
        </w:rPr>
        <w:t xml:space="preserve"> </w:t>
      </w:r>
      <w:r w:rsidR="00D743FC" w:rsidRPr="004219CA">
        <w:rPr>
          <w:rFonts w:ascii="Times New Roman" w:hAnsi="Times New Roman" w:cs="Times New Roman"/>
        </w:rPr>
        <w:t xml:space="preserve">and </w:t>
      </w:r>
      <w:del w:id="491" w:author="Simona Radutoiu" w:date="2025-04-06T10:14:00Z" w16du:dateUtc="2025-04-06T08:14:00Z">
        <w:r w:rsidR="00D743FC" w:rsidRPr="004219CA" w:rsidDel="001E042D">
          <w:rPr>
            <w:rFonts w:ascii="Times New Roman" w:hAnsi="Times New Roman" w:cs="Times New Roman"/>
          </w:rPr>
          <w:delText xml:space="preserve">&lt;1912 in </w:delText>
        </w:r>
      </w:del>
      <w:r w:rsidR="00D743FC" w:rsidRPr="004219CA">
        <w:rPr>
          <w:rFonts w:ascii="Times New Roman" w:hAnsi="Times New Roman" w:cs="Times New Roman"/>
          <w:i/>
          <w:iCs/>
        </w:rPr>
        <w:t>Hordeum</w:t>
      </w:r>
      <w:ins w:id="492" w:author="Simona Radutoiu" w:date="2025-04-06T10:15:00Z" w16du:dateUtc="2025-04-06T08:15:00Z">
        <w:r w:rsidR="001E042D">
          <w:rPr>
            <w:rFonts w:ascii="Times New Roman" w:hAnsi="Times New Roman" w:cs="Times New Roman"/>
          </w:rPr>
          <w:t>, respectively</w:t>
        </w:r>
      </w:ins>
      <w:del w:id="493" w:author="Simona Radutoiu" w:date="2025-04-06T10:15:00Z" w16du:dateUtc="2025-04-06T08:15:00Z">
        <w:r w:rsidDel="001E042D">
          <w:rPr>
            <w:rFonts w:ascii="Times New Roman" w:hAnsi="Times New Roman" w:cs="Times New Roman"/>
          </w:rPr>
          <w:delText xml:space="preserve"> using untargeted LC-MS/MS</w:delText>
        </w:r>
      </w:del>
      <w:r w:rsidR="00D743FC" w:rsidRPr="004219CA">
        <w:rPr>
          <w:rFonts w:ascii="Times New Roman" w:hAnsi="Times New Roman" w:cs="Times New Roman"/>
        </w:rPr>
        <w:t xml:space="preserve">. </w:t>
      </w:r>
      <w:del w:id="494" w:author="Simona Radutoiu" w:date="2025-04-06T10:19:00Z" w16du:dateUtc="2025-04-06T08:19:00Z">
        <w:r w:rsidR="00D743FC" w:rsidRPr="004219CA" w:rsidDel="00801418">
          <w:rPr>
            <w:rFonts w:ascii="Times New Roman" w:hAnsi="Times New Roman" w:cs="Times New Roman"/>
          </w:rPr>
          <w:delText xml:space="preserve">The </w:delText>
        </w:r>
        <w:r w:rsidDel="00801418">
          <w:rPr>
            <w:rFonts w:ascii="Times New Roman" w:hAnsi="Times New Roman" w:cs="Times New Roman"/>
          </w:rPr>
          <w:delText xml:space="preserve">higher number of features in </w:delText>
        </w:r>
        <w:r w:rsidRPr="00436A80" w:rsidDel="00801418">
          <w:rPr>
            <w:rFonts w:ascii="Times New Roman" w:hAnsi="Times New Roman" w:cs="Times New Roman"/>
            <w:i/>
            <w:iCs/>
          </w:rPr>
          <w:delText>Hordeum</w:delText>
        </w:r>
        <w:r w:rsidR="005F248D" w:rsidDel="00801418">
          <w:rPr>
            <w:rFonts w:ascii="Times New Roman" w:hAnsi="Times New Roman" w:cs="Times New Roman"/>
          </w:rPr>
          <w:delText xml:space="preserve"> is likely due to</w:delText>
        </w:r>
        <w:r w:rsidR="004A0886" w:rsidDel="00801418">
          <w:rPr>
            <w:rFonts w:ascii="Times New Roman" w:hAnsi="Times New Roman" w:cs="Times New Roman"/>
          </w:rPr>
          <w:delText xml:space="preserve"> </w:delText>
        </w:r>
        <w:r w:rsidR="00202667" w:rsidDel="00801418">
          <w:rPr>
            <w:rFonts w:ascii="Times New Roman" w:hAnsi="Times New Roman" w:cs="Times New Roman"/>
          </w:rPr>
          <w:delText>differen</w:delText>
        </w:r>
        <w:r w:rsidDel="00801418">
          <w:rPr>
            <w:rFonts w:ascii="Times New Roman" w:hAnsi="Times New Roman" w:cs="Times New Roman"/>
          </w:rPr>
          <w:delText xml:space="preserve">ces in </w:delText>
        </w:r>
        <w:r w:rsidR="00135091" w:rsidDel="00801418">
          <w:rPr>
            <w:rFonts w:ascii="Times New Roman" w:hAnsi="Times New Roman" w:cs="Times New Roman"/>
          </w:rPr>
          <w:delText xml:space="preserve">the </w:delText>
        </w:r>
        <w:r w:rsidR="004A0886" w:rsidDel="00801418">
          <w:rPr>
            <w:rFonts w:ascii="Times New Roman" w:hAnsi="Times New Roman" w:cs="Times New Roman"/>
          </w:rPr>
          <w:delText xml:space="preserve">methods used for </w:delText>
        </w:r>
        <w:r w:rsidR="00202667" w:rsidDel="00801418">
          <w:rPr>
            <w:rFonts w:ascii="Times New Roman" w:hAnsi="Times New Roman" w:cs="Times New Roman"/>
          </w:rPr>
          <w:delText>root exudate collection</w:delText>
        </w:r>
        <w:r w:rsidR="004A0886" w:rsidDel="00801418">
          <w:rPr>
            <w:rFonts w:ascii="Times New Roman" w:hAnsi="Times New Roman" w:cs="Times New Roman"/>
          </w:rPr>
          <w:delText>, as these were adapted to the phenology of each plant species</w:delText>
        </w:r>
        <w:r w:rsidR="00202667" w:rsidDel="00801418">
          <w:rPr>
            <w:rFonts w:ascii="Times New Roman" w:hAnsi="Times New Roman" w:cs="Times New Roman"/>
          </w:rPr>
          <w:delText xml:space="preserve">. </w:delText>
        </w:r>
      </w:del>
      <w:r w:rsidR="00F02597" w:rsidRPr="004219CA">
        <w:rPr>
          <w:rFonts w:ascii="Times New Roman" w:hAnsi="Times New Roman" w:cs="Times New Roman"/>
        </w:rPr>
        <w:t xml:space="preserve">The detected </w:t>
      </w:r>
      <w:r>
        <w:rPr>
          <w:rFonts w:ascii="Times New Roman" w:hAnsi="Times New Roman" w:cs="Times New Roman"/>
        </w:rPr>
        <w:t>metabolites</w:t>
      </w:r>
      <w:r w:rsidR="00F02597" w:rsidRPr="004219CA">
        <w:rPr>
          <w:rFonts w:ascii="Times New Roman" w:hAnsi="Times New Roman" w:cs="Times New Roman"/>
        </w:rPr>
        <w:t xml:space="preserve"> </w:t>
      </w:r>
      <w:r>
        <w:rPr>
          <w:rFonts w:ascii="Times New Roman" w:hAnsi="Times New Roman" w:cs="Times New Roman"/>
        </w:rPr>
        <w:t>spanned</w:t>
      </w:r>
      <w:r w:rsidR="00F02597" w:rsidRPr="004219CA">
        <w:rPr>
          <w:rFonts w:ascii="Times New Roman" w:hAnsi="Times New Roman" w:cs="Times New Roman"/>
        </w:rPr>
        <w:t xml:space="preserve"> </w:t>
      </w:r>
      <w:r w:rsidR="00DB4424" w:rsidRPr="004219CA">
        <w:rPr>
          <w:rFonts w:ascii="Times New Roman" w:hAnsi="Times New Roman" w:cs="Times New Roman"/>
        </w:rPr>
        <w:t>diverse chemical</w:t>
      </w:r>
      <w:r w:rsidR="005A0D61" w:rsidRPr="004219CA">
        <w:rPr>
          <w:rFonts w:ascii="Times New Roman" w:hAnsi="Times New Roman" w:cs="Times New Roman"/>
        </w:rPr>
        <w:t xml:space="preserve"> </w:t>
      </w:r>
      <w:del w:id="495" w:author="Simona Radutoiu" w:date="2025-04-06T10:19:00Z" w16du:dateUtc="2025-04-06T08:19:00Z">
        <w:r w:rsidR="005A0D61" w:rsidRPr="004219CA" w:rsidDel="00950F5D">
          <w:rPr>
            <w:rFonts w:ascii="Times New Roman" w:hAnsi="Times New Roman" w:cs="Times New Roman"/>
          </w:rPr>
          <w:delText>pathways</w:delText>
        </w:r>
      </w:del>
      <w:ins w:id="496" w:author="Simona Radutoiu" w:date="2025-04-06T10:19:00Z" w16du:dateUtc="2025-04-06T08:19:00Z">
        <w:r w:rsidR="00950F5D">
          <w:rPr>
            <w:rFonts w:ascii="Times New Roman" w:hAnsi="Times New Roman" w:cs="Times New Roman"/>
          </w:rPr>
          <w:t>classes</w:t>
        </w:r>
      </w:ins>
      <w:r w:rsidR="00DB4424" w:rsidRPr="004219CA">
        <w:rPr>
          <w:rFonts w:ascii="Times New Roman" w:hAnsi="Times New Roman" w:cs="Times New Roman"/>
        </w:rPr>
        <w:t>,</w:t>
      </w:r>
      <w:r w:rsidR="005A0D61" w:rsidRPr="004219CA">
        <w:rPr>
          <w:rFonts w:ascii="Times New Roman" w:hAnsi="Times New Roman" w:cs="Times New Roman"/>
        </w:rPr>
        <w:t xml:space="preserve"> including alkaloids, amino acids and peptides, </w:t>
      </w:r>
      <w:del w:id="497" w:author="Simona Radutoiu" w:date="2025-04-06T10:20:00Z" w16du:dateUtc="2025-04-06T08:20:00Z">
        <w:r w:rsidR="00F02597" w:rsidRPr="004219CA" w:rsidDel="007F3CC2">
          <w:rPr>
            <w:rFonts w:ascii="Times New Roman" w:hAnsi="Times New Roman" w:cs="Times New Roman"/>
          </w:rPr>
          <w:delText xml:space="preserve"> </w:delText>
        </w:r>
      </w:del>
      <w:r w:rsidR="005A0D61" w:rsidRPr="004219CA">
        <w:rPr>
          <w:rFonts w:ascii="Times New Roman" w:hAnsi="Times New Roman" w:cs="Times New Roman"/>
        </w:rPr>
        <w:t>fatty acids, carbohydrates, shikimates and phenylpropanoids, terpenoids, and polyketides (Fig. 9</w:t>
      </w:r>
      <w:r w:rsidR="000B3978" w:rsidRPr="004219CA">
        <w:rPr>
          <w:rFonts w:ascii="Times New Roman" w:hAnsi="Times New Roman" w:cs="Times New Roman"/>
        </w:rPr>
        <w:t>B, 10</w:t>
      </w:r>
      <w:r w:rsidR="005A0D61" w:rsidRPr="004219CA">
        <w:rPr>
          <w:rFonts w:ascii="Times New Roman" w:hAnsi="Times New Roman" w:cs="Times New Roman"/>
        </w:rPr>
        <w:t>B).</w:t>
      </w:r>
    </w:p>
    <w:p w14:paraId="53A75BAD" w14:textId="20408C92" w:rsidR="008F6466" w:rsidRPr="004A0886" w:rsidRDefault="007F3CC2" w:rsidP="00DB2FCC">
      <w:pPr>
        <w:spacing w:line="276" w:lineRule="auto"/>
        <w:jc w:val="both"/>
        <w:rPr>
          <w:rFonts w:ascii="Times New Roman" w:hAnsi="Times New Roman" w:cs="Times New Roman"/>
        </w:rPr>
      </w:pPr>
      <w:ins w:id="498" w:author="Simona Radutoiu" w:date="2025-04-06T10:20:00Z" w16du:dateUtc="2025-04-06T08:20:00Z">
        <w:r>
          <w:rPr>
            <w:rFonts w:ascii="Times New Roman" w:hAnsi="Times New Roman" w:cs="Times New Roman"/>
          </w:rPr>
          <w:t>The e</w:t>
        </w:r>
      </w:ins>
      <w:del w:id="499" w:author="Simona Radutoiu" w:date="2025-04-06T10:20:00Z" w16du:dateUtc="2025-04-06T08:20:00Z">
        <w:r w:rsidR="004A0886" w:rsidDel="007F3CC2">
          <w:rPr>
            <w:rFonts w:ascii="Times New Roman" w:hAnsi="Times New Roman" w:cs="Times New Roman"/>
          </w:rPr>
          <w:delText>E</w:delText>
        </w:r>
      </w:del>
      <w:r w:rsidR="004A0886">
        <w:rPr>
          <w:rFonts w:ascii="Times New Roman" w:hAnsi="Times New Roman" w:cs="Times New Roman"/>
        </w:rPr>
        <w:t xml:space="preserve">xudate profiles of </w:t>
      </w:r>
      <w:ins w:id="500" w:author="Simona Radutoiu" w:date="2025-04-06T10:21:00Z" w16du:dateUtc="2025-04-06T08:21:00Z">
        <w:r w:rsidR="00FD354A">
          <w:rPr>
            <w:rFonts w:ascii="Times New Roman" w:hAnsi="Times New Roman" w:cs="Times New Roman"/>
          </w:rPr>
          <w:t>all</w:t>
        </w:r>
      </w:ins>
      <w:ins w:id="501" w:author="Simona Radutoiu" w:date="2025-04-06T10:20:00Z" w16du:dateUtc="2025-04-06T08:20:00Z">
        <w:r w:rsidR="00FD354A">
          <w:rPr>
            <w:rFonts w:ascii="Times New Roman" w:hAnsi="Times New Roman" w:cs="Times New Roman"/>
          </w:rPr>
          <w:t xml:space="preserve"> </w:t>
        </w:r>
      </w:ins>
      <w:del w:id="502" w:author="Simona Radutoiu" w:date="2025-04-06T10:20:00Z" w16du:dateUtc="2025-04-06T08:20:00Z">
        <w:r w:rsidR="004A0886" w:rsidRPr="004A0886" w:rsidDel="007F3CC2">
          <w:rPr>
            <w:rFonts w:ascii="Times New Roman" w:hAnsi="Times New Roman" w:cs="Times New Roman"/>
            <w:i/>
            <w:iCs/>
          </w:rPr>
          <w:delText>Lotus</w:delText>
        </w:r>
        <w:r w:rsidR="004A0886" w:rsidDel="007F3CC2">
          <w:rPr>
            <w:rFonts w:ascii="Times New Roman" w:hAnsi="Times New Roman" w:cs="Times New Roman"/>
          </w:rPr>
          <w:delText xml:space="preserve"> and </w:delText>
        </w:r>
        <w:r w:rsidR="004A0886" w:rsidRPr="004A0886" w:rsidDel="007F3CC2">
          <w:rPr>
            <w:rFonts w:ascii="Times New Roman" w:hAnsi="Times New Roman" w:cs="Times New Roman"/>
            <w:i/>
            <w:iCs/>
          </w:rPr>
          <w:delText>Hordeum</w:delText>
        </w:r>
        <w:r w:rsidR="004A0886" w:rsidDel="007F3CC2">
          <w:rPr>
            <w:rFonts w:ascii="Times New Roman" w:hAnsi="Times New Roman" w:cs="Times New Roman"/>
          </w:rPr>
          <w:delText xml:space="preserve"> </w:delText>
        </w:r>
      </w:del>
      <w:r w:rsidR="004A0886">
        <w:rPr>
          <w:rFonts w:ascii="Times New Roman" w:hAnsi="Times New Roman" w:cs="Times New Roman"/>
        </w:rPr>
        <w:t>CSSP mutants</w:t>
      </w:r>
      <w:ins w:id="503" w:author="Simona Radutoiu" w:date="2025-04-06T10:21:00Z" w16du:dateUtc="2025-04-06T08:21:00Z">
        <w:r w:rsidR="00FD354A">
          <w:rPr>
            <w:rFonts w:ascii="Times New Roman" w:hAnsi="Times New Roman" w:cs="Times New Roman"/>
          </w:rPr>
          <w:t xml:space="preserve">, except </w:t>
        </w:r>
        <w:r w:rsidR="00FD354A" w:rsidRPr="00FD354A">
          <w:rPr>
            <w:rFonts w:ascii="Times New Roman" w:hAnsi="Times New Roman" w:cs="Times New Roman"/>
            <w:i/>
            <w:iCs/>
            <w:rPrChange w:id="504" w:author="Simona Radutoiu" w:date="2025-04-06T10:21:00Z" w16du:dateUtc="2025-04-06T08:21:00Z">
              <w:rPr>
                <w:rFonts w:ascii="Times New Roman" w:hAnsi="Times New Roman" w:cs="Times New Roman"/>
              </w:rPr>
            </w:rPrChange>
          </w:rPr>
          <w:t>Hordeum</w:t>
        </w:r>
        <w:r w:rsidR="00FD354A">
          <w:rPr>
            <w:rFonts w:ascii="Times New Roman" w:hAnsi="Times New Roman" w:cs="Times New Roman"/>
          </w:rPr>
          <w:t xml:space="preserve"> </w:t>
        </w:r>
        <w:proofErr w:type="spellStart"/>
        <w:r w:rsidR="00FD354A" w:rsidRPr="00FD354A">
          <w:rPr>
            <w:rFonts w:ascii="Times New Roman" w:hAnsi="Times New Roman" w:cs="Times New Roman"/>
            <w:i/>
            <w:iCs/>
            <w:rPrChange w:id="505" w:author="Simona Radutoiu" w:date="2025-04-06T10:21:00Z" w16du:dateUtc="2025-04-06T08:21:00Z">
              <w:rPr>
                <w:rFonts w:ascii="Times New Roman" w:hAnsi="Times New Roman" w:cs="Times New Roman"/>
              </w:rPr>
            </w:rPrChange>
          </w:rPr>
          <w:t>symrk</w:t>
        </w:r>
        <w:proofErr w:type="spellEnd"/>
        <w:r w:rsidR="00FD354A">
          <w:rPr>
            <w:rFonts w:ascii="Times New Roman" w:hAnsi="Times New Roman" w:cs="Times New Roman"/>
          </w:rPr>
          <w:t>,</w:t>
        </w:r>
      </w:ins>
      <w:r w:rsidR="004A0886">
        <w:rPr>
          <w:rFonts w:ascii="Times New Roman" w:hAnsi="Times New Roman" w:cs="Times New Roman"/>
        </w:rPr>
        <w:t xml:space="preserve"> displayed distinct clustering patterns</w:t>
      </w:r>
      <w:ins w:id="506" w:author="Simona Radutoiu" w:date="2025-04-06T10:20:00Z" w16du:dateUtc="2025-04-06T08:20:00Z">
        <w:r>
          <w:rPr>
            <w:rFonts w:ascii="Times New Roman" w:hAnsi="Times New Roman" w:cs="Times New Roman"/>
          </w:rPr>
          <w:t xml:space="preserve"> </w:t>
        </w:r>
      </w:ins>
      <w:ins w:id="507" w:author="Simona Radutoiu" w:date="2025-04-06T10:22:00Z" w16du:dateUtc="2025-04-06T08:22:00Z">
        <w:r w:rsidR="00EA5C45">
          <w:rPr>
            <w:rFonts w:ascii="Times New Roman" w:hAnsi="Times New Roman" w:cs="Times New Roman"/>
          </w:rPr>
          <w:t xml:space="preserve">especially </w:t>
        </w:r>
      </w:ins>
      <w:ins w:id="508" w:author="Simona Radutoiu" w:date="2025-04-06T10:20:00Z" w16du:dateUtc="2025-04-06T08:20:00Z">
        <w:r>
          <w:rPr>
            <w:rFonts w:ascii="Times New Roman" w:hAnsi="Times New Roman" w:cs="Times New Roman"/>
          </w:rPr>
          <w:t>when compared to their respective wild-type</w:t>
        </w:r>
      </w:ins>
      <w:ins w:id="509" w:author="Simona Radutoiu" w:date="2025-04-06T10:21:00Z" w16du:dateUtc="2025-04-06T08:21:00Z">
        <w:r w:rsidR="00C000E2">
          <w:rPr>
            <w:rFonts w:ascii="Times New Roman" w:hAnsi="Times New Roman" w:cs="Times New Roman"/>
          </w:rPr>
          <w:t xml:space="preserve"> </w:t>
        </w:r>
      </w:ins>
      <w:del w:id="510" w:author="Simona Radutoiu" w:date="2025-04-06T10:21:00Z" w16du:dateUtc="2025-04-06T08:21:00Z">
        <w:r w:rsidR="004A0886" w:rsidDel="00C000E2">
          <w:rPr>
            <w:rFonts w:ascii="Times New Roman" w:hAnsi="Times New Roman" w:cs="Times New Roman"/>
          </w:rPr>
          <w:delText xml:space="preserve">. </w:delText>
        </w:r>
        <w:r w:rsidR="004A0886" w:rsidRPr="004219CA" w:rsidDel="00C000E2">
          <w:rPr>
            <w:rFonts w:ascii="Times New Roman" w:hAnsi="Times New Roman" w:cs="Times New Roman"/>
          </w:rPr>
          <w:delText xml:space="preserve">In </w:delText>
        </w:r>
        <w:r w:rsidR="004A0886" w:rsidRPr="004219CA" w:rsidDel="00C000E2">
          <w:rPr>
            <w:rFonts w:ascii="Times New Roman" w:hAnsi="Times New Roman" w:cs="Times New Roman"/>
            <w:i/>
            <w:iCs/>
          </w:rPr>
          <w:delText>Lotus</w:delText>
        </w:r>
        <w:r w:rsidR="004A0886" w:rsidRPr="004219CA" w:rsidDel="00C000E2">
          <w:rPr>
            <w:rFonts w:ascii="Times New Roman" w:hAnsi="Times New Roman" w:cs="Times New Roman"/>
          </w:rPr>
          <w:delText xml:space="preserve">, wild-type </w:delText>
        </w:r>
        <w:r w:rsidR="004A0886" w:rsidDel="00C000E2">
          <w:rPr>
            <w:rFonts w:ascii="Times New Roman" w:hAnsi="Times New Roman" w:cs="Times New Roman"/>
          </w:rPr>
          <w:delText xml:space="preserve">metabolite diversity was clearly separated from </w:delText>
        </w:r>
        <w:r w:rsidR="004A0886" w:rsidRPr="004219CA" w:rsidDel="00C000E2">
          <w:rPr>
            <w:rFonts w:ascii="Times New Roman" w:hAnsi="Times New Roman" w:cs="Times New Roman"/>
          </w:rPr>
          <w:delText>that of CSSP mutants, which formed individual clusters</w:delText>
        </w:r>
        <w:r w:rsidR="004A0886" w:rsidDel="00C000E2">
          <w:rPr>
            <w:rFonts w:ascii="Times New Roman" w:hAnsi="Times New Roman" w:cs="Times New Roman"/>
          </w:rPr>
          <w:delText xml:space="preserve"> </w:delText>
        </w:r>
      </w:del>
      <w:r w:rsidR="004A0886" w:rsidRPr="004219CA">
        <w:rPr>
          <w:rFonts w:ascii="Times New Roman" w:hAnsi="Times New Roman" w:cs="Times New Roman"/>
        </w:rPr>
        <w:t>(Fig. 9A)</w:t>
      </w:r>
      <w:r w:rsidR="004A0886">
        <w:rPr>
          <w:rFonts w:ascii="Times New Roman" w:hAnsi="Times New Roman" w:cs="Times New Roman"/>
        </w:rPr>
        <w:t>.</w:t>
      </w:r>
      <w:del w:id="511" w:author="Simona Radutoiu" w:date="2025-04-06T10:21:00Z" w16du:dateUtc="2025-04-06T08:21:00Z">
        <w:r w:rsidR="004A0886" w:rsidDel="00C000E2">
          <w:rPr>
            <w:rFonts w:ascii="Times New Roman" w:hAnsi="Times New Roman" w:cs="Times New Roman"/>
          </w:rPr>
          <w:delText xml:space="preserve"> </w:delText>
        </w:r>
        <w:r w:rsidR="004A0886" w:rsidRPr="004219CA" w:rsidDel="00C000E2">
          <w:rPr>
            <w:rFonts w:ascii="Times New Roman" w:hAnsi="Times New Roman" w:cs="Times New Roman"/>
          </w:rPr>
          <w:delText xml:space="preserve">In </w:delText>
        </w:r>
        <w:r w:rsidR="004A0886" w:rsidRPr="004219CA" w:rsidDel="00C000E2">
          <w:rPr>
            <w:rFonts w:ascii="Times New Roman" w:hAnsi="Times New Roman" w:cs="Times New Roman"/>
            <w:i/>
            <w:iCs/>
          </w:rPr>
          <w:delText>Hordeum</w:delText>
        </w:r>
        <w:r w:rsidR="004A0886" w:rsidRPr="004219CA" w:rsidDel="00C000E2">
          <w:rPr>
            <w:rFonts w:ascii="Times New Roman" w:hAnsi="Times New Roman" w:cs="Times New Roman"/>
          </w:rPr>
          <w:delText xml:space="preserve">, the wild-type profile overlapped with that of </w:delText>
        </w:r>
        <w:r w:rsidR="004A0886" w:rsidRPr="004219CA" w:rsidDel="00C000E2">
          <w:rPr>
            <w:rFonts w:ascii="Times New Roman" w:hAnsi="Times New Roman" w:cs="Times New Roman"/>
            <w:i/>
            <w:iCs/>
          </w:rPr>
          <w:delText>symrk</w:delText>
        </w:r>
        <w:r w:rsidR="004A0886" w:rsidRPr="004219CA" w:rsidDel="00C000E2">
          <w:rPr>
            <w:rFonts w:ascii="Times New Roman" w:hAnsi="Times New Roman" w:cs="Times New Roman"/>
          </w:rPr>
          <w:delText xml:space="preserve"> mutants, whereas </w:delText>
        </w:r>
        <w:r w:rsidR="004A0886" w:rsidRPr="004A0886" w:rsidDel="00C000E2">
          <w:rPr>
            <w:rFonts w:ascii="Times New Roman" w:hAnsi="Times New Roman" w:cs="Times New Roman"/>
            <w:i/>
            <w:iCs/>
          </w:rPr>
          <w:delText>ccamk</w:delText>
        </w:r>
        <w:r w:rsidR="004A0886" w:rsidDel="00C000E2">
          <w:rPr>
            <w:rFonts w:ascii="Times New Roman" w:hAnsi="Times New Roman" w:cs="Times New Roman"/>
          </w:rPr>
          <w:delText xml:space="preserve"> and </w:delText>
        </w:r>
        <w:r w:rsidR="004A0886" w:rsidRPr="004A0886" w:rsidDel="00C000E2">
          <w:rPr>
            <w:rFonts w:ascii="Times New Roman" w:hAnsi="Times New Roman" w:cs="Times New Roman"/>
            <w:i/>
            <w:iCs/>
          </w:rPr>
          <w:delText>nsp</w:delText>
        </w:r>
        <w:r w:rsidR="004A0886" w:rsidRPr="004219CA" w:rsidDel="00C000E2">
          <w:rPr>
            <w:rFonts w:ascii="Times New Roman" w:hAnsi="Times New Roman" w:cs="Times New Roman"/>
          </w:rPr>
          <w:delText xml:space="preserve"> mutants formed a </w:delText>
        </w:r>
        <w:r w:rsidR="004A0886" w:rsidDel="00C000E2">
          <w:rPr>
            <w:rFonts w:ascii="Times New Roman" w:hAnsi="Times New Roman" w:cs="Times New Roman"/>
          </w:rPr>
          <w:delText>separate</w:delText>
        </w:r>
        <w:r w:rsidR="004A0886" w:rsidRPr="004219CA" w:rsidDel="00C000E2">
          <w:rPr>
            <w:rFonts w:ascii="Times New Roman" w:hAnsi="Times New Roman" w:cs="Times New Roman"/>
          </w:rPr>
          <w:delText xml:space="preserve"> cluster </w:delText>
        </w:r>
      </w:del>
      <w:r w:rsidR="004A0886" w:rsidRPr="004219CA">
        <w:rPr>
          <w:rFonts w:ascii="Times New Roman" w:hAnsi="Times New Roman" w:cs="Times New Roman"/>
        </w:rPr>
        <w:t>(Fig. 10A).</w:t>
      </w:r>
    </w:p>
    <w:p w14:paraId="3780CE0A" w14:textId="67366A01" w:rsidR="004A0886" w:rsidRDefault="000B3978"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Lotus</w:t>
      </w:r>
      <w:r w:rsidRPr="004219CA">
        <w:rPr>
          <w:rFonts w:ascii="Times New Roman" w:hAnsi="Times New Roman" w:cs="Times New Roman"/>
        </w:rPr>
        <w:t xml:space="preserve">, </w:t>
      </w:r>
      <w:r w:rsidR="00DB353F" w:rsidRPr="004219CA">
        <w:rPr>
          <w:rFonts w:ascii="Times New Roman" w:hAnsi="Times New Roman" w:cs="Times New Roman"/>
        </w:rPr>
        <w:t>carbohydrates, shikimates, and phenylpropanoids w</w:t>
      </w:r>
      <w:r w:rsidR="004A0886">
        <w:rPr>
          <w:rFonts w:ascii="Times New Roman" w:hAnsi="Times New Roman" w:cs="Times New Roman"/>
        </w:rPr>
        <w:t>ere</w:t>
      </w:r>
      <w:r w:rsidR="00DB353F" w:rsidRPr="004219CA">
        <w:rPr>
          <w:rFonts w:ascii="Times New Roman" w:hAnsi="Times New Roman" w:cs="Times New Roman"/>
        </w:rPr>
        <w:t xml:space="preserve"> significantly </w:t>
      </w:r>
      <w:r w:rsidR="004A0886">
        <w:rPr>
          <w:rFonts w:ascii="Times New Roman" w:hAnsi="Times New Roman" w:cs="Times New Roman"/>
        </w:rPr>
        <w:t>reduced in all</w:t>
      </w:r>
      <w:r w:rsidR="00DB353F" w:rsidRPr="004219CA">
        <w:rPr>
          <w:rFonts w:ascii="Times New Roman" w:hAnsi="Times New Roman" w:cs="Times New Roman"/>
        </w:rPr>
        <w:t xml:space="preserve"> </w:t>
      </w:r>
      <w:r w:rsidRPr="004219CA">
        <w:rPr>
          <w:rFonts w:ascii="Times New Roman" w:hAnsi="Times New Roman" w:cs="Times New Roman"/>
        </w:rPr>
        <w:t xml:space="preserve">CSSP </w:t>
      </w:r>
      <w:r w:rsidR="00DB353F" w:rsidRPr="004219CA">
        <w:rPr>
          <w:rFonts w:ascii="Times New Roman" w:hAnsi="Times New Roman" w:cs="Times New Roman"/>
        </w:rPr>
        <w:t>mutants</w:t>
      </w:r>
      <w:r w:rsidR="00DB4424" w:rsidRPr="004219CA">
        <w:rPr>
          <w:rFonts w:ascii="Times New Roman" w:hAnsi="Times New Roman" w:cs="Times New Roman"/>
        </w:rPr>
        <w:t>, while</w:t>
      </w:r>
      <w:r w:rsidR="00DB353F" w:rsidRPr="004219CA">
        <w:rPr>
          <w:rFonts w:ascii="Times New Roman" w:hAnsi="Times New Roman" w:cs="Times New Roman"/>
        </w:rPr>
        <w:t xml:space="preserve"> alkaloids, amino acids, and peptides were particularly reduced in </w:t>
      </w:r>
      <w:proofErr w:type="spellStart"/>
      <w:r w:rsidR="00DB353F" w:rsidRPr="004219CA">
        <w:rPr>
          <w:rFonts w:ascii="Times New Roman" w:hAnsi="Times New Roman" w:cs="Times New Roman"/>
          <w:i/>
          <w:iCs/>
        </w:rPr>
        <w:t>ccamk</w:t>
      </w:r>
      <w:proofErr w:type="spellEnd"/>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w:t>
      </w:r>
      <w:r w:rsidRPr="004219CA">
        <w:rPr>
          <w:rFonts w:ascii="Times New Roman" w:hAnsi="Times New Roman" w:cs="Times New Roman"/>
        </w:rPr>
        <w:t>mutants.</w:t>
      </w:r>
      <w:r w:rsidR="004A0886" w:rsidRPr="004A0886">
        <w:rPr>
          <w:rFonts w:ascii="Times New Roman" w:hAnsi="Times New Roman" w:cs="Times New Roman"/>
        </w:rPr>
        <w:t xml:space="preserve"> </w:t>
      </w:r>
      <w:r w:rsidR="004A0886">
        <w:rPr>
          <w:rFonts w:ascii="Times New Roman" w:hAnsi="Times New Roman" w:cs="Times New Roman"/>
        </w:rPr>
        <w:t xml:space="preserve">We identified </w:t>
      </w:r>
      <w:r w:rsidR="004A0886" w:rsidRPr="004219CA">
        <w:rPr>
          <w:rFonts w:ascii="Times New Roman" w:hAnsi="Times New Roman" w:cs="Times New Roman"/>
        </w:rPr>
        <w:t xml:space="preserve">312 </w:t>
      </w:r>
      <w:ins w:id="512" w:author="Simona Radutoiu" w:date="2025-04-06T10:22:00Z" w16du:dateUtc="2025-04-06T08:22:00Z">
        <w:r w:rsidR="00721BC8" w:rsidRPr="004219CA">
          <w:rPr>
            <w:rFonts w:ascii="Times New Roman" w:hAnsi="Times New Roman" w:cs="Times New Roman"/>
          </w:rPr>
          <w:t>metabolites</w:t>
        </w:r>
        <w:r w:rsidR="00721BC8">
          <w:rPr>
            <w:rFonts w:ascii="Times New Roman" w:hAnsi="Times New Roman" w:cs="Times New Roman"/>
          </w:rPr>
          <w:t xml:space="preserve"> with </w:t>
        </w:r>
      </w:ins>
      <w:r w:rsidR="004A0886">
        <w:rPr>
          <w:rFonts w:ascii="Times New Roman" w:hAnsi="Times New Roman" w:cs="Times New Roman"/>
        </w:rPr>
        <w:t>differential</w:t>
      </w:r>
      <w:del w:id="513" w:author="Simona Radutoiu" w:date="2025-04-06T10:22:00Z" w16du:dateUtc="2025-04-06T08:22:00Z">
        <w:r w:rsidR="004A0886" w:rsidDel="00721BC8">
          <w:rPr>
            <w:rFonts w:ascii="Times New Roman" w:hAnsi="Times New Roman" w:cs="Times New Roman"/>
          </w:rPr>
          <w:delText>ly</w:delText>
        </w:r>
      </w:del>
      <w:r w:rsidR="004A0886">
        <w:rPr>
          <w:rFonts w:ascii="Times New Roman" w:hAnsi="Times New Roman" w:cs="Times New Roman"/>
        </w:rPr>
        <w:t xml:space="preserve"> intens</w:t>
      </w:r>
      <w:ins w:id="514" w:author="Simona Radutoiu" w:date="2025-04-06T10:22:00Z" w16du:dateUtc="2025-04-06T08:22:00Z">
        <w:r w:rsidR="00721BC8">
          <w:rPr>
            <w:rFonts w:ascii="Times New Roman" w:hAnsi="Times New Roman" w:cs="Times New Roman"/>
          </w:rPr>
          <w:t>ities</w:t>
        </w:r>
      </w:ins>
      <w:del w:id="515" w:author="Simona Radutoiu" w:date="2025-04-06T10:22:00Z" w16du:dateUtc="2025-04-06T08:22:00Z">
        <w:r w:rsidR="004A0886" w:rsidDel="00721BC8">
          <w:rPr>
            <w:rFonts w:ascii="Times New Roman" w:hAnsi="Times New Roman" w:cs="Times New Roman"/>
          </w:rPr>
          <w:delText>e</w:delText>
        </w:r>
      </w:del>
      <w:r w:rsidR="004A0886">
        <w:rPr>
          <w:rFonts w:ascii="Times New Roman" w:hAnsi="Times New Roman" w:cs="Times New Roman"/>
        </w:rPr>
        <w:t xml:space="preserve"> (DI)</w:t>
      </w:r>
      <w:del w:id="516" w:author="Simona Radutoiu" w:date="2025-04-06T10:22:00Z" w16du:dateUtc="2025-04-06T08:22:00Z">
        <w:r w:rsidR="004A0886" w:rsidDel="00721BC8">
          <w:rPr>
            <w:rFonts w:ascii="Times New Roman" w:hAnsi="Times New Roman" w:cs="Times New Roman"/>
          </w:rPr>
          <w:delText xml:space="preserve"> </w:delText>
        </w:r>
        <w:r w:rsidR="004A0886" w:rsidRPr="004219CA" w:rsidDel="00721BC8">
          <w:rPr>
            <w:rFonts w:ascii="Times New Roman" w:hAnsi="Times New Roman" w:cs="Times New Roman"/>
          </w:rPr>
          <w:delText>metabolites</w:delText>
        </w:r>
      </w:del>
      <w:r w:rsidR="008F6466">
        <w:rPr>
          <w:rFonts w:ascii="Times New Roman" w:hAnsi="Times New Roman" w:cs="Times New Roman"/>
        </w:rPr>
        <w:t>, spanning multiple compound classes</w:t>
      </w:r>
      <w:r w:rsidR="004A0886">
        <w:rPr>
          <w:rFonts w:ascii="Times New Roman" w:hAnsi="Times New Roman" w:cs="Times New Roman"/>
        </w:rPr>
        <w:t xml:space="preserve"> </w:t>
      </w:r>
      <w:r w:rsidR="004A0886" w:rsidRPr="004219CA">
        <w:rPr>
          <w:rFonts w:ascii="Times New Roman" w:hAnsi="Times New Roman" w:cs="Times New Roman"/>
        </w:rPr>
        <w:t>(</w:t>
      </w:r>
      <w:r w:rsidR="004A0886" w:rsidRPr="004219CA">
        <w:rPr>
          <w:rFonts w:ascii="Times New Roman" w:hAnsi="Times New Roman" w:cs="Times New Roman"/>
          <w:highlight w:val="red"/>
        </w:rPr>
        <w:t xml:space="preserve">in C 330 shown, </w:t>
      </w:r>
      <w:r w:rsidR="004A0886">
        <w:rPr>
          <w:rFonts w:ascii="Times New Roman" w:hAnsi="Times New Roman" w:cs="Times New Roman"/>
          <w:highlight w:val="red"/>
        </w:rPr>
        <w:t>Ib c</w:t>
      </w:r>
      <w:r w:rsidR="004A0886" w:rsidRPr="004219CA">
        <w:rPr>
          <w:rFonts w:ascii="Times New Roman" w:hAnsi="Times New Roman" w:cs="Times New Roman"/>
          <w:highlight w:val="red"/>
        </w:rPr>
        <w:t>heck</w:t>
      </w:r>
      <w:r w:rsidR="004A0886" w:rsidRPr="004219CA">
        <w:rPr>
          <w:rFonts w:ascii="Times New Roman" w:hAnsi="Times New Roman" w:cs="Times New Roman"/>
        </w:rPr>
        <w:t>)</w:t>
      </w:r>
      <w:r w:rsidR="008F6466">
        <w:rPr>
          <w:rFonts w:ascii="Times New Roman" w:hAnsi="Times New Roman" w:cs="Times New Roman"/>
        </w:rPr>
        <w:t xml:space="preserve">. </w:t>
      </w:r>
      <w:r w:rsidR="008F6466" w:rsidRPr="004219CA">
        <w:rPr>
          <w:rFonts w:ascii="Times New Roman" w:hAnsi="Times New Roman" w:cs="Times New Roman"/>
        </w:rPr>
        <w:t>Notably, phenylpropanoids, including cinnamic acids, cinnamic acid esters, coumaric acids, and coumaric acid esters</w:t>
      </w:r>
      <w:r w:rsidR="008F6466">
        <w:rPr>
          <w:rFonts w:ascii="Times New Roman" w:hAnsi="Times New Roman" w:cs="Times New Roman"/>
        </w:rPr>
        <w:t>, were strongly reduced across all mutants</w:t>
      </w:r>
      <w:r w:rsidR="008F6466" w:rsidRPr="004219CA">
        <w:rPr>
          <w:rFonts w:ascii="Times New Roman" w:hAnsi="Times New Roman" w:cs="Times New Roman"/>
        </w:rPr>
        <w:t xml:space="preserve">. Additionally, two phenolic acids classified as salicylic acid were </w:t>
      </w:r>
      <w:r w:rsidR="008F6466">
        <w:rPr>
          <w:rFonts w:ascii="Times New Roman" w:hAnsi="Times New Roman" w:cs="Times New Roman"/>
        </w:rPr>
        <w:t>depleted</w:t>
      </w:r>
      <w:r w:rsidR="008F6466" w:rsidRPr="004219CA">
        <w:rPr>
          <w:rFonts w:ascii="Times New Roman" w:hAnsi="Times New Roman" w:cs="Times New Roman"/>
        </w:rPr>
        <w:t xml:space="preserve"> in all mutants. Several flavonoids </w:t>
      </w:r>
      <w:r w:rsidR="008F6466">
        <w:rPr>
          <w:rFonts w:ascii="Times New Roman" w:hAnsi="Times New Roman" w:cs="Times New Roman"/>
        </w:rPr>
        <w:t>(</w:t>
      </w:r>
      <w:r w:rsidR="008F6466" w:rsidRPr="004219CA">
        <w:rPr>
          <w:rFonts w:ascii="Times New Roman" w:hAnsi="Times New Roman" w:cs="Times New Roman"/>
        </w:rPr>
        <w:t>flavonoid-3-O-glycosides, flavanones, 4-O-methylisoflavones, O-methylated flavonoids, 5-hydroxyflavonoids, and flavonoids</w:t>
      </w:r>
      <w:r w:rsidR="008F6466">
        <w:rPr>
          <w:rFonts w:ascii="Times New Roman" w:hAnsi="Times New Roman" w:cs="Times New Roman"/>
        </w:rPr>
        <w:t xml:space="preserve">) </w:t>
      </w:r>
      <w:r w:rsidR="008F6466" w:rsidRPr="004219CA">
        <w:rPr>
          <w:rFonts w:ascii="Times New Roman" w:hAnsi="Times New Roman" w:cs="Times New Roman"/>
        </w:rPr>
        <w:t xml:space="preserve">also showed DI, </w:t>
      </w:r>
      <w:r w:rsidR="008F6466">
        <w:rPr>
          <w:rFonts w:ascii="Times New Roman" w:hAnsi="Times New Roman" w:cs="Times New Roman"/>
        </w:rPr>
        <w:t xml:space="preserve">with most reduced in </w:t>
      </w:r>
      <w:proofErr w:type="spellStart"/>
      <w:r w:rsidR="008F6466" w:rsidRPr="004219CA">
        <w:rPr>
          <w:rFonts w:ascii="Times New Roman" w:hAnsi="Times New Roman" w:cs="Times New Roman"/>
          <w:i/>
          <w:iCs/>
        </w:rPr>
        <w:t>nsp</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while some were also affected </w:t>
      </w:r>
      <w:r w:rsidR="008F6466" w:rsidRPr="004219CA">
        <w:rPr>
          <w:rFonts w:ascii="Times New Roman" w:hAnsi="Times New Roman" w:cs="Times New Roman"/>
        </w:rPr>
        <w:t xml:space="preserve">in </w:t>
      </w:r>
      <w:proofErr w:type="spellStart"/>
      <w:r w:rsidR="008F6466" w:rsidRPr="004219CA">
        <w:rPr>
          <w:rFonts w:ascii="Times New Roman" w:hAnsi="Times New Roman" w:cs="Times New Roman"/>
          <w:i/>
          <w:iCs/>
        </w:rPr>
        <w:t>symrk</w:t>
      </w:r>
      <w:proofErr w:type="spellEnd"/>
      <w:r w:rsidR="008F6466" w:rsidRPr="004219CA">
        <w:rPr>
          <w:rFonts w:ascii="Times New Roman" w:hAnsi="Times New Roman" w:cs="Times New Roman"/>
        </w:rPr>
        <w:t xml:space="preserve"> and </w:t>
      </w:r>
      <w:proofErr w:type="spellStart"/>
      <w:r w:rsidR="008F6466" w:rsidRPr="004219CA">
        <w:rPr>
          <w:rFonts w:ascii="Times New Roman" w:hAnsi="Times New Roman" w:cs="Times New Roman"/>
          <w:i/>
          <w:iCs/>
        </w:rPr>
        <w:t>ccamk</w:t>
      </w:r>
      <w:proofErr w:type="spellEnd"/>
      <w:r w:rsidR="008F6466" w:rsidRPr="004219CA">
        <w:rPr>
          <w:rFonts w:ascii="Times New Roman" w:hAnsi="Times New Roman" w:cs="Times New Roman"/>
        </w:rPr>
        <w:t xml:space="preserve"> mutants</w:t>
      </w:r>
      <w:r w:rsidR="008F6466">
        <w:rPr>
          <w:rFonts w:ascii="Times New Roman" w:hAnsi="Times New Roman" w:cs="Times New Roman"/>
        </w:rPr>
        <w:t xml:space="preserve"> </w:t>
      </w:r>
      <w:r w:rsidR="008F6466" w:rsidRPr="004219CA">
        <w:rPr>
          <w:rFonts w:ascii="Times New Roman" w:hAnsi="Times New Roman" w:cs="Times New Roman"/>
        </w:rPr>
        <w:t>(Fig. 9E).</w:t>
      </w:r>
    </w:p>
    <w:p w14:paraId="4D434204" w14:textId="62442D7D" w:rsidR="00241105" w:rsidRDefault="000B3978"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sidR="008F6466">
        <w:rPr>
          <w:rFonts w:ascii="Times New Roman" w:hAnsi="Times New Roman" w:cs="Times New Roman"/>
        </w:rPr>
        <w:t xml:space="preserve">the wild-type exudate profile was most similar to </w:t>
      </w:r>
      <w:proofErr w:type="spellStart"/>
      <w:r w:rsidR="008F6466" w:rsidRPr="008F6466">
        <w:rPr>
          <w:rFonts w:ascii="Times New Roman" w:hAnsi="Times New Roman" w:cs="Times New Roman"/>
          <w:i/>
          <w:iCs/>
        </w:rPr>
        <w:t>symrk</w:t>
      </w:r>
      <w:proofErr w:type="spellEnd"/>
      <w:r w:rsidR="008F6466">
        <w:rPr>
          <w:rFonts w:ascii="Times New Roman" w:hAnsi="Times New Roman" w:cs="Times New Roman"/>
        </w:rPr>
        <w:t xml:space="preserve">, whereas </w:t>
      </w:r>
      <w:proofErr w:type="spellStart"/>
      <w:r w:rsidR="008F6466" w:rsidRPr="008F6466">
        <w:rPr>
          <w:rFonts w:ascii="Times New Roman" w:hAnsi="Times New Roman" w:cs="Times New Roman"/>
          <w:i/>
          <w:iCs/>
        </w:rPr>
        <w:t>ccamk</w:t>
      </w:r>
      <w:proofErr w:type="spellEnd"/>
      <w:r w:rsidR="008F6466">
        <w:rPr>
          <w:rFonts w:ascii="Times New Roman" w:hAnsi="Times New Roman" w:cs="Times New Roman"/>
        </w:rPr>
        <w:t xml:space="preserve"> and </w:t>
      </w:r>
      <w:proofErr w:type="spellStart"/>
      <w:r w:rsidR="008F6466" w:rsidRPr="008F6466">
        <w:rPr>
          <w:rFonts w:ascii="Times New Roman" w:hAnsi="Times New Roman" w:cs="Times New Roman"/>
          <w:i/>
          <w:iCs/>
        </w:rPr>
        <w:t>nsp</w:t>
      </w:r>
      <w:proofErr w:type="spellEnd"/>
      <w:r w:rsidR="008F6466">
        <w:rPr>
          <w:rFonts w:ascii="Times New Roman" w:hAnsi="Times New Roman" w:cs="Times New Roman"/>
        </w:rPr>
        <w:t xml:space="preserve"> mutants exhibited pronounced metabolic shifts (Fig. 10A). </w:t>
      </w:r>
      <w:r w:rsidR="00241105">
        <w:rPr>
          <w:rFonts w:ascii="Times New Roman" w:hAnsi="Times New Roman" w:cs="Times New Roman"/>
        </w:rPr>
        <w:t>We</w:t>
      </w:r>
      <w:r w:rsidR="008F6466">
        <w:rPr>
          <w:rFonts w:ascii="Times New Roman" w:hAnsi="Times New Roman" w:cs="Times New Roman"/>
        </w:rPr>
        <w:t xml:space="preserve"> </w:t>
      </w:r>
      <w:r w:rsidR="00241105">
        <w:rPr>
          <w:rFonts w:ascii="Times New Roman" w:hAnsi="Times New Roman" w:cs="Times New Roman"/>
        </w:rPr>
        <w:t>detected</w:t>
      </w:r>
      <w:r w:rsidR="008F6466">
        <w:rPr>
          <w:rFonts w:ascii="Times New Roman" w:hAnsi="Times New Roman" w:cs="Times New Roman"/>
        </w:rPr>
        <w:t xml:space="preserve"> </w:t>
      </w:r>
      <w:r w:rsidR="008F6466" w:rsidRPr="008F6466">
        <w:rPr>
          <w:rFonts w:ascii="Times New Roman" w:hAnsi="Times New Roman" w:cs="Times New Roman"/>
          <w:highlight w:val="red"/>
        </w:rPr>
        <w:t>XXX</w:t>
      </w:r>
      <w:r w:rsidR="008F6466">
        <w:rPr>
          <w:rFonts w:ascii="Times New Roman" w:hAnsi="Times New Roman" w:cs="Times New Roman"/>
        </w:rPr>
        <w:t xml:space="preserve"> DI metabolites </w:t>
      </w:r>
      <w:r w:rsidR="008F6466" w:rsidRPr="004219CA">
        <w:rPr>
          <w:rFonts w:ascii="Times New Roman" w:hAnsi="Times New Roman" w:cs="Times New Roman"/>
        </w:rPr>
        <w:t xml:space="preserve">(Fig.10D, and Suppl. Table </w:t>
      </w:r>
      <w:r w:rsidR="008F6466">
        <w:rPr>
          <w:rFonts w:ascii="Times New Roman" w:hAnsi="Times New Roman" w:cs="Times New Roman"/>
        </w:rPr>
        <w:t>9</w:t>
      </w:r>
      <w:r w:rsidR="008F6466" w:rsidRPr="004219CA">
        <w:rPr>
          <w:rFonts w:ascii="Times New Roman" w:hAnsi="Times New Roman" w:cs="Times New Roman"/>
        </w:rPr>
        <w:t>)</w:t>
      </w:r>
      <w:r w:rsidR="008F6466">
        <w:rPr>
          <w:rFonts w:ascii="Times New Roman" w:hAnsi="Times New Roman" w:cs="Times New Roman"/>
        </w:rPr>
        <w:t xml:space="preserve">, including reductions in </w:t>
      </w:r>
      <w:r w:rsidR="008F6466" w:rsidRPr="004219CA">
        <w:rPr>
          <w:rFonts w:ascii="Times New Roman" w:hAnsi="Times New Roman" w:cs="Times New Roman"/>
        </w:rPr>
        <w:t>&gt;50 diterpenoids</w:t>
      </w:r>
      <w:r w:rsidR="008F6466">
        <w:rPr>
          <w:rFonts w:ascii="Times New Roman" w:hAnsi="Times New Roman" w:cs="Times New Roman"/>
        </w:rPr>
        <w:t xml:space="preserve"> </w:t>
      </w:r>
      <w:r w:rsidR="008F6466" w:rsidRPr="004219CA">
        <w:rPr>
          <w:rFonts w:ascii="Times New Roman" w:hAnsi="Times New Roman" w:cs="Times New Roman"/>
        </w:rPr>
        <w:t>(Fig. 10C)</w:t>
      </w:r>
      <w:r w:rsidR="008F6466">
        <w:rPr>
          <w:rFonts w:ascii="Times New Roman" w:hAnsi="Times New Roman" w:cs="Times New Roman"/>
        </w:rPr>
        <w:t xml:space="preserve">, such as gibberellins, diterpene lactones, and butanolide-furanone </w:t>
      </w:r>
      <w:r w:rsidR="008F6466" w:rsidRPr="004219CA">
        <w:rPr>
          <w:rFonts w:ascii="Times New Roman" w:hAnsi="Times New Roman" w:cs="Times New Roman"/>
        </w:rPr>
        <w:t>(Fig. 10</w:t>
      </w:r>
      <w:r w:rsidR="008F6466">
        <w:rPr>
          <w:rFonts w:ascii="Times New Roman" w:hAnsi="Times New Roman" w:cs="Times New Roman"/>
        </w:rPr>
        <w:t>E</w:t>
      </w:r>
      <w:r w:rsidR="008F6466" w:rsidRPr="004219CA">
        <w:rPr>
          <w:rFonts w:ascii="Times New Roman" w:hAnsi="Times New Roman" w:cs="Times New Roman"/>
        </w:rPr>
        <w:t>)</w:t>
      </w:r>
      <w:r w:rsidR="008F6466">
        <w:rPr>
          <w:rFonts w:ascii="Times New Roman" w:hAnsi="Times New Roman" w:cs="Times New Roman"/>
        </w:rPr>
        <w:t xml:space="preserve">. Additionally, </w:t>
      </w:r>
      <w:r w:rsidR="008F6466" w:rsidRPr="004219CA">
        <w:rPr>
          <w:rFonts w:ascii="Times New Roman" w:hAnsi="Times New Roman" w:cs="Times New Roman"/>
        </w:rPr>
        <w:t>tryptophan alkaloids, including auxin and serotonin</w:t>
      </w:r>
      <w:r w:rsidR="008F6466">
        <w:rPr>
          <w:rFonts w:ascii="Times New Roman" w:hAnsi="Times New Roman" w:cs="Times New Roman"/>
        </w:rPr>
        <w:t xml:space="preserve">, were reduced in </w:t>
      </w:r>
      <w:r w:rsidR="008F6466" w:rsidRPr="008F6466">
        <w:rPr>
          <w:rFonts w:ascii="Times New Roman" w:hAnsi="Times New Roman" w:cs="Times New Roman"/>
          <w:i/>
          <w:iCs/>
        </w:rPr>
        <w:t>Hordeum</w:t>
      </w:r>
      <w:r w:rsidR="008F6466">
        <w:rPr>
          <w:rFonts w:ascii="Times New Roman" w:hAnsi="Times New Roman" w:cs="Times New Roman"/>
        </w:rPr>
        <w:t xml:space="preserve"> mutants.</w:t>
      </w:r>
    </w:p>
    <w:p w14:paraId="6B35F18B" w14:textId="2AE82CBF" w:rsidR="00241105" w:rsidRDefault="00241105" w:rsidP="00DB2FCC">
      <w:pPr>
        <w:spacing w:line="276" w:lineRule="auto"/>
        <w:jc w:val="both"/>
        <w:rPr>
          <w:rFonts w:ascii="Times New Roman" w:hAnsi="Times New Roman" w:cs="Times New Roman"/>
        </w:rPr>
      </w:pPr>
      <w:r>
        <w:rPr>
          <w:rFonts w:ascii="Times New Roman" w:hAnsi="Times New Roman" w:cs="Times New Roman"/>
        </w:rPr>
        <w:lastRenderedPageBreak/>
        <w:t xml:space="preserve">Several metabolite classes were consistently affected in CSSP mutants across both </w:t>
      </w:r>
      <w:r w:rsidRPr="00241105">
        <w:rPr>
          <w:rFonts w:ascii="Times New Roman" w:hAnsi="Times New Roman" w:cs="Times New Roman"/>
          <w:i/>
          <w:iCs/>
        </w:rPr>
        <w:t>Lotus</w:t>
      </w:r>
      <w:r>
        <w:rPr>
          <w:rFonts w:ascii="Times New Roman" w:hAnsi="Times New Roman" w:cs="Times New Roman"/>
        </w:rPr>
        <w:t xml:space="preserve"> and </w:t>
      </w:r>
      <w:r w:rsidRPr="00241105">
        <w:rPr>
          <w:rFonts w:ascii="Times New Roman" w:hAnsi="Times New Roman" w:cs="Times New Roman"/>
          <w:i/>
          <w:iCs/>
        </w:rPr>
        <w:t>Hordeum</w:t>
      </w:r>
      <w:r>
        <w:rPr>
          <w:rFonts w:ascii="Times New Roman" w:hAnsi="Times New Roman" w:cs="Times New Roman"/>
        </w:rPr>
        <w:t xml:space="preserve">. Specifically, phenylpropanoids, including coumaric acids and coumaric acid esters, were reduced in </w:t>
      </w:r>
      <w:proofErr w:type="spellStart"/>
      <w:r w:rsidRPr="00241105">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241105">
        <w:rPr>
          <w:rFonts w:ascii="Times New Roman" w:hAnsi="Times New Roman" w:cs="Times New Roman"/>
          <w:i/>
          <w:iCs/>
        </w:rPr>
        <w:t>nsp</w:t>
      </w:r>
      <w:proofErr w:type="spellEnd"/>
      <w:r>
        <w:rPr>
          <w:rFonts w:ascii="Times New Roman" w:hAnsi="Times New Roman" w:cs="Times New Roman"/>
        </w:rPr>
        <w:t xml:space="preserve"> mutants of both hosts (Fig. 9E, 10E). Likewise, salicylic acid was depleted in all mutants of both hosts, suggesting a conserved role of CSSP genes in regulating salicylic acid-associated pathways.</w:t>
      </w:r>
    </w:p>
    <w:p w14:paraId="2C8D4AD8" w14:textId="6AD68280" w:rsidR="008F6466" w:rsidRPr="004219CA" w:rsidRDefault="00241105" w:rsidP="00DB2FCC">
      <w:pPr>
        <w:spacing w:line="276" w:lineRule="auto"/>
        <w:jc w:val="both"/>
        <w:rPr>
          <w:rFonts w:ascii="Times New Roman" w:hAnsi="Times New Roman" w:cs="Times New Roman"/>
        </w:rPr>
      </w:pPr>
      <w:r>
        <w:rPr>
          <w:rFonts w:ascii="Times New Roman" w:hAnsi="Times New Roman" w:cs="Times New Roman"/>
        </w:rPr>
        <w:t xml:space="preserve">Despite some shared trends, several metabolite shifts were </w:t>
      </w:r>
      <w:del w:id="517" w:author="Simona Radutoiu" w:date="2025-04-06T10:24:00Z" w16du:dateUtc="2025-04-06T08:24:00Z">
        <w:r w:rsidDel="00684D3B">
          <w:rPr>
            <w:rFonts w:ascii="Times New Roman" w:hAnsi="Times New Roman" w:cs="Times New Roman"/>
          </w:rPr>
          <w:delText>host</w:delText>
        </w:r>
      </w:del>
      <w:proofErr w:type="gramStart"/>
      <w:ins w:id="518" w:author="Simona Radutoiu" w:date="2025-04-06T10:24:00Z" w16du:dateUtc="2025-04-06T08:24:00Z">
        <w:r w:rsidR="00684D3B">
          <w:rPr>
            <w:rFonts w:ascii="Times New Roman" w:hAnsi="Times New Roman" w:cs="Times New Roman"/>
          </w:rPr>
          <w:t>genotype</w:t>
        </w:r>
      </w:ins>
      <w:r>
        <w:rPr>
          <w:rFonts w:ascii="Times New Roman" w:hAnsi="Times New Roman" w:cs="Times New Roman"/>
        </w:rPr>
        <w:t>-specific</w:t>
      </w:r>
      <w:proofErr w:type="gramEnd"/>
      <w:r>
        <w:rPr>
          <w:rFonts w:ascii="Times New Roman" w:hAnsi="Times New Roman" w:cs="Times New Roman"/>
        </w:rPr>
        <w:t xml:space="preserve">. In </w:t>
      </w:r>
      <w:r w:rsidRPr="00241105">
        <w:rPr>
          <w:rFonts w:ascii="Times New Roman" w:hAnsi="Times New Roman" w:cs="Times New Roman"/>
          <w:i/>
          <w:iCs/>
        </w:rPr>
        <w:t>Lotus</w:t>
      </w:r>
      <w:r>
        <w:rPr>
          <w:rFonts w:ascii="Times New Roman" w:hAnsi="Times New Roman" w:cs="Times New Roman"/>
        </w:rPr>
        <w:t xml:space="preserve">, carbohydrates, shikimates, and phenylpropanoids were significantly reduced in all CSSP mutants, whereas in </w:t>
      </w:r>
      <w:r w:rsidRPr="00241105">
        <w:rPr>
          <w:rFonts w:ascii="Times New Roman" w:hAnsi="Times New Roman" w:cs="Times New Roman"/>
          <w:i/>
          <w:iCs/>
        </w:rPr>
        <w:t>Hordeum</w:t>
      </w:r>
      <w:r>
        <w:rPr>
          <w:rFonts w:ascii="Times New Roman" w:hAnsi="Times New Roman" w:cs="Times New Roman"/>
        </w:rPr>
        <w:t xml:space="preserve">, no significant differences were observed at the pathway level (CHECK, Suppl. Fig. 15). </w:t>
      </w:r>
      <w:r w:rsidRPr="00241105">
        <w:rPr>
          <w:rFonts w:ascii="Times New Roman" w:hAnsi="Times New Roman" w:cs="Times New Roman"/>
          <w:i/>
          <w:iCs/>
        </w:rPr>
        <w:t>Hordeum</w:t>
      </w:r>
      <w:r>
        <w:rPr>
          <w:rFonts w:ascii="Times New Roman" w:hAnsi="Times New Roman" w:cs="Times New Roman"/>
        </w:rPr>
        <w:t xml:space="preserve"> mutants showed a strong reduction in diterpenoids, including gibberellins and diterpene lactones, which were not significantly affected in </w:t>
      </w:r>
      <w:r w:rsidRPr="00241105">
        <w:rPr>
          <w:rFonts w:ascii="Times New Roman" w:hAnsi="Times New Roman" w:cs="Times New Roman"/>
          <w:i/>
          <w:iCs/>
        </w:rPr>
        <w:t>Lotus</w:t>
      </w:r>
      <w:r>
        <w:rPr>
          <w:rFonts w:ascii="Times New Roman" w:hAnsi="Times New Roman" w:cs="Times New Roman"/>
        </w:rPr>
        <w:t xml:space="preserve">. Additionally, octadecanoids, including a large number of </w:t>
      </w:r>
      <w:proofErr w:type="spellStart"/>
      <w:r>
        <w:rPr>
          <w:rFonts w:ascii="Times New Roman" w:hAnsi="Times New Roman" w:cs="Times New Roman"/>
        </w:rPr>
        <w:t>lineolic</w:t>
      </w:r>
      <w:proofErr w:type="spellEnd"/>
      <w:r>
        <w:rPr>
          <w:rFonts w:ascii="Times New Roman" w:hAnsi="Times New Roman" w:cs="Times New Roman"/>
        </w:rPr>
        <w:t xml:space="preserve"> acid derivatives, were specifically depleted in </w:t>
      </w:r>
      <w:r w:rsidRPr="00241105">
        <w:rPr>
          <w:rFonts w:ascii="Times New Roman" w:hAnsi="Times New Roman" w:cs="Times New Roman"/>
          <w:i/>
          <w:iCs/>
        </w:rPr>
        <w:t>Hordeum</w:t>
      </w:r>
      <w:r>
        <w:rPr>
          <w:rFonts w:ascii="Times New Roman" w:hAnsi="Times New Roman" w:cs="Times New Roman"/>
        </w:rPr>
        <w:t xml:space="preserve"> mutants (Fig.10E). </w:t>
      </w:r>
    </w:p>
    <w:p w14:paraId="24DCB779" w14:textId="37F2E677" w:rsidR="000532EB" w:rsidRDefault="00820DFC"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00CE1569" w:rsidRPr="004219CA">
        <w:rPr>
          <w:rFonts w:ascii="Times New Roman" w:hAnsi="Times New Roman" w:cs="Times New Roman"/>
        </w:rPr>
        <w:t>summary</w:t>
      </w:r>
      <w:r w:rsidRPr="004219CA">
        <w:rPr>
          <w:rFonts w:ascii="Times New Roman" w:hAnsi="Times New Roman" w:cs="Times New Roman"/>
        </w:rPr>
        <w:t xml:space="preserve">, we </w:t>
      </w:r>
      <w:ins w:id="519" w:author="Simona Radutoiu" w:date="2025-04-06T10:28:00Z" w16du:dateUtc="2025-04-06T08:28:00Z">
        <w:r w:rsidR="000C4CC8">
          <w:rPr>
            <w:rFonts w:ascii="Times New Roman" w:hAnsi="Times New Roman" w:cs="Times New Roman"/>
          </w:rPr>
          <w:t>found that</w:t>
        </w:r>
      </w:ins>
      <w:ins w:id="520" w:author="Simona Radutoiu" w:date="2025-04-06T10:29:00Z" w16du:dateUtc="2025-04-06T08:29:00Z">
        <w:r w:rsidR="003F71BE">
          <w:rPr>
            <w:rFonts w:ascii="Times New Roman" w:hAnsi="Times New Roman" w:cs="Times New Roman"/>
          </w:rPr>
          <w:t xml:space="preserve"> mutations in CSSP affects </w:t>
        </w:r>
      </w:ins>
      <w:del w:id="521" w:author="Simona Radutoiu" w:date="2025-04-06T10:29:00Z" w16du:dateUtc="2025-04-06T08:29:00Z">
        <w:r w:rsidR="00CE1569" w:rsidRPr="004219CA" w:rsidDel="003F71BE">
          <w:rPr>
            <w:rFonts w:ascii="Times New Roman" w:hAnsi="Times New Roman" w:cs="Times New Roman"/>
          </w:rPr>
          <w:delText>identified</w:delText>
        </w:r>
        <w:r w:rsidRPr="004219CA" w:rsidDel="003F71BE">
          <w:rPr>
            <w:rFonts w:ascii="Times New Roman" w:hAnsi="Times New Roman" w:cs="Times New Roman"/>
          </w:rPr>
          <w:delText xml:space="preserve"> </w:delText>
        </w:r>
      </w:del>
      <w:r w:rsidRPr="004219CA">
        <w:rPr>
          <w:rFonts w:ascii="Times New Roman" w:hAnsi="Times New Roman" w:cs="Times New Roman"/>
        </w:rPr>
        <w:t xml:space="preserve">hundreds of </w:t>
      </w:r>
      <w:ins w:id="522" w:author="Simona Radutoiu" w:date="2025-04-06T10:29:00Z" w16du:dateUtc="2025-04-06T08:29:00Z">
        <w:r w:rsidR="003F71BE">
          <w:rPr>
            <w:rFonts w:ascii="Times New Roman" w:hAnsi="Times New Roman" w:cs="Times New Roman"/>
          </w:rPr>
          <w:t>metabolites belonging to different classes</w:t>
        </w:r>
        <w:r w:rsidR="002A2BDF">
          <w:rPr>
            <w:rFonts w:ascii="Times New Roman" w:hAnsi="Times New Roman" w:cs="Times New Roman"/>
          </w:rPr>
          <w:t xml:space="preserve">. </w:t>
        </w:r>
      </w:ins>
      <w:del w:id="523" w:author="Simona Radutoiu" w:date="2025-04-06T10:29:00Z" w16du:dateUtc="2025-04-06T08:29:00Z">
        <w:r w:rsidR="00CE1569" w:rsidRPr="004219CA" w:rsidDel="002A2BDF">
          <w:rPr>
            <w:rFonts w:ascii="Times New Roman" w:hAnsi="Times New Roman" w:cs="Times New Roman"/>
          </w:rPr>
          <w:delText xml:space="preserve">differentially exuded </w:delText>
        </w:r>
        <w:r w:rsidRPr="004219CA" w:rsidDel="002A2BDF">
          <w:rPr>
            <w:rFonts w:ascii="Times New Roman" w:hAnsi="Times New Roman" w:cs="Times New Roman"/>
          </w:rPr>
          <w:delText xml:space="preserve">metabolites in </w:delText>
        </w:r>
        <w:r w:rsidRPr="004219CA" w:rsidDel="002A2BDF">
          <w:rPr>
            <w:rFonts w:ascii="Times New Roman" w:hAnsi="Times New Roman" w:cs="Times New Roman"/>
            <w:i/>
            <w:iCs/>
          </w:rPr>
          <w:delText>Lotus</w:delText>
        </w:r>
        <w:r w:rsidRPr="004219CA" w:rsidDel="002A2BDF">
          <w:rPr>
            <w:rFonts w:ascii="Times New Roman" w:hAnsi="Times New Roman" w:cs="Times New Roman"/>
          </w:rPr>
          <w:delText xml:space="preserve"> and </w:delText>
        </w:r>
        <w:r w:rsidRPr="004219CA" w:rsidDel="002A2BDF">
          <w:rPr>
            <w:rFonts w:ascii="Times New Roman" w:hAnsi="Times New Roman" w:cs="Times New Roman"/>
            <w:i/>
            <w:iCs/>
          </w:rPr>
          <w:delText>Hordeum</w:delText>
        </w:r>
        <w:r w:rsidRPr="004219CA" w:rsidDel="002A2BDF">
          <w:rPr>
            <w:rFonts w:ascii="Times New Roman" w:hAnsi="Times New Roman" w:cs="Times New Roman"/>
          </w:rPr>
          <w:delText xml:space="preserve"> CSSP mutants</w:delText>
        </w:r>
        <w:r w:rsidR="00CE1569" w:rsidRPr="004219CA" w:rsidDel="002A2BDF">
          <w:rPr>
            <w:rFonts w:ascii="Times New Roman" w:hAnsi="Times New Roman" w:cs="Times New Roman"/>
          </w:rPr>
          <w:delText>,</w:delText>
        </w:r>
        <w:r w:rsidRPr="004219CA" w:rsidDel="002A2BDF">
          <w:rPr>
            <w:rFonts w:ascii="Times New Roman" w:hAnsi="Times New Roman" w:cs="Times New Roman"/>
          </w:rPr>
          <w:delText xml:space="preserve"> belonging to </w:delText>
        </w:r>
        <w:r w:rsidR="00CE1569" w:rsidRPr="004219CA" w:rsidDel="002A2BDF">
          <w:rPr>
            <w:rFonts w:ascii="Times New Roman" w:hAnsi="Times New Roman" w:cs="Times New Roman"/>
          </w:rPr>
          <w:delText>diverse</w:delText>
        </w:r>
        <w:r w:rsidRPr="004219CA" w:rsidDel="002A2BDF">
          <w:rPr>
            <w:rFonts w:ascii="Times New Roman" w:hAnsi="Times New Roman" w:cs="Times New Roman"/>
          </w:rPr>
          <w:delText xml:space="preserve"> chemical pathway</w:delText>
        </w:r>
        <w:r w:rsidR="00814EE0" w:rsidDel="002A2BDF">
          <w:rPr>
            <w:rFonts w:ascii="Times New Roman" w:hAnsi="Times New Roman" w:cs="Times New Roman"/>
          </w:rPr>
          <w:delText>s</w:delText>
        </w:r>
        <w:r w:rsidR="00241105" w:rsidDel="002A2BDF">
          <w:rPr>
            <w:rFonts w:ascii="Times New Roman" w:hAnsi="Times New Roman" w:cs="Times New Roman"/>
          </w:rPr>
          <w:delText xml:space="preserve">. </w:delText>
        </w:r>
      </w:del>
      <w:r w:rsidR="00241105">
        <w:rPr>
          <w:rFonts w:ascii="Times New Roman" w:hAnsi="Times New Roman" w:cs="Times New Roman"/>
        </w:rPr>
        <w:t xml:space="preserve">While some </w:t>
      </w:r>
      <w:del w:id="524" w:author="Simona Radutoiu" w:date="2025-04-06T10:29:00Z" w16du:dateUtc="2025-04-06T08:29:00Z">
        <w:r w:rsidR="00241105" w:rsidDel="002A2BDF">
          <w:rPr>
            <w:rFonts w:ascii="Times New Roman" w:hAnsi="Times New Roman" w:cs="Times New Roman"/>
          </w:rPr>
          <w:delText xml:space="preserve">metabolite </w:delText>
        </w:r>
      </w:del>
      <w:r w:rsidR="00241105">
        <w:rPr>
          <w:rFonts w:ascii="Times New Roman" w:hAnsi="Times New Roman" w:cs="Times New Roman"/>
        </w:rPr>
        <w:t xml:space="preserve">shifts </w:t>
      </w:r>
      <w:ins w:id="525" w:author="Simona Radutoiu" w:date="2025-04-06T10:29:00Z" w16du:dateUtc="2025-04-06T08:29:00Z">
        <w:r w:rsidR="002A2BDF">
          <w:rPr>
            <w:rFonts w:ascii="Times New Roman" w:hAnsi="Times New Roman" w:cs="Times New Roman"/>
          </w:rPr>
          <w:t xml:space="preserve">in </w:t>
        </w:r>
        <w:r w:rsidR="002A2BDF">
          <w:rPr>
            <w:rFonts w:ascii="Times New Roman" w:hAnsi="Times New Roman" w:cs="Times New Roman"/>
          </w:rPr>
          <w:t>metabolite</w:t>
        </w:r>
        <w:r w:rsidR="002A2BDF">
          <w:rPr>
            <w:rFonts w:ascii="Times New Roman" w:hAnsi="Times New Roman" w:cs="Times New Roman"/>
          </w:rPr>
          <w:t>s</w:t>
        </w:r>
        <w:r w:rsidR="002A2BDF">
          <w:rPr>
            <w:rFonts w:ascii="Times New Roman" w:hAnsi="Times New Roman" w:cs="Times New Roman"/>
          </w:rPr>
          <w:t xml:space="preserve"> </w:t>
        </w:r>
      </w:ins>
      <w:r w:rsidR="00241105">
        <w:rPr>
          <w:rFonts w:ascii="Times New Roman" w:hAnsi="Times New Roman" w:cs="Times New Roman"/>
        </w:rPr>
        <w:t xml:space="preserve">were conserved between hosts (phenylpropanoids, salicylic acid), others were species-specific (flavonoids in </w:t>
      </w:r>
      <w:r w:rsidR="00241105" w:rsidRPr="00241105">
        <w:rPr>
          <w:rFonts w:ascii="Times New Roman" w:hAnsi="Times New Roman" w:cs="Times New Roman"/>
          <w:i/>
          <w:iCs/>
        </w:rPr>
        <w:t>Lotus</w:t>
      </w:r>
      <w:r w:rsidR="00241105">
        <w:rPr>
          <w:rFonts w:ascii="Times New Roman" w:hAnsi="Times New Roman" w:cs="Times New Roman"/>
        </w:rPr>
        <w:t xml:space="preserve">, diterpenoids in </w:t>
      </w:r>
      <w:r w:rsidR="00241105" w:rsidRPr="00241105">
        <w:rPr>
          <w:rFonts w:ascii="Times New Roman" w:hAnsi="Times New Roman" w:cs="Times New Roman"/>
          <w:i/>
          <w:iCs/>
        </w:rPr>
        <w:t>Hordeum</w:t>
      </w:r>
      <w:r w:rsidR="00241105">
        <w:rPr>
          <w:rFonts w:ascii="Times New Roman" w:hAnsi="Times New Roman" w:cs="Times New Roman"/>
        </w:rPr>
        <w:t>)</w:t>
      </w:r>
      <w:ins w:id="526" w:author="Simona Radutoiu" w:date="2025-04-06T10:30:00Z" w16du:dateUtc="2025-04-06T08:30:00Z">
        <w:r w:rsidR="002A2BDF">
          <w:rPr>
            <w:rFonts w:ascii="Times New Roman" w:hAnsi="Times New Roman" w:cs="Times New Roman"/>
          </w:rPr>
          <w:t xml:space="preserve">, as well as </w:t>
        </w:r>
        <w:proofErr w:type="gramStart"/>
        <w:r w:rsidR="002A2BDF">
          <w:rPr>
            <w:rFonts w:ascii="Times New Roman" w:hAnsi="Times New Roman" w:cs="Times New Roman"/>
          </w:rPr>
          <w:t>genotype-specific</w:t>
        </w:r>
      </w:ins>
      <w:proofErr w:type="gramEnd"/>
      <w:r w:rsidR="00241105">
        <w:rPr>
          <w:rFonts w:ascii="Times New Roman" w:hAnsi="Times New Roman" w:cs="Times New Roman"/>
        </w:rPr>
        <w:t xml:space="preserve">. </w:t>
      </w:r>
      <w:r w:rsidR="00CE1569" w:rsidRPr="004219CA">
        <w:rPr>
          <w:rFonts w:ascii="Times New Roman" w:hAnsi="Times New Roman" w:cs="Times New Roman"/>
        </w:rPr>
        <w:t>These findings suggest</w:t>
      </w:r>
      <w:r w:rsidR="0057791E" w:rsidRPr="004219CA">
        <w:rPr>
          <w:rFonts w:ascii="Times New Roman" w:hAnsi="Times New Roman" w:cs="Times New Roman"/>
        </w:rPr>
        <w:t xml:space="preserve"> that CSSP genes </w:t>
      </w:r>
      <w:r w:rsidR="00CE1569" w:rsidRPr="004219CA">
        <w:rPr>
          <w:rFonts w:ascii="Times New Roman" w:hAnsi="Times New Roman" w:cs="Times New Roman"/>
        </w:rPr>
        <w:t xml:space="preserve">regulate not only the </w:t>
      </w:r>
      <w:r w:rsidR="0057791E" w:rsidRPr="004219CA">
        <w:rPr>
          <w:rFonts w:ascii="Times New Roman" w:hAnsi="Times New Roman" w:cs="Times New Roman"/>
        </w:rPr>
        <w:t xml:space="preserve">biosynthesis of </w:t>
      </w:r>
      <w:r w:rsidR="00CE1569" w:rsidRPr="004219CA">
        <w:rPr>
          <w:rFonts w:ascii="Times New Roman" w:hAnsi="Times New Roman" w:cs="Times New Roman"/>
        </w:rPr>
        <w:t>well-</w:t>
      </w:r>
      <w:r w:rsidR="0057791E" w:rsidRPr="004219CA">
        <w:rPr>
          <w:rFonts w:ascii="Times New Roman" w:hAnsi="Times New Roman" w:cs="Times New Roman"/>
        </w:rPr>
        <w:t xml:space="preserve">characterised symbiosis-related compounds but also </w:t>
      </w:r>
      <w:r w:rsidR="00C35501" w:rsidRPr="004219CA">
        <w:rPr>
          <w:rFonts w:ascii="Times New Roman" w:hAnsi="Times New Roman" w:cs="Times New Roman"/>
        </w:rPr>
        <w:t xml:space="preserve">broader </w:t>
      </w:r>
      <w:r w:rsidR="0057791E" w:rsidRPr="004219CA">
        <w:rPr>
          <w:rFonts w:ascii="Times New Roman" w:hAnsi="Times New Roman" w:cs="Times New Roman"/>
        </w:rPr>
        <w:t>metabolic processes</w:t>
      </w:r>
      <w:r w:rsidR="00C35501" w:rsidRPr="004219CA">
        <w:rPr>
          <w:rFonts w:ascii="Times New Roman" w:hAnsi="Times New Roman" w:cs="Times New Roman"/>
        </w:rPr>
        <w:t xml:space="preserve">. This, in turn, likely </w:t>
      </w:r>
      <w:r w:rsidR="00241105">
        <w:rPr>
          <w:rFonts w:ascii="Times New Roman" w:hAnsi="Times New Roman" w:cs="Times New Roman"/>
        </w:rPr>
        <w:t xml:space="preserve">contributes </w:t>
      </w:r>
      <w:r w:rsidR="00686F64">
        <w:rPr>
          <w:rFonts w:ascii="Times New Roman" w:hAnsi="Times New Roman" w:cs="Times New Roman"/>
        </w:rPr>
        <w:t>t</w:t>
      </w:r>
      <w:r w:rsidR="00241105">
        <w:rPr>
          <w:rFonts w:ascii="Times New Roman" w:hAnsi="Times New Roman" w:cs="Times New Roman"/>
        </w:rPr>
        <w:t>o the observed shifts in</w:t>
      </w:r>
      <w:r w:rsidR="00C35501" w:rsidRPr="004219CA">
        <w:rPr>
          <w:rFonts w:ascii="Times New Roman" w:hAnsi="Times New Roman" w:cs="Times New Roman"/>
        </w:rPr>
        <w:t xml:space="preserve"> root-associated microbial communities</w:t>
      </w:r>
      <w:r w:rsidR="00241105">
        <w:rPr>
          <w:rFonts w:ascii="Times New Roman" w:hAnsi="Times New Roman" w:cs="Times New Roman"/>
        </w:rPr>
        <w:t>.</w:t>
      </w:r>
    </w:p>
    <w:p w14:paraId="42775B99" w14:textId="77777777" w:rsidR="000532EB" w:rsidRPr="004219CA" w:rsidRDefault="000532EB" w:rsidP="00DB2FCC">
      <w:pPr>
        <w:spacing w:line="276" w:lineRule="auto"/>
        <w:jc w:val="both"/>
        <w:rPr>
          <w:rFonts w:ascii="Times New Roman" w:hAnsi="Times New Roman" w:cs="Times New Roman"/>
        </w:rPr>
      </w:pPr>
    </w:p>
    <w:p w14:paraId="7801D0B9" w14:textId="77777777" w:rsidR="00256E66"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Discussion</w:t>
      </w:r>
    </w:p>
    <w:p w14:paraId="78B148BB" w14:textId="77777777" w:rsidR="00521906" w:rsidRDefault="00694BC7" w:rsidP="00DB2FCC">
      <w:pPr>
        <w:spacing w:line="276" w:lineRule="auto"/>
        <w:jc w:val="both"/>
        <w:rPr>
          <w:ins w:id="527" w:author="Simona Radutoiu" w:date="2025-04-06T10:30:00Z" w16du:dateUtc="2025-04-06T08:30:00Z"/>
          <w:rFonts w:ascii="Times New Roman" w:hAnsi="Times New Roman" w:cs="Times New Roman"/>
        </w:rPr>
      </w:pPr>
      <w:r w:rsidRPr="00694BC7">
        <w:rPr>
          <w:rFonts w:ascii="Times New Roman" w:hAnsi="Times New Roman" w:cs="Times New Roman"/>
          <w:highlight w:val="red"/>
        </w:rPr>
        <w:t>MISSING</w:t>
      </w:r>
    </w:p>
    <w:p w14:paraId="32ED41E9" w14:textId="028C3801" w:rsidR="00D356E6" w:rsidRDefault="00D356E6" w:rsidP="00DB2FCC">
      <w:pPr>
        <w:spacing w:line="276" w:lineRule="auto"/>
        <w:jc w:val="both"/>
        <w:rPr>
          <w:ins w:id="528" w:author="Simona Radutoiu" w:date="2025-04-06T10:33:00Z" w16du:dateUtc="2025-04-06T08:33:00Z"/>
          <w:rFonts w:ascii="Times New Roman" w:hAnsi="Times New Roman" w:cs="Times New Roman"/>
        </w:rPr>
      </w:pPr>
      <w:ins w:id="529" w:author="Simona Radutoiu" w:date="2025-04-06T10:33:00Z" w16du:dateUtc="2025-04-06T08:33:00Z">
        <w:r>
          <w:rPr>
            <w:rFonts w:ascii="Times New Roman" w:hAnsi="Times New Roman" w:cs="Times New Roman"/>
          </w:rPr>
          <w:t xml:space="preserve">This doesn’t need to be </w:t>
        </w:r>
        <w:proofErr w:type="gramStart"/>
        <w:r>
          <w:rPr>
            <w:rFonts w:ascii="Times New Roman" w:hAnsi="Times New Roman" w:cs="Times New Roman"/>
          </w:rPr>
          <w:t>large, but</w:t>
        </w:r>
        <w:proofErr w:type="gramEnd"/>
        <w:r>
          <w:rPr>
            <w:rFonts w:ascii="Times New Roman" w:hAnsi="Times New Roman" w:cs="Times New Roman"/>
          </w:rPr>
          <w:t xml:space="preserve"> </w:t>
        </w:r>
        <w:r w:rsidR="00CD680F">
          <w:rPr>
            <w:rFonts w:ascii="Times New Roman" w:hAnsi="Times New Roman" w:cs="Times New Roman"/>
          </w:rPr>
          <w:t>can</w:t>
        </w:r>
      </w:ins>
      <w:ins w:id="530" w:author="Simona Radutoiu" w:date="2025-04-06T10:34:00Z" w16du:dateUtc="2025-04-06T08:34:00Z">
        <w:r w:rsidR="00CD680F">
          <w:rPr>
            <w:rFonts w:ascii="Times New Roman" w:hAnsi="Times New Roman" w:cs="Times New Roman"/>
          </w:rPr>
          <w:t xml:space="preserve"> cover these points.</w:t>
        </w:r>
      </w:ins>
    </w:p>
    <w:p w14:paraId="54690CAB" w14:textId="5226BB53" w:rsidR="00B17AC2" w:rsidRDefault="00B17AC2" w:rsidP="00DB2FCC">
      <w:pPr>
        <w:spacing w:line="276" w:lineRule="auto"/>
        <w:jc w:val="both"/>
        <w:rPr>
          <w:ins w:id="531" w:author="Simona Radutoiu" w:date="2025-04-06T10:30:00Z" w16du:dateUtc="2025-04-06T08:30:00Z"/>
          <w:rFonts w:ascii="Times New Roman" w:hAnsi="Times New Roman" w:cs="Times New Roman"/>
        </w:rPr>
      </w:pPr>
      <w:ins w:id="532" w:author="Simona Radutoiu" w:date="2025-04-06T10:30:00Z" w16du:dateUtc="2025-04-06T08:30:00Z">
        <w:r>
          <w:rPr>
            <w:rFonts w:ascii="Times New Roman" w:hAnsi="Times New Roman" w:cs="Times New Roman"/>
          </w:rPr>
          <w:t>Points to discuss:</w:t>
        </w:r>
      </w:ins>
    </w:p>
    <w:p w14:paraId="62CF3D79" w14:textId="30B06D25" w:rsidR="00E824B6" w:rsidRDefault="00E824B6" w:rsidP="00E824B6">
      <w:pPr>
        <w:pStyle w:val="ListParagraph"/>
        <w:numPr>
          <w:ilvl w:val="0"/>
          <w:numId w:val="12"/>
        </w:numPr>
        <w:spacing w:line="276" w:lineRule="auto"/>
        <w:jc w:val="both"/>
        <w:rPr>
          <w:ins w:id="533" w:author="Simona Radutoiu" w:date="2025-04-06T10:32:00Z" w16du:dateUtc="2025-04-06T08:32:00Z"/>
          <w:rFonts w:ascii="Times New Roman" w:hAnsi="Times New Roman" w:cs="Times New Roman"/>
        </w:rPr>
      </w:pPr>
      <w:ins w:id="534" w:author="Simona Radutoiu" w:date="2025-04-06T10:30:00Z" w16du:dateUtc="2025-04-06T08:30:00Z">
        <w:r>
          <w:rPr>
            <w:rFonts w:ascii="Times New Roman" w:hAnsi="Times New Roman" w:cs="Times New Roman"/>
          </w:rPr>
          <w:t xml:space="preserve">Differences </w:t>
        </w:r>
      </w:ins>
      <w:ins w:id="535" w:author="Simona Radutoiu" w:date="2025-04-06T10:31:00Z" w16du:dateUtc="2025-04-06T08:31:00Z">
        <w:r>
          <w:rPr>
            <w:rFonts w:ascii="Times New Roman" w:hAnsi="Times New Roman" w:cs="Times New Roman"/>
          </w:rPr>
          <w:t>to what was observed here compared to the other studies of CSSP pathways and microbiota in legumes and cereals.</w:t>
        </w:r>
      </w:ins>
    </w:p>
    <w:p w14:paraId="3D675857" w14:textId="2A65A925" w:rsidR="00C11EC5" w:rsidRDefault="00C11EC5" w:rsidP="00E824B6">
      <w:pPr>
        <w:pStyle w:val="ListParagraph"/>
        <w:numPr>
          <w:ilvl w:val="0"/>
          <w:numId w:val="12"/>
        </w:numPr>
        <w:spacing w:line="276" w:lineRule="auto"/>
        <w:jc w:val="both"/>
        <w:rPr>
          <w:ins w:id="536" w:author="Simona Radutoiu" w:date="2025-04-06T10:32:00Z" w16du:dateUtc="2025-04-06T08:32:00Z"/>
          <w:rFonts w:ascii="Times New Roman" w:hAnsi="Times New Roman" w:cs="Times New Roman"/>
        </w:rPr>
      </w:pPr>
      <w:ins w:id="537" w:author="Simona Radutoiu" w:date="2025-04-06T10:32:00Z" w16du:dateUtc="2025-04-06T08:32:00Z">
        <w:r>
          <w:rPr>
            <w:rFonts w:ascii="Times New Roman" w:hAnsi="Times New Roman" w:cs="Times New Roman"/>
          </w:rPr>
          <w:t xml:space="preserve">Even if the </w:t>
        </w:r>
        <w:proofErr w:type="spellStart"/>
        <w:r>
          <w:rPr>
            <w:rFonts w:ascii="Times New Roman" w:hAnsi="Times New Roman" w:cs="Times New Roman"/>
          </w:rPr>
          <w:t>cssp</w:t>
        </w:r>
        <w:proofErr w:type="spellEnd"/>
        <w:r>
          <w:rPr>
            <w:rFonts w:ascii="Times New Roman" w:hAnsi="Times New Roman" w:cs="Times New Roman"/>
          </w:rPr>
          <w:t xml:space="preserve"> mutations have similar impact on the association of the hosts with their symbionts, we don’t observe a lot of commonalities between their associated </w:t>
        </w:r>
        <w:proofErr w:type="gramStart"/>
        <w:r>
          <w:rPr>
            <w:rFonts w:ascii="Times New Roman" w:hAnsi="Times New Roman" w:cs="Times New Roman"/>
          </w:rPr>
          <w:t>microbiota</w:t>
        </w:r>
        <w:proofErr w:type="gramEnd"/>
        <w:r>
          <w:rPr>
            <w:rFonts w:ascii="Times New Roman" w:hAnsi="Times New Roman" w:cs="Times New Roman"/>
          </w:rPr>
          <w:t>.</w:t>
        </w:r>
      </w:ins>
    </w:p>
    <w:p w14:paraId="59BB1B4D" w14:textId="173BE41A" w:rsidR="00C11EC5" w:rsidRDefault="00C11EC5" w:rsidP="00E824B6">
      <w:pPr>
        <w:pStyle w:val="ListParagraph"/>
        <w:numPr>
          <w:ilvl w:val="0"/>
          <w:numId w:val="12"/>
        </w:numPr>
        <w:spacing w:line="276" w:lineRule="auto"/>
        <w:jc w:val="both"/>
        <w:rPr>
          <w:ins w:id="538" w:author="Simona Radutoiu" w:date="2025-04-06T10:31:00Z" w16du:dateUtc="2025-04-06T08:31:00Z"/>
          <w:rFonts w:ascii="Times New Roman" w:hAnsi="Times New Roman" w:cs="Times New Roman"/>
        </w:rPr>
      </w:pPr>
      <w:ins w:id="539" w:author="Simona Radutoiu" w:date="2025-04-06T10:32:00Z" w16du:dateUtc="2025-04-06T08:32:00Z">
        <w:r>
          <w:rPr>
            <w:rFonts w:ascii="Times New Roman" w:hAnsi="Times New Roman" w:cs="Times New Roman"/>
          </w:rPr>
          <w:t>Th</w:t>
        </w:r>
      </w:ins>
      <w:ins w:id="540" w:author="Simona Radutoiu" w:date="2025-04-06T10:34:00Z" w16du:dateUtc="2025-04-06T08:34:00Z">
        <w:r w:rsidR="00CD680F">
          <w:rPr>
            <w:rFonts w:ascii="Times New Roman" w:hAnsi="Times New Roman" w:cs="Times New Roman"/>
          </w:rPr>
          <w:t>e</w:t>
        </w:r>
      </w:ins>
      <w:ins w:id="541" w:author="Simona Radutoiu" w:date="2025-04-06T10:33:00Z" w16du:dateUtc="2025-04-06T08:33:00Z">
        <w:r>
          <w:rPr>
            <w:rFonts w:ascii="Times New Roman" w:hAnsi="Times New Roman" w:cs="Times New Roman"/>
          </w:rPr>
          <w:t>s</w:t>
        </w:r>
      </w:ins>
      <w:ins w:id="542" w:author="Simona Radutoiu" w:date="2025-04-06T10:34:00Z" w16du:dateUtc="2025-04-06T08:34:00Z">
        <w:r w:rsidR="00CD680F">
          <w:rPr>
            <w:rFonts w:ascii="Times New Roman" w:hAnsi="Times New Roman" w:cs="Times New Roman"/>
          </w:rPr>
          <w:t>e</w:t>
        </w:r>
      </w:ins>
      <w:ins w:id="543" w:author="Simona Radutoiu" w:date="2025-04-06T10:33:00Z" w16du:dateUtc="2025-04-06T08:33:00Z">
        <w:r>
          <w:rPr>
            <w:rFonts w:ascii="Times New Roman" w:hAnsi="Times New Roman" w:cs="Times New Roman"/>
          </w:rPr>
          <w:t xml:space="preserve"> differences were observed both when plants were grown in soil as well as in defined </w:t>
        </w:r>
        <w:proofErr w:type="spellStart"/>
        <w:r>
          <w:rPr>
            <w:rFonts w:ascii="Times New Roman" w:hAnsi="Times New Roman" w:cs="Times New Roman"/>
          </w:rPr>
          <w:t>syncoms</w:t>
        </w:r>
        <w:proofErr w:type="spellEnd"/>
        <w:r>
          <w:rPr>
            <w:rFonts w:ascii="Times New Roman" w:hAnsi="Times New Roman" w:cs="Times New Roman"/>
          </w:rPr>
          <w:t>.</w:t>
        </w:r>
      </w:ins>
    </w:p>
    <w:p w14:paraId="025C49F0" w14:textId="260E0DF1" w:rsidR="00E824B6" w:rsidRPr="00E824B6" w:rsidRDefault="00C11EC5" w:rsidP="00E824B6">
      <w:pPr>
        <w:pStyle w:val="ListParagraph"/>
        <w:numPr>
          <w:ilvl w:val="0"/>
          <w:numId w:val="12"/>
        </w:numPr>
        <w:spacing w:line="276" w:lineRule="auto"/>
        <w:jc w:val="both"/>
        <w:rPr>
          <w:rFonts w:ascii="Times New Roman" w:hAnsi="Times New Roman" w:cs="Times New Roman"/>
          <w:rPrChange w:id="544" w:author="Simona Radutoiu" w:date="2025-04-06T10:30:00Z" w16du:dateUtc="2025-04-06T08:30:00Z">
            <w:rPr/>
          </w:rPrChange>
        </w:rPr>
        <w:pPrChange w:id="545" w:author="Simona Radutoiu" w:date="2025-04-06T10:30:00Z" w16du:dateUtc="2025-04-06T08:30:00Z">
          <w:pPr>
            <w:spacing w:line="276" w:lineRule="auto"/>
            <w:jc w:val="both"/>
          </w:pPr>
        </w:pPrChange>
      </w:pPr>
      <w:ins w:id="546" w:author="Simona Radutoiu" w:date="2025-04-06T10:31:00Z" w16du:dateUtc="2025-04-06T08:31:00Z">
        <w:r>
          <w:rPr>
            <w:rFonts w:ascii="Times New Roman" w:hAnsi="Times New Roman" w:cs="Times New Roman"/>
          </w:rPr>
          <w:t xml:space="preserve">The key </w:t>
        </w:r>
        <w:proofErr w:type="gramStart"/>
        <w:r>
          <w:rPr>
            <w:rFonts w:ascii="Times New Roman" w:hAnsi="Times New Roman" w:cs="Times New Roman"/>
          </w:rPr>
          <w:t>point</w:t>
        </w:r>
        <w:proofErr w:type="gramEnd"/>
        <w:r>
          <w:rPr>
            <w:rFonts w:ascii="Times New Roman" w:hAnsi="Times New Roman" w:cs="Times New Roman"/>
          </w:rPr>
          <w:t xml:space="preserve"> that different mutations of </w:t>
        </w:r>
        <w:proofErr w:type="spellStart"/>
        <w:r>
          <w:rPr>
            <w:rFonts w:ascii="Times New Roman" w:hAnsi="Times New Roman" w:cs="Times New Roman"/>
          </w:rPr>
          <w:t>cssp</w:t>
        </w:r>
        <w:proofErr w:type="spellEnd"/>
        <w:r>
          <w:rPr>
            <w:rFonts w:ascii="Times New Roman" w:hAnsi="Times New Roman" w:cs="Times New Roman"/>
          </w:rPr>
          <w:t xml:space="preserve"> affect different metabolite classes and this can </w:t>
        </w:r>
        <w:proofErr w:type="spellStart"/>
        <w:r>
          <w:rPr>
            <w:rFonts w:ascii="Times New Roman" w:hAnsi="Times New Roman" w:cs="Times New Roman"/>
          </w:rPr>
          <w:t>eplain</w:t>
        </w:r>
        <w:proofErr w:type="spellEnd"/>
        <w:r>
          <w:rPr>
            <w:rFonts w:ascii="Times New Roman" w:hAnsi="Times New Roman" w:cs="Times New Roman"/>
          </w:rPr>
          <w:t xml:space="preserve"> the differences we observe </w:t>
        </w:r>
      </w:ins>
      <w:ins w:id="547" w:author="Simona Radutoiu" w:date="2025-04-06T10:33:00Z" w16du:dateUtc="2025-04-06T08:33:00Z">
        <w:r w:rsidR="00D356E6">
          <w:rPr>
            <w:rFonts w:ascii="Times New Roman" w:hAnsi="Times New Roman" w:cs="Times New Roman"/>
          </w:rPr>
          <w:t>in root microbiota of different</w:t>
        </w:r>
      </w:ins>
      <w:ins w:id="548" w:author="Simona Radutoiu" w:date="2025-04-06T10:32:00Z" w16du:dateUtc="2025-04-06T08:32:00Z">
        <w:r>
          <w:rPr>
            <w:rFonts w:ascii="Times New Roman" w:hAnsi="Times New Roman" w:cs="Times New Roman"/>
          </w:rPr>
          <w:t xml:space="preserve"> mutants.</w:t>
        </w:r>
      </w:ins>
    </w:p>
    <w:p w14:paraId="444033FB" w14:textId="77777777" w:rsidR="00C65012" w:rsidRPr="004219CA" w:rsidRDefault="00C65012" w:rsidP="00DB2FCC">
      <w:pPr>
        <w:spacing w:line="276" w:lineRule="auto"/>
        <w:jc w:val="both"/>
        <w:rPr>
          <w:rFonts w:ascii="Times New Roman" w:hAnsi="Times New Roman" w:cs="Times New Roman"/>
        </w:rPr>
      </w:pPr>
    </w:p>
    <w:p w14:paraId="6E16FC5F" w14:textId="77777777" w:rsidR="00574963"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Material and Methods</w:t>
      </w:r>
    </w:p>
    <w:p w14:paraId="02DCC0B3" w14:textId="77777777" w:rsidR="00256E66" w:rsidRPr="00D213B7" w:rsidRDefault="00256E66" w:rsidP="00DB2FCC">
      <w:pPr>
        <w:spacing w:line="276" w:lineRule="auto"/>
        <w:jc w:val="both"/>
        <w:rPr>
          <w:rFonts w:ascii="Times New Roman" w:hAnsi="Times New Roman" w:cs="Times New Roman"/>
          <w:b/>
          <w:bCs/>
        </w:rPr>
      </w:pPr>
      <w:r w:rsidRPr="00D213B7">
        <w:rPr>
          <w:rFonts w:ascii="Times New Roman" w:hAnsi="Times New Roman" w:cs="Times New Roman"/>
          <w:b/>
          <w:bCs/>
        </w:rPr>
        <w:t>Plant material</w:t>
      </w:r>
      <w:r w:rsidR="00F729C5" w:rsidRPr="00D213B7">
        <w:rPr>
          <w:rFonts w:ascii="Times New Roman" w:hAnsi="Times New Roman" w:cs="Times New Roman"/>
          <w:b/>
          <w:bCs/>
        </w:rPr>
        <w:t xml:space="preserve">, </w:t>
      </w:r>
      <w:r w:rsidRPr="00D213B7">
        <w:rPr>
          <w:rFonts w:ascii="Times New Roman" w:hAnsi="Times New Roman" w:cs="Times New Roman"/>
          <w:b/>
          <w:bCs/>
        </w:rPr>
        <w:t>seed sterilisation</w:t>
      </w:r>
      <w:r w:rsidR="0053475C" w:rsidRPr="00D213B7">
        <w:rPr>
          <w:rFonts w:ascii="Times New Roman" w:hAnsi="Times New Roman" w:cs="Times New Roman"/>
          <w:b/>
          <w:bCs/>
        </w:rPr>
        <w:t xml:space="preserve"> and germination</w:t>
      </w:r>
    </w:p>
    <w:p w14:paraId="69D953FD" w14:textId="77777777" w:rsidR="00F65633" w:rsidRPr="00D213B7" w:rsidRDefault="00256E66" w:rsidP="00DB2FCC">
      <w:pPr>
        <w:spacing w:line="276" w:lineRule="auto"/>
        <w:jc w:val="both"/>
        <w:rPr>
          <w:rFonts w:ascii="Times New Roman" w:hAnsi="Times New Roman" w:cs="Times New Roman"/>
        </w:rPr>
      </w:pPr>
      <w:r w:rsidRPr="00D213B7">
        <w:rPr>
          <w:rFonts w:ascii="Times New Roman" w:hAnsi="Times New Roman" w:cs="Times New Roman"/>
          <w:i/>
          <w:iCs/>
        </w:rPr>
        <w:t>Lotus japonicus</w:t>
      </w:r>
      <w:r w:rsidRPr="00D213B7">
        <w:rPr>
          <w:rFonts w:ascii="Times New Roman" w:hAnsi="Times New Roman" w:cs="Times New Roman"/>
        </w:rPr>
        <w:t xml:space="preserve"> ecotype Gifu-B129</w:t>
      </w:r>
      <w:r w:rsidR="008763EA" w:rsidRPr="00D213B7">
        <w:rPr>
          <w:rFonts w:ascii="Times New Roman" w:hAnsi="Times New Roman" w:cs="Times New Roman"/>
        </w:rPr>
        <w:t xml:space="preserve"> </w:t>
      </w:r>
      <w:r w:rsidRPr="00D213B7">
        <w:rPr>
          <w:rFonts w:ascii="Times New Roman" w:hAnsi="Times New Roman" w:cs="Times New Roman"/>
        </w:rPr>
        <w:t xml:space="preserve">and </w:t>
      </w:r>
      <w:r w:rsidRPr="00D213B7">
        <w:rPr>
          <w:rFonts w:ascii="Times New Roman" w:hAnsi="Times New Roman" w:cs="Times New Roman"/>
          <w:i/>
          <w:iCs/>
        </w:rPr>
        <w:t>Hordeum vulgare</w:t>
      </w:r>
      <w:r w:rsidRPr="00D213B7">
        <w:rPr>
          <w:rFonts w:ascii="Times New Roman" w:hAnsi="Times New Roman" w:cs="Times New Roman"/>
        </w:rPr>
        <w:t xml:space="preserve"> var. Golden Promise</w:t>
      </w:r>
      <w:r w:rsidR="008763EA" w:rsidRPr="00D213B7">
        <w:rPr>
          <w:rFonts w:ascii="Times New Roman" w:hAnsi="Times New Roman" w:cs="Times New Roman"/>
        </w:rPr>
        <w:t xml:space="preserve"> </w:t>
      </w:r>
      <w:r w:rsidRPr="00D213B7">
        <w:rPr>
          <w:rFonts w:ascii="Times New Roman" w:hAnsi="Times New Roman" w:cs="Times New Roman"/>
        </w:rPr>
        <w:t xml:space="preserve">were used as wild-type genotypes. Common Symbiosis Signalling </w:t>
      </w:r>
      <w:r w:rsidR="006463FD" w:rsidRPr="00D213B7">
        <w:rPr>
          <w:rFonts w:ascii="Times New Roman" w:hAnsi="Times New Roman" w:cs="Times New Roman"/>
        </w:rPr>
        <w:t>P</w:t>
      </w:r>
      <w:r w:rsidRPr="00D213B7">
        <w:rPr>
          <w:rFonts w:ascii="Times New Roman" w:hAnsi="Times New Roman" w:cs="Times New Roman"/>
        </w:rPr>
        <w:t xml:space="preserve">athway </w:t>
      </w:r>
      <w:r w:rsidR="006463FD" w:rsidRPr="00D213B7">
        <w:rPr>
          <w:rFonts w:ascii="Times New Roman" w:hAnsi="Times New Roman" w:cs="Times New Roman"/>
        </w:rPr>
        <w:t xml:space="preserve">(CSSP) </w:t>
      </w:r>
      <w:r w:rsidRPr="00D213B7">
        <w:rPr>
          <w:rFonts w:ascii="Times New Roman" w:hAnsi="Times New Roman" w:cs="Times New Roman"/>
        </w:rPr>
        <w:t xml:space="preserve">mutants </w:t>
      </w:r>
      <w:r w:rsidRPr="00D213B7">
        <w:rPr>
          <w:rFonts w:ascii="Times New Roman" w:hAnsi="Times New Roman" w:cs="Times New Roman"/>
          <w:i/>
          <w:iCs/>
        </w:rPr>
        <w:t>symrk-3</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nsp1-4</w:t>
      </w:r>
      <w:r w:rsidRPr="00D213B7">
        <w:rPr>
          <w:rFonts w:ascii="Times New Roman" w:hAnsi="Times New Roman" w:cs="Times New Roman"/>
        </w:rPr>
        <w:t xml:space="preserve"> and </w:t>
      </w:r>
      <w:r w:rsidRPr="00D213B7">
        <w:rPr>
          <w:rFonts w:ascii="Times New Roman" w:hAnsi="Times New Roman" w:cs="Times New Roman"/>
          <w:i/>
          <w:iCs/>
        </w:rPr>
        <w:t>nsp2-2</w:t>
      </w:r>
      <w:r w:rsidRPr="00D213B7">
        <w:rPr>
          <w:rFonts w:ascii="Times New Roman" w:hAnsi="Times New Roman" w:cs="Times New Roman"/>
        </w:rPr>
        <w:t xml:space="preserve"> were used for </w:t>
      </w:r>
      <w:r w:rsidRPr="00D213B7">
        <w:rPr>
          <w:rFonts w:ascii="Times New Roman" w:hAnsi="Times New Roman" w:cs="Times New Roman"/>
          <w:i/>
          <w:iCs/>
        </w:rPr>
        <w:t>Lotus</w:t>
      </w:r>
      <w:r w:rsidRPr="00D213B7">
        <w:rPr>
          <w:rFonts w:ascii="Times New Roman" w:hAnsi="Times New Roman" w:cs="Times New Roman"/>
        </w:rPr>
        <w:t xml:space="preserve"> (Aarhus University LORE1 insertion mutant collection</w:t>
      </w:r>
      <w:r w:rsidR="00E116C7" w:rsidRPr="00D213B7">
        <w:rPr>
          <w:rFonts w:ascii="Times New Roman" w:hAnsi="Times New Roman" w:cs="Times New Roman"/>
        </w:rPr>
        <w:t xml:space="preserve"> in</w:t>
      </w:r>
      <w:r w:rsidRPr="00D213B7">
        <w:rPr>
          <w:rFonts w:ascii="Times New Roman" w:hAnsi="Times New Roman" w:cs="Times New Roman"/>
        </w:rPr>
        <w:t xml:space="preserve"> Gifu</w:t>
      </w:r>
      <w:r w:rsidR="00F65633" w:rsidRPr="00D213B7">
        <w:rPr>
          <w:rFonts w:ascii="Times New Roman" w:hAnsi="Times New Roman" w:cs="Times New Roman"/>
        </w:rPr>
        <w:t>-B129</w:t>
      </w:r>
      <w:r w:rsidR="00E116C7" w:rsidRPr="00D213B7">
        <w:rPr>
          <w:rFonts w:ascii="Times New Roman" w:hAnsi="Times New Roman" w:cs="Times New Roman"/>
        </w:rPr>
        <w:t xml:space="preserve"> background</w:t>
      </w:r>
      <w:r w:rsidR="00750014" w:rsidRPr="00D213B7">
        <w:rPr>
          <w:rFonts w:ascii="Times New Roman" w:hAnsi="Times New Roman" w:cs="Times New Roman"/>
        </w:rPr>
        <w:t>)</w:t>
      </w:r>
      <w:r w:rsidRPr="00D213B7">
        <w:rPr>
          <w:rFonts w:ascii="Times New Roman" w:hAnsi="Times New Roman" w:cs="Times New Roman"/>
        </w:rPr>
        <w:t xml:space="preserve"> and CRISPR/Cas9 mutants </w:t>
      </w:r>
      <w:r w:rsidRPr="00D213B7">
        <w:rPr>
          <w:rFonts w:ascii="Times New Roman" w:hAnsi="Times New Roman" w:cs="Times New Roman"/>
          <w:i/>
          <w:iCs/>
        </w:rPr>
        <w:t>symrk-1</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w:t>
      </w:r>
      <w:r w:rsidR="006463FD" w:rsidRPr="00D213B7">
        <w:rPr>
          <w:rFonts w:ascii="Times New Roman" w:hAnsi="Times New Roman" w:cs="Times New Roman"/>
          <w:i/>
          <w:iCs/>
        </w:rPr>
        <w:t>1</w:t>
      </w:r>
      <w:r w:rsidRPr="00D213B7">
        <w:rPr>
          <w:rFonts w:ascii="Times New Roman" w:hAnsi="Times New Roman" w:cs="Times New Roman"/>
        </w:rPr>
        <w:t xml:space="preserve">, </w:t>
      </w:r>
      <w:r w:rsidRPr="00D213B7">
        <w:rPr>
          <w:rFonts w:ascii="Times New Roman" w:hAnsi="Times New Roman" w:cs="Times New Roman"/>
          <w:i/>
          <w:iCs/>
        </w:rPr>
        <w:t>nsp2-</w:t>
      </w:r>
      <w:r w:rsidR="006463FD" w:rsidRPr="00D213B7">
        <w:rPr>
          <w:rFonts w:ascii="Times New Roman" w:hAnsi="Times New Roman" w:cs="Times New Roman"/>
          <w:i/>
          <w:iCs/>
        </w:rPr>
        <w:t>1</w:t>
      </w:r>
      <w:r w:rsidRPr="00D213B7">
        <w:rPr>
          <w:rFonts w:ascii="Times New Roman" w:hAnsi="Times New Roman" w:cs="Times New Roman"/>
        </w:rPr>
        <w:t xml:space="preserve"> </w:t>
      </w:r>
      <w:r w:rsidR="0053475C" w:rsidRPr="00D213B7">
        <w:rPr>
          <w:rFonts w:ascii="Times New Roman" w:hAnsi="Times New Roman" w:cs="Times New Roman"/>
        </w:rPr>
        <w:t xml:space="preserve">for </w:t>
      </w:r>
      <w:r w:rsidR="006463FD" w:rsidRPr="00D213B7">
        <w:rPr>
          <w:rFonts w:ascii="Times New Roman" w:hAnsi="Times New Roman" w:cs="Times New Roman"/>
          <w:i/>
          <w:iCs/>
        </w:rPr>
        <w:t>Hordeum</w:t>
      </w:r>
      <w:r w:rsidR="00E116C7" w:rsidRPr="00D213B7">
        <w:rPr>
          <w:rFonts w:ascii="Times New Roman" w:hAnsi="Times New Roman" w:cs="Times New Roman"/>
        </w:rPr>
        <w:t xml:space="preserve"> (Li </w:t>
      </w:r>
      <w:r w:rsidR="00E116C7" w:rsidRPr="00D213B7">
        <w:rPr>
          <w:rFonts w:ascii="Times New Roman" w:hAnsi="Times New Roman" w:cs="Times New Roman"/>
          <w:i/>
        </w:rPr>
        <w:t>et al.</w:t>
      </w:r>
      <w:r w:rsidR="00E116C7" w:rsidRPr="00D213B7">
        <w:rPr>
          <w:rFonts w:ascii="Times New Roman" w:hAnsi="Times New Roman" w:cs="Times New Roman"/>
        </w:rPr>
        <w:t>, 2022)</w:t>
      </w:r>
      <w:r w:rsidRPr="00D213B7">
        <w:rPr>
          <w:rFonts w:ascii="Times New Roman" w:hAnsi="Times New Roman" w:cs="Times New Roman"/>
        </w:rPr>
        <w:t xml:space="preserve">. </w:t>
      </w:r>
      <w:r w:rsidR="00F65633" w:rsidRPr="00D213B7">
        <w:rPr>
          <w:rFonts w:ascii="Times New Roman" w:hAnsi="Times New Roman" w:cs="Times New Roman"/>
          <w:i/>
          <w:iCs/>
        </w:rPr>
        <w:t>Lotus</w:t>
      </w:r>
      <w:r w:rsidR="00F65633" w:rsidRPr="00D213B7">
        <w:rPr>
          <w:rFonts w:ascii="Times New Roman" w:hAnsi="Times New Roman" w:cs="Times New Roman"/>
        </w:rPr>
        <w:t xml:space="preserve"> seeds were scarified using sandpaper prior to sterilisation in 3% bleach for 4min and five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washes. Seeds were stored in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overnight and subsequently used for germination. Barley seeds were sterilised in </w:t>
      </w:r>
      <w:r w:rsidR="00E116C7" w:rsidRPr="00D213B7">
        <w:rPr>
          <w:rFonts w:ascii="Times New Roman" w:hAnsi="Times New Roman" w:cs="Times New Roman"/>
        </w:rPr>
        <w:t>4</w:t>
      </w:r>
      <w:r w:rsidR="00F65633" w:rsidRPr="00D213B7">
        <w:rPr>
          <w:rFonts w:ascii="Times New Roman" w:hAnsi="Times New Roman" w:cs="Times New Roman"/>
        </w:rPr>
        <w:t xml:space="preserve">% bleach </w:t>
      </w:r>
      <w:r w:rsidR="00F65633" w:rsidRPr="00D213B7">
        <w:rPr>
          <w:rFonts w:ascii="Times New Roman" w:hAnsi="Times New Roman" w:cs="Times New Roman"/>
        </w:rPr>
        <w:lastRenderedPageBreak/>
        <w:t xml:space="preserve">and washed </w:t>
      </w:r>
      <w:r w:rsidR="00E116C7" w:rsidRPr="00D213B7">
        <w:rPr>
          <w:rFonts w:ascii="Times New Roman" w:hAnsi="Times New Roman" w:cs="Times New Roman"/>
        </w:rPr>
        <w:t>five</w:t>
      </w:r>
      <w:r w:rsidR="00F65633" w:rsidRPr="00D213B7">
        <w:rPr>
          <w:rFonts w:ascii="Times New Roman" w:hAnsi="Times New Roman" w:cs="Times New Roman"/>
        </w:rPr>
        <w:t xml:space="preserve"> times with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prior to usage.</w:t>
      </w:r>
      <w:r w:rsidR="0053475C" w:rsidRPr="00D213B7">
        <w:rPr>
          <w:rFonts w:ascii="Times New Roman" w:hAnsi="Times New Roman" w:cs="Times New Roman"/>
        </w:rPr>
        <w:t xml:space="preserve"> Seeds were germinated on wet filter paper in sterile square petri dishes for five days (21°C, day/night cycle 14/10h).</w:t>
      </w:r>
    </w:p>
    <w:p w14:paraId="5177FD42" w14:textId="77777777" w:rsidR="00F65633" w:rsidRPr="00D213B7" w:rsidRDefault="00F65633" w:rsidP="00DB2FCC">
      <w:pPr>
        <w:spacing w:line="276" w:lineRule="auto"/>
        <w:jc w:val="both"/>
        <w:rPr>
          <w:rFonts w:ascii="Times New Roman" w:hAnsi="Times New Roman" w:cs="Times New Roman"/>
        </w:rPr>
      </w:pPr>
    </w:p>
    <w:p w14:paraId="033BB07C" w14:textId="77777777" w:rsidR="00F65633" w:rsidRPr="00D213B7" w:rsidRDefault="00F65633"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Plant cultivation in </w:t>
      </w:r>
      <w:r w:rsidR="00F729C5" w:rsidRPr="00D213B7">
        <w:rPr>
          <w:rFonts w:ascii="Times New Roman" w:hAnsi="Times New Roman" w:cs="Times New Roman"/>
          <w:b/>
          <w:bCs/>
        </w:rPr>
        <w:t xml:space="preserve">Askov </w:t>
      </w:r>
      <w:r w:rsidRPr="00D213B7">
        <w:rPr>
          <w:rFonts w:ascii="Times New Roman" w:hAnsi="Times New Roman" w:cs="Times New Roman"/>
          <w:b/>
          <w:bCs/>
        </w:rPr>
        <w:t>soil</w:t>
      </w:r>
      <w:r w:rsidR="00F729C5" w:rsidRPr="00D213B7">
        <w:rPr>
          <w:rFonts w:ascii="Times New Roman" w:hAnsi="Times New Roman" w:cs="Times New Roman"/>
          <w:b/>
          <w:bCs/>
        </w:rPr>
        <w:t>s</w:t>
      </w:r>
      <w:r w:rsidRPr="00D213B7">
        <w:rPr>
          <w:rFonts w:ascii="Times New Roman" w:hAnsi="Times New Roman" w:cs="Times New Roman"/>
          <w:b/>
          <w:bCs/>
        </w:rPr>
        <w:t xml:space="preserve"> with different fertilisation regimes </w:t>
      </w:r>
    </w:p>
    <w:p w14:paraId="23EE40EB" w14:textId="3CBC9EB5" w:rsidR="002032DB" w:rsidRPr="00D213B7" w:rsidRDefault="00F65633" w:rsidP="00DB2FCC">
      <w:pPr>
        <w:spacing w:line="276" w:lineRule="auto"/>
        <w:jc w:val="both"/>
        <w:rPr>
          <w:rFonts w:ascii="Times New Roman" w:hAnsi="Times New Roman" w:cs="Times New Roman"/>
        </w:rPr>
      </w:pPr>
      <w:r w:rsidRPr="00D213B7">
        <w:rPr>
          <w:rFonts w:ascii="Times New Roman" w:hAnsi="Times New Roman" w:cs="Times New Roman"/>
        </w:rPr>
        <w:t xml:space="preserve">Germinated seedlings were potted in </w:t>
      </w:r>
      <w:r w:rsidR="00E116C7" w:rsidRPr="00D213B7">
        <w:rPr>
          <w:rFonts w:ascii="Times New Roman" w:hAnsi="Times New Roman" w:cs="Times New Roman"/>
        </w:rPr>
        <w:t>sterile</w:t>
      </w:r>
      <w:r w:rsidRPr="00D213B7">
        <w:rPr>
          <w:rFonts w:ascii="Times New Roman" w:hAnsi="Times New Roman" w:cs="Times New Roman"/>
        </w:rPr>
        <w:t xml:space="preserve"> 4x4x9cm</w:t>
      </w:r>
      <w:r w:rsidR="006C00D5" w:rsidRPr="00D213B7">
        <w:rPr>
          <w:rFonts w:ascii="Times New Roman" w:hAnsi="Times New Roman" w:cs="Times New Roman"/>
        </w:rPr>
        <w:t xml:space="preserve"> </w:t>
      </w:r>
      <w:r w:rsidRPr="00D213B7">
        <w:rPr>
          <w:rFonts w:ascii="Times New Roman" w:hAnsi="Times New Roman" w:cs="Times New Roman"/>
        </w:rPr>
        <w:t xml:space="preserve">pots containing a bottom layer of autoclaved </w:t>
      </w:r>
      <w:r w:rsidR="00D26F85" w:rsidRPr="00D213B7">
        <w:rPr>
          <w:rFonts w:ascii="Times New Roman" w:hAnsi="Times New Roman" w:cs="Times New Roman"/>
        </w:rPr>
        <w:t xml:space="preserve">LECA </w:t>
      </w:r>
      <w:r w:rsidRPr="00D213B7">
        <w:rPr>
          <w:rFonts w:ascii="Times New Roman" w:hAnsi="Times New Roman" w:cs="Times New Roman"/>
        </w:rPr>
        <w:t>(</w:t>
      </w:r>
      <w:r w:rsidR="00D26F85" w:rsidRPr="00D213B7">
        <w:rPr>
          <w:rFonts w:ascii="Times New Roman" w:hAnsi="Times New Roman" w:cs="Times New Roman"/>
        </w:rPr>
        <w:t xml:space="preserve">2-4mm, 120°C for 20min; </w:t>
      </w:r>
      <w:r w:rsidRPr="00D213B7">
        <w:rPr>
          <w:rFonts w:ascii="Times New Roman" w:hAnsi="Times New Roman" w:cs="Times New Roman"/>
        </w:rPr>
        <w:t xml:space="preserve">50ml volume), an upper layer of soil (80ml), and a top 1-cm layer of autoclaved </w:t>
      </w:r>
      <w:r w:rsidR="00E116C7" w:rsidRPr="00D213B7">
        <w:rPr>
          <w:rFonts w:ascii="Times New Roman" w:hAnsi="Times New Roman" w:cs="Times New Roman"/>
        </w:rPr>
        <w:t xml:space="preserve">fine </w:t>
      </w:r>
      <w:r w:rsidRPr="00D213B7">
        <w:rPr>
          <w:rFonts w:ascii="Times New Roman" w:hAnsi="Times New Roman" w:cs="Times New Roman"/>
        </w:rPr>
        <w:t xml:space="preserve">vermiculite. Three </w:t>
      </w:r>
      <w:del w:id="549" w:author="Simona Radutoiu" w:date="2025-03-31T11:50:00Z" w16du:dateUtc="2025-03-31T09:50:00Z">
        <w:r w:rsidR="006C00D5" w:rsidRPr="00D213B7" w:rsidDel="00B00E8D">
          <w:rPr>
            <w:rFonts w:ascii="Times New Roman" w:hAnsi="Times New Roman" w:cs="Times New Roman"/>
          </w:rPr>
          <w:delText>s</w:delText>
        </w:r>
        <w:r w:rsidRPr="00D213B7" w:rsidDel="00B00E8D">
          <w:rPr>
            <w:rFonts w:ascii="Times New Roman" w:hAnsi="Times New Roman" w:cs="Times New Roman"/>
          </w:rPr>
          <w:delText xml:space="preserve">oil types </w:delText>
        </w:r>
      </w:del>
      <w:ins w:id="550" w:author="Simona Radutoiu" w:date="2025-03-31T11:50:00Z" w16du:dateUtc="2025-03-31T09:50:00Z">
        <w:r w:rsidR="00B00E8D">
          <w:rPr>
            <w:rFonts w:ascii="Times New Roman" w:hAnsi="Times New Roman" w:cs="Times New Roman"/>
          </w:rPr>
          <w:t xml:space="preserve">soils </w:t>
        </w:r>
      </w:ins>
      <w:r w:rsidR="006C00D5" w:rsidRPr="00D213B7">
        <w:rPr>
          <w:rFonts w:ascii="Times New Roman" w:hAnsi="Times New Roman" w:cs="Times New Roman"/>
        </w:rPr>
        <w:t xml:space="preserve">deriving from the </w:t>
      </w:r>
      <w:r w:rsidRPr="00D213B7">
        <w:rPr>
          <w:rFonts w:ascii="Times New Roman" w:hAnsi="Times New Roman" w:cs="Times New Roman"/>
        </w:rPr>
        <w:t xml:space="preserve">long-term field study in Askov, </w:t>
      </w:r>
      <w:r w:rsidR="006C00D5" w:rsidRPr="00D213B7">
        <w:rPr>
          <w:rFonts w:ascii="Times New Roman" w:hAnsi="Times New Roman" w:cs="Times New Roman"/>
        </w:rPr>
        <w:t xml:space="preserve">Southern </w:t>
      </w:r>
      <w:r w:rsidRPr="00D213B7">
        <w:rPr>
          <w:rFonts w:ascii="Times New Roman" w:hAnsi="Times New Roman" w:cs="Times New Roman"/>
        </w:rPr>
        <w:t>DK</w:t>
      </w:r>
      <w:r w:rsidRPr="004219CA">
        <w:rPr>
          <w:rFonts w:ascii="Times New Roman" w:hAnsi="Times New Roman" w:cs="Times New Roman"/>
        </w:rPr>
        <w:t>,</w:t>
      </w:r>
      <w:r w:rsidR="006C00D5" w:rsidRPr="004219CA">
        <w:rPr>
          <w:rFonts w:ascii="Times New Roman" w:hAnsi="Times New Roman" w:cs="Times New Roman"/>
        </w:rPr>
        <w:t xml:space="preserve"> were included, collected </w:t>
      </w:r>
      <w:r w:rsidR="0053475C" w:rsidRPr="004219CA">
        <w:rPr>
          <w:rFonts w:ascii="Times New Roman" w:hAnsi="Times New Roman" w:cs="Times New Roman"/>
        </w:rPr>
        <w:t xml:space="preserve">in </w:t>
      </w:r>
      <w:r w:rsidR="00CF0E55" w:rsidRPr="004219CA">
        <w:rPr>
          <w:rFonts w:ascii="Times New Roman" w:hAnsi="Times New Roman" w:cs="Times New Roman"/>
        </w:rPr>
        <w:t>2019</w:t>
      </w:r>
      <w:r w:rsidR="0053475C" w:rsidRPr="004219CA">
        <w:rPr>
          <w:rFonts w:ascii="Times New Roman" w:hAnsi="Times New Roman" w:cs="Times New Roman"/>
        </w:rPr>
        <w:t xml:space="preserve"> </w:t>
      </w:r>
      <w:r w:rsidR="006C00D5" w:rsidRPr="004219CA">
        <w:rPr>
          <w:rFonts w:ascii="Times New Roman" w:hAnsi="Times New Roman" w:cs="Times New Roman"/>
        </w:rPr>
        <w:t>from fields</w:t>
      </w:r>
      <w:r w:rsidRPr="004219CA">
        <w:rPr>
          <w:rFonts w:ascii="Times New Roman" w:hAnsi="Times New Roman" w:cs="Times New Roman"/>
        </w:rPr>
        <w:t xml:space="preserve"> </w:t>
      </w:r>
      <w:r w:rsidR="006C00D5" w:rsidRPr="004219CA">
        <w:rPr>
          <w:rFonts w:ascii="Times New Roman" w:hAnsi="Times New Roman" w:cs="Times New Roman"/>
        </w:rPr>
        <w:t>annually supplied</w:t>
      </w:r>
      <w:r w:rsidRPr="004219CA">
        <w:rPr>
          <w:rFonts w:ascii="Times New Roman" w:hAnsi="Times New Roman" w:cs="Times New Roman"/>
        </w:rPr>
        <w:t xml:space="preserve"> with specific </w:t>
      </w:r>
      <w:r w:rsidR="006C00D5" w:rsidRPr="004219CA">
        <w:rPr>
          <w:rFonts w:ascii="Times New Roman" w:hAnsi="Times New Roman" w:cs="Times New Roman"/>
        </w:rPr>
        <w:t>fertiliser compositions</w:t>
      </w:r>
      <w:r w:rsidRPr="004219CA">
        <w:rPr>
          <w:rFonts w:ascii="Times New Roman" w:hAnsi="Times New Roman" w:cs="Times New Roman"/>
        </w:rPr>
        <w:t xml:space="preserve"> </w:t>
      </w:r>
      <w:r w:rsidR="006C00D5" w:rsidRPr="004219CA">
        <w:rPr>
          <w:rFonts w:ascii="Times New Roman" w:hAnsi="Times New Roman" w:cs="Times New Roman"/>
        </w:rPr>
        <w:t xml:space="preserve">over a period of </w:t>
      </w:r>
      <w:r w:rsidRPr="004219CA">
        <w:rPr>
          <w:rFonts w:ascii="Times New Roman" w:hAnsi="Times New Roman" w:cs="Times New Roman"/>
        </w:rPr>
        <w:t xml:space="preserve">125 years </w:t>
      </w:r>
      <w:r w:rsidR="00CF0E55" w:rsidRPr="004219CA">
        <w:rPr>
          <w:rFonts w:ascii="Times New Roman" w:hAnsi="Times New Roman" w:cs="Times New Roman"/>
        </w:rPr>
        <w:t xml:space="preserve">(Christensen </w:t>
      </w:r>
      <w:r w:rsidR="00CF0E55" w:rsidRPr="004219CA">
        <w:rPr>
          <w:rFonts w:ascii="Times New Roman" w:hAnsi="Times New Roman" w:cs="Times New Roman"/>
          <w:i/>
        </w:rPr>
        <w:t>et al.</w:t>
      </w:r>
      <w:r w:rsidR="00CF0E55" w:rsidRPr="004219CA">
        <w:rPr>
          <w:rFonts w:ascii="Times New Roman" w:hAnsi="Times New Roman" w:cs="Times New Roman"/>
        </w:rPr>
        <w:t>, 2022)</w:t>
      </w:r>
      <w:r w:rsidRPr="004219CA">
        <w:rPr>
          <w:rFonts w:ascii="Times New Roman" w:hAnsi="Times New Roman" w:cs="Times New Roman"/>
        </w:rPr>
        <w:t xml:space="preserve">. </w:t>
      </w:r>
      <w:r w:rsidR="0053475C" w:rsidRPr="004219CA">
        <w:rPr>
          <w:rFonts w:ascii="Times New Roman" w:hAnsi="Times New Roman" w:cs="Times New Roman"/>
        </w:rPr>
        <w:t>Soils included were h</w:t>
      </w:r>
      <w:r w:rsidRPr="004219CA">
        <w:rPr>
          <w:rFonts w:ascii="Times New Roman" w:hAnsi="Times New Roman" w:cs="Times New Roman"/>
        </w:rPr>
        <w:t>ighly-fertilised soil with NPK supplementation (NPK), nitrogen-</w:t>
      </w:r>
      <w:r w:rsidR="006C00D5" w:rsidRPr="004219CA">
        <w:rPr>
          <w:rFonts w:ascii="Times New Roman" w:hAnsi="Times New Roman" w:cs="Times New Roman"/>
        </w:rPr>
        <w:t xml:space="preserve">deficient </w:t>
      </w:r>
      <w:r w:rsidRPr="004219CA">
        <w:rPr>
          <w:rFonts w:ascii="Times New Roman" w:hAnsi="Times New Roman" w:cs="Times New Roman"/>
        </w:rPr>
        <w:t>soil with PK fertilisation (PK)</w:t>
      </w:r>
      <w:r w:rsidR="006463FD" w:rsidRPr="004219CA">
        <w:rPr>
          <w:rFonts w:ascii="Times New Roman" w:hAnsi="Times New Roman" w:cs="Times New Roman"/>
        </w:rPr>
        <w:t>,</w:t>
      </w:r>
      <w:r w:rsidRPr="004219CA">
        <w:rPr>
          <w:rFonts w:ascii="Times New Roman" w:hAnsi="Times New Roman" w:cs="Times New Roman"/>
        </w:rPr>
        <w:t xml:space="preserve"> and unfertilised soil (UF). Six biological replicates were included for each co</w:t>
      </w:r>
      <w:r w:rsidR="0053475C" w:rsidRPr="004219CA">
        <w:rPr>
          <w:rFonts w:ascii="Times New Roman" w:hAnsi="Times New Roman" w:cs="Times New Roman"/>
        </w:rPr>
        <w:t>ndition</w:t>
      </w:r>
      <w:r w:rsidRPr="004219CA">
        <w:rPr>
          <w:rFonts w:ascii="Times New Roman" w:hAnsi="Times New Roman" w:cs="Times New Roman"/>
        </w:rPr>
        <w:t xml:space="preserve">, with three </w:t>
      </w:r>
      <w:r w:rsidR="00B937AF" w:rsidRPr="004219CA">
        <w:rPr>
          <w:rFonts w:ascii="Times New Roman" w:hAnsi="Times New Roman" w:cs="Times New Roman"/>
        </w:rPr>
        <w:t>pots with</w:t>
      </w:r>
      <w:r w:rsidRPr="004219CA">
        <w:rPr>
          <w:rFonts w:ascii="Times New Roman" w:hAnsi="Times New Roman" w:cs="Times New Roman"/>
        </w:rPr>
        <w:t xml:space="preserve"> one plant/pot per replicate for </w:t>
      </w:r>
      <w:r w:rsidR="006463FD" w:rsidRPr="004219CA">
        <w:rPr>
          <w:rFonts w:ascii="Times New Roman" w:hAnsi="Times New Roman" w:cs="Times New Roman"/>
          <w:i/>
          <w:iCs/>
        </w:rPr>
        <w:t>Hordeum</w:t>
      </w:r>
      <w:r w:rsidRPr="004219CA">
        <w:rPr>
          <w:rFonts w:ascii="Times New Roman" w:hAnsi="Times New Roman" w:cs="Times New Roman"/>
        </w:rPr>
        <w:t xml:space="preserve"> (total n=18) and 10 plants per pot for </w:t>
      </w:r>
      <w:r w:rsidRPr="004219CA">
        <w:rPr>
          <w:rFonts w:ascii="Times New Roman" w:hAnsi="Times New Roman" w:cs="Times New Roman"/>
          <w:i/>
          <w:iCs/>
        </w:rPr>
        <w:t xml:space="preserve">Lotus </w:t>
      </w:r>
      <w:r w:rsidRPr="004219CA">
        <w:rPr>
          <w:rFonts w:ascii="Times New Roman" w:hAnsi="Times New Roman" w:cs="Times New Roman"/>
        </w:rPr>
        <w:t>(total n=60)</w:t>
      </w:r>
      <w:r w:rsidR="00CF0E55" w:rsidRPr="004219CA">
        <w:rPr>
          <w:rFonts w:ascii="Times New Roman" w:hAnsi="Times New Roman" w:cs="Times New Roman"/>
        </w:rPr>
        <w:t xml:space="preserve"> with the exception of </w:t>
      </w:r>
      <w:r w:rsidR="00CF0E55" w:rsidRPr="004219CA">
        <w:rPr>
          <w:rFonts w:ascii="Times New Roman" w:hAnsi="Times New Roman" w:cs="Times New Roman"/>
          <w:i/>
        </w:rPr>
        <w:t>Lotus</w:t>
      </w:r>
      <w:r w:rsidR="00CF0E55" w:rsidRPr="004219CA">
        <w:rPr>
          <w:rFonts w:ascii="Times New Roman" w:hAnsi="Times New Roman" w:cs="Times New Roman"/>
        </w:rPr>
        <w:t xml:space="preserve"> </w:t>
      </w:r>
      <w:r w:rsidR="00CF0E55" w:rsidRPr="004219CA">
        <w:rPr>
          <w:rFonts w:ascii="Times New Roman" w:hAnsi="Times New Roman" w:cs="Times New Roman"/>
          <w:i/>
        </w:rPr>
        <w:t>symrk-3</w:t>
      </w:r>
      <w:r w:rsidR="00CF0E55" w:rsidRPr="004219CA">
        <w:rPr>
          <w:rFonts w:ascii="Times New Roman" w:hAnsi="Times New Roman" w:cs="Times New Roman"/>
        </w:rPr>
        <w:t xml:space="preserve"> mutants containing 6 plants/pot due to reduced germination rate</w:t>
      </w:r>
      <w:r w:rsidRPr="004219CA">
        <w:rPr>
          <w:rFonts w:ascii="Times New Roman" w:hAnsi="Times New Roman" w:cs="Times New Roman"/>
        </w:rPr>
        <w:t xml:space="preserve">. Plants were watered with sterile </w:t>
      </w:r>
      <w:proofErr w:type="spellStart"/>
      <w:r w:rsidRPr="004219CA">
        <w:rPr>
          <w:rFonts w:ascii="Times New Roman" w:hAnsi="Times New Roman" w:cs="Times New Roman"/>
        </w:rPr>
        <w:t>milliQ</w:t>
      </w:r>
      <w:proofErr w:type="spellEnd"/>
      <w:r w:rsidRPr="004219CA">
        <w:rPr>
          <w:rFonts w:ascii="Times New Roman" w:hAnsi="Times New Roman" w:cs="Times New Roman"/>
        </w:rPr>
        <w:t xml:space="preserve"> water and cultivated in growth chambers with </w:t>
      </w:r>
      <w:r w:rsidRPr="004219CA">
        <w:rPr>
          <w:rFonts w:ascii="Times New Roman" w:hAnsi="Times New Roman" w:cs="Times New Roman"/>
          <w:i/>
          <w:iCs/>
        </w:rPr>
        <w:t xml:space="preserve">Lotus </w:t>
      </w:r>
      <w:r w:rsidRPr="004219CA">
        <w:rPr>
          <w:rFonts w:ascii="Times New Roman" w:hAnsi="Times New Roman" w:cs="Times New Roman"/>
        </w:rPr>
        <w:t>(16/8 day/night hours, 75/75% room humidity day/night, 22/18°C day/night te</w:t>
      </w:r>
      <w:r w:rsidR="00CF0E55" w:rsidRPr="004219CA">
        <w:rPr>
          <w:rFonts w:ascii="Times New Roman" w:hAnsi="Times New Roman" w:cs="Times New Roman"/>
        </w:rPr>
        <w:t>mperature, 200/0μmol light den</w:t>
      </w:r>
      <w:r w:rsidRPr="004219CA">
        <w:rPr>
          <w:rFonts w:ascii="Times New Roman" w:hAnsi="Times New Roman" w:cs="Times New Roman"/>
        </w:rPr>
        <w:t>sity day/</w:t>
      </w:r>
      <w:r w:rsidRPr="00D213B7">
        <w:rPr>
          <w:rFonts w:ascii="Times New Roman" w:hAnsi="Times New Roman" w:cs="Times New Roman"/>
        </w:rPr>
        <w:t xml:space="preserve">night) or </w:t>
      </w:r>
      <w:r w:rsidR="006463FD" w:rsidRPr="00D213B7">
        <w:rPr>
          <w:rFonts w:ascii="Times New Roman" w:hAnsi="Times New Roman" w:cs="Times New Roman"/>
          <w:i/>
          <w:iCs/>
        </w:rPr>
        <w:t>Hordeum</w:t>
      </w:r>
      <w:r w:rsidRPr="00D213B7">
        <w:rPr>
          <w:rFonts w:ascii="Times New Roman" w:hAnsi="Times New Roman" w:cs="Times New Roman"/>
        </w:rPr>
        <w:t xml:space="preserve"> </w:t>
      </w:r>
      <w:r w:rsidR="0053475C" w:rsidRPr="00D213B7">
        <w:rPr>
          <w:rFonts w:ascii="Times New Roman" w:hAnsi="Times New Roman" w:cs="Times New Roman"/>
        </w:rPr>
        <w:t xml:space="preserve">settings </w:t>
      </w:r>
      <w:r w:rsidRPr="00D213B7">
        <w:rPr>
          <w:rFonts w:ascii="Times New Roman" w:hAnsi="Times New Roman" w:cs="Times New Roman"/>
        </w:rPr>
        <w:t>(16/8 day/night hours, 75/80% room humidity day/night, 18/16°C day/night temperatures, 200/0μmol light density day/night)</w:t>
      </w:r>
      <w:r w:rsidR="00F729C5" w:rsidRPr="00D213B7">
        <w:rPr>
          <w:rFonts w:ascii="Times New Roman" w:hAnsi="Times New Roman" w:cs="Times New Roman"/>
        </w:rPr>
        <w:t xml:space="preserve"> for three weeks</w:t>
      </w:r>
      <w:r w:rsidRPr="00D213B7">
        <w:rPr>
          <w:rFonts w:ascii="Times New Roman" w:hAnsi="Times New Roman" w:cs="Times New Roman"/>
        </w:rPr>
        <w:t xml:space="preserve">. </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D213B7" w:rsidRDefault="00C46B4B"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w:t>
      </w:r>
      <w:r w:rsidR="00D26F85" w:rsidRPr="00D213B7">
        <w:rPr>
          <w:rFonts w:ascii="Times New Roman" w:hAnsi="Times New Roman" w:cs="Times New Roman"/>
          <w:b/>
          <w:bCs/>
        </w:rPr>
        <w:t>of</w:t>
      </w:r>
      <w:r w:rsidR="00F729C5" w:rsidRPr="00D213B7">
        <w:rPr>
          <w:rFonts w:ascii="Times New Roman" w:hAnsi="Times New Roman" w:cs="Times New Roman"/>
          <w:b/>
          <w:bCs/>
        </w:rPr>
        <w:t xml:space="preserve"> plants grown in Askov soils</w:t>
      </w:r>
    </w:p>
    <w:p w14:paraId="79449539" w14:textId="77777777" w:rsidR="006463FD" w:rsidRPr="004219CA" w:rsidRDefault="00F729C5" w:rsidP="00DB2FCC">
      <w:pPr>
        <w:spacing w:line="276" w:lineRule="auto"/>
        <w:jc w:val="both"/>
        <w:rPr>
          <w:rFonts w:ascii="Times New Roman" w:hAnsi="Times New Roman" w:cs="Times New Roman"/>
        </w:rPr>
      </w:pPr>
      <w:r w:rsidRPr="00D213B7">
        <w:rPr>
          <w:rFonts w:ascii="Times New Roman" w:hAnsi="Times New Roman" w:cs="Times New Roman"/>
        </w:rPr>
        <w:t>The soil block containing plant roots was taken out from pots and adhering soil was removed manually. Shoots and roots were separated, and shoot fresh</w:t>
      </w:r>
      <w:r w:rsidR="00C04304" w:rsidRPr="00D213B7">
        <w:rPr>
          <w:rFonts w:ascii="Times New Roman" w:hAnsi="Times New Roman" w:cs="Times New Roman"/>
        </w:rPr>
        <w:t xml:space="preserve"> </w:t>
      </w:r>
      <w:r w:rsidRPr="00D213B7">
        <w:rPr>
          <w:rFonts w:ascii="Times New Roman" w:hAnsi="Times New Roman" w:cs="Times New Roman"/>
        </w:rPr>
        <w:t xml:space="preserve">weights were measured. Whole roots were collected and washed five times in sterile </w:t>
      </w:r>
      <w:proofErr w:type="spellStart"/>
      <w:r w:rsidRPr="00D213B7">
        <w:rPr>
          <w:rFonts w:ascii="Times New Roman" w:hAnsi="Times New Roman" w:cs="Times New Roman"/>
        </w:rPr>
        <w:t>milliQ</w:t>
      </w:r>
      <w:proofErr w:type="spellEnd"/>
      <w:r w:rsidRPr="00D213B7">
        <w:rPr>
          <w:rFonts w:ascii="Times New Roman" w:hAnsi="Times New Roman" w:cs="Times New Roman"/>
        </w:rPr>
        <w:t xml:space="preserve"> water by vigorous manual shaking</w:t>
      </w:r>
      <w:r w:rsidRPr="004219CA">
        <w:rPr>
          <w:rFonts w:ascii="Times New Roman" w:hAnsi="Times New Roman" w:cs="Times New Roman"/>
        </w:rPr>
        <w:t xml:space="preserve"> for 30 seconds (roots belonging to plants of one biological replicate were combined). ‘Rhizosphere’ samples were collected from pellets obtained via centrifugation of the first wash solution (15min at 4,000 x </w:t>
      </w:r>
      <w:r w:rsidRPr="004219CA">
        <w:rPr>
          <w:rFonts w:ascii="Times New Roman" w:hAnsi="Times New Roman" w:cs="Times New Roman"/>
          <w:i/>
          <w:iCs/>
        </w:rPr>
        <w:t>g</w:t>
      </w:r>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wild-type, nodules were removed using scalpels and collected as ‘</w:t>
      </w:r>
      <w:r w:rsidR="000B42BB" w:rsidRPr="004219CA">
        <w:rPr>
          <w:rFonts w:ascii="Times New Roman" w:hAnsi="Times New Roman" w:cs="Times New Roman"/>
        </w:rPr>
        <w:t>nodule</w:t>
      </w:r>
      <w:r w:rsidRPr="004219CA">
        <w:rPr>
          <w:rFonts w:ascii="Times New Roman" w:hAnsi="Times New Roman" w:cs="Times New Roman"/>
        </w:rPr>
        <w:t>’ fraction. Roots were combined for each replicate, dried using sterile filter paper, cut in 1cm pieces and collected as ‘</w:t>
      </w:r>
      <w:r w:rsidR="000B42BB" w:rsidRPr="004219CA">
        <w:rPr>
          <w:rFonts w:ascii="Times New Roman" w:hAnsi="Times New Roman" w:cs="Times New Roman"/>
        </w:rPr>
        <w:t>root’</w:t>
      </w:r>
      <w:r w:rsidRPr="004219CA">
        <w:rPr>
          <w:rFonts w:ascii="Times New Roman" w:hAnsi="Times New Roman" w:cs="Times New Roman"/>
        </w:rPr>
        <w:t xml:space="preserve"> fraction. For bulk soil, samples were taken from unplanted soil pots</w:t>
      </w:r>
      <w:r w:rsidR="006463FD" w:rsidRPr="004219CA">
        <w:rPr>
          <w:rFonts w:ascii="Times New Roman" w:hAnsi="Times New Roman" w:cs="Times New Roman"/>
        </w:rPr>
        <w:t xml:space="preserve">. </w:t>
      </w:r>
      <w:r w:rsidRPr="004219CA">
        <w:rPr>
          <w:rFonts w:ascii="Times New Roman" w:hAnsi="Times New Roman" w:cs="Times New Roman"/>
          <w:i/>
          <w:iCs/>
        </w:rPr>
        <w:t xml:space="preserve">Lotus </w:t>
      </w:r>
      <w:r w:rsidR="000B42BB" w:rsidRPr="004219CA">
        <w:rPr>
          <w:rFonts w:ascii="Times New Roman" w:hAnsi="Times New Roman" w:cs="Times New Roman"/>
        </w:rPr>
        <w:t>root</w:t>
      </w:r>
      <w:r w:rsidRPr="004219CA">
        <w:rPr>
          <w:rFonts w:ascii="Times New Roman" w:hAnsi="Times New Roman" w:cs="Times New Roman"/>
        </w:rPr>
        <w:t xml:space="preserve"> samples were stored in sterile 15ml tubes and </w:t>
      </w:r>
      <w:r w:rsidR="006463FD" w:rsidRPr="004219CA">
        <w:rPr>
          <w:rFonts w:ascii="Times New Roman" w:hAnsi="Times New Roman" w:cs="Times New Roman"/>
          <w:i/>
          <w:iCs/>
        </w:rPr>
        <w:t>Hordeum</w:t>
      </w:r>
      <w:r w:rsidRPr="004219CA">
        <w:rPr>
          <w:rFonts w:ascii="Times New Roman" w:hAnsi="Times New Roman" w:cs="Times New Roman"/>
        </w:rPr>
        <w:t xml:space="preserve"> roots in 15ml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tubes containing one 1x1cm ceramic bead. All rhizosphere and bulk samples were transferred to tubes of ‘Fast DNA Spin Kit for Soil’ (MP Biomedicals), snap-frozen in liquid nitrogen and stored at -</w:t>
      </w:r>
      <w:r w:rsidR="00B937AF" w:rsidRPr="004219CA">
        <w:rPr>
          <w:rFonts w:ascii="Times New Roman" w:hAnsi="Times New Roman" w:cs="Times New Roman"/>
        </w:rPr>
        <w:t>7</w:t>
      </w:r>
      <w:r w:rsidRPr="004219CA">
        <w:rPr>
          <w:rFonts w:ascii="Times New Roman" w:hAnsi="Times New Roman" w:cs="Times New Roman"/>
        </w:rPr>
        <w:t xml:space="preserve">0°C until further processing. </w:t>
      </w:r>
    </w:p>
    <w:p w14:paraId="571D93EE" w14:textId="77777777" w:rsidR="0077294F" w:rsidRDefault="00F729C5" w:rsidP="00DB2FCC">
      <w:pPr>
        <w:spacing w:line="276" w:lineRule="auto"/>
        <w:jc w:val="both"/>
        <w:rPr>
          <w:rFonts w:ascii="Times New Roman" w:hAnsi="Times New Roman" w:cs="Times New Roman"/>
        </w:rPr>
      </w:pPr>
      <w:r w:rsidRPr="004219CA">
        <w:rPr>
          <w:rFonts w:ascii="Times New Roman" w:hAnsi="Times New Roman" w:cs="Times New Roman"/>
          <w:i/>
          <w:iCs/>
        </w:rPr>
        <w:t xml:space="preserve">Lotus </w:t>
      </w:r>
      <w:r w:rsidRPr="004219CA">
        <w:rPr>
          <w:rFonts w:ascii="Times New Roman" w:hAnsi="Times New Roman" w:cs="Times New Roman"/>
        </w:rPr>
        <w:t xml:space="preserve">root samples were homogenised by </w:t>
      </w:r>
      <w:proofErr w:type="spellStart"/>
      <w:r w:rsidRPr="004219CA">
        <w:rPr>
          <w:rFonts w:ascii="Times New Roman" w:hAnsi="Times New Roman" w:cs="Times New Roman"/>
        </w:rPr>
        <w:t>vortexing</w:t>
      </w:r>
      <w:proofErr w:type="spellEnd"/>
      <w:r w:rsidRPr="004219CA">
        <w:rPr>
          <w:rFonts w:ascii="Times New Roman" w:hAnsi="Times New Roman" w:cs="Times New Roman"/>
        </w:rPr>
        <w:t xml:space="preserve"> until root powder was obtained. </w:t>
      </w:r>
      <w:r w:rsidR="00B937AF" w:rsidRPr="004219CA">
        <w:rPr>
          <w:rFonts w:ascii="Times New Roman" w:hAnsi="Times New Roman" w:cs="Times New Roman"/>
          <w:i/>
          <w:iCs/>
        </w:rPr>
        <w:t>Hordeum</w:t>
      </w:r>
      <w:r w:rsidRPr="004219CA">
        <w:rPr>
          <w:rFonts w:ascii="Times New Roman" w:hAnsi="Times New Roman" w:cs="Times New Roman"/>
        </w:rPr>
        <w:t xml:space="preserve"> roots were homogenised using a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Quant-</w:t>
      </w:r>
      <w:proofErr w:type="spellStart"/>
      <w:r w:rsidRPr="004219CA">
        <w:rPr>
          <w:rFonts w:ascii="Times New Roman" w:hAnsi="Times New Roman" w:cs="Times New Roman"/>
        </w:rPr>
        <w:t>iT</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PicoGreen</w:t>
      </w:r>
      <w:proofErr w:type="spellEnd"/>
      <w:r w:rsidRPr="004219CA">
        <w:rPr>
          <w:rFonts w:ascii="Times New Roman" w:hAnsi="Times New Roman" w:cs="Times New Roman"/>
        </w:rPr>
        <w:t xml:space="preserve"> double-stranded DNA (dsDNA) assay kit (Life Technologies, Darmstadt, Germany) and adjusted to 3.5ng/</w:t>
      </w:r>
      <w:proofErr w:type="spellStart"/>
      <w:r w:rsidRPr="004219CA">
        <w:rPr>
          <w:rFonts w:ascii="Times New Roman" w:hAnsi="Times New Roman" w:cs="Times New Roman"/>
        </w:rPr>
        <w:t>μl</w:t>
      </w:r>
      <w:proofErr w:type="spellEnd"/>
      <w:r w:rsidRPr="004219CA">
        <w:rPr>
          <w:rFonts w:ascii="Times New Roman" w:hAnsi="Times New Roman" w:cs="Times New Roman"/>
        </w:rPr>
        <w:t xml:space="preserve">. Library preparation and sequencing was conducted separately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r w:rsidR="006463FD" w:rsidRPr="004219CA">
        <w:rPr>
          <w:rFonts w:ascii="Times New Roman" w:hAnsi="Times New Roman" w:cs="Times New Roman"/>
          <w:i/>
          <w:iCs/>
        </w:rPr>
        <w:t>Hordeum</w:t>
      </w:r>
      <w:r w:rsidRPr="004219CA">
        <w:rPr>
          <w:rFonts w:ascii="Times New Roman" w:hAnsi="Times New Roman" w:cs="Times New Roman"/>
        </w:rPr>
        <w:t xml:space="preserve"> samples. Primers amplifying the variable V5</w:t>
      </w:r>
      <w:r w:rsidRPr="004219CA">
        <w:rPr>
          <w:rFonts w:ascii="Times New Roman" w:hAnsi="Times New Roman" w:cs="Times New Roman"/>
          <w:b/>
          <w:bCs/>
        </w:rPr>
        <w:t>–</w:t>
      </w:r>
      <w:r w:rsidRPr="004219CA">
        <w:rPr>
          <w:rFonts w:ascii="Times New Roman" w:hAnsi="Times New Roman" w:cs="Times New Roman"/>
        </w:rPr>
        <w:t xml:space="preserve">V7 region of </w:t>
      </w:r>
      <w:r w:rsidR="008763EA" w:rsidRPr="004219CA">
        <w:rPr>
          <w:rFonts w:ascii="Times New Roman" w:hAnsi="Times New Roman" w:cs="Times New Roman"/>
        </w:rPr>
        <w:t xml:space="preserve">the </w:t>
      </w:r>
      <w:r w:rsidRPr="004219CA">
        <w:rPr>
          <w:rFonts w:ascii="Times New Roman" w:hAnsi="Times New Roman" w:cs="Times New Roman"/>
        </w:rPr>
        <w:t>bacterial 16S rRNA gene (</w:t>
      </w:r>
      <w:r w:rsidR="008763EA" w:rsidRPr="004219CA">
        <w:rPr>
          <w:rFonts w:ascii="Times New Roman" w:hAnsi="Times New Roman" w:cs="Times New Roman"/>
          <w:i/>
          <w:iCs/>
        </w:rPr>
        <w:t>Lotus</w:t>
      </w:r>
      <w:r w:rsidR="008763EA" w:rsidRPr="004219CA">
        <w:rPr>
          <w:rFonts w:ascii="Times New Roman" w:hAnsi="Times New Roman" w:cs="Times New Roman"/>
        </w:rPr>
        <w:t xml:space="preserve"> library: 799F AACMGGATTAGATACCCKG, 1192R ACGTCATCCCCACCTTCC; </w:t>
      </w:r>
      <w:r w:rsidR="006463FD" w:rsidRPr="004219CA">
        <w:rPr>
          <w:rFonts w:ascii="Times New Roman" w:hAnsi="Times New Roman" w:cs="Times New Roman"/>
          <w:i/>
          <w:iCs/>
        </w:rPr>
        <w:t>Hordeum</w:t>
      </w:r>
      <w:r w:rsidR="008763EA" w:rsidRPr="004219CA">
        <w:rPr>
          <w:rFonts w:ascii="Times New Roman" w:hAnsi="Times New Roman" w:cs="Times New Roman"/>
        </w:rPr>
        <w:t xml:space="preserve"> library: </w:t>
      </w:r>
      <w:r w:rsidR="008763EA" w:rsidRPr="004219CA">
        <w:rPr>
          <w:rFonts w:ascii="Times New Roman" w:hAnsi="Times New Roman" w:cs="Times New Roman"/>
          <w:color w:val="000000" w:themeColor="text1"/>
        </w:rPr>
        <w:t>799F TCGTCGGCAGCGTCAGATGTGTAT</w:t>
      </w:r>
      <w:r w:rsidR="00F33887" w:rsidRPr="004219CA">
        <w:rPr>
          <w:rFonts w:ascii="Times New Roman" w:hAnsi="Times New Roman" w:cs="Times New Roman"/>
          <w:color w:val="000000" w:themeColor="text1"/>
        </w:rPr>
        <w:t>-</w:t>
      </w:r>
      <w:r w:rsidR="008763EA" w:rsidRPr="004219CA">
        <w:rPr>
          <w:rFonts w:ascii="Times New Roman" w:hAnsi="Times New Roman" w:cs="Times New Roman"/>
          <w:color w:val="000000" w:themeColor="text1"/>
        </w:rPr>
        <w:t>AAGAGACAGAACMGGATTAGATACCCKG,</w:t>
      </w:r>
      <w:r w:rsidR="00F33887" w:rsidRPr="004219CA">
        <w:rPr>
          <w:rFonts w:ascii="Times New Roman" w:hAnsi="Times New Roman" w:cs="Times New Roman"/>
          <w:color w:val="000000" w:themeColor="text1"/>
        </w:rPr>
        <w:t xml:space="preserve"> </w:t>
      </w:r>
      <w:r w:rsidR="008763EA" w:rsidRPr="004219CA">
        <w:rPr>
          <w:rFonts w:ascii="Times New Roman" w:hAnsi="Times New Roman" w:cs="Times New Roman"/>
          <w:color w:val="000000" w:themeColor="text1"/>
        </w:rPr>
        <w:t>1192R</w:t>
      </w:r>
      <w:r w:rsidR="006463FD" w:rsidRPr="004219CA">
        <w:rPr>
          <w:rFonts w:ascii="Times New Roman" w:hAnsi="Times New Roman" w:cs="Times New Roman"/>
          <w:color w:val="000000" w:themeColor="text1"/>
        </w:rPr>
        <w:t xml:space="preserve"> </w:t>
      </w:r>
      <w:r w:rsidR="008763EA" w:rsidRPr="004219CA">
        <w:rPr>
          <w:rFonts w:ascii="Times New Roman" w:hAnsi="Times New Roman" w:cs="Times New Roman"/>
        </w:rPr>
        <w:t>GTCTCGTGGGCTCGGAGATG</w:t>
      </w:r>
      <w:r w:rsidR="00F33887" w:rsidRPr="004219CA">
        <w:rPr>
          <w:rFonts w:ascii="Times New Roman" w:hAnsi="Times New Roman" w:cs="Times New Roman"/>
        </w:rPr>
        <w:t>-</w:t>
      </w:r>
      <w:r w:rsidR="008763EA" w:rsidRPr="004219CA">
        <w:rPr>
          <w:rFonts w:ascii="Times New Roman" w:hAnsi="Times New Roman" w:cs="Times New Roman"/>
        </w:rPr>
        <w:lastRenderedPageBreak/>
        <w:t>TGTATAAGAGACAGACGTCATCCCCACCTTCC</w:t>
      </w:r>
      <w:r w:rsidRPr="004219CA">
        <w:rPr>
          <w:rFonts w:ascii="Times New Roman" w:hAnsi="Times New Roman" w:cs="Times New Roman"/>
          <w:color w:val="000000" w:themeColor="text1"/>
        </w:rPr>
        <w:t xml:space="preserve">) were used in </w:t>
      </w:r>
      <w:r w:rsidRPr="004219CA">
        <w:rPr>
          <w:rFonts w:ascii="Times New Roman" w:hAnsi="Times New Roman" w:cs="Times New Roman"/>
        </w:rPr>
        <w:t>a first PCR step</w:t>
      </w:r>
      <w:r w:rsidR="00B37DE2" w:rsidRPr="004219CA">
        <w:rPr>
          <w:rFonts w:ascii="Times New Roman" w:hAnsi="Times New Roman" w:cs="Times New Roman"/>
        </w:rPr>
        <w:t xml:space="preserve"> </w:t>
      </w:r>
      <w:r w:rsidR="00505569" w:rsidRPr="004219CA">
        <w:rPr>
          <w:rFonts w:ascii="Times New Roman" w:hAnsi="Times New Roman" w:cs="Times New Roman"/>
        </w:rPr>
        <w:t>followed by a second PCR</w:t>
      </w:r>
      <w:r w:rsidR="00B37DE2" w:rsidRPr="004219CA">
        <w:rPr>
          <w:rFonts w:ascii="Times New Roman" w:hAnsi="Times New Roman" w:cs="Times New Roman"/>
        </w:rPr>
        <w:t xml:space="preserve"> using unique barcoded primers with Illumina </w:t>
      </w:r>
      <w:proofErr w:type="spellStart"/>
      <w:r w:rsidR="00B37DE2" w:rsidRPr="004219CA">
        <w:rPr>
          <w:rFonts w:ascii="Times New Roman" w:hAnsi="Times New Roman" w:cs="Times New Roman"/>
        </w:rPr>
        <w:t>MiSeq</w:t>
      </w:r>
      <w:proofErr w:type="spellEnd"/>
      <w:r w:rsidR="00B37DE2" w:rsidRPr="004219CA">
        <w:rPr>
          <w:rFonts w:ascii="Times New Roman" w:hAnsi="Times New Roman" w:cs="Times New Roman"/>
        </w:rPr>
        <w:t xml:space="preserve"> </w:t>
      </w:r>
      <w:r w:rsidR="006463FD" w:rsidRPr="004219CA">
        <w:rPr>
          <w:rFonts w:ascii="Times New Roman" w:hAnsi="Times New Roman" w:cs="Times New Roman"/>
        </w:rPr>
        <w:t>(</w:t>
      </w:r>
      <w:r w:rsidR="006463FD" w:rsidRPr="004219CA">
        <w:rPr>
          <w:rFonts w:ascii="Times New Roman" w:hAnsi="Times New Roman" w:cs="Times New Roman"/>
          <w:i/>
          <w:iCs/>
        </w:rPr>
        <w:t>Lotus</w:t>
      </w:r>
      <w:r w:rsidR="006463FD" w:rsidRPr="004219CA">
        <w:rPr>
          <w:rFonts w:ascii="Times New Roman" w:hAnsi="Times New Roman" w:cs="Times New Roman"/>
        </w:rPr>
        <w:t xml:space="preserve">) </w:t>
      </w:r>
      <w:r w:rsidR="00B37DE2" w:rsidRPr="004219CA">
        <w:rPr>
          <w:rFonts w:ascii="Times New Roman" w:hAnsi="Times New Roman" w:cs="Times New Roman"/>
        </w:rPr>
        <w:t xml:space="preserve">or </w:t>
      </w:r>
      <w:proofErr w:type="spellStart"/>
      <w:r w:rsidR="00B37DE2" w:rsidRPr="004219CA">
        <w:rPr>
          <w:rFonts w:ascii="Times New Roman" w:hAnsi="Times New Roman" w:cs="Times New Roman"/>
        </w:rPr>
        <w:t>NovaSeq</w:t>
      </w:r>
      <w:proofErr w:type="spellEnd"/>
      <w:r w:rsidR="006463FD" w:rsidRPr="004219CA">
        <w:rPr>
          <w:rFonts w:ascii="Times New Roman" w:hAnsi="Times New Roman" w:cs="Times New Roman"/>
        </w:rPr>
        <w:t xml:space="preserve"> (</w:t>
      </w:r>
      <w:r w:rsidR="006463FD" w:rsidRPr="004219CA">
        <w:rPr>
          <w:rFonts w:ascii="Times New Roman" w:hAnsi="Times New Roman" w:cs="Times New Roman"/>
          <w:i/>
          <w:iCs/>
        </w:rPr>
        <w:t>Hordeum</w:t>
      </w:r>
      <w:r w:rsidR="006463FD" w:rsidRPr="004219CA">
        <w:rPr>
          <w:rFonts w:ascii="Times New Roman" w:hAnsi="Times New Roman" w:cs="Times New Roman"/>
        </w:rPr>
        <w:t>)</w:t>
      </w:r>
      <w:r w:rsidR="00B37DE2" w:rsidRPr="004219CA">
        <w:rPr>
          <w:rFonts w:ascii="Times New Roman" w:hAnsi="Times New Roman" w:cs="Times New Roman"/>
        </w:rPr>
        <w:t xml:space="preserve"> adapters for individual samples</w:t>
      </w:r>
      <w:r w:rsidR="00505569" w:rsidRPr="004219CA">
        <w:rPr>
          <w:rFonts w:ascii="Times New Roman" w:hAnsi="Times New Roman" w:cs="Times New Roman"/>
        </w:rPr>
        <w:t xml:space="preserve">. </w:t>
      </w:r>
      <w:r w:rsidR="00930285" w:rsidRPr="004219CA">
        <w:rPr>
          <w:rFonts w:ascii="Times New Roman" w:hAnsi="Times New Roman" w:cs="Times New Roman"/>
        </w:rPr>
        <w:t xml:space="preserve">For </w:t>
      </w:r>
      <w:r w:rsidR="00930285" w:rsidRPr="004219CA">
        <w:rPr>
          <w:rFonts w:ascii="Times New Roman" w:hAnsi="Times New Roman" w:cs="Times New Roman"/>
          <w:i/>
          <w:iCs/>
        </w:rPr>
        <w:t xml:space="preserve">Lotus </w:t>
      </w:r>
      <w:r w:rsidR="00930285" w:rsidRPr="004219CA">
        <w:rPr>
          <w:rFonts w:ascii="Times New Roman" w:hAnsi="Times New Roman" w:cs="Times New Roman"/>
        </w:rPr>
        <w:t xml:space="preserve">samples, synthetic DNA spikes </w:t>
      </w:r>
      <w:r w:rsidR="006463FD" w:rsidRPr="004219CA">
        <w:rPr>
          <w:rFonts w:ascii="Times New Roman" w:hAnsi="Times New Roman" w:cs="Times New Roman"/>
        </w:rPr>
        <w:t>(</w:t>
      </w:r>
      <w:r w:rsidR="006463FD" w:rsidRPr="004219CA">
        <w:rPr>
          <w:rFonts w:ascii="Times New Roman" w:hAnsi="Times New Roman" w:cs="Times New Roman"/>
          <w:highlight w:val="red"/>
        </w:rPr>
        <w:t>give sequence</w:t>
      </w:r>
      <w:r w:rsidR="006463FD" w:rsidRPr="004219CA">
        <w:rPr>
          <w:rFonts w:ascii="Times New Roman" w:hAnsi="Times New Roman" w:cs="Times New Roman"/>
        </w:rPr>
        <w:t xml:space="preserve">) </w:t>
      </w:r>
      <w:r w:rsidR="00930285" w:rsidRPr="004219CA">
        <w:rPr>
          <w:rFonts w:ascii="Times New Roman" w:hAnsi="Times New Roman" w:cs="Times New Roman"/>
        </w:rPr>
        <w:t xml:space="preserve">were included in PCR1, which </w:t>
      </w:r>
      <w:r w:rsidR="00B937AF" w:rsidRPr="004219CA">
        <w:rPr>
          <w:rFonts w:ascii="Times New Roman" w:hAnsi="Times New Roman" w:cs="Times New Roman"/>
        </w:rPr>
        <w:t>we</w:t>
      </w:r>
      <w:r w:rsidR="00930285" w:rsidRPr="004219CA">
        <w:rPr>
          <w:rFonts w:ascii="Times New Roman" w:hAnsi="Times New Roman" w:cs="Times New Roman"/>
        </w:rPr>
        <w:t xml:space="preserve">re, however, </w:t>
      </w:r>
      <w:r w:rsidR="00B937AF" w:rsidRPr="004219CA">
        <w:rPr>
          <w:rFonts w:ascii="Times New Roman" w:hAnsi="Times New Roman" w:cs="Times New Roman"/>
        </w:rPr>
        <w:t>excluded during</w:t>
      </w:r>
      <w:r w:rsidR="006463FD" w:rsidRPr="004219CA">
        <w:rPr>
          <w:rFonts w:ascii="Times New Roman" w:hAnsi="Times New Roman" w:cs="Times New Roman"/>
        </w:rPr>
        <w:t xml:space="preserve"> analysis</w:t>
      </w:r>
      <w:r w:rsidR="00930285" w:rsidRPr="004219CA">
        <w:rPr>
          <w:rFonts w:ascii="Times New Roman" w:hAnsi="Times New Roman" w:cs="Times New Roman"/>
        </w:rPr>
        <w:t xml:space="preserve">. </w:t>
      </w:r>
      <w:r w:rsidR="00505569" w:rsidRPr="004219CA">
        <w:rPr>
          <w:rFonts w:ascii="Times New Roman" w:hAnsi="Times New Roman" w:cs="Times New Roman"/>
        </w:rPr>
        <w:t>Amplicons were purified, pooled</w:t>
      </w:r>
      <w:r w:rsidR="00234F1D" w:rsidRPr="004219CA">
        <w:rPr>
          <w:rFonts w:ascii="Times New Roman" w:hAnsi="Times New Roman" w:cs="Times New Roman"/>
        </w:rPr>
        <w:t xml:space="preserve"> and</w:t>
      </w:r>
      <w:r w:rsidR="00505569" w:rsidRPr="004219CA">
        <w:rPr>
          <w:rFonts w:ascii="Times New Roman" w:hAnsi="Times New Roman" w:cs="Times New Roman"/>
        </w:rPr>
        <w:t xml:space="preserve"> bands of bacterial DNA fragments </w:t>
      </w:r>
      <w:r w:rsidR="00234F1D" w:rsidRPr="004219CA">
        <w:rPr>
          <w:rFonts w:ascii="Times New Roman" w:hAnsi="Times New Roman" w:cs="Times New Roman"/>
        </w:rPr>
        <w:t xml:space="preserve">were </w:t>
      </w:r>
      <w:r w:rsidR="00505569" w:rsidRPr="004219CA">
        <w:rPr>
          <w:rFonts w:ascii="Times New Roman" w:hAnsi="Times New Roman" w:cs="Times New Roman"/>
        </w:rPr>
        <w:t xml:space="preserve">extracted via gel electrophoresis </w:t>
      </w:r>
      <w:r w:rsidRPr="004219CA">
        <w:rPr>
          <w:rFonts w:ascii="Times New Roman" w:hAnsi="Times New Roman" w:cs="Times New Roman"/>
        </w:rPr>
        <w:t xml:space="preserve">and </w:t>
      </w:r>
      <w:r w:rsidR="00930285" w:rsidRPr="004219CA">
        <w:rPr>
          <w:rFonts w:ascii="Times New Roman" w:hAnsi="Times New Roman" w:cs="Times New Roman"/>
        </w:rPr>
        <w:t>purified</w:t>
      </w:r>
      <w:r w:rsidRPr="004219CA">
        <w:rPr>
          <w:rFonts w:ascii="Times New Roman" w:hAnsi="Times New Roman" w:cs="Times New Roman"/>
        </w:rPr>
        <w:t xml:space="preserve"> using ‘</w:t>
      </w:r>
      <w:proofErr w:type="spellStart"/>
      <w:r w:rsidRPr="004219CA">
        <w:rPr>
          <w:rFonts w:ascii="Times New Roman" w:hAnsi="Times New Roman" w:cs="Times New Roman"/>
        </w:rPr>
        <w:t>Nucleospin</w:t>
      </w:r>
      <w:proofErr w:type="spellEnd"/>
      <w:r w:rsidRPr="004219CA">
        <w:rPr>
          <w:rFonts w:ascii="Times New Roman" w:hAnsi="Times New Roman" w:cs="Times New Roman"/>
        </w:rPr>
        <w:t xml:space="preserve"> Gel and DNA ex</w:t>
      </w:r>
      <w:r w:rsidR="00234F1D" w:rsidRPr="004219CA">
        <w:rPr>
          <w:rFonts w:ascii="Times New Roman" w:hAnsi="Times New Roman" w:cs="Times New Roman"/>
        </w:rPr>
        <w:t>t</w:t>
      </w:r>
      <w:r w:rsidRPr="004219CA">
        <w:rPr>
          <w:rFonts w:ascii="Times New Roman" w:hAnsi="Times New Roman" w:cs="Times New Roman"/>
        </w:rPr>
        <w:t>raction kit’ (</w:t>
      </w:r>
      <w:proofErr w:type="spellStart"/>
      <w:r w:rsidRPr="004219CA">
        <w:rPr>
          <w:rFonts w:ascii="Times New Roman" w:hAnsi="Times New Roman" w:cs="Times New Roman"/>
        </w:rPr>
        <w:t>Macherey</w:t>
      </w:r>
      <w:proofErr w:type="spellEnd"/>
      <w:r w:rsidRPr="004219CA">
        <w:rPr>
          <w:rFonts w:ascii="Times New Roman" w:hAnsi="Times New Roman" w:cs="Times New Roman"/>
        </w:rPr>
        <w:t xml:space="preserve">-Nagel). Eluted DNA </w:t>
      </w:r>
      <w:r w:rsidR="00505569" w:rsidRPr="004219CA">
        <w:rPr>
          <w:rFonts w:ascii="Times New Roman" w:hAnsi="Times New Roman" w:cs="Times New Roman"/>
        </w:rPr>
        <w:t xml:space="preserve">was </w:t>
      </w:r>
      <w:r w:rsidRPr="004219CA">
        <w:rPr>
          <w:rFonts w:ascii="Times New Roman" w:hAnsi="Times New Roman" w:cs="Times New Roman"/>
        </w:rPr>
        <w:t xml:space="preserve">concentrated twice using </w:t>
      </w:r>
      <w:proofErr w:type="spellStart"/>
      <w:r w:rsidRPr="004219CA">
        <w:rPr>
          <w:rFonts w:ascii="Times New Roman" w:hAnsi="Times New Roman" w:cs="Times New Roman"/>
        </w:rPr>
        <w:t>AMPure</w:t>
      </w:r>
      <w:proofErr w:type="spellEnd"/>
      <w:r w:rsidRPr="004219CA">
        <w:rPr>
          <w:rFonts w:ascii="Times New Roman" w:hAnsi="Times New Roman" w:cs="Times New Roman"/>
        </w:rPr>
        <w:t xml:space="preserve"> XP beads</w:t>
      </w:r>
      <w:r w:rsidR="00505569" w:rsidRPr="004219CA">
        <w:rPr>
          <w:rFonts w:ascii="Times New Roman" w:hAnsi="Times New Roman" w:cs="Times New Roman"/>
        </w:rPr>
        <w:t xml:space="preserve"> (</w:t>
      </w:r>
      <w:r w:rsidR="00234F1D" w:rsidRPr="004219CA">
        <w:rPr>
          <w:rFonts w:ascii="Times New Roman" w:hAnsi="Times New Roman" w:cs="Times New Roman"/>
        </w:rPr>
        <w:t>Beckman Coulter</w:t>
      </w:r>
      <w:r w:rsidR="00505569" w:rsidRPr="004219CA">
        <w:rPr>
          <w:rFonts w:ascii="Times New Roman" w:hAnsi="Times New Roman" w:cs="Times New Roman"/>
        </w:rPr>
        <w:t>)</w:t>
      </w:r>
      <w:r w:rsidR="00D26F85" w:rsidRPr="004219CA">
        <w:rPr>
          <w:rFonts w:ascii="Times New Roman" w:hAnsi="Times New Roman" w:cs="Times New Roman"/>
        </w:rPr>
        <w:t>. T</w:t>
      </w:r>
      <w:r w:rsidR="00F33887" w:rsidRPr="004219CA">
        <w:rPr>
          <w:rFonts w:ascii="Times New Roman" w:hAnsi="Times New Roman" w:cs="Times New Roman"/>
        </w:rPr>
        <w:t xml:space="preserve">he </w:t>
      </w:r>
      <w:r w:rsidRPr="004219CA">
        <w:rPr>
          <w:rFonts w:ascii="Times New Roman" w:hAnsi="Times New Roman" w:cs="Times New Roman"/>
        </w:rPr>
        <w:t>final concentration was measured using Invitrogen Qubit dsDNA HS and BR Assay Kit (</w:t>
      </w:r>
      <w:proofErr w:type="spellStart"/>
      <w:r w:rsidRPr="004219CA">
        <w:rPr>
          <w:rFonts w:ascii="Times New Roman" w:hAnsi="Times New Roman" w:cs="Times New Roman"/>
        </w:rPr>
        <w:t>Thermo</w:t>
      </w:r>
      <w:proofErr w:type="spellEnd"/>
      <w:r w:rsidRPr="004219CA">
        <w:rPr>
          <w:rFonts w:ascii="Times New Roman" w:hAnsi="Times New Roman" w:cs="Times New Roman"/>
        </w:rPr>
        <w:t xml:space="preserve"> Fisher Scientific)</w:t>
      </w:r>
      <w:r w:rsidR="00F33887" w:rsidRPr="004219CA">
        <w:rPr>
          <w:rFonts w:ascii="Times New Roman" w:hAnsi="Times New Roman" w:cs="Times New Roman"/>
        </w:rPr>
        <w:t xml:space="preserve">, </w:t>
      </w:r>
      <w:r w:rsidRPr="004219CA">
        <w:rPr>
          <w:rFonts w:ascii="Times New Roman" w:hAnsi="Times New Roman" w:cs="Times New Roman"/>
        </w:rPr>
        <w:t xml:space="preserve">and the libraries were sequenced using Illumina </w:t>
      </w:r>
      <w:proofErr w:type="spellStart"/>
      <w:r w:rsidRPr="004219CA">
        <w:rPr>
          <w:rFonts w:ascii="Times New Roman" w:hAnsi="Times New Roman" w:cs="Times New Roman"/>
        </w:rPr>
        <w:t>MiSeq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Genewiz</w:t>
      </w:r>
      <w:proofErr w:type="spellEnd"/>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proofErr w:type="spellStart"/>
      <w:r w:rsidRPr="004219CA">
        <w:rPr>
          <w:rFonts w:ascii="Times New Roman" w:hAnsi="Times New Roman" w:cs="Times New Roman"/>
        </w:rPr>
        <w:t>NovaSeq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Novogene</w:t>
      </w:r>
      <w:proofErr w:type="spellEnd"/>
      <w:r w:rsidRPr="004219CA">
        <w:rPr>
          <w:rFonts w:ascii="Times New Roman" w:hAnsi="Times New Roman" w:cs="Times New Roman"/>
        </w:rPr>
        <w:t xml:space="preserve">) for </w:t>
      </w:r>
      <w:r w:rsidR="00B937AF" w:rsidRPr="004219CA">
        <w:rPr>
          <w:rFonts w:ascii="Times New Roman" w:hAnsi="Times New Roman" w:cs="Times New Roman"/>
          <w:i/>
          <w:iCs/>
        </w:rPr>
        <w:t>Hordeum</w:t>
      </w:r>
      <w:r w:rsidRPr="004219CA">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77777777" w:rsidR="004219CA" w:rsidRDefault="00D26F85" w:rsidP="00DB2FCC">
      <w:pPr>
        <w:spacing w:line="276" w:lineRule="auto"/>
        <w:jc w:val="both"/>
        <w:rPr>
          <w:rFonts w:ascii="Times New Roman" w:hAnsi="Times New Roman" w:cs="Times New Roman"/>
        </w:rPr>
      </w:pPr>
      <w:r w:rsidRPr="00D213B7">
        <w:rPr>
          <w:rFonts w:ascii="Times New Roman" w:hAnsi="Times New Roman" w:cs="Times New Roman"/>
          <w:b/>
          <w:bCs/>
        </w:rPr>
        <w:t>Plant cultivation in gnotobiotic systems supplied with synthetic bacterial communities</w:t>
      </w:r>
      <w:r w:rsidR="00035BB5" w:rsidRPr="00D213B7">
        <w:rPr>
          <w:rFonts w:ascii="Times New Roman" w:hAnsi="Times New Roman" w:cs="Times New Roman"/>
          <w:b/>
          <w:bCs/>
        </w:rPr>
        <w:t xml:space="preserve"> </w:t>
      </w:r>
      <w:r w:rsidRPr="00D213B7">
        <w:rPr>
          <w:rFonts w:ascii="Times New Roman" w:hAnsi="Times New Roman" w:cs="Times New Roman"/>
        </w:rPr>
        <w:t xml:space="preserve">Two independent reconstitution experiments were conducted using gnotobiotic systems. </w:t>
      </w:r>
      <w:r w:rsidRPr="00D213B7">
        <w:rPr>
          <w:rFonts w:ascii="Times New Roman" w:hAnsi="Times New Roman" w:cs="Times New Roman"/>
          <w:i/>
          <w:iCs/>
          <w:color w:val="000000" w:themeColor="text1"/>
        </w:rPr>
        <w:t>Lotus</w:t>
      </w:r>
      <w:r w:rsidRPr="00D213B7">
        <w:rPr>
          <w:rFonts w:ascii="Times New Roman" w:hAnsi="Times New Roman" w:cs="Times New Roman"/>
          <w:color w:val="000000" w:themeColor="text1"/>
        </w:rPr>
        <w:t xml:space="preserve"> seedlings were cultivated in a closed system of autoclaved magenta boxes filled with a 5:2</w:t>
      </w:r>
      <w:r w:rsidRPr="004219CA">
        <w:rPr>
          <w:rFonts w:ascii="Times New Roman" w:hAnsi="Times New Roman" w:cs="Times New Roman"/>
          <w:color w:val="000000" w:themeColor="text1"/>
        </w:rPr>
        <w:t xml:space="preserve"> mixture of autoclaved LECA and baked sand (overnight at 200°C) and a 1cm-layer of autoclaved </w:t>
      </w:r>
      <w:r w:rsidR="000B42BB" w:rsidRPr="004219CA">
        <w:rPr>
          <w:rFonts w:ascii="Times New Roman" w:hAnsi="Times New Roman" w:cs="Times New Roman"/>
          <w:color w:val="000000" w:themeColor="text1"/>
        </w:rPr>
        <w:t xml:space="preserve">fine </w:t>
      </w:r>
      <w:r w:rsidRPr="004219CA">
        <w:rPr>
          <w:rFonts w:ascii="Times New Roman" w:hAnsi="Times New Roman" w:cs="Times New Roman"/>
          <w:color w:val="000000" w:themeColor="text1"/>
        </w:rPr>
        <w:t xml:space="preserve">vermiculite. For each </w:t>
      </w:r>
      <w:r w:rsidR="006236A8" w:rsidRPr="004219CA">
        <w:rPr>
          <w:rFonts w:ascii="Times New Roman" w:hAnsi="Times New Roman" w:cs="Times New Roman"/>
          <w:color w:val="000000" w:themeColor="text1"/>
        </w:rPr>
        <w:t xml:space="preserve">genotype, four biological replicates were included with 25 seedlings/box (total n=100). </w:t>
      </w:r>
      <w:r w:rsidR="00895DAE" w:rsidRPr="004219CA">
        <w:rPr>
          <w:rFonts w:ascii="Times New Roman" w:hAnsi="Times New Roman" w:cs="Times New Roman"/>
          <w:color w:val="000000" w:themeColor="text1"/>
        </w:rPr>
        <w:t>Plants were watered with</w:t>
      </w:r>
      <w:r w:rsidR="006236A8" w:rsidRPr="004219CA">
        <w:rPr>
          <w:rFonts w:ascii="Times New Roman" w:hAnsi="Times New Roman" w:cs="Times New Roman"/>
          <w:color w:val="000000" w:themeColor="text1"/>
        </w:rPr>
        <w:t xml:space="preserve"> low nitrogen low phosphorus Long Ashton media (0.75mM </w:t>
      </w:r>
      <w:proofErr w:type="spellStart"/>
      <w:r w:rsidR="006236A8" w:rsidRPr="004219CA">
        <w:rPr>
          <w:rFonts w:ascii="Times New Roman" w:hAnsi="Times New Roman" w:cs="Times New Roman"/>
          <w:color w:val="000000" w:themeColor="text1"/>
        </w:rPr>
        <w:t>MgSO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0, 1mM </w:t>
      </w:r>
      <w:proofErr w:type="spellStart"/>
      <w:r w:rsidR="006236A8" w:rsidRPr="004219CA">
        <w:rPr>
          <w:rFonts w:ascii="Times New Roman" w:hAnsi="Times New Roman" w:cs="Times New Roman"/>
          <w:color w:val="000000" w:themeColor="text1"/>
        </w:rPr>
        <w:t>NaNO</w:t>
      </w:r>
      <w:proofErr w:type="spellEnd"/>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1mM K</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2mM </w:t>
      </w:r>
      <w:proofErr w:type="spellStart"/>
      <w:r w:rsidR="006236A8" w:rsidRPr="004219CA">
        <w:rPr>
          <w:rFonts w:ascii="Times New Roman" w:hAnsi="Times New Roman" w:cs="Times New Roman"/>
          <w:color w:val="000000" w:themeColor="text1"/>
        </w:rPr>
        <w:t>CaCl</w:t>
      </w:r>
      <w:proofErr w:type="spellEnd"/>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0.032mM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HPO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5μM </w:t>
      </w:r>
      <w:proofErr w:type="spellStart"/>
      <w:r w:rsidR="006236A8" w:rsidRPr="004219CA">
        <w:rPr>
          <w:rFonts w:ascii="Times New Roman" w:hAnsi="Times New Roman" w:cs="Times New Roman"/>
          <w:color w:val="000000" w:themeColor="text1"/>
        </w:rPr>
        <w:t>MnSO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0.25μM </w:t>
      </w:r>
      <w:proofErr w:type="spellStart"/>
      <w:r w:rsidR="006236A8" w:rsidRPr="004219CA">
        <w:rPr>
          <w:rFonts w:ascii="Times New Roman" w:hAnsi="Times New Roman" w:cs="Times New Roman"/>
          <w:color w:val="000000" w:themeColor="text1"/>
        </w:rPr>
        <w:t>CuSO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x5H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0.5μM </w:t>
      </w:r>
      <w:proofErr w:type="spellStart"/>
      <w:r w:rsidR="006236A8" w:rsidRPr="004219CA">
        <w:rPr>
          <w:rFonts w:ascii="Times New Roman" w:hAnsi="Times New Roman" w:cs="Times New Roman"/>
          <w:color w:val="000000" w:themeColor="text1"/>
        </w:rPr>
        <w:t>ZnSO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25μM H</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BO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0.1μM Na</w:t>
      </w:r>
      <w:r w:rsidR="006236A8" w:rsidRPr="004219CA">
        <w:rPr>
          <w:rFonts w:ascii="Times New Roman" w:hAnsi="Times New Roman" w:cs="Times New Roman"/>
          <w:color w:val="000000" w:themeColor="text1"/>
          <w:position w:val="-2"/>
          <w:vertAlign w:val="subscript"/>
        </w:rPr>
        <w:t>2</w:t>
      </w:r>
      <w:proofErr w:type="spellStart"/>
      <w:r w:rsidR="006236A8" w:rsidRPr="004219CA">
        <w:rPr>
          <w:rFonts w:ascii="Times New Roman" w:hAnsi="Times New Roman" w:cs="Times New Roman"/>
          <w:color w:val="000000" w:themeColor="text1"/>
        </w:rPr>
        <w:t>MoO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Fe-EDTA) and seedlings were planted and cultivated for four weeks at </w:t>
      </w:r>
      <w:r w:rsidR="006236A8" w:rsidRPr="004219CA">
        <w:rPr>
          <w:rFonts w:ascii="Times New Roman" w:hAnsi="Times New Roman" w:cs="Times New Roman"/>
        </w:rPr>
        <w:t>21°C, 16/8 day/night hours, 100/0μmol light density day/night. One day after planting, plants were inoculated with the Lj-SPHERE bacterial culture collection</w:t>
      </w:r>
      <w:r w:rsidR="00915ADB" w:rsidRPr="004219CA">
        <w:rPr>
          <w:rFonts w:ascii="Times New Roman" w:hAnsi="Times New Roman" w:cs="Times New Roman"/>
        </w:rPr>
        <w:t xml:space="preserve"> (Wippel </w:t>
      </w:r>
      <w:r w:rsidR="00915ADB" w:rsidRPr="004219CA">
        <w:rPr>
          <w:rFonts w:ascii="Times New Roman" w:hAnsi="Times New Roman" w:cs="Times New Roman"/>
          <w:i/>
        </w:rPr>
        <w:t>et al.</w:t>
      </w:r>
      <w:r w:rsidR="00915ADB" w:rsidRPr="004219CA">
        <w:rPr>
          <w:rFonts w:ascii="Times New Roman" w:hAnsi="Times New Roman" w:cs="Times New Roman"/>
        </w:rPr>
        <w:t>, 202</w:t>
      </w:r>
      <w:r w:rsidR="00B937AF" w:rsidRPr="004219CA">
        <w:rPr>
          <w:rFonts w:ascii="Times New Roman" w:hAnsi="Times New Roman" w:cs="Times New Roman"/>
        </w:rPr>
        <w:t xml:space="preserve">1, </w:t>
      </w:r>
      <w:r w:rsidR="00B937AF" w:rsidRPr="004219CA">
        <w:rPr>
          <w:rFonts w:ascii="Times New Roman" w:hAnsi="Times New Roman" w:cs="Times New Roman"/>
          <w:highlight w:val="red"/>
        </w:rPr>
        <w:t>Suppl. Table</w:t>
      </w:r>
      <w:r w:rsidR="00B937AF" w:rsidRPr="001F631A">
        <w:rPr>
          <w:rFonts w:ascii="Times New Roman" w:hAnsi="Times New Roman" w:cs="Times New Roman"/>
          <w:highlight w:val="red"/>
        </w:rPr>
        <w:t xml:space="preserve"> </w:t>
      </w:r>
      <w:r w:rsidR="001F631A" w:rsidRPr="001F631A">
        <w:rPr>
          <w:rFonts w:ascii="Times New Roman" w:hAnsi="Times New Roman" w:cs="Times New Roman"/>
          <w:highlight w:val="red"/>
        </w:rPr>
        <w:t>4</w:t>
      </w:r>
      <w:r w:rsidR="00915ADB" w:rsidRPr="004219CA">
        <w:rPr>
          <w:rFonts w:ascii="Times New Roman" w:hAnsi="Times New Roman" w:cs="Times New Roman"/>
        </w:rPr>
        <w:t>)</w:t>
      </w:r>
      <w:r w:rsidR="005073EE" w:rsidRPr="004219CA">
        <w:rPr>
          <w:rFonts w:ascii="Times New Roman" w:hAnsi="Times New Roman" w:cs="Times New Roman"/>
        </w:rPr>
        <w:t>. For this,</w:t>
      </w:r>
      <w:r w:rsidR="006236A8" w:rsidRPr="004219CA">
        <w:rPr>
          <w:rFonts w:ascii="Times New Roman" w:hAnsi="Times New Roman" w:cs="Times New Roman"/>
        </w:rPr>
        <w:t xml:space="preserve"> equal amounts of each bacterial culture based on OD</w:t>
      </w:r>
      <w:r w:rsidR="006236A8" w:rsidRPr="004219CA">
        <w:rPr>
          <w:rFonts w:ascii="Times New Roman" w:hAnsi="Times New Roman" w:cs="Times New Roman"/>
          <w:vertAlign w:val="subscript"/>
        </w:rPr>
        <w:t>600</w:t>
      </w:r>
      <w:r w:rsidR="006236A8" w:rsidRPr="004219CA">
        <w:rPr>
          <w:rFonts w:ascii="Times New Roman" w:hAnsi="Times New Roman" w:cs="Times New Roman"/>
        </w:rPr>
        <w:t xml:space="preserve"> measurements </w:t>
      </w:r>
      <w:r w:rsidR="005073EE" w:rsidRPr="004219CA">
        <w:rPr>
          <w:rFonts w:ascii="Times New Roman" w:hAnsi="Times New Roman" w:cs="Times New Roman"/>
        </w:rPr>
        <w:t>were pooled and diluted to a final concentration of 0.02</w:t>
      </w:r>
      <w:r w:rsidR="00B937AF" w:rsidRPr="004219CA">
        <w:rPr>
          <w:rFonts w:ascii="Times New Roman" w:hAnsi="Times New Roman" w:cs="Times New Roman"/>
        </w:rPr>
        <w:t xml:space="preserve"> in media</w:t>
      </w:r>
      <w:r w:rsidR="005073EE" w:rsidRPr="004219CA">
        <w:rPr>
          <w:rFonts w:ascii="Times New Roman" w:hAnsi="Times New Roman" w:cs="Times New Roman"/>
        </w:rPr>
        <w:t>. 3ml of inoculum was added to each box system.</w:t>
      </w:r>
      <w:r w:rsidR="00B937AF" w:rsidRPr="004219CA">
        <w:rPr>
          <w:rFonts w:ascii="Times New Roman" w:hAnsi="Times New Roman" w:cs="Times New Roman"/>
          <w:b/>
          <w:bCs/>
        </w:rPr>
        <w:t xml:space="preserve"> </w:t>
      </w:r>
      <w:r w:rsidR="005073EE" w:rsidRPr="004219CA">
        <w:rPr>
          <w:rFonts w:ascii="Times New Roman" w:hAnsi="Times New Roman" w:cs="Times New Roman"/>
        </w:rPr>
        <w:t xml:space="preserve">For </w:t>
      </w:r>
      <w:r w:rsidR="00B937AF" w:rsidRPr="004219CA">
        <w:rPr>
          <w:rFonts w:ascii="Times New Roman" w:hAnsi="Times New Roman" w:cs="Times New Roman"/>
          <w:i/>
          <w:iCs/>
        </w:rPr>
        <w:t>Hordeum</w:t>
      </w:r>
      <w:r w:rsidR="005073EE" w:rsidRPr="004219CA">
        <w:rPr>
          <w:rFonts w:ascii="Times New Roman" w:hAnsi="Times New Roman" w:cs="Times New Roman"/>
        </w:rPr>
        <w:t xml:space="preserve">, seedlings were planted in </w:t>
      </w:r>
      <w:r w:rsidR="00865851" w:rsidRPr="004219CA">
        <w:rPr>
          <w:rFonts w:ascii="Times New Roman" w:hAnsi="Times New Roman" w:cs="Times New Roman"/>
        </w:rPr>
        <w:t>sterile</w:t>
      </w:r>
      <w:r w:rsidR="005073EE" w:rsidRPr="004219CA">
        <w:rPr>
          <w:rFonts w:ascii="Times New Roman" w:hAnsi="Times New Roman" w:cs="Times New Roman"/>
        </w:rPr>
        <w:t xml:space="preserv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w:t>
      </w:r>
      <w:proofErr w:type="gramStart"/>
      <w:r w:rsidR="005073EE" w:rsidRPr="004219CA">
        <w:rPr>
          <w:rFonts w:ascii="Times New Roman" w:hAnsi="Times New Roman" w:cs="Times New Roman"/>
        </w:rPr>
        <w:t>C day</w:t>
      </w:r>
      <w:proofErr w:type="gramEnd"/>
      <w:r w:rsidR="005073EE" w:rsidRPr="004219CA">
        <w:rPr>
          <w:rFonts w:ascii="Times New Roman" w:hAnsi="Times New Roman" w:cs="Times New Roman"/>
        </w:rPr>
        <w:t>/night temperatures, and 200/0μmol light density day/night settings.</w:t>
      </w:r>
      <w:r w:rsidR="00763316" w:rsidRPr="004219CA">
        <w:rPr>
          <w:rFonts w:ascii="Times New Roman" w:hAnsi="Times New Roman" w:cs="Times New Roman"/>
        </w:rPr>
        <w:t xml:space="preserve"> One day after planting, the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culture collection with bacterial strains isolated from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plants </w:t>
      </w:r>
      <w:r w:rsidR="00B937AF" w:rsidRPr="004219CA">
        <w:rPr>
          <w:rFonts w:ascii="Times New Roman" w:hAnsi="Times New Roman" w:cs="Times New Roman"/>
        </w:rPr>
        <w:t xml:space="preserve">grown in soil </w:t>
      </w:r>
      <w:r w:rsidR="00763316" w:rsidRPr="004219CA">
        <w:rPr>
          <w:rFonts w:ascii="Times New Roman" w:hAnsi="Times New Roman" w:cs="Times New Roman"/>
        </w:rPr>
        <w:t>(collection of the Plant Molecular Biolo</w:t>
      </w:r>
      <w:r w:rsidR="001408CF" w:rsidRPr="004219CA">
        <w:rPr>
          <w:rFonts w:ascii="Times New Roman" w:hAnsi="Times New Roman" w:cs="Times New Roman"/>
        </w:rPr>
        <w:t>gy Group, Aarhus University, DK, unpublished</w:t>
      </w:r>
      <w:r w:rsidR="00B937AF" w:rsidRPr="004219CA">
        <w:rPr>
          <w:rFonts w:ascii="Times New Roman" w:hAnsi="Times New Roman" w:cs="Times New Roman"/>
        </w:rPr>
        <w:t xml:space="preserve">, </w:t>
      </w:r>
      <w:r w:rsidR="00B937AF" w:rsidRPr="001F631A">
        <w:rPr>
          <w:rFonts w:ascii="Times New Roman" w:hAnsi="Times New Roman" w:cs="Times New Roman"/>
          <w:highlight w:val="red"/>
        </w:rPr>
        <w:t xml:space="preserve">Suppl. Table </w:t>
      </w:r>
      <w:r w:rsidR="001F631A" w:rsidRPr="001F631A">
        <w:rPr>
          <w:rFonts w:ascii="Times New Roman" w:hAnsi="Times New Roman" w:cs="Times New Roman"/>
          <w:highlight w:val="red"/>
        </w:rPr>
        <w:t>6</w:t>
      </w:r>
      <w:r w:rsidR="001408CF" w:rsidRPr="004219CA">
        <w:rPr>
          <w:rFonts w:ascii="Times New Roman" w:hAnsi="Times New Roman" w:cs="Times New Roman"/>
        </w:rPr>
        <w:t xml:space="preserve">) </w:t>
      </w:r>
      <w:r w:rsidR="00763316" w:rsidRPr="004219CA">
        <w:rPr>
          <w:rFonts w:ascii="Times New Roman" w:hAnsi="Times New Roman" w:cs="Times New Roman"/>
        </w:rPr>
        <w:t>was applied as inoculum (</w:t>
      </w:r>
      <w:r w:rsidR="001408CF" w:rsidRPr="004219CA">
        <w:rPr>
          <w:rFonts w:ascii="Times New Roman" w:hAnsi="Times New Roman" w:cs="Times New Roman"/>
        </w:rPr>
        <w:t xml:space="preserve">preparation of individual cultures, mixing of equal proportions of each isolate based on </w:t>
      </w:r>
      <w:r w:rsidR="00763316" w:rsidRPr="004219CA">
        <w:rPr>
          <w:rFonts w:ascii="Times New Roman" w:hAnsi="Times New Roman" w:cs="Times New Roman"/>
        </w:rPr>
        <w:t>OD</w:t>
      </w:r>
      <w:r w:rsidR="00763316" w:rsidRPr="004219CA">
        <w:rPr>
          <w:rFonts w:ascii="Times New Roman" w:hAnsi="Times New Roman" w:cs="Times New Roman"/>
          <w:vertAlign w:val="subscript"/>
        </w:rPr>
        <w:t>600</w:t>
      </w:r>
      <w:r w:rsidR="001408CF" w:rsidRPr="004219CA">
        <w:rPr>
          <w:rFonts w:ascii="Times New Roman" w:hAnsi="Times New Roman" w:cs="Times New Roman"/>
        </w:rPr>
        <w:t xml:space="preserve"> measurements, final concentration set to 0.01 and</w:t>
      </w:r>
      <w:r w:rsidR="00763316" w:rsidRPr="004219CA">
        <w:rPr>
          <w:rFonts w:ascii="Times New Roman" w:hAnsi="Times New Roman" w:cs="Times New Roman"/>
        </w:rPr>
        <w:t xml:space="preserve"> 3ml per pot</w:t>
      </w:r>
      <w:r w:rsidR="001408CF" w:rsidRPr="004219CA">
        <w:rPr>
          <w:rFonts w:ascii="Times New Roman" w:hAnsi="Times New Roman" w:cs="Times New Roman"/>
        </w:rPr>
        <w:t xml:space="preserve"> inoculated</w:t>
      </w:r>
      <w:r w:rsidR="00763316" w:rsidRPr="004219CA">
        <w:rPr>
          <w:rFonts w:ascii="Times New Roman" w:hAnsi="Times New Roman" w:cs="Times New Roman"/>
        </w:rPr>
        <w:t xml:space="preserve">). In addition, plants were supplied with AM fungi on the day of planting. For this, </w:t>
      </w:r>
      <w:proofErr w:type="spellStart"/>
      <w:r w:rsidR="00763316" w:rsidRPr="004219CA">
        <w:rPr>
          <w:rFonts w:ascii="Times New Roman" w:hAnsi="Times New Roman" w:cs="Times New Roman"/>
          <w:i/>
          <w:iCs/>
        </w:rPr>
        <w:t>Rhizophagus</w:t>
      </w:r>
      <w:proofErr w:type="spellEnd"/>
      <w:r w:rsidR="00763316" w:rsidRPr="004219CA">
        <w:rPr>
          <w:rFonts w:ascii="Times New Roman" w:hAnsi="Times New Roman" w:cs="Times New Roman"/>
          <w:i/>
          <w:iCs/>
        </w:rPr>
        <w:t xml:space="preserve"> irregularis </w:t>
      </w:r>
      <w:r w:rsidR="00763316" w:rsidRPr="004219CA">
        <w:rPr>
          <w:rFonts w:ascii="Times New Roman" w:hAnsi="Times New Roman" w:cs="Times New Roman"/>
        </w:rPr>
        <w:t>spores (</w:t>
      </w:r>
      <w:proofErr w:type="spellStart"/>
      <w:r w:rsidR="00763316" w:rsidRPr="004219CA">
        <w:rPr>
          <w:rFonts w:ascii="Times New Roman" w:hAnsi="Times New Roman" w:cs="Times New Roman"/>
        </w:rPr>
        <w:t>Agro</w:t>
      </w:r>
      <w:proofErr w:type="spellEnd"/>
      <w:r w:rsidR="00763316" w:rsidRPr="004219CA">
        <w:rPr>
          <w:rFonts w:ascii="Times New Roman" w:hAnsi="Times New Roman" w:cs="Times New Roman"/>
        </w:rPr>
        <w:t xml:space="preserve"> Nutrition, FR) were washed twice with Long Ashton media and 1ml of the final spore mix (400spores/ml) was applied</w:t>
      </w:r>
      <w:r w:rsidR="00B937AF" w:rsidRPr="004219CA">
        <w:rPr>
          <w:rFonts w:ascii="Times New Roman" w:hAnsi="Times New Roman" w:cs="Times New Roman"/>
        </w:rPr>
        <w:t xml:space="preserve"> to each pot (1cm under surface near plant root)</w:t>
      </w:r>
      <w:r w:rsidR="004219CA" w:rsidRPr="004219CA">
        <w:rPr>
          <w:rFonts w:ascii="Times New Roman" w:hAnsi="Times New Roman" w:cs="Times New Roman"/>
        </w:rPr>
        <w:t>.</w:t>
      </w:r>
    </w:p>
    <w:p w14:paraId="23FCC829" w14:textId="77777777" w:rsidR="0077294F" w:rsidRPr="0077294F" w:rsidRDefault="0077294F" w:rsidP="00DB2FCC">
      <w:pPr>
        <w:spacing w:line="276" w:lineRule="auto"/>
        <w:jc w:val="both"/>
        <w:rPr>
          <w:rFonts w:ascii="Times New Roman" w:hAnsi="Times New Roman" w:cs="Times New Roman"/>
        </w:rPr>
      </w:pPr>
    </w:p>
    <w:p w14:paraId="3397810C" w14:textId="77777777" w:rsidR="004219CA" w:rsidRPr="004219CA" w:rsidRDefault="004219CA" w:rsidP="00DB2FCC">
      <w:pPr>
        <w:pStyle w:val="NormalWeb"/>
        <w:spacing w:before="0" w:beforeAutospacing="0" w:after="0" w:afterAutospacing="0" w:line="276" w:lineRule="auto"/>
        <w:jc w:val="both"/>
      </w:pPr>
      <w:r w:rsidRPr="004219CA">
        <w:rPr>
          <w:b/>
          <w:bCs/>
        </w:rPr>
        <w:t>Hordeum growth test in microbe-free condition</w:t>
      </w:r>
    </w:p>
    <w:p w14:paraId="563E6D05" w14:textId="77777777" w:rsidR="00763316" w:rsidRDefault="00763316" w:rsidP="00DB2FCC">
      <w:pPr>
        <w:pStyle w:val="NormalWeb"/>
        <w:spacing w:before="0" w:beforeAutospacing="0" w:after="0" w:afterAutospacing="0" w:line="276" w:lineRule="auto"/>
        <w:jc w:val="both"/>
      </w:pPr>
      <w:r w:rsidRPr="004219CA">
        <w:t xml:space="preserve">To assess for potential growth deficits caused by </w:t>
      </w:r>
      <w:r w:rsidR="004219CA" w:rsidRPr="004219CA">
        <w:t xml:space="preserve">CSSP </w:t>
      </w:r>
      <w:r w:rsidRPr="004219CA">
        <w:t>mutations</w:t>
      </w:r>
      <w:r w:rsidR="004219CA" w:rsidRPr="004219CA">
        <w:t xml:space="preserve"> in </w:t>
      </w:r>
      <w:r w:rsidR="004219CA" w:rsidRPr="004219CA">
        <w:rPr>
          <w:i/>
          <w:iCs/>
        </w:rPr>
        <w:t>Hordeum</w:t>
      </w:r>
      <w:r w:rsidRPr="004219CA">
        <w:t>, a control setup was prepared in parallel</w:t>
      </w:r>
      <w:r w:rsidR="001408CF" w:rsidRPr="004219CA">
        <w:t xml:space="preserve"> </w:t>
      </w:r>
      <w:r w:rsidR="004219CA" w:rsidRPr="004219CA">
        <w:t>to the gnotobiotic experiment (see above)</w:t>
      </w:r>
      <w:r w:rsidRPr="004219CA">
        <w:t xml:space="preserve">, in which all genotypes were supplied with Long Ashton media with high nitrogen and phosphorus levels (2.5mM </w:t>
      </w:r>
      <w:proofErr w:type="spellStart"/>
      <w:r w:rsidRPr="004219CA">
        <w:t>NaNO</w:t>
      </w:r>
      <w:proofErr w:type="spellEnd"/>
      <w:r w:rsidRPr="004219CA">
        <w:rPr>
          <w:position w:val="-2"/>
          <w:sz w:val="16"/>
          <w:szCs w:val="16"/>
        </w:rPr>
        <w:t xml:space="preserve">3 </w:t>
      </w:r>
      <w:r w:rsidRPr="004219CA">
        <w:lastRenderedPageBreak/>
        <w:t>and 1mM Na</w:t>
      </w:r>
      <w:r w:rsidRPr="004219CA">
        <w:rPr>
          <w:position w:val="-2"/>
          <w:sz w:val="16"/>
          <w:szCs w:val="16"/>
        </w:rPr>
        <w:t>2</w:t>
      </w:r>
      <w:r w:rsidRPr="004219CA">
        <w:t>HPO</w:t>
      </w:r>
      <w:r w:rsidRPr="004219CA">
        <w:rPr>
          <w:position w:val="-2"/>
          <w:sz w:val="16"/>
          <w:szCs w:val="16"/>
        </w:rPr>
        <w:t>4</w:t>
      </w:r>
      <w:r w:rsidRPr="004219CA">
        <w:t>) and in which no microbes were inoculated. Ten replicates for each genotype were included</w:t>
      </w:r>
      <w:r w:rsidR="0077294F">
        <w:t xml:space="preserve"> (each </w:t>
      </w:r>
      <w:r w:rsidRPr="004219CA">
        <w:t>one pot with one plant/pot</w:t>
      </w:r>
      <w:r w:rsidR="0077294F">
        <w:t>)</w:t>
      </w:r>
      <w:r w:rsidRPr="004219CA">
        <w:t>.</w:t>
      </w:r>
      <w:r w:rsidR="004219CA" w:rsidRPr="004219CA">
        <w:t xml:space="preserve"> Shoot fresh weights were noted </w:t>
      </w:r>
      <w:r w:rsidR="0077294F">
        <w:t>for</w:t>
      </w:r>
      <w:r w:rsidR="004219CA" w:rsidRPr="004219CA">
        <w:t xml:space="preserve"> growth documentation.</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D213B7" w:rsidRDefault="00B942A9"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of plants grown </w:t>
      </w:r>
      <w:r w:rsidR="00505569" w:rsidRPr="00D213B7">
        <w:rPr>
          <w:rFonts w:ascii="Times New Roman" w:hAnsi="Times New Roman" w:cs="Times New Roman"/>
          <w:b/>
          <w:bCs/>
        </w:rPr>
        <w:t xml:space="preserve">in </w:t>
      </w:r>
      <w:r w:rsidRPr="00D213B7">
        <w:rPr>
          <w:rFonts w:ascii="Times New Roman" w:hAnsi="Times New Roman" w:cs="Times New Roman"/>
          <w:b/>
          <w:bCs/>
        </w:rPr>
        <w:t>gnotobiotic systems</w:t>
      </w:r>
    </w:p>
    <w:p w14:paraId="12B1E795" w14:textId="77777777" w:rsidR="00FA7486" w:rsidRPr="00D213B7" w:rsidRDefault="00264E7C" w:rsidP="00DB2FCC">
      <w:pPr>
        <w:spacing w:line="276" w:lineRule="auto"/>
        <w:jc w:val="both"/>
        <w:rPr>
          <w:rFonts w:ascii="Times New Roman" w:hAnsi="Times New Roman" w:cs="Times New Roman"/>
        </w:rPr>
      </w:pPr>
      <w:r w:rsidRPr="00D213B7">
        <w:rPr>
          <w:rFonts w:ascii="Times New Roman" w:hAnsi="Times New Roman" w:cs="Times New Roman"/>
        </w:rPr>
        <w:t xml:space="preserve">Details on harvest and sample collection are similar to the procedure described for the soil experiment with minor alterations. Leca and sand were removed manually in the gnotobiotic studies. For </w:t>
      </w:r>
      <w:r w:rsidRPr="00D213B7">
        <w:rPr>
          <w:rFonts w:ascii="Times New Roman" w:hAnsi="Times New Roman" w:cs="Times New Roman"/>
          <w:i/>
          <w:iCs/>
        </w:rPr>
        <w:t>Lotus</w:t>
      </w:r>
      <w:r w:rsidRPr="00D213B7">
        <w:rPr>
          <w:rFonts w:ascii="Times New Roman" w:hAnsi="Times New Roman" w:cs="Times New Roman"/>
        </w:rPr>
        <w:t>, plants from one magenta box system were collectively used for ‘</w:t>
      </w:r>
      <w:r w:rsidR="001408CF" w:rsidRPr="00D213B7">
        <w:rPr>
          <w:rFonts w:ascii="Times New Roman" w:hAnsi="Times New Roman" w:cs="Times New Roman"/>
        </w:rPr>
        <w:t>r</w:t>
      </w:r>
      <w:r w:rsidRPr="00D213B7">
        <w:rPr>
          <w:rFonts w:ascii="Times New Roman" w:hAnsi="Times New Roman" w:cs="Times New Roman"/>
        </w:rPr>
        <w:t xml:space="preserve">hizosphere’ </w:t>
      </w:r>
      <w:r w:rsidR="00505569" w:rsidRPr="00D213B7">
        <w:rPr>
          <w:rFonts w:ascii="Times New Roman" w:hAnsi="Times New Roman" w:cs="Times New Roman"/>
        </w:rPr>
        <w:t>and ‘</w:t>
      </w:r>
      <w:r w:rsidR="001408CF" w:rsidRPr="00D213B7">
        <w:rPr>
          <w:rFonts w:ascii="Times New Roman" w:hAnsi="Times New Roman" w:cs="Times New Roman"/>
        </w:rPr>
        <w:t>root</w:t>
      </w:r>
      <w:r w:rsidR="00505569" w:rsidRPr="00D213B7">
        <w:rPr>
          <w:rFonts w:ascii="Times New Roman" w:hAnsi="Times New Roman" w:cs="Times New Roman"/>
        </w:rPr>
        <w:t xml:space="preserve">’ </w:t>
      </w:r>
      <w:r w:rsidRPr="00D213B7">
        <w:rPr>
          <w:rFonts w:ascii="Times New Roman" w:hAnsi="Times New Roman" w:cs="Times New Roman"/>
        </w:rPr>
        <w:t xml:space="preserve">sample collection. </w:t>
      </w:r>
      <w:r w:rsidR="00505569" w:rsidRPr="00D213B7">
        <w:rPr>
          <w:rFonts w:ascii="Times New Roman" w:hAnsi="Times New Roman" w:cs="Times New Roman"/>
        </w:rPr>
        <w:t>Roots</w:t>
      </w:r>
      <w:r w:rsidRPr="00D213B7">
        <w:rPr>
          <w:rFonts w:ascii="Times New Roman" w:hAnsi="Times New Roman" w:cs="Times New Roman"/>
        </w:rPr>
        <w:t xml:space="preserve"> were ground using mortar and pestle under supply of liquid nitrogen and cleaned with EtOH in between samples. A subset of ground root material was transferred to tubes of ‘Fast DNA Spin Kit for Soil’ DNA extraction kit (MP Biomedicals) for further analysis. </w:t>
      </w:r>
      <w:r w:rsidR="00505569" w:rsidRPr="00D213B7">
        <w:rPr>
          <w:rFonts w:ascii="Times New Roman" w:hAnsi="Times New Roman" w:cs="Times New Roman"/>
        </w:rPr>
        <w:t xml:space="preserve">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w:t>
      </w:r>
      <w:r w:rsidRPr="00D213B7">
        <w:rPr>
          <w:rFonts w:ascii="Times New Roman" w:hAnsi="Times New Roman" w:cs="Times New Roman"/>
        </w:rPr>
        <w:t xml:space="preserve">roots for each biological replicate were cut into 1-cm pieces, mixed, and a subset was </w:t>
      </w:r>
      <w:r w:rsidR="00505569" w:rsidRPr="00D213B7">
        <w:rPr>
          <w:rFonts w:ascii="Times New Roman" w:hAnsi="Times New Roman" w:cs="Times New Roman"/>
        </w:rPr>
        <w:t xml:space="preserve">used for sample processing. 16S V5-V7 amplicon libraries were prepared as described previously, using Illumina </w:t>
      </w:r>
      <w:proofErr w:type="spellStart"/>
      <w:r w:rsidR="00505569" w:rsidRPr="00D213B7">
        <w:rPr>
          <w:rFonts w:ascii="Times New Roman" w:hAnsi="Times New Roman" w:cs="Times New Roman"/>
        </w:rPr>
        <w:t>MiSeq</w:t>
      </w:r>
      <w:proofErr w:type="spellEnd"/>
      <w:r w:rsidR="00505569" w:rsidRPr="00D213B7">
        <w:rPr>
          <w:rFonts w:ascii="Times New Roman" w:hAnsi="Times New Roman" w:cs="Times New Roman"/>
        </w:rPr>
        <w:t xml:space="preserve"> (</w:t>
      </w:r>
      <w:proofErr w:type="spellStart"/>
      <w:r w:rsidR="00505569" w:rsidRPr="00D213B7">
        <w:rPr>
          <w:rFonts w:ascii="Times New Roman" w:hAnsi="Times New Roman" w:cs="Times New Roman"/>
        </w:rPr>
        <w:t>Genewiz</w:t>
      </w:r>
      <w:proofErr w:type="spellEnd"/>
      <w:r w:rsidR="00505569" w:rsidRPr="00D213B7">
        <w:rPr>
          <w:rFonts w:ascii="Times New Roman" w:hAnsi="Times New Roman" w:cs="Times New Roman"/>
        </w:rPr>
        <w:t xml:space="preserve">) for </w:t>
      </w:r>
      <w:r w:rsidR="00505569" w:rsidRPr="00D213B7">
        <w:rPr>
          <w:rFonts w:ascii="Times New Roman" w:hAnsi="Times New Roman" w:cs="Times New Roman"/>
          <w:i/>
          <w:iCs/>
        </w:rPr>
        <w:t>Lotus</w:t>
      </w:r>
      <w:r w:rsidR="00505569" w:rsidRPr="00D213B7">
        <w:rPr>
          <w:rFonts w:ascii="Times New Roman" w:hAnsi="Times New Roman" w:cs="Times New Roman"/>
        </w:rPr>
        <w:t xml:space="preserve"> and </w:t>
      </w:r>
      <w:proofErr w:type="spellStart"/>
      <w:r w:rsidR="00505569" w:rsidRPr="00D213B7">
        <w:rPr>
          <w:rFonts w:ascii="Times New Roman" w:hAnsi="Times New Roman" w:cs="Times New Roman"/>
        </w:rPr>
        <w:t>NovaSeq</w:t>
      </w:r>
      <w:proofErr w:type="spellEnd"/>
      <w:r w:rsidR="00505569" w:rsidRPr="00D213B7">
        <w:rPr>
          <w:rFonts w:ascii="Times New Roman" w:hAnsi="Times New Roman" w:cs="Times New Roman"/>
        </w:rPr>
        <w:t xml:space="preserve"> 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samples. </w:t>
      </w:r>
    </w:p>
    <w:p w14:paraId="4E0DEB1C" w14:textId="77777777" w:rsidR="002316D5" w:rsidRPr="00D213B7" w:rsidRDefault="002316D5" w:rsidP="00DB2FCC">
      <w:pPr>
        <w:spacing w:line="276" w:lineRule="auto"/>
        <w:jc w:val="both"/>
        <w:rPr>
          <w:rFonts w:ascii="Times New Roman" w:hAnsi="Times New Roman" w:cs="Times New Roman"/>
        </w:rPr>
      </w:pPr>
    </w:p>
    <w:p w14:paraId="070182EB" w14:textId="77777777" w:rsidR="002316D5" w:rsidRPr="00D213B7" w:rsidRDefault="002316D5" w:rsidP="00DB2FCC">
      <w:pPr>
        <w:spacing w:line="276" w:lineRule="auto"/>
        <w:jc w:val="both"/>
        <w:rPr>
          <w:rFonts w:ascii="Times New Roman" w:hAnsi="Times New Roman" w:cs="Times New Roman"/>
          <w:b/>
          <w:bCs/>
        </w:rPr>
      </w:pPr>
      <w:r w:rsidRPr="00D213B7">
        <w:rPr>
          <w:rFonts w:ascii="Times New Roman" w:hAnsi="Times New Roman" w:cs="Times New Roman"/>
          <w:b/>
          <w:bCs/>
        </w:rPr>
        <w:t>Pre-processin</w:t>
      </w:r>
      <w:r w:rsidR="00FE70ED" w:rsidRPr="00D213B7">
        <w:rPr>
          <w:rFonts w:ascii="Times New Roman" w:hAnsi="Times New Roman" w:cs="Times New Roman"/>
          <w:b/>
          <w:bCs/>
        </w:rPr>
        <w:t>g</w:t>
      </w:r>
      <w:r w:rsidRPr="00D213B7">
        <w:rPr>
          <w:rFonts w:ascii="Times New Roman" w:hAnsi="Times New Roman" w:cs="Times New Roman"/>
          <w:b/>
          <w:bCs/>
        </w:rPr>
        <w:t xml:space="preserve"> of amplicon sequencing data</w:t>
      </w:r>
    </w:p>
    <w:p w14:paraId="60081A81" w14:textId="77777777" w:rsidR="00FE70ED" w:rsidRPr="004219CA" w:rsidRDefault="002316D5" w:rsidP="00DB2FCC">
      <w:pPr>
        <w:spacing w:line="276" w:lineRule="auto"/>
        <w:jc w:val="both"/>
        <w:rPr>
          <w:rFonts w:ascii="Times New Roman" w:hAnsi="Times New Roman" w:cs="Times New Roman"/>
        </w:rPr>
      </w:pPr>
      <w:r w:rsidRPr="00D213B7">
        <w:rPr>
          <w:rFonts w:ascii="Times New Roman" w:hAnsi="Times New Roman" w:cs="Times New Roman"/>
        </w:rPr>
        <w:t xml:space="preserve">Amplicon reads of </w:t>
      </w:r>
      <w:r w:rsidRPr="00D213B7">
        <w:rPr>
          <w:rFonts w:ascii="Times New Roman" w:hAnsi="Times New Roman" w:cs="Times New Roman"/>
          <w:i/>
          <w:iCs/>
        </w:rPr>
        <w:t xml:space="preserve">Lotus </w:t>
      </w:r>
      <w:r w:rsidRPr="00D213B7">
        <w:rPr>
          <w:rFonts w:ascii="Times New Roman" w:hAnsi="Times New Roman" w:cs="Times New Roman"/>
        </w:rPr>
        <w:t xml:space="preserve">and </w:t>
      </w:r>
      <w:r w:rsidR="0077294F" w:rsidRPr="00D213B7">
        <w:rPr>
          <w:rFonts w:ascii="Times New Roman" w:hAnsi="Times New Roman" w:cs="Times New Roman"/>
          <w:i/>
          <w:iCs/>
        </w:rPr>
        <w:t>Hordeum</w:t>
      </w:r>
      <w:r w:rsidRPr="00D213B7">
        <w:rPr>
          <w:rFonts w:ascii="Times New Roman" w:hAnsi="Times New Roman" w:cs="Times New Roman"/>
        </w:rPr>
        <w:t xml:space="preserve"> sequencing</w:t>
      </w:r>
      <w:r w:rsidRPr="004219CA">
        <w:rPr>
          <w:rFonts w:ascii="Times New Roman" w:hAnsi="Times New Roman" w:cs="Times New Roman"/>
        </w:rPr>
        <w:t xml:space="preserve"> libraries were processed </w:t>
      </w:r>
      <w:r w:rsidR="00A26D56" w:rsidRPr="004219CA">
        <w:rPr>
          <w:rFonts w:ascii="Times New Roman" w:hAnsi="Times New Roman" w:cs="Times New Roman"/>
        </w:rPr>
        <w:t>separately</w:t>
      </w:r>
      <w:r w:rsidRPr="004219CA">
        <w:rPr>
          <w:rFonts w:ascii="Times New Roman" w:hAnsi="Times New Roman" w:cs="Times New Roman"/>
        </w:rPr>
        <w:t xml:space="preserve"> using the QIIME2 pipeline (version 2021.4) [331]. Quality control and de-noising of de-multiplexed reads was performed using the DADA2 plug-in and sorted into representative amplicon s</w:t>
      </w:r>
      <w:r w:rsidR="00A26D56" w:rsidRPr="004219CA">
        <w:rPr>
          <w:rFonts w:ascii="Times New Roman" w:hAnsi="Times New Roman" w:cs="Times New Roman"/>
        </w:rPr>
        <w:t>equencing variants (ASVs) [332]</w:t>
      </w:r>
      <w:r w:rsidRPr="004219CA">
        <w:rPr>
          <w:rFonts w:ascii="Times New Roman" w:hAnsi="Times New Roman" w:cs="Times New Roman"/>
        </w:rPr>
        <w:t xml:space="preserve">. Filtering was performed, keeping ASVs with at least 10 reads in any four samples. Taxonomic classifications of representative sequences were assigned using QIIME2’s </w:t>
      </w:r>
      <w:proofErr w:type="spellStart"/>
      <w:r w:rsidRPr="004219CA">
        <w:rPr>
          <w:rFonts w:ascii="Times New Roman" w:hAnsi="Times New Roman" w:cs="Times New Roman"/>
        </w:rPr>
        <w:t>naïve-Bayes</w:t>
      </w:r>
      <w:proofErr w:type="spellEnd"/>
      <w:r w:rsidRPr="004219CA">
        <w:rPr>
          <w:rFonts w:ascii="Times New Roman" w:hAnsi="Times New Roman" w:cs="Times New Roman"/>
        </w:rPr>
        <w:t xml:space="preserve"> approach implemented in the scikit learn function (q2-feature-classifier) [334], referencing the SILVA database (version 138</w:t>
      </w:r>
      <w:r w:rsidR="00FE70ED" w:rsidRPr="004219CA">
        <w:rPr>
          <w:rFonts w:ascii="Times New Roman" w:hAnsi="Times New Roman" w:cs="Times New Roman"/>
          <w:color w:val="000000" w:themeColor="text1"/>
        </w:rPr>
        <w:t>_</w:t>
      </w:r>
      <w:r w:rsidRPr="004219CA">
        <w:rPr>
          <w:rFonts w:ascii="Times New Roman" w:hAnsi="Times New Roman" w:cs="Times New Roman"/>
        </w:rPr>
        <w:t>99) [335].</w:t>
      </w:r>
      <w:r w:rsidR="0049194F" w:rsidRPr="004219CA">
        <w:rPr>
          <w:rFonts w:ascii="Times New Roman" w:hAnsi="Times New Roman" w:cs="Times New Roman"/>
        </w:rPr>
        <w:t xml:space="preserve"> For data obtained using gnotobiotic systems, first</w:t>
      </w:r>
      <w:r w:rsidR="00D9061F" w:rsidRPr="004219CA">
        <w:rPr>
          <w:rFonts w:ascii="Times New Roman" w:hAnsi="Times New Roman" w:cs="Times New Roman"/>
        </w:rPr>
        <w:t>,</w:t>
      </w:r>
      <w:r w:rsidR="0049194F" w:rsidRPr="004219CA">
        <w:rPr>
          <w:rFonts w:ascii="Times New Roman" w:hAnsi="Times New Roman" w:cs="Times New Roman"/>
        </w:rPr>
        <w:t xml:space="preserve"> </w:t>
      </w:r>
      <w:r w:rsidR="00D9061F" w:rsidRPr="004219CA">
        <w:rPr>
          <w:rFonts w:ascii="Times New Roman" w:hAnsi="Times New Roman" w:cs="Times New Roman"/>
        </w:rPr>
        <w:t>pre-processing</w:t>
      </w:r>
      <w:r w:rsidR="0049194F" w:rsidRPr="004219CA">
        <w:rPr>
          <w:rFonts w:ascii="Times New Roman" w:hAnsi="Times New Roman" w:cs="Times New Roman"/>
        </w:rPr>
        <w:t xml:space="preserve"> using the QIIME2 pipeline and DADA2 plug-in for quality control and de-multiplexing</w:t>
      </w:r>
      <w:r w:rsidR="00D9061F" w:rsidRPr="004219CA">
        <w:rPr>
          <w:rFonts w:ascii="Times New Roman" w:hAnsi="Times New Roman" w:cs="Times New Roman"/>
        </w:rPr>
        <w:t xml:space="preserve"> was performed</w:t>
      </w:r>
      <w:r w:rsidR="0049194F" w:rsidRPr="004219CA">
        <w:rPr>
          <w:rFonts w:ascii="Times New Roman" w:hAnsi="Times New Roman" w:cs="Times New Roman"/>
        </w:rPr>
        <w:t xml:space="preserve"> [331, 332]. No filtering of data was performed as defined sets of isolates with known sequence information was used. For taxonomy assignment of detected ASVs the VSEARCH tool was applied using a 99% identity threshold [333]. </w:t>
      </w:r>
      <w:r w:rsidR="00D9061F" w:rsidRPr="004219CA">
        <w:rPr>
          <w:rFonts w:ascii="Times New Roman" w:hAnsi="Times New Roman" w:cs="Times New Roman"/>
        </w:rPr>
        <w:t xml:space="preserve">16S </w:t>
      </w:r>
      <w:r w:rsidR="0049194F" w:rsidRPr="004219CA">
        <w:rPr>
          <w:rFonts w:ascii="Times New Roman" w:hAnsi="Times New Roman" w:cs="Times New Roman"/>
        </w:rPr>
        <w:t>V5-V7 sequences extracted from whole genome sequences of strains included in the inoculum were used as reference</w:t>
      </w:r>
      <w:r w:rsidR="00A26D56" w:rsidRPr="004219CA">
        <w:rPr>
          <w:rFonts w:ascii="Times New Roman" w:hAnsi="Times New Roman" w:cs="Times New Roman"/>
        </w:rPr>
        <w:t xml:space="preserve"> (</w:t>
      </w:r>
      <w:r w:rsidR="00A26D56" w:rsidRPr="001F631A">
        <w:rPr>
          <w:rFonts w:ascii="Times New Roman" w:hAnsi="Times New Roman" w:cs="Times New Roman"/>
          <w:highlight w:val="red"/>
        </w:rPr>
        <w:t>Suppl. Table</w:t>
      </w:r>
      <w:r w:rsidR="001F631A" w:rsidRPr="001F631A">
        <w:rPr>
          <w:rFonts w:ascii="Times New Roman" w:hAnsi="Times New Roman" w:cs="Times New Roman"/>
          <w:highlight w:val="red"/>
        </w:rPr>
        <w:t>s 4,6</w:t>
      </w:r>
      <w:r w:rsidR="00A26D56" w:rsidRPr="004219CA">
        <w:rPr>
          <w:rFonts w:ascii="Times New Roman" w:hAnsi="Times New Roman" w:cs="Times New Roman"/>
        </w:rPr>
        <w:t>)</w:t>
      </w:r>
      <w:r w:rsidR="0049194F" w:rsidRPr="004219CA">
        <w:rPr>
          <w:rFonts w:ascii="Times New Roman" w:hAnsi="Times New Roman" w:cs="Times New Roman"/>
        </w:rPr>
        <w:t xml:space="preserve">. Isolates with identical V5–V7 regions were grouped together, and unmatched ASVs were excluded from the analysis. </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4219CA" w:rsidRDefault="00062FE8" w:rsidP="00DB2FCC">
      <w:pPr>
        <w:spacing w:line="276" w:lineRule="auto"/>
        <w:jc w:val="both"/>
        <w:rPr>
          <w:rFonts w:ascii="Times New Roman" w:hAnsi="Times New Roman" w:cs="Times New Roman"/>
          <w:b/>
          <w:bCs/>
        </w:rPr>
      </w:pPr>
      <w:r w:rsidRPr="004219CA">
        <w:rPr>
          <w:rFonts w:ascii="Times New Roman" w:hAnsi="Times New Roman" w:cs="Times New Roman"/>
          <w:b/>
          <w:bCs/>
        </w:rPr>
        <w:t>Data analysis, s</w:t>
      </w:r>
      <w:r w:rsidR="00FE70ED" w:rsidRPr="004219CA">
        <w:rPr>
          <w:rFonts w:ascii="Times New Roman" w:hAnsi="Times New Roman" w:cs="Times New Roman"/>
          <w:b/>
          <w:bCs/>
        </w:rPr>
        <w:t>tatistic</w:t>
      </w:r>
      <w:r w:rsidRPr="004219CA">
        <w:rPr>
          <w:rFonts w:ascii="Times New Roman" w:hAnsi="Times New Roman" w:cs="Times New Roman"/>
          <w:b/>
          <w:bCs/>
        </w:rPr>
        <w:t>s and data visualisation</w:t>
      </w:r>
    </w:p>
    <w:p w14:paraId="56D73FDB" w14:textId="2B21648A" w:rsidR="0049194F" w:rsidRPr="004219CA" w:rsidRDefault="00FE70ED" w:rsidP="00DB2FCC">
      <w:pPr>
        <w:spacing w:line="276" w:lineRule="auto"/>
        <w:jc w:val="both"/>
        <w:rPr>
          <w:rFonts w:ascii="Times New Roman" w:hAnsi="Times New Roman" w:cs="Times New Roman"/>
          <w:color w:val="333333"/>
        </w:rPr>
      </w:pPr>
      <w:r w:rsidRPr="004219CA">
        <w:rPr>
          <w:rFonts w:ascii="Times New Roman" w:hAnsi="Times New Roman" w:cs="Times New Roman"/>
        </w:rPr>
        <w:t xml:space="preserve">Data analysis was performed in R (version 4.3.0). The relative abundance of ASVs was </w:t>
      </w:r>
      <w:proofErr w:type="spellStart"/>
      <w:r w:rsidRPr="004219CA">
        <w:rPr>
          <w:rFonts w:ascii="Times New Roman" w:hAnsi="Times New Roman" w:cs="Times New Roman"/>
        </w:rPr>
        <w:t>calcu</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lated</w:t>
      </w:r>
      <w:proofErr w:type="spellEnd"/>
      <w:r w:rsidRPr="004219CA">
        <w:rPr>
          <w:rFonts w:ascii="Times New Roman" w:hAnsi="Times New Roman" w:cs="Times New Roman"/>
        </w:rPr>
        <w:t xml:space="preserve"> by dividing read counts of single ASVs by the total read counts of all ASVs detected in a sample. Shoot fresh</w:t>
      </w:r>
      <w:r w:rsidR="00C04304" w:rsidRPr="004219CA">
        <w:rPr>
          <w:rFonts w:ascii="Times New Roman" w:hAnsi="Times New Roman" w:cs="Times New Roman"/>
        </w:rPr>
        <w:t xml:space="preserve"> </w:t>
      </w:r>
      <w:r w:rsidRPr="004219CA">
        <w:rPr>
          <w:rFonts w:ascii="Times New Roman" w:hAnsi="Times New Roman" w:cs="Times New Roman"/>
        </w:rPr>
        <w:t xml:space="preserve">weight and nodule count data were tested for significance using ANOVA and Tukey-HSD post-hoc analysis (p&lt;0.05). For beta-diversity analysis, Bray-Curtis distances between samples were calculated and used as input for constrained analysis of principal </w:t>
      </w:r>
      <w:proofErr w:type="spellStart"/>
      <w:r w:rsidRPr="004219CA">
        <w:rPr>
          <w:rFonts w:ascii="Times New Roman" w:hAnsi="Times New Roman" w:cs="Times New Roman"/>
        </w:rPr>
        <w:t>coor</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dinates</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capscale</w:t>
      </w:r>
      <w:proofErr w:type="spellEnd"/>
      <w:r w:rsidRPr="004219CA">
        <w:rPr>
          <w:rFonts w:ascii="Times New Roman" w:hAnsi="Times New Roman" w:cs="Times New Roman"/>
        </w:rPr>
        <w:t xml:space="preserve"> function, vegan package in R) [336].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analysis was con- strained by genotypes (for each mutant and WT separately) and corrected for the effect of </w:t>
      </w:r>
      <w:del w:id="551" w:author="Simona Radutoiu" w:date="2025-03-31T11:50:00Z" w16du:dateUtc="2025-03-31T09:50:00Z">
        <w:r w:rsidRPr="004219CA" w:rsidDel="00B00E8D">
          <w:rPr>
            <w:rFonts w:ascii="Times New Roman" w:hAnsi="Times New Roman" w:cs="Times New Roman"/>
          </w:rPr>
          <w:delText xml:space="preserve">soil types </w:delText>
        </w:r>
      </w:del>
      <w:ins w:id="552" w:author="Simona Radutoiu" w:date="2025-03-31T11:50:00Z" w16du:dateUtc="2025-03-31T09:50:00Z">
        <w:r w:rsidR="00B00E8D">
          <w:rPr>
            <w:rFonts w:ascii="Times New Roman" w:hAnsi="Times New Roman" w:cs="Times New Roman"/>
          </w:rPr>
          <w:t xml:space="preserve">soils </w:t>
        </w:r>
      </w:ins>
      <w:r w:rsidRPr="004219CA">
        <w:rPr>
          <w:rFonts w:ascii="Times New Roman" w:hAnsi="Times New Roman" w:cs="Times New Roman"/>
        </w:rPr>
        <w:t xml:space="preserve">(if required) and biological replicates (using ‘Condition’ function). </w:t>
      </w:r>
      <w:r w:rsidR="0077294F" w:rsidRPr="0077294F">
        <w:rPr>
          <w:rFonts w:ascii="Times New Roman" w:hAnsi="Times New Roman" w:cs="Times New Roman"/>
          <w:highlight w:val="red"/>
        </w:rPr>
        <w:t xml:space="preserve">ADD THAT FOR CONDITIONS WHERE ONLY ONE VARIABLE PLOTTED (GENOTYPE) </w:t>
      </w:r>
      <w:proofErr w:type="spellStart"/>
      <w:r w:rsidR="0077294F" w:rsidRPr="0077294F">
        <w:rPr>
          <w:rFonts w:ascii="Times New Roman" w:hAnsi="Times New Roman" w:cs="Times New Roman"/>
          <w:highlight w:val="red"/>
        </w:rPr>
        <w:t>PCoA</w:t>
      </w:r>
      <w:proofErr w:type="spellEnd"/>
      <w:r w:rsidR="0077294F" w:rsidRPr="0077294F">
        <w:rPr>
          <w:rFonts w:ascii="Times New Roman" w:hAnsi="Times New Roman" w:cs="Times New Roman"/>
          <w:highlight w:val="red"/>
        </w:rPr>
        <w:t xml:space="preserve"> USED</w:t>
      </w:r>
      <w:r w:rsidR="0077294F">
        <w:rPr>
          <w:rFonts w:ascii="Times New Roman" w:hAnsi="Times New Roman" w:cs="Times New Roman"/>
        </w:rPr>
        <w:t xml:space="preserve">. </w:t>
      </w:r>
      <w:r w:rsidRPr="004219CA">
        <w:rPr>
          <w:rFonts w:ascii="Times New Roman" w:hAnsi="Times New Roman" w:cs="Times New Roman"/>
        </w:rPr>
        <w:t xml:space="preserve">Cumulative relative abundances of bacterial orders across all conditions were visualised in </w:t>
      </w:r>
      <w:r w:rsidRPr="004219CA">
        <w:rPr>
          <w:rFonts w:ascii="Times New Roman" w:hAnsi="Times New Roman" w:cs="Times New Roman"/>
        </w:rPr>
        <w:lastRenderedPageBreak/>
        <w:t xml:space="preserve">stacked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and boxplots using ggplot2 [337]. For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the mean values for all biological replicates of one condition were calculated. Significance testing was performed using ANOVA and Tukey-HSD (p&lt;0.05). Differential abundance analysis for single ASVs was performed using a combination of </w:t>
      </w:r>
      <w:r w:rsidRPr="0077294F">
        <w:rPr>
          <w:rFonts w:ascii="Times New Roman" w:hAnsi="Times New Roman" w:cs="Times New Roman"/>
        </w:rPr>
        <w:t>ANCOM-BC</w:t>
      </w:r>
      <w:r w:rsidRPr="004219CA">
        <w:rPr>
          <w:rFonts w:ascii="Times New Roman" w:hAnsi="Times New Roman" w:cs="Times New Roman"/>
        </w:rPr>
        <w:t xml:space="preserve"> and structural zero analysis [338, 339]. For ANCOM-BC, the function </w:t>
      </w:r>
      <w:r w:rsidRPr="0077294F">
        <w:rPr>
          <w:rFonts w:ascii="Times New Roman" w:hAnsi="Times New Roman" w:cs="Times New Roman"/>
          <w:highlight w:val="red"/>
        </w:rPr>
        <w:t>ancombc2</w:t>
      </w:r>
      <w:r w:rsidRPr="004219CA">
        <w:rPr>
          <w:rFonts w:ascii="Times New Roman" w:hAnsi="Times New Roman" w:cs="Times New Roman"/>
        </w:rPr>
        <w:t xml:space="preserve"> from the R-package ANOMBC was used. Correction for multiple testing was carried out with Benjamini-Hochberg (p&lt;0.1) and differentially abundant ASVs with a sensitivity score above 1 were discarded. For structural zeros, an ASV was considered differentially abundant between two conditions if only zeros were observed in one condition and at least 20 reads across at least three replicates were observed in the other condition. When average total read counts differed between two cond</w:t>
      </w:r>
      <w:r w:rsidR="00C04304" w:rsidRPr="004219CA">
        <w:rPr>
          <w:rFonts w:ascii="Times New Roman" w:hAnsi="Times New Roman" w:cs="Times New Roman"/>
        </w:rPr>
        <w:t>i</w:t>
      </w:r>
      <w:r w:rsidRPr="004219CA">
        <w:rPr>
          <w:rFonts w:ascii="Times New Roman" w:hAnsi="Times New Roman" w:cs="Times New Roman"/>
        </w:rPr>
        <w:t xml:space="preserve">tions, the required number of reads was scaled up accordingly. Heatmaps were constructed using </w:t>
      </w:r>
      <w:proofErr w:type="spellStart"/>
      <w:r w:rsidRPr="004219CA">
        <w:rPr>
          <w:rFonts w:ascii="Times New Roman" w:hAnsi="Times New Roman" w:cs="Times New Roman"/>
        </w:rPr>
        <w:t>ComplexHeatmap</w:t>
      </w:r>
      <w:proofErr w:type="spellEnd"/>
      <w:r w:rsidRPr="004219CA">
        <w:rPr>
          <w:rFonts w:ascii="Times New Roman" w:hAnsi="Times New Roman" w:cs="Times New Roman"/>
        </w:rPr>
        <w:t xml:space="preserve"> </w:t>
      </w:r>
      <w:r w:rsidR="0077294F" w:rsidRPr="0077294F">
        <w:rPr>
          <w:rFonts w:ascii="Times New Roman" w:hAnsi="Times New Roman" w:cs="Times New Roman"/>
          <w:highlight w:val="red"/>
        </w:rPr>
        <w:t xml:space="preserve">and </w:t>
      </w:r>
      <w:proofErr w:type="gramStart"/>
      <w:r w:rsidR="0077294F" w:rsidRPr="0077294F">
        <w:rPr>
          <w:rFonts w:ascii="Times New Roman" w:hAnsi="Times New Roman" w:cs="Times New Roman"/>
          <w:highlight w:val="red"/>
        </w:rPr>
        <w:t>XXX</w:t>
      </w:r>
      <w:r w:rsidRPr="004219CA">
        <w:rPr>
          <w:rFonts w:ascii="Times New Roman" w:hAnsi="Times New Roman" w:cs="Times New Roman"/>
        </w:rPr>
        <w:t>[</w:t>
      </w:r>
      <w:proofErr w:type="gramEnd"/>
      <w:r w:rsidRPr="004219CA">
        <w:rPr>
          <w:rFonts w:ascii="Times New Roman" w:hAnsi="Times New Roman" w:cs="Times New Roman"/>
        </w:rPr>
        <w:t xml:space="preserve">340]. Venn diagrams of overlapping differentially abundant ASVs between conditions were created using the R-package </w:t>
      </w:r>
      <w:proofErr w:type="spellStart"/>
      <w:r w:rsidRPr="004219CA">
        <w:rPr>
          <w:rFonts w:ascii="Times New Roman" w:hAnsi="Times New Roman" w:cs="Times New Roman"/>
        </w:rPr>
        <w:t>ggVennDiagram</w:t>
      </w:r>
      <w:proofErr w:type="spellEnd"/>
      <w:r w:rsidRPr="004219CA">
        <w:rPr>
          <w:rFonts w:ascii="Times New Roman" w:hAnsi="Times New Roman" w:cs="Times New Roman"/>
        </w:rPr>
        <w:t xml:space="preserve"> [341]. </w:t>
      </w:r>
      <w:r w:rsidR="0049194F" w:rsidRPr="004219CA">
        <w:rPr>
          <w:rFonts w:ascii="Times New Roman" w:hAnsi="Times New Roman" w:cs="Times New Roman"/>
        </w:rPr>
        <w:t xml:space="preserve">Phylogeny plots were created in ITOL using log2-transformed relative abundance data [342]. As phylogenetic tree input, MAFFT was used for multiple sequence alignment followed by </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for tree </w:t>
      </w:r>
      <w:proofErr w:type="spellStart"/>
      <w:r w:rsidR="0049194F" w:rsidRPr="004219CA">
        <w:rPr>
          <w:rFonts w:ascii="Times New Roman" w:hAnsi="Times New Roman" w:cs="Times New Roman"/>
        </w:rPr>
        <w:t>gener</w:t>
      </w:r>
      <w:proofErr w:type="spellEnd"/>
      <w:r w:rsidR="0049194F" w:rsidRPr="004219CA">
        <w:rPr>
          <w:rFonts w:ascii="Times New Roman" w:hAnsi="Times New Roman" w:cs="Times New Roman"/>
        </w:rPr>
        <w:t xml:space="preserve">- </w:t>
      </w:r>
      <w:proofErr w:type="spellStart"/>
      <w:r w:rsidR="0049194F" w:rsidRPr="004219CA">
        <w:rPr>
          <w:rFonts w:ascii="Times New Roman" w:hAnsi="Times New Roman" w:cs="Times New Roman"/>
        </w:rPr>
        <w:t>ation</w:t>
      </w:r>
      <w:proofErr w:type="spellEnd"/>
      <w:r w:rsidR="0049194F" w:rsidRPr="004219CA">
        <w:rPr>
          <w:rFonts w:ascii="Times New Roman" w:hAnsi="Times New Roman" w:cs="Times New Roman"/>
        </w:rPr>
        <w:t xml:space="preserve"> (align-to-tree-</w:t>
      </w:r>
      <w:proofErr w:type="spellStart"/>
      <w:r w:rsidR="0049194F" w:rsidRPr="004219CA">
        <w:rPr>
          <w:rFonts w:ascii="Times New Roman" w:hAnsi="Times New Roman" w:cs="Times New Roman"/>
        </w:rPr>
        <w:t>mafft</w:t>
      </w:r>
      <w:proofErr w:type="spellEnd"/>
      <w:r w:rsidR="0049194F" w:rsidRPr="004219CA">
        <w:rPr>
          <w:rFonts w:ascii="Times New Roman" w:hAnsi="Times New Roman" w:cs="Times New Roman"/>
        </w:rPr>
        <w:t>-</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pipeline from the q2-phylogeny plugin) </w:t>
      </w:r>
      <w:r w:rsidR="0049194F" w:rsidRPr="004219CA">
        <w:rPr>
          <w:rFonts w:ascii="Times New Roman" w:hAnsi="Times New Roman" w:cs="Times New Roman"/>
          <w:color w:val="333333"/>
        </w:rPr>
        <w:t xml:space="preserve">[343-345]. </w:t>
      </w:r>
      <w:r w:rsidR="0077294F" w:rsidRPr="0077294F">
        <w:rPr>
          <w:rFonts w:ascii="Times New Roman" w:hAnsi="Times New Roman" w:cs="Times New Roman"/>
          <w:color w:val="333333"/>
          <w:highlight w:val="red"/>
        </w:rPr>
        <w:t>ADJUST DEPENDING ON FINAL FIGURES</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4219CA" w:rsidRDefault="00062FE8"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Nutrient prediction analysis</w:t>
      </w:r>
      <w:r w:rsidR="00E1147C" w:rsidRPr="004219CA">
        <w:rPr>
          <w:rFonts w:ascii="Times New Roman" w:hAnsi="Times New Roman" w:cs="Times New Roman"/>
          <w:b/>
          <w:bCs/>
          <w:color w:val="333333"/>
        </w:rPr>
        <w:t xml:space="preserve"> of plants cultivated in Askov soils</w:t>
      </w:r>
    </w:p>
    <w:p w14:paraId="621C5C1F" w14:textId="77777777" w:rsidR="00A26D56" w:rsidRPr="004219CA" w:rsidRDefault="00A26D56" w:rsidP="00DB2FCC">
      <w:pPr>
        <w:spacing w:line="276" w:lineRule="auto"/>
        <w:jc w:val="both"/>
        <w:rPr>
          <w:rFonts w:ascii="Times New Roman" w:hAnsi="Times New Roman" w:cs="Times New Roman"/>
          <w:bCs/>
          <w:color w:val="333333"/>
        </w:rPr>
      </w:pPr>
      <w:r w:rsidRPr="004219CA">
        <w:rPr>
          <w:rFonts w:ascii="Times New Roman" w:hAnsi="Times New Roman" w:cs="Times New Roman"/>
          <w:bCs/>
          <w:color w:val="333333"/>
          <w:highlight w:val="red"/>
        </w:rPr>
        <w:t>Info needed from Ib</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4219CA" w:rsidRDefault="006D5743"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Root exudate experimental</w:t>
      </w:r>
      <w:r w:rsidR="003F77B4" w:rsidRPr="004219CA">
        <w:rPr>
          <w:rFonts w:ascii="Times New Roman" w:hAnsi="Times New Roman" w:cs="Times New Roman"/>
          <w:b/>
          <w:bCs/>
          <w:color w:val="333333"/>
        </w:rPr>
        <w:t xml:space="preserve"> setups</w:t>
      </w:r>
    </w:p>
    <w:p w14:paraId="1C8FF11B" w14:textId="77777777" w:rsidR="005E0A20" w:rsidRPr="004219CA" w:rsidRDefault="003F77B4"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D82E5C" w:rsidRPr="004219CA">
        <w:rPr>
          <w:rFonts w:ascii="Times New Roman" w:hAnsi="Times New Roman" w:cs="Times New Roman"/>
          <w:i/>
          <w:iCs/>
          <w:color w:val="333333"/>
        </w:rPr>
        <w:t>Lotus</w:t>
      </w:r>
      <w:r w:rsidRPr="004219CA">
        <w:rPr>
          <w:rFonts w:ascii="Times New Roman" w:hAnsi="Times New Roman" w:cs="Times New Roman"/>
          <w:color w:val="333333"/>
        </w:rPr>
        <w:t xml:space="preserve">, sterile germinated </w:t>
      </w:r>
      <w:r w:rsidR="00D82E5C" w:rsidRPr="004219CA">
        <w:rPr>
          <w:rFonts w:ascii="Times New Roman" w:hAnsi="Times New Roman" w:cs="Times New Roman"/>
          <w:color w:val="333333"/>
        </w:rPr>
        <w:t xml:space="preserve">wild-type </w:t>
      </w:r>
      <w:r w:rsidR="00614AE8" w:rsidRPr="004219CA">
        <w:rPr>
          <w:rFonts w:ascii="Times New Roman" w:hAnsi="Times New Roman" w:cs="Times New Roman"/>
          <w:color w:val="333333"/>
        </w:rPr>
        <w:t xml:space="preserve">and CSSP mutant seedlings were transferred </w:t>
      </w:r>
      <w:r w:rsidR="00D82E5C" w:rsidRPr="004219CA">
        <w:rPr>
          <w:rFonts w:ascii="Times New Roman" w:hAnsi="Times New Roman" w:cs="Times New Roman"/>
          <w:color w:val="333333"/>
        </w:rPr>
        <w:t>to sterile</w:t>
      </w:r>
      <w:r w:rsidR="00614AE8" w:rsidRPr="004219CA">
        <w:rPr>
          <w:rFonts w:ascii="Times New Roman" w:hAnsi="Times New Roman" w:cs="Times New Roman"/>
          <w:color w:val="333333"/>
        </w:rPr>
        <w:t xml:space="preserve"> square petri dishes </w:t>
      </w:r>
      <w:r w:rsidR="00E336EF" w:rsidRPr="004219CA">
        <w:rPr>
          <w:rFonts w:ascii="Times New Roman" w:hAnsi="Times New Roman" w:cs="Times New Roman"/>
          <w:color w:val="333333"/>
        </w:rPr>
        <w:t>half</w:t>
      </w:r>
      <w:r w:rsidRPr="004219CA">
        <w:rPr>
          <w:rFonts w:ascii="Times New Roman" w:hAnsi="Times New Roman" w:cs="Times New Roman"/>
          <w:color w:val="333333"/>
        </w:rPr>
        <w:t>-</w:t>
      </w:r>
      <w:r w:rsidR="00E336EF" w:rsidRPr="004219CA">
        <w:rPr>
          <w:rFonts w:ascii="Times New Roman" w:hAnsi="Times New Roman" w:cs="Times New Roman"/>
          <w:color w:val="333333"/>
        </w:rPr>
        <w:t>filled with</w:t>
      </w:r>
      <w:r w:rsidR="00614AE8" w:rsidRPr="004219CA">
        <w:rPr>
          <w:rFonts w:ascii="Times New Roman" w:hAnsi="Times New Roman" w:cs="Times New Roman"/>
          <w:color w:val="333333"/>
        </w:rPr>
        <w:t xml:space="preserve"> solid ¼ B&amp;D media without nitrogen</w:t>
      </w:r>
      <w:r w:rsidR="00F72B34" w:rsidRPr="004219CA">
        <w:rPr>
          <w:rFonts w:ascii="Times New Roman" w:hAnsi="Times New Roman" w:cs="Times New Roman"/>
          <w:color w:val="333333"/>
        </w:rPr>
        <w:t xml:space="preserve"> (1.4% Agar Noble, </w:t>
      </w:r>
      <w:proofErr w:type="spellStart"/>
      <w:proofErr w:type="gramStart"/>
      <w:r w:rsidR="00F72B34" w:rsidRPr="004219CA">
        <w:rPr>
          <w:rFonts w:ascii="Times New Roman" w:hAnsi="Times New Roman" w:cs="Times New Roman"/>
          <w:color w:val="333333"/>
        </w:rPr>
        <w:t>Difco</w:t>
      </w:r>
      <w:proofErr w:type="spellEnd"/>
      <w:r w:rsidR="00F72B34" w:rsidRPr="004219CA">
        <w:rPr>
          <w:rFonts w:ascii="Times New Roman" w:hAnsi="Times New Roman" w:cs="Times New Roman"/>
          <w:color w:val="333333"/>
        </w:rPr>
        <w:t>)(</w:t>
      </w:r>
      <w:proofErr w:type="gramEnd"/>
      <w:r w:rsidR="00F72B34" w:rsidRPr="004219CA">
        <w:rPr>
          <w:rFonts w:ascii="Times New Roman" w:hAnsi="Times New Roman" w:cs="Times New Roman"/>
          <w:color w:val="333333"/>
        </w:rPr>
        <w:t>Broughton and Dilworth, 1971)</w:t>
      </w:r>
      <w:r w:rsidR="00E336EF" w:rsidRPr="004219CA">
        <w:rPr>
          <w:rFonts w:ascii="Times New Roman" w:hAnsi="Times New Roman" w:cs="Times New Roman"/>
          <w:color w:val="333333"/>
        </w:rPr>
        <w:t xml:space="preserve">. </w:t>
      </w:r>
      <w:r w:rsidRPr="004219CA">
        <w:rPr>
          <w:rFonts w:ascii="Times New Roman" w:hAnsi="Times New Roman" w:cs="Times New Roman"/>
          <w:color w:val="333333"/>
        </w:rPr>
        <w:t>For each</w:t>
      </w:r>
      <w:r w:rsidR="00E336EF" w:rsidRPr="004219CA">
        <w:rPr>
          <w:rFonts w:ascii="Times New Roman" w:hAnsi="Times New Roman" w:cs="Times New Roman"/>
          <w:color w:val="333333"/>
        </w:rPr>
        <w:t xml:space="preserve"> genotype, six biological r</w:t>
      </w:r>
      <w:r w:rsidR="00F72B34" w:rsidRPr="004219CA">
        <w:rPr>
          <w:rFonts w:ascii="Times New Roman" w:hAnsi="Times New Roman" w:cs="Times New Roman"/>
          <w:color w:val="333333"/>
        </w:rPr>
        <w:t>e</w:t>
      </w:r>
      <w:r w:rsidR="00E336EF" w:rsidRPr="004219CA">
        <w:rPr>
          <w:rFonts w:ascii="Times New Roman" w:hAnsi="Times New Roman" w:cs="Times New Roman"/>
          <w:color w:val="333333"/>
        </w:rPr>
        <w:t>p</w:t>
      </w:r>
      <w:r w:rsidR="00F72B34" w:rsidRPr="004219CA">
        <w:rPr>
          <w:rFonts w:ascii="Times New Roman" w:hAnsi="Times New Roman" w:cs="Times New Roman"/>
          <w:color w:val="333333"/>
        </w:rPr>
        <w:t xml:space="preserve">licates </w:t>
      </w:r>
      <w:r w:rsidR="00E336EF" w:rsidRPr="004219CA">
        <w:rPr>
          <w:rFonts w:ascii="Times New Roman" w:hAnsi="Times New Roman" w:cs="Times New Roman"/>
          <w:color w:val="333333"/>
        </w:rPr>
        <w:t xml:space="preserve">were prepared </w:t>
      </w:r>
      <w:r w:rsidRPr="004219CA">
        <w:rPr>
          <w:rFonts w:ascii="Times New Roman" w:hAnsi="Times New Roman" w:cs="Times New Roman"/>
          <w:color w:val="333333"/>
        </w:rPr>
        <w:t>with 12 plants/plate</w:t>
      </w:r>
      <w:r w:rsidR="00F72B34" w:rsidRPr="004219CA">
        <w:rPr>
          <w:rFonts w:ascii="Times New Roman" w:hAnsi="Times New Roman" w:cs="Times New Roman"/>
          <w:color w:val="333333"/>
        </w:rPr>
        <w:t xml:space="preserve">. </w:t>
      </w:r>
      <w:r w:rsidR="00D82E5C" w:rsidRPr="004219CA">
        <w:rPr>
          <w:rFonts w:ascii="Times New Roman" w:hAnsi="Times New Roman" w:cs="Times New Roman"/>
          <w:color w:val="333333"/>
        </w:rPr>
        <w:t xml:space="preserve">A </w:t>
      </w:r>
      <w:r w:rsidRPr="004219CA">
        <w:rPr>
          <w:rFonts w:ascii="Times New Roman" w:hAnsi="Times New Roman" w:cs="Times New Roman"/>
          <w:color w:val="333333"/>
        </w:rPr>
        <w:t>sterile</w:t>
      </w:r>
      <w:r w:rsidR="00D82E5C" w:rsidRPr="004219CA">
        <w:rPr>
          <w:rFonts w:ascii="Times New Roman" w:hAnsi="Times New Roman" w:cs="Times New Roman"/>
          <w:color w:val="333333"/>
        </w:rPr>
        <w:t xml:space="preserve"> filter paper was placed between roots and media </w:t>
      </w:r>
      <w:r w:rsidRPr="004219CA">
        <w:rPr>
          <w:rFonts w:ascii="Times New Roman" w:hAnsi="Times New Roman" w:cs="Times New Roman"/>
          <w:color w:val="333333"/>
        </w:rPr>
        <w:t xml:space="preserve">and plants were </w:t>
      </w:r>
      <w:r w:rsidR="00D82E5C" w:rsidRPr="004219CA">
        <w:rPr>
          <w:rFonts w:ascii="Times New Roman" w:hAnsi="Times New Roman" w:cs="Times New Roman"/>
          <w:color w:val="333333"/>
        </w:rPr>
        <w:t xml:space="preserve">fixed with an autoclaved aluminium foil grid. </w:t>
      </w:r>
      <w:r w:rsidR="004119DD" w:rsidRPr="004219CA">
        <w:rPr>
          <w:rFonts w:ascii="Times New Roman" w:hAnsi="Times New Roman" w:cs="Times New Roman"/>
          <w:color w:val="333333"/>
        </w:rPr>
        <w:t xml:space="preserve">Plates were kept in a vertical position, placed in special plastic racks covering the bottom half of the plate to keep plant roots in darkness. Plants </w:t>
      </w:r>
      <w:r w:rsidR="00D82E5C" w:rsidRPr="004219CA">
        <w:rPr>
          <w:rFonts w:ascii="Times New Roman" w:hAnsi="Times New Roman" w:cs="Times New Roman"/>
          <w:color w:val="333333"/>
        </w:rPr>
        <w:t>were cultivated at 21°C, 16/8 day/night hours, 100/0μmol white light day/night</w:t>
      </w:r>
      <w:r w:rsidR="005E0A20" w:rsidRPr="004219CA">
        <w:rPr>
          <w:rFonts w:ascii="Times New Roman" w:hAnsi="Times New Roman" w:cs="Times New Roman"/>
          <w:color w:val="333333"/>
        </w:rPr>
        <w:t xml:space="preserve"> for two weeks</w:t>
      </w:r>
      <w:r w:rsidR="00D82E5C" w:rsidRPr="004219CA">
        <w:rPr>
          <w:rFonts w:ascii="Times New Roman" w:hAnsi="Times New Roman" w:cs="Times New Roman"/>
          <w:color w:val="333333"/>
        </w:rPr>
        <w:t xml:space="preserve">. </w:t>
      </w:r>
      <w:r w:rsidR="00293891" w:rsidRPr="004219CA">
        <w:rPr>
          <w:rFonts w:ascii="Times New Roman" w:hAnsi="Times New Roman" w:cs="Times New Roman"/>
          <w:color w:val="333333"/>
        </w:rPr>
        <w:t xml:space="preserve"> </w:t>
      </w:r>
    </w:p>
    <w:p w14:paraId="592147DD" w14:textId="77777777" w:rsidR="0051258A" w:rsidRPr="004219CA" w:rsidRDefault="00BC1133"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77294F" w:rsidRPr="0077294F">
        <w:rPr>
          <w:rFonts w:ascii="Times New Roman" w:hAnsi="Times New Roman" w:cs="Times New Roman"/>
          <w:i/>
          <w:iCs/>
          <w:color w:val="333333"/>
        </w:rPr>
        <w:t>Hordeum</w:t>
      </w:r>
      <w:r w:rsidRPr="004219CA">
        <w:rPr>
          <w:rFonts w:ascii="Times New Roman" w:hAnsi="Times New Roman" w:cs="Times New Roman"/>
          <w:color w:val="333333"/>
        </w:rPr>
        <w:t xml:space="preserve">, </w:t>
      </w:r>
      <w:r w:rsidR="005E0A20" w:rsidRPr="004219CA">
        <w:rPr>
          <w:rFonts w:ascii="Times New Roman" w:hAnsi="Times New Roman" w:cs="Times New Roman"/>
          <w:color w:val="333333"/>
        </w:rPr>
        <w:t xml:space="preserve">sterile germinated wild-type and CSSP mutant </w:t>
      </w:r>
      <w:r w:rsidR="004119DD" w:rsidRPr="004219CA">
        <w:rPr>
          <w:rFonts w:ascii="Times New Roman" w:hAnsi="Times New Roman" w:cs="Times New Roman"/>
          <w:color w:val="333333"/>
        </w:rPr>
        <w:t>seedlings were cultivated in autoclaved Duran borosilicate glas</w:t>
      </w:r>
      <w:r w:rsidR="00CA365F" w:rsidRPr="004219CA">
        <w:rPr>
          <w:rFonts w:ascii="Times New Roman" w:hAnsi="Times New Roman" w:cs="Times New Roman"/>
          <w:color w:val="333333"/>
        </w:rPr>
        <w:t>s</w:t>
      </w:r>
      <w:r w:rsidR="004119DD" w:rsidRPr="004219CA">
        <w:rPr>
          <w:rFonts w:ascii="Times New Roman" w:hAnsi="Times New Roman" w:cs="Times New Roman"/>
          <w:color w:val="333333"/>
        </w:rPr>
        <w:t xml:space="preserve"> tubes filled with 50ml of sterile VWR sand </w:t>
      </w:r>
      <w:r w:rsidR="00CA365F" w:rsidRPr="004219CA">
        <w:rPr>
          <w:rFonts w:ascii="Times New Roman" w:hAnsi="Times New Roman" w:cs="Times New Roman"/>
          <w:color w:val="333333"/>
        </w:rPr>
        <w:t xml:space="preserve">(CAS 14808-60-7, washed with sterile </w:t>
      </w:r>
      <w:proofErr w:type="spellStart"/>
      <w:r w:rsidR="00CA365F" w:rsidRPr="004219CA">
        <w:rPr>
          <w:rFonts w:ascii="Times New Roman" w:hAnsi="Times New Roman" w:cs="Times New Roman"/>
          <w:color w:val="333333"/>
        </w:rPr>
        <w:t>milliQ</w:t>
      </w:r>
      <w:proofErr w:type="spellEnd"/>
      <w:r w:rsidR="00CA365F" w:rsidRPr="004219CA">
        <w:rPr>
          <w:rFonts w:ascii="Times New Roman" w:hAnsi="Times New Roman" w:cs="Times New Roman"/>
          <w:color w:val="333333"/>
        </w:rPr>
        <w:t xml:space="preserve"> and baked for 4h at 200°C) </w:t>
      </w:r>
      <w:r w:rsidR="004119DD" w:rsidRPr="004219CA">
        <w:rPr>
          <w:rFonts w:ascii="Times New Roman" w:hAnsi="Times New Roman" w:cs="Times New Roman"/>
          <w:color w:val="333333"/>
        </w:rPr>
        <w:t>and 15ml of low nitrogen low phosphorus Long Ashton media</w:t>
      </w:r>
      <w:r w:rsidR="00CA365F" w:rsidRPr="004219CA">
        <w:rPr>
          <w:rFonts w:ascii="Times New Roman" w:hAnsi="Times New Roman" w:cs="Times New Roman"/>
          <w:color w:val="333333"/>
        </w:rPr>
        <w:t xml:space="preserve"> (as used for </w:t>
      </w:r>
      <w:r w:rsidR="0077294F" w:rsidRPr="0077294F">
        <w:rPr>
          <w:rFonts w:ascii="Times New Roman" w:hAnsi="Times New Roman" w:cs="Times New Roman"/>
          <w:i/>
          <w:iCs/>
          <w:color w:val="333333"/>
        </w:rPr>
        <w:t>Hordeum</w:t>
      </w:r>
      <w:r w:rsidR="00CA365F" w:rsidRPr="004219CA">
        <w:rPr>
          <w:rFonts w:ascii="Times New Roman" w:hAnsi="Times New Roman" w:cs="Times New Roman"/>
          <w:color w:val="333333"/>
        </w:rPr>
        <w:t xml:space="preserve"> </w:t>
      </w:r>
      <w:r w:rsidR="0077294F">
        <w:rPr>
          <w:rFonts w:ascii="Times New Roman" w:hAnsi="Times New Roman" w:cs="Times New Roman"/>
          <w:color w:val="333333"/>
        </w:rPr>
        <w:t>gnotobiotic</w:t>
      </w:r>
      <w:r w:rsidR="00CA365F" w:rsidRPr="004219CA">
        <w:rPr>
          <w:rFonts w:ascii="Times New Roman" w:hAnsi="Times New Roman" w:cs="Times New Roman"/>
          <w:color w:val="333333"/>
        </w:rPr>
        <w:t xml:space="preserve"> experiment)</w:t>
      </w:r>
      <w:r w:rsidR="004119DD" w:rsidRPr="004219CA">
        <w:rPr>
          <w:rFonts w:ascii="Times New Roman" w:hAnsi="Times New Roman" w:cs="Times New Roman"/>
          <w:color w:val="333333"/>
        </w:rPr>
        <w:t xml:space="preserve">. One seedling was added to each tube and </w:t>
      </w:r>
      <w:r w:rsidR="00CA365F" w:rsidRPr="004219CA">
        <w:rPr>
          <w:rFonts w:ascii="Times New Roman" w:hAnsi="Times New Roman" w:cs="Times New Roman"/>
          <w:color w:val="333333"/>
        </w:rPr>
        <w:t xml:space="preserve">tubes were closed with autoclaved foam </w:t>
      </w:r>
      <w:r w:rsidR="00293891" w:rsidRPr="004219CA">
        <w:rPr>
          <w:rFonts w:ascii="Times New Roman" w:hAnsi="Times New Roman" w:cs="Times New Roman"/>
          <w:color w:val="333333"/>
        </w:rPr>
        <w:t>plugs</w:t>
      </w:r>
      <w:r w:rsidR="00CA365F" w:rsidRPr="004219CA">
        <w:rPr>
          <w:rFonts w:ascii="Times New Roman" w:hAnsi="Times New Roman" w:cs="Times New Roman"/>
          <w:color w:val="333333"/>
        </w:rPr>
        <w:t xml:space="preserve">. Unplanted controls were included containing sand only. Plants were cultivated under the same settings as for </w:t>
      </w:r>
      <w:r w:rsidR="00CA365F" w:rsidRPr="004219CA">
        <w:rPr>
          <w:rFonts w:ascii="Times New Roman" w:hAnsi="Times New Roman" w:cs="Times New Roman"/>
          <w:i/>
          <w:color w:val="333333"/>
        </w:rPr>
        <w:t>Lotus</w:t>
      </w:r>
      <w:r w:rsidR="00CA365F" w:rsidRPr="004219C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4219CA" w:rsidRDefault="00E219C4" w:rsidP="00DB2FCC">
      <w:pPr>
        <w:spacing w:line="276" w:lineRule="auto"/>
        <w:jc w:val="both"/>
        <w:rPr>
          <w:rFonts w:ascii="Times New Roman" w:hAnsi="Times New Roman" w:cs="Times New Roman"/>
          <w:b/>
          <w:bCs/>
        </w:rPr>
      </w:pPr>
      <w:r w:rsidRPr="004219CA">
        <w:rPr>
          <w:rFonts w:ascii="Times New Roman" w:hAnsi="Times New Roman" w:cs="Times New Roman"/>
          <w:b/>
          <w:bCs/>
        </w:rPr>
        <w:t>Root exudate harvest, sample preparation and LC-MS/MS</w:t>
      </w:r>
    </w:p>
    <w:p w14:paraId="21014511" w14:textId="77777777" w:rsidR="001B3959" w:rsidRPr="004219CA" w:rsidRDefault="005E0A20" w:rsidP="00DB2FCC">
      <w:pPr>
        <w:spacing w:line="276" w:lineRule="auto"/>
        <w:jc w:val="both"/>
        <w:rPr>
          <w:rFonts w:ascii="Times New Roman" w:hAnsi="Times New Roman" w:cs="Times New Roman"/>
          <w:kern w:val="0"/>
        </w:rPr>
      </w:pPr>
      <w:r w:rsidRPr="004219CA">
        <w:rPr>
          <w:rFonts w:ascii="Times New Roman" w:hAnsi="Times New Roman" w:cs="Times New Roman"/>
          <w:bCs/>
        </w:rPr>
        <w:t xml:space="preserve">For </w:t>
      </w:r>
      <w:r w:rsidRPr="004219CA">
        <w:rPr>
          <w:rFonts w:ascii="Times New Roman" w:hAnsi="Times New Roman" w:cs="Times New Roman"/>
          <w:bCs/>
          <w:i/>
        </w:rPr>
        <w:t>Lotus</w:t>
      </w:r>
      <w:r w:rsidRPr="004219CA">
        <w:rPr>
          <w:rFonts w:ascii="Times New Roman" w:hAnsi="Times New Roman" w:cs="Times New Roman"/>
          <w:bCs/>
        </w:rPr>
        <w:t xml:space="preserve">, plants </w:t>
      </w:r>
      <w:r w:rsidR="00895DAE" w:rsidRPr="004219CA">
        <w:rPr>
          <w:rFonts w:ascii="Times New Roman" w:hAnsi="Times New Roman" w:cs="Times New Roman"/>
          <w:bCs/>
        </w:rPr>
        <w:t>of</w:t>
      </w:r>
      <w:r w:rsidRPr="004219CA">
        <w:rPr>
          <w:rFonts w:ascii="Times New Roman" w:hAnsi="Times New Roman" w:cs="Times New Roman"/>
          <w:bCs/>
        </w:rPr>
        <w:t xml:space="preserve"> one petri dish were collectively transferred to a sterile glass vial containing 20ml of sterile </w:t>
      </w:r>
      <w:proofErr w:type="spellStart"/>
      <w:r w:rsidRPr="004219CA">
        <w:rPr>
          <w:rFonts w:ascii="Times New Roman" w:hAnsi="Times New Roman" w:cs="Times New Roman"/>
          <w:bCs/>
        </w:rPr>
        <w:t>milliQ</w:t>
      </w:r>
      <w:proofErr w:type="spellEnd"/>
      <w:r w:rsidRPr="004219CA">
        <w:rPr>
          <w:rFonts w:ascii="Times New Roman" w:hAnsi="Times New Roman" w:cs="Times New Roman"/>
          <w:bCs/>
        </w:rPr>
        <w:t>. After 3h, plants were removed and the liquid was filter sterilised using 0.4µm cell-strainers</w:t>
      </w:r>
      <w:r w:rsidR="00056B7B" w:rsidRPr="004219CA">
        <w:rPr>
          <w:rFonts w:ascii="Times New Roman" w:hAnsi="Times New Roman" w:cs="Times New Roman"/>
          <w:bCs/>
        </w:rPr>
        <w:t xml:space="preserve"> </w:t>
      </w:r>
      <w:r w:rsidR="00056B7B" w:rsidRPr="004219CA">
        <w:rPr>
          <w:rFonts w:ascii="Times New Roman" w:hAnsi="Times New Roman" w:cs="Times New Roman"/>
          <w:bCs/>
          <w:highlight w:val="red"/>
        </w:rPr>
        <w:t>CHECK WITH ZUZANA</w:t>
      </w:r>
      <w:r w:rsidRPr="004219CA">
        <w:rPr>
          <w:rFonts w:ascii="Times New Roman" w:hAnsi="Times New Roman" w:cs="Times New Roman"/>
          <w:bCs/>
        </w:rPr>
        <w:t xml:space="preserve">. </w:t>
      </w:r>
      <w:r w:rsidR="00293891" w:rsidRPr="004219CA">
        <w:rPr>
          <w:rFonts w:ascii="Times New Roman" w:hAnsi="Times New Roman" w:cs="Times New Roman"/>
          <w:bCs/>
        </w:rPr>
        <w:t xml:space="preserve">For </w:t>
      </w:r>
      <w:r w:rsidR="00D213B7" w:rsidRPr="00D213B7">
        <w:rPr>
          <w:rFonts w:ascii="Times New Roman" w:hAnsi="Times New Roman" w:cs="Times New Roman"/>
          <w:bCs/>
          <w:i/>
          <w:iCs/>
        </w:rPr>
        <w:t>Hordeum</w:t>
      </w:r>
      <w:r w:rsidR="00293891" w:rsidRPr="004219CA">
        <w:rPr>
          <w:rFonts w:ascii="Times New Roman" w:hAnsi="Times New Roman" w:cs="Times New Roman"/>
          <w:bCs/>
        </w:rPr>
        <w:t xml:space="preserve">, plants were gently removed using sterilised tweezers. 30ml of sterile </w:t>
      </w:r>
      <w:proofErr w:type="spellStart"/>
      <w:r w:rsidR="00293891" w:rsidRPr="004219CA">
        <w:rPr>
          <w:rFonts w:ascii="Times New Roman" w:hAnsi="Times New Roman" w:cs="Times New Roman"/>
          <w:bCs/>
        </w:rPr>
        <w:t>milliQ</w:t>
      </w:r>
      <w:proofErr w:type="spellEnd"/>
      <w:r w:rsidR="00293891" w:rsidRPr="004219CA">
        <w:rPr>
          <w:rFonts w:ascii="Times New Roman" w:hAnsi="Times New Roman" w:cs="Times New Roman"/>
          <w:bCs/>
        </w:rPr>
        <w:t xml:space="preserve"> was added to the sand, tubes were sealed with parafilm and vortexed for 30s</w:t>
      </w:r>
      <w:r w:rsidR="001B3959" w:rsidRPr="004219CA">
        <w:rPr>
          <w:rFonts w:ascii="Times New Roman" w:hAnsi="Times New Roman" w:cs="Times New Roman"/>
          <w:bCs/>
        </w:rPr>
        <w:t xml:space="preserve">. After settling of the sand, liquid was collected in fresh tubes and </w:t>
      </w:r>
      <w:r w:rsidR="001B3959" w:rsidRPr="004219CA">
        <w:rPr>
          <w:rFonts w:ascii="Times New Roman" w:hAnsi="Times New Roman" w:cs="Times New Roman"/>
          <w:bCs/>
        </w:rPr>
        <w:lastRenderedPageBreak/>
        <w:t xml:space="preserve">filtered through 0.4µm cell strainers. </w:t>
      </w:r>
      <w:r w:rsidR="00293891" w:rsidRPr="004219CA">
        <w:rPr>
          <w:rFonts w:ascii="Times New Roman" w:hAnsi="Times New Roman" w:cs="Times New Roman"/>
          <w:bCs/>
        </w:rPr>
        <w:t>All samples were stored at -70</w:t>
      </w:r>
      <w:r w:rsidR="00D213B7" w:rsidRPr="004219CA">
        <w:rPr>
          <w:rFonts w:ascii="Times New Roman" w:hAnsi="Times New Roman" w:cs="Times New Roman"/>
          <w:color w:val="333333"/>
        </w:rPr>
        <w:t>°C</w:t>
      </w:r>
      <w:r w:rsidR="00293891" w:rsidRPr="004219CA">
        <w:rPr>
          <w:rFonts w:ascii="Times New Roman" w:hAnsi="Times New Roman" w:cs="Times New Roman"/>
          <w:bCs/>
        </w:rPr>
        <w:t xml:space="preserve"> </w:t>
      </w:r>
      <w:r w:rsidRPr="004219CA">
        <w:rPr>
          <w:rFonts w:ascii="Times New Roman" w:hAnsi="Times New Roman" w:cs="Times New Roman"/>
          <w:bCs/>
        </w:rPr>
        <w:t xml:space="preserve">and </w:t>
      </w:r>
      <w:r w:rsidR="00895DAE" w:rsidRPr="004219CA">
        <w:rPr>
          <w:rFonts w:ascii="Times New Roman" w:hAnsi="Times New Roman" w:cs="Times New Roman"/>
          <w:bCs/>
        </w:rPr>
        <w:t xml:space="preserve">subsequently freeze-dried </w:t>
      </w:r>
      <w:r w:rsidR="001B3959" w:rsidRPr="004219CA">
        <w:rPr>
          <w:rFonts w:ascii="Times New Roman" w:hAnsi="Times New Roman" w:cs="Times New Roman"/>
          <w:bCs/>
        </w:rPr>
        <w:t>in</w:t>
      </w:r>
      <w:r w:rsidR="00895DAE" w:rsidRPr="004219CA">
        <w:rPr>
          <w:rFonts w:ascii="Times New Roman" w:hAnsi="Times New Roman" w:cs="Times New Roman"/>
          <w:bCs/>
        </w:rPr>
        <w:t xml:space="preserve"> a </w:t>
      </w:r>
      <w:proofErr w:type="spellStart"/>
      <w:r w:rsidR="00895DAE" w:rsidRPr="004219CA">
        <w:rPr>
          <w:rFonts w:ascii="Times New Roman" w:hAnsi="Times New Roman" w:cs="Times New Roman"/>
          <w:bCs/>
        </w:rPr>
        <w:t>lyophiliser</w:t>
      </w:r>
      <w:proofErr w:type="spellEnd"/>
      <w:r w:rsidR="00895DAE" w:rsidRPr="004219CA">
        <w:rPr>
          <w:rFonts w:ascii="Times New Roman" w:hAnsi="Times New Roman" w:cs="Times New Roman"/>
          <w:bCs/>
        </w:rPr>
        <w:t xml:space="preserve"> </w:t>
      </w:r>
      <w:r w:rsidR="001B3959" w:rsidRPr="004219CA">
        <w:rPr>
          <w:rFonts w:ascii="Times New Roman" w:hAnsi="Times New Roman" w:cs="Times New Roman"/>
          <w:bCs/>
        </w:rPr>
        <w:t xml:space="preserve">(CD52-I, HETOSIC, </w:t>
      </w:r>
      <w:proofErr w:type="spellStart"/>
      <w:r w:rsidR="001B3959" w:rsidRPr="004219CA">
        <w:rPr>
          <w:rFonts w:ascii="Times New Roman" w:hAnsi="Times New Roman" w:cs="Times New Roman"/>
          <w:bCs/>
        </w:rPr>
        <w:t>Heto</w:t>
      </w:r>
      <w:proofErr w:type="spellEnd"/>
      <w:r w:rsidR="001B3959" w:rsidRPr="004219CA">
        <w:rPr>
          <w:rFonts w:ascii="Times New Roman" w:hAnsi="Times New Roman" w:cs="Times New Roman"/>
          <w:bCs/>
        </w:rPr>
        <w:t xml:space="preserve"> Lab Equipment) for 1-2</w:t>
      </w:r>
      <w:r w:rsidR="00D213B7">
        <w:rPr>
          <w:rFonts w:ascii="Times New Roman" w:hAnsi="Times New Roman" w:cs="Times New Roman"/>
          <w:bCs/>
        </w:rPr>
        <w:t xml:space="preserve"> </w:t>
      </w:r>
      <w:r w:rsidR="001B3959" w:rsidRPr="004219CA">
        <w:rPr>
          <w:rFonts w:ascii="Times New Roman" w:hAnsi="Times New Roman" w:cs="Times New Roman"/>
          <w:bCs/>
        </w:rPr>
        <w:t>d</w:t>
      </w:r>
      <w:r w:rsidR="00D213B7">
        <w:rPr>
          <w:rFonts w:ascii="Times New Roman" w:hAnsi="Times New Roman" w:cs="Times New Roman"/>
          <w:bCs/>
        </w:rPr>
        <w:t>ays</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Freeze-dried samples were spiked with 20μl 10μg/ml</w:t>
      </w:r>
      <w:r w:rsidR="001B3959" w:rsidRPr="004219CA">
        <w:rPr>
          <w:rFonts w:ascii="Times New Roman" w:hAnsi="Times New Roman" w:cs="Times New Roman"/>
          <w:bCs/>
        </w:rPr>
        <w:t xml:space="preserve"> </w:t>
      </w:r>
      <w:proofErr w:type="spellStart"/>
      <w:r w:rsidR="001B3959" w:rsidRPr="004219CA">
        <w:rPr>
          <w:rFonts w:ascii="Times New Roman" w:hAnsi="Times New Roman" w:cs="Times New Roman"/>
          <w:kern w:val="0"/>
        </w:rPr>
        <w:t>ketopinic</w:t>
      </w:r>
      <w:proofErr w:type="spellEnd"/>
      <w:r w:rsidR="001B3959" w:rsidRPr="004219CA">
        <w:rPr>
          <w:rFonts w:ascii="Times New Roman" w:hAnsi="Times New Roman" w:cs="Times New Roman"/>
          <w:kern w:val="0"/>
        </w:rPr>
        <w:t xml:space="preserve"> acid in MeOH and dried under gentle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 xml:space="preserve">flow. Samples were reconstituted in 3ml 100% MeOH and sonicated for 10min, prior to filtration using hydrophobic PTFE syringe filters (0.22μm pore size, 25mm). </w:t>
      </w:r>
      <w:r w:rsidR="00056B7B" w:rsidRPr="004219CA">
        <w:rPr>
          <w:rFonts w:ascii="Times New Roman" w:hAnsi="Times New Roman" w:cs="Times New Roman"/>
          <w:kern w:val="0"/>
        </w:rPr>
        <w:t>S</w:t>
      </w:r>
      <w:r w:rsidR="001B3959" w:rsidRPr="004219CA">
        <w:rPr>
          <w:rFonts w:ascii="Times New Roman" w:hAnsi="Times New Roman" w:cs="Times New Roman"/>
          <w:kern w:val="0"/>
        </w:rPr>
        <w:t>amples were dried under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flow and reconstitu</w:t>
      </w:r>
      <w:r w:rsidR="00056B7B" w:rsidRPr="004219CA">
        <w:rPr>
          <w:rFonts w:ascii="Times New Roman" w:hAnsi="Times New Roman" w:cs="Times New Roman"/>
          <w:kern w:val="0"/>
        </w:rPr>
        <w:t xml:space="preserve">ted in </w:t>
      </w:r>
      <w:r w:rsidR="001B3959" w:rsidRPr="004219CA">
        <w:rPr>
          <w:rFonts w:ascii="Times New Roman" w:hAnsi="Times New Roman" w:cs="Times New Roman"/>
          <w:kern w:val="0"/>
        </w:rPr>
        <w:t xml:space="preserve">300μl 80:20 (v/v%) </w:t>
      </w:r>
      <w:proofErr w:type="spellStart"/>
      <w:proofErr w:type="gramStart"/>
      <w:r w:rsidR="001B3959" w:rsidRPr="004219CA">
        <w:rPr>
          <w:rFonts w:ascii="Times New Roman" w:hAnsi="Times New Roman" w:cs="Times New Roman"/>
          <w:kern w:val="0"/>
        </w:rPr>
        <w:t>MeOH:milliQ</w:t>
      </w:r>
      <w:proofErr w:type="spellEnd"/>
      <w:proofErr w:type="gramEnd"/>
      <w:r w:rsidR="001B3959" w:rsidRPr="004219CA">
        <w:rPr>
          <w:rFonts w:ascii="Times New Roman" w:hAnsi="Times New Roman" w:cs="Times New Roman"/>
          <w:kern w:val="0"/>
        </w:rPr>
        <w:t xml:space="preserve"> containing 1μ</w:t>
      </w:r>
      <w:r w:rsidR="00056B7B" w:rsidRPr="004219CA">
        <w:rPr>
          <w:rFonts w:ascii="Times New Roman" w:hAnsi="Times New Roman" w:cs="Times New Roman"/>
          <w:kern w:val="0"/>
        </w:rPr>
        <w:t xml:space="preserve">g/ml camphoric acid. Reconstituted </w:t>
      </w:r>
      <w:r w:rsidR="001B3959" w:rsidRPr="004219CA">
        <w:rPr>
          <w:rFonts w:ascii="Times New Roman" w:hAnsi="Times New Roman" w:cs="Times New Roman"/>
          <w:kern w:val="0"/>
        </w:rPr>
        <w:t>samples were transferred to vials for analysis using ultra-high-pe</w:t>
      </w:r>
      <w:r w:rsidR="00056B7B" w:rsidRPr="004219CA">
        <w:rPr>
          <w:rFonts w:ascii="Times New Roman" w:hAnsi="Times New Roman" w:cs="Times New Roman"/>
          <w:kern w:val="0"/>
        </w:rPr>
        <w:t xml:space="preserve">rformance liquid chromatography </w:t>
      </w:r>
      <w:r w:rsidR="001B3959" w:rsidRPr="004219CA">
        <w:rPr>
          <w:rFonts w:ascii="Times New Roman" w:hAnsi="Times New Roman" w:cs="Times New Roman"/>
          <w:kern w:val="0"/>
        </w:rPr>
        <w:t xml:space="preserve">(UHPLC, </w:t>
      </w:r>
      <w:proofErr w:type="spellStart"/>
      <w:r w:rsidR="001B3959" w:rsidRPr="004219CA">
        <w:rPr>
          <w:rFonts w:ascii="Times New Roman" w:hAnsi="Times New Roman" w:cs="Times New Roman"/>
          <w:kern w:val="0"/>
        </w:rPr>
        <w:t>Dionex</w:t>
      </w:r>
      <w:proofErr w:type="spellEnd"/>
      <w:r w:rsidR="001B3959" w:rsidRPr="004219CA">
        <w:rPr>
          <w:rFonts w:ascii="Times New Roman" w:hAnsi="Times New Roman" w:cs="Times New Roman"/>
          <w:kern w:val="0"/>
        </w:rPr>
        <w:t xml:space="preserve"> ultimate 3000, </w:t>
      </w:r>
      <w:proofErr w:type="spellStart"/>
      <w:r w:rsidR="001B3959" w:rsidRPr="004219CA">
        <w:rPr>
          <w:rFonts w:ascii="Times New Roman" w:hAnsi="Times New Roman" w:cs="Times New Roman"/>
          <w:kern w:val="0"/>
        </w:rPr>
        <w:t>Thermo</w:t>
      </w:r>
      <w:proofErr w:type="spellEnd"/>
      <w:r w:rsidR="001B3959" w:rsidRPr="004219CA">
        <w:rPr>
          <w:rFonts w:ascii="Times New Roman" w:hAnsi="Times New Roman" w:cs="Times New Roman"/>
          <w:kern w:val="0"/>
        </w:rPr>
        <w:t xml:space="preserve"> Fisher) coupled to a quad</w:t>
      </w:r>
      <w:r w:rsidR="00056B7B" w:rsidRPr="004219CA">
        <w:rPr>
          <w:rFonts w:ascii="Times New Roman" w:hAnsi="Times New Roman" w:cs="Times New Roman"/>
          <w:kern w:val="0"/>
        </w:rPr>
        <w:t xml:space="preserve">rupole time-of-flight </w:t>
      </w:r>
      <w:r w:rsidR="001B3959" w:rsidRPr="004219CA">
        <w:rPr>
          <w:rFonts w:ascii="Times New Roman" w:hAnsi="Times New Roman" w:cs="Times New Roman"/>
          <w:kern w:val="0"/>
        </w:rPr>
        <w:t>mass spectrometer (</w:t>
      </w:r>
      <w:proofErr w:type="spellStart"/>
      <w:r w:rsidR="001B3959" w:rsidRPr="004219CA">
        <w:rPr>
          <w:rFonts w:ascii="Times New Roman" w:hAnsi="Times New Roman" w:cs="Times New Roman"/>
          <w:kern w:val="0"/>
        </w:rPr>
        <w:t>qToF</w:t>
      </w:r>
      <w:proofErr w:type="spellEnd"/>
      <w:r w:rsidR="001B3959" w:rsidRPr="004219CA">
        <w:rPr>
          <w:rFonts w:ascii="Times New Roman" w:hAnsi="Times New Roman" w:cs="Times New Roman"/>
          <w:kern w:val="0"/>
        </w:rPr>
        <w:t xml:space="preserve"> MS, Bruker Compact) with electrosp</w:t>
      </w:r>
      <w:r w:rsidR="00056B7B" w:rsidRPr="004219CA">
        <w:rPr>
          <w:rFonts w:ascii="Times New Roman" w:hAnsi="Times New Roman" w:cs="Times New Roman"/>
          <w:kern w:val="0"/>
        </w:rPr>
        <w:t xml:space="preserve">ray ionisation (negative ionisation mode). The column used </w:t>
      </w:r>
      <w:r w:rsidR="001B3959" w:rsidRPr="004219CA">
        <w:rPr>
          <w:rFonts w:ascii="Times New Roman" w:hAnsi="Times New Roman" w:cs="Times New Roman"/>
          <w:kern w:val="0"/>
        </w:rPr>
        <w:t>during UHPLC was an A</w:t>
      </w:r>
      <w:r w:rsidR="00056B7B" w:rsidRPr="004219CA">
        <w:rPr>
          <w:rFonts w:ascii="Times New Roman" w:hAnsi="Times New Roman" w:cs="Times New Roman"/>
          <w:kern w:val="0"/>
        </w:rPr>
        <w:t>CQUITY UHPLC HSS T3 column (2.1x</w:t>
      </w:r>
      <w:r w:rsidR="001B3959" w:rsidRPr="004219CA">
        <w:rPr>
          <w:rFonts w:ascii="Times New Roman" w:hAnsi="Times New Roman" w:cs="Times New Roman"/>
          <w:kern w:val="0"/>
        </w:rPr>
        <w:t>1000 mm, 1.8μ</w:t>
      </w:r>
      <w:r w:rsidR="00056B7B" w:rsidRPr="004219CA">
        <w:rPr>
          <w:rFonts w:ascii="Times New Roman" w:hAnsi="Times New Roman" w:cs="Times New Roman"/>
          <w:kern w:val="0"/>
        </w:rPr>
        <w:t xml:space="preserve">m, Waters) </w:t>
      </w:r>
      <w:r w:rsidR="001B3959" w:rsidRPr="004219CA">
        <w:rPr>
          <w:rFonts w:ascii="Times New Roman" w:hAnsi="Times New Roman" w:cs="Times New Roman"/>
          <w:kern w:val="0"/>
        </w:rPr>
        <w:t xml:space="preserve">with a flow rate of 0.2ml/min. The mobile phases were 0.1% acetic acid in </w:t>
      </w:r>
      <w:proofErr w:type="spellStart"/>
      <w:r w:rsidR="001B3959" w:rsidRPr="004219CA">
        <w:rPr>
          <w:rFonts w:ascii="Times New Roman" w:hAnsi="Times New Roman" w:cs="Times New Roman"/>
          <w:kern w:val="0"/>
        </w:rPr>
        <w:t>milliQ</w:t>
      </w:r>
      <w:proofErr w:type="spellEnd"/>
      <w:r w:rsidR="001B3959" w:rsidRPr="004219CA">
        <w:rPr>
          <w:rFonts w:ascii="Times New Roman" w:hAnsi="Times New Roman" w:cs="Times New Roman"/>
          <w:kern w:val="0"/>
        </w:rPr>
        <w:t xml:space="preserve"> </w:t>
      </w:r>
      <w:r w:rsidR="00056B7B" w:rsidRPr="004219CA">
        <w:rPr>
          <w:rFonts w:ascii="Times New Roman" w:hAnsi="Times New Roman" w:cs="Times New Roman"/>
          <w:kern w:val="0"/>
        </w:rPr>
        <w:t xml:space="preserve">and </w:t>
      </w:r>
      <w:r w:rsidR="001B3959" w:rsidRPr="004219CA">
        <w:rPr>
          <w:rFonts w:ascii="Times New Roman" w:hAnsi="Times New Roman" w:cs="Times New Roman"/>
          <w:kern w:val="0"/>
        </w:rPr>
        <w:t xml:space="preserve">0.1% acetic acid in acetonitrile. 2μl </w:t>
      </w:r>
      <w:r w:rsidR="00056B7B" w:rsidRPr="004219CA">
        <w:rPr>
          <w:rFonts w:ascii="Times New Roman" w:hAnsi="Times New Roman" w:cs="Times New Roman"/>
          <w:kern w:val="0"/>
        </w:rPr>
        <w:t>sample volume</w:t>
      </w:r>
      <w:r w:rsidR="001B3959" w:rsidRPr="004219CA">
        <w:rPr>
          <w:rFonts w:ascii="Times New Roman" w:hAnsi="Times New Roman" w:cs="Times New Roman"/>
          <w:kern w:val="0"/>
        </w:rPr>
        <w:t xml:space="preserve"> we</w:t>
      </w:r>
      <w:r w:rsidR="00056B7B" w:rsidRPr="004219CA">
        <w:rPr>
          <w:rFonts w:ascii="Times New Roman" w:hAnsi="Times New Roman" w:cs="Times New Roman"/>
          <w:kern w:val="0"/>
        </w:rPr>
        <w:t>re injected and column temperature was set to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4219CA" w:rsidRDefault="006D5743" w:rsidP="00DB2FCC">
      <w:pPr>
        <w:spacing w:line="276" w:lineRule="auto"/>
        <w:jc w:val="both"/>
        <w:rPr>
          <w:rFonts w:ascii="Times New Roman" w:hAnsi="Times New Roman" w:cs="Times New Roman"/>
          <w:b/>
          <w:bCs/>
        </w:rPr>
      </w:pPr>
      <w:r w:rsidRPr="004219CA">
        <w:rPr>
          <w:rFonts w:ascii="Times New Roman" w:hAnsi="Times New Roman" w:cs="Times New Roman"/>
          <w:b/>
          <w:bCs/>
        </w:rPr>
        <w:t>Metabolite data analysis, statistics and visualisation</w:t>
      </w:r>
    </w:p>
    <w:p w14:paraId="5E338243" w14:textId="77777777" w:rsidR="001E5932" w:rsidRPr="004219CA" w:rsidRDefault="00056B7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Raw data were pre-processed using </w:t>
      </w:r>
      <w:proofErr w:type="spellStart"/>
      <w:r w:rsidRPr="004219CA">
        <w:rPr>
          <w:rFonts w:ascii="Times New Roman" w:hAnsi="Times New Roman" w:cs="Times New Roman"/>
          <w:kern w:val="0"/>
        </w:rPr>
        <w:t>MzMine</w:t>
      </w:r>
      <w:proofErr w:type="spellEnd"/>
      <w:r w:rsidRPr="004219CA">
        <w:rPr>
          <w:rFonts w:ascii="Times New Roman" w:hAnsi="Times New Roman" w:cs="Times New Roman"/>
          <w:kern w:val="0"/>
        </w:rPr>
        <w:t xml:space="preserve"> 3.3.0 [346]. Features with a retention time &gt;19min were excluded from the chromatograms. Chem</w:t>
      </w:r>
      <w:r w:rsidR="0001777F" w:rsidRPr="004219CA">
        <w:rPr>
          <w:rFonts w:ascii="Times New Roman" w:hAnsi="Times New Roman" w:cs="Times New Roman"/>
          <w:kern w:val="0"/>
        </w:rPr>
        <w:t xml:space="preserve">ical annotation of features was performed by </w:t>
      </w:r>
      <w:r w:rsidRPr="004219CA">
        <w:rPr>
          <w:rFonts w:ascii="Times New Roman" w:hAnsi="Times New Roman" w:cs="Times New Roman"/>
          <w:kern w:val="0"/>
        </w:rPr>
        <w:t>the computational tool CANOPUS integrated in SIRIUS 5.6.3 and v</w:t>
      </w:r>
      <w:r w:rsidR="0001777F" w:rsidRPr="004219CA">
        <w:rPr>
          <w:rFonts w:ascii="Times New Roman" w:hAnsi="Times New Roman" w:cs="Times New Roman"/>
          <w:kern w:val="0"/>
        </w:rPr>
        <w:t xml:space="preserve">ia classification tools </w:t>
      </w:r>
      <w:proofErr w:type="spellStart"/>
      <w:r w:rsidRPr="004219CA">
        <w:rPr>
          <w:rFonts w:ascii="Times New Roman" w:hAnsi="Times New Roman" w:cs="Times New Roman"/>
          <w:kern w:val="0"/>
        </w:rPr>
        <w:t>ClassyFire</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kern w:val="0"/>
        </w:rPr>
        <w:t>NPClassifier</w:t>
      </w:r>
      <w:proofErr w:type="spellEnd"/>
      <w:r w:rsidRPr="004219CA">
        <w:rPr>
          <w:rFonts w:ascii="Times New Roman" w:hAnsi="Times New Roman" w:cs="Times New Roman"/>
          <w:kern w:val="0"/>
        </w:rPr>
        <w:t xml:space="preserve"> [347-350].</w:t>
      </w:r>
      <w:r w:rsidR="0001777F" w:rsidRPr="004219CA">
        <w:rPr>
          <w:rFonts w:ascii="Times New Roman" w:hAnsi="Times New Roman" w:cs="Times New Roman"/>
          <w:kern w:val="0"/>
        </w:rPr>
        <w:t xml:space="preserve"> </w:t>
      </w:r>
      <w:r w:rsidR="0001777F" w:rsidRPr="004219CA">
        <w:rPr>
          <w:rFonts w:ascii="Times New Roman" w:hAnsi="Times New Roman" w:cs="Times New Roman"/>
          <w:kern w:val="0"/>
          <w:highlight w:val="red"/>
        </w:rPr>
        <w:t>ADD MISSING INFO IB</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77777777"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We thank Dr. Sha Zhang, Dr. Florian Lamouche and Dr. Simon Kelly for valuable input on experimental setup and data analysis</w:t>
      </w:r>
      <w:r w:rsidR="00D213B7">
        <w:rPr>
          <w:rFonts w:ascii="Times New Roman" w:hAnsi="Times New Roman" w:cs="Times New Roman"/>
        </w:rPr>
        <w:t>. We also thank</w:t>
      </w:r>
      <w:r w:rsidR="008C62FE" w:rsidRPr="004219CA">
        <w:rPr>
          <w:rFonts w:ascii="Times New Roman" w:hAnsi="Times New Roman" w:cs="Times New Roman"/>
        </w:rPr>
        <w:t xml:space="preserve"> Dr. Gijs Selten and Dr. Florian Lamouche for providing Kegg Orthologue Information for the bacteria used in our synthetic community assays</w:t>
      </w:r>
      <w:r w:rsidRPr="004219CA">
        <w:rPr>
          <w:rFonts w:ascii="Times New Roman" w:hAnsi="Times New Roman" w:cs="Times New Roman"/>
        </w:rPr>
        <w:t xml:space="preserve">. 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4219CA">
        <w:rPr>
          <w:rFonts w:ascii="Times New Roman" w:hAnsi="Times New Roman" w:cs="Times New Roman"/>
        </w:rPr>
        <w:t xml:space="preserve">performed the experiments with </w:t>
      </w:r>
      <w:r w:rsidR="0016677A" w:rsidRPr="004219CA">
        <w:rPr>
          <w:rFonts w:ascii="Times New Roman" w:hAnsi="Times New Roman" w:cs="Times New Roman"/>
        </w:rPr>
        <w:t xml:space="preserve">technical </w:t>
      </w:r>
      <w:r w:rsidRPr="004219CA">
        <w:rPr>
          <w:rFonts w:ascii="Times New Roman" w:hAnsi="Times New Roman" w:cs="Times New Roman"/>
        </w:rPr>
        <w:t>support from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lastRenderedPageBreak/>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Simona Radutoiu" w:date="2025-03-31T09:36:00Z" w:initials="SR">
    <w:p w14:paraId="15B61A01" w14:textId="77777777" w:rsidR="008A3445" w:rsidRDefault="008A3445" w:rsidP="008A3445">
      <w:pPr>
        <w:pStyle w:val="CommentText"/>
      </w:pPr>
      <w:r>
        <w:rPr>
          <w:rStyle w:val="CommentReference"/>
        </w:rPr>
        <w:annotationRef/>
      </w:r>
      <w:r>
        <w:rPr>
          <w:lang w:val="da-DK"/>
        </w:rPr>
        <w:t>Neeeds refs</w:t>
      </w:r>
    </w:p>
  </w:comment>
  <w:comment w:id="83" w:author="Simona Radutoiu" w:date="2025-03-31T09:39:00Z" w:initials="SR">
    <w:p w14:paraId="2DD34E37" w14:textId="77777777" w:rsidR="0070685C" w:rsidRDefault="001D6CD2" w:rsidP="0070685C">
      <w:pPr>
        <w:pStyle w:val="CommentText"/>
      </w:pPr>
      <w:r>
        <w:rPr>
          <w:rStyle w:val="CommentReference"/>
        </w:rPr>
        <w:annotationRef/>
      </w:r>
      <w:r w:rsidR="0070685C">
        <w:rPr>
          <w:lang w:val="da-DK"/>
        </w:rPr>
        <w:t>Reduce this to just short statement without too much emphasis oh who did what. Remember to add other research of CSSP mutants and microbiota.</w:t>
      </w:r>
    </w:p>
  </w:comment>
  <w:comment w:id="90" w:author="Simona Radutoiu" w:date="2025-03-31T09:54:00Z" w:initials="SR">
    <w:p w14:paraId="1957A155" w14:textId="77777777" w:rsidR="00D5535F" w:rsidRDefault="00D5535F" w:rsidP="00D5535F">
      <w:pPr>
        <w:pStyle w:val="CommentText"/>
      </w:pPr>
      <w:r>
        <w:rPr>
          <w:rStyle w:val="CommentReference"/>
        </w:rPr>
        <w:annotationRef/>
      </w:r>
      <w:r>
        <w:rPr>
          <w:lang w:val="da-DK"/>
        </w:rPr>
        <w:t>I think I mentioned this before. We can’t simply say that nutrient has an impact because the soils have been fertilized for years int he same way and that has led to different microbiomes as the start inoculum. So it is a combination of both the level of nutrient in the soils as well as of the initial inoculum which differs between the soils.</w:t>
      </w:r>
    </w:p>
  </w:comment>
  <w:comment w:id="120" w:author="Simona Radutoiu" w:date="2025-03-31T12:57:00Z" w:initials="SR">
    <w:p w14:paraId="36557688" w14:textId="77777777" w:rsidR="00330665" w:rsidRDefault="00330665" w:rsidP="00330665">
      <w:pPr>
        <w:pStyle w:val="CommentText"/>
      </w:pPr>
      <w:r>
        <w:rPr>
          <w:rStyle w:val="CommentReference"/>
        </w:rPr>
        <w:annotationRef/>
      </w:r>
      <w:r>
        <w:rPr>
          <w:lang w:val="da-DK"/>
        </w:rPr>
        <w:t>Later during reviwing I thought to add this here so we can actually use ”soil types” without being criticised about this terminology. With this here we can now use ”soil types.</w:t>
      </w:r>
    </w:p>
  </w:comment>
  <w:comment w:id="146" w:author="Simona Radutoiu" w:date="2025-03-31T11:12:00Z" w:initials="SR">
    <w:p w14:paraId="05B8F95B" w14:textId="3740BB0F" w:rsidR="00690A0F" w:rsidRDefault="00690A0F" w:rsidP="00690A0F">
      <w:pPr>
        <w:pStyle w:val="CommentText"/>
      </w:pPr>
      <w:r>
        <w:rPr>
          <w:rStyle w:val="CommentReference"/>
        </w:rPr>
        <w:annotationRef/>
      </w:r>
      <w:r>
        <w:rPr>
          <w:lang w:val="da-DK"/>
        </w:rPr>
        <w:t>Here add a reference to other soil microbiota studies if we mention they are well-known- maybe from the recent soil microbiome surveys done at the global level.</w:t>
      </w:r>
    </w:p>
  </w:comment>
  <w:comment w:id="183" w:author="Simona Radutoiu" w:date="2025-03-31T11:20:00Z" w:initials="SR">
    <w:p w14:paraId="6E4E920F" w14:textId="77777777" w:rsidR="00F15BE1" w:rsidRDefault="00F15BE1" w:rsidP="00F15BE1">
      <w:pPr>
        <w:pStyle w:val="CommentText"/>
      </w:pPr>
      <w:r>
        <w:rPr>
          <w:rStyle w:val="CommentReference"/>
        </w:rPr>
        <w:annotationRef/>
      </w:r>
      <w:r>
        <w:rPr>
          <w:lang w:val="da-DK"/>
        </w:rPr>
        <w:t>Zgadzaj et al 2015-Plos genetics</w:t>
      </w:r>
    </w:p>
  </w:comment>
  <w:comment w:id="207" w:author="Simona Radutoiu" w:date="2025-03-31T11:29:00Z" w:initials="SR">
    <w:p w14:paraId="64CF8648" w14:textId="77777777" w:rsidR="007966E8" w:rsidRDefault="007966E8" w:rsidP="007966E8">
      <w:pPr>
        <w:pStyle w:val="CommentText"/>
      </w:pPr>
      <w:r>
        <w:rPr>
          <w:rStyle w:val="CommentReference"/>
        </w:rPr>
        <w:annotationRef/>
      </w:r>
      <w:r>
        <w:rPr>
          <w:lang w:val="da-DK"/>
        </w:rPr>
        <w:t>Can we talk about this…. What is this ASV?</w:t>
      </w:r>
    </w:p>
  </w:comment>
  <w:comment w:id="250" w:author="Simona Radutoiu" w:date="2025-03-31T11:41:00Z" w:initials="SR">
    <w:p w14:paraId="0DAAD6E2" w14:textId="77777777" w:rsidR="00386340" w:rsidRDefault="00386340" w:rsidP="00386340">
      <w:pPr>
        <w:pStyle w:val="CommentText"/>
      </w:pPr>
      <w:r>
        <w:rPr>
          <w:rStyle w:val="CommentReference"/>
        </w:rPr>
        <w:annotationRef/>
      </w:r>
      <w:r>
        <w:rPr>
          <w:lang w:val="da-DK"/>
        </w:rPr>
        <w:t>Include this information in the material an methods</w:t>
      </w:r>
    </w:p>
  </w:comment>
  <w:comment w:id="294" w:author="Simona Radutoiu" w:date="2025-03-31T11:47:00Z" w:initials="SR">
    <w:p w14:paraId="76F856E2" w14:textId="77777777" w:rsidR="002D7BC6" w:rsidRDefault="002D7BC6" w:rsidP="002D7BC6">
      <w:pPr>
        <w:pStyle w:val="CommentText"/>
      </w:pPr>
      <w:r>
        <w:rPr>
          <w:rStyle w:val="CommentReference"/>
        </w:rPr>
        <w:annotationRef/>
      </w:r>
      <w:r>
        <w:rPr>
          <w:lang w:val="da-DK"/>
        </w:rPr>
        <w:t>Move this to the discussion</w:t>
      </w:r>
    </w:p>
  </w:comment>
  <w:comment w:id="374" w:author="Simona Radutoiu" w:date="2025-04-06T09:30:00Z" w:initials="SR">
    <w:p w14:paraId="544BCB8A" w14:textId="77777777" w:rsidR="003112C4" w:rsidRDefault="003112C4" w:rsidP="003112C4">
      <w:pPr>
        <w:pStyle w:val="CommentText"/>
      </w:pPr>
      <w:r>
        <w:rPr>
          <w:rStyle w:val="CommentReference"/>
        </w:rPr>
        <w:annotationRef/>
      </w:r>
      <w:r>
        <w:rPr>
          <w:lang w:val="da-DK"/>
        </w:rPr>
        <w:t>Please look into the ASVs and see if only the ASV detected in the nodules is affected. This will allow us to state whether the impact of CSSP is only on the nodulators or also on the broader Rhizobiales.</w:t>
      </w:r>
    </w:p>
  </w:comment>
  <w:comment w:id="378" w:author="Simona Radutoiu" w:date="2025-04-06T09:31:00Z" w:initials="SR">
    <w:p w14:paraId="230C9752" w14:textId="77777777" w:rsidR="00993596" w:rsidRDefault="00993596" w:rsidP="00993596">
      <w:pPr>
        <w:pStyle w:val="CommentText"/>
      </w:pPr>
      <w:r>
        <w:rPr>
          <w:rStyle w:val="CommentReference"/>
        </w:rPr>
        <w:annotationRef/>
      </w:r>
      <w:r>
        <w:rPr>
          <w:lang w:val="da-DK"/>
        </w:rPr>
        <w:t>This is for the methods.</w:t>
      </w:r>
    </w:p>
  </w:comment>
  <w:comment w:id="379" w:author="Simona Radutoiu" w:date="2025-04-06T09:33:00Z" w:initials="SR">
    <w:p w14:paraId="455A22DA" w14:textId="77777777" w:rsidR="00D439C7" w:rsidRDefault="00D6660F" w:rsidP="00D439C7">
      <w:pPr>
        <w:pStyle w:val="CommentText"/>
      </w:pPr>
      <w:r>
        <w:rPr>
          <w:rStyle w:val="CommentReference"/>
        </w:rPr>
        <w:annotationRef/>
      </w:r>
      <w:r w:rsidR="00D439C7">
        <w:rPr>
          <w:lang w:val="da-DK"/>
        </w:rPr>
        <w:t>This is redundant with the sentence above or this is refering to the root communities? If yes, mention that like in the rhizosphere…..</w:t>
      </w:r>
    </w:p>
  </w:comment>
  <w:comment w:id="397" w:author="Simona Radutoiu" w:date="2025-04-06T09:43:00Z" w:initials="SR">
    <w:p w14:paraId="5ABD5C6D" w14:textId="77777777" w:rsidR="00476B5E" w:rsidRDefault="00476B5E" w:rsidP="00476B5E">
      <w:pPr>
        <w:pStyle w:val="CommentText"/>
      </w:pPr>
      <w:r>
        <w:rPr>
          <w:rStyle w:val="CommentReference"/>
        </w:rPr>
        <w:annotationRef/>
      </w:r>
      <w:r>
        <w:rPr>
          <w:lang w:val="da-DK"/>
        </w:rPr>
        <w:t>Convert this sentence to references to the tables, figs and methods.</w:t>
      </w:r>
    </w:p>
  </w:comment>
  <w:comment w:id="399" w:author="Simona Radutoiu" w:date="2025-04-06T09:43:00Z" w:initials="SR">
    <w:p w14:paraId="1DE34F4C" w14:textId="77777777" w:rsidR="00476B5E" w:rsidRDefault="00476B5E" w:rsidP="00476B5E">
      <w:pPr>
        <w:pStyle w:val="CommentText"/>
      </w:pPr>
      <w:r>
        <w:rPr>
          <w:rStyle w:val="CommentReference"/>
        </w:rPr>
        <w:annotationRef/>
      </w:r>
      <w:r>
        <w:rPr>
          <w:lang w:val="da-DK"/>
        </w:rPr>
        <w:t>Move this to the M&amp;M</w:t>
      </w:r>
    </w:p>
  </w:comment>
  <w:comment w:id="418" w:author="Simona Radutoiu" w:date="2025-04-06T09:48:00Z" w:initials="SR">
    <w:p w14:paraId="3B2A229C" w14:textId="77777777" w:rsidR="007E199F" w:rsidRDefault="007E199F" w:rsidP="007E199F">
      <w:pPr>
        <w:pStyle w:val="CommentText"/>
      </w:pPr>
      <w:r>
        <w:rPr>
          <w:rStyle w:val="CommentReference"/>
        </w:rPr>
        <w:annotationRef/>
      </w:r>
      <w:r>
        <w:rPr>
          <w:lang w:val="da-DK"/>
        </w:rPr>
        <w:t>Redundant with the text above</w:t>
      </w:r>
    </w:p>
  </w:comment>
  <w:comment w:id="424" w:author="Simona Radutoiu" w:date="2025-04-06T09:50:00Z" w:initials="SR">
    <w:p w14:paraId="16B0BAB8" w14:textId="77777777" w:rsidR="00177B10" w:rsidRDefault="00177B10" w:rsidP="00177B10">
      <w:pPr>
        <w:pStyle w:val="CommentText"/>
      </w:pPr>
      <w:r>
        <w:rPr>
          <w:rStyle w:val="CommentReference"/>
        </w:rPr>
        <w:annotationRef/>
      </w:r>
      <w:r>
        <w:rPr>
          <w:lang w:val="da-DK"/>
        </w:rPr>
        <w:t>This is redundant with the same text in the soil section. No need to repeat here.</w:t>
      </w:r>
    </w:p>
  </w:comment>
  <w:comment w:id="427" w:author="Simona Radutoiu" w:date="2025-04-06T10:11:00Z" w:initials="SR">
    <w:p w14:paraId="7CF62D03" w14:textId="77777777" w:rsidR="00AE433C" w:rsidRDefault="00AE433C" w:rsidP="00AE433C">
      <w:pPr>
        <w:pStyle w:val="CommentText"/>
      </w:pPr>
      <w:r>
        <w:rPr>
          <w:rStyle w:val="CommentReference"/>
        </w:rPr>
        <w:annotationRef/>
      </w:r>
      <w:r>
        <w:rPr>
          <w:lang w:val="da-DK"/>
        </w:rPr>
        <w:t>Add an overall % of affected nr of isolates like you mention for Lotus some sentences above. How many (%) isolates were affected by CSSP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B61A01" w15:done="0"/>
  <w15:commentEx w15:paraId="2DD34E37" w15:done="0"/>
  <w15:commentEx w15:paraId="1957A155" w15:done="0"/>
  <w15:commentEx w15:paraId="36557688" w15:done="0"/>
  <w15:commentEx w15:paraId="05B8F95B" w15:done="0"/>
  <w15:commentEx w15:paraId="6E4E920F" w15:done="0"/>
  <w15:commentEx w15:paraId="64CF8648" w15:done="0"/>
  <w15:commentEx w15:paraId="0DAAD6E2" w15:done="0"/>
  <w15:commentEx w15:paraId="76F856E2" w15:done="0"/>
  <w15:commentEx w15:paraId="544BCB8A" w15:done="0"/>
  <w15:commentEx w15:paraId="230C9752" w15:done="0"/>
  <w15:commentEx w15:paraId="455A22DA" w15:done="0"/>
  <w15:commentEx w15:paraId="5ABD5C6D" w15:done="0"/>
  <w15:commentEx w15:paraId="1DE34F4C" w15:done="0"/>
  <w15:commentEx w15:paraId="3B2A229C" w15:done="0"/>
  <w15:commentEx w15:paraId="16B0BAB8" w15:done="0"/>
  <w15:commentEx w15:paraId="7CF62D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3FD71E" w16cex:dateUtc="2025-03-31T07:36:00Z"/>
  <w16cex:commentExtensible w16cex:durableId="39E35EB0" w16cex:dateUtc="2025-03-31T07:39:00Z"/>
  <w16cex:commentExtensible w16cex:durableId="19F1D5E5" w16cex:dateUtc="2025-03-31T07:54:00Z"/>
  <w16cex:commentExtensible w16cex:durableId="2FF67DAA" w16cex:dateUtc="2025-03-31T10:57:00Z"/>
  <w16cex:commentExtensible w16cex:durableId="56F58AFE" w16cex:dateUtc="2025-03-31T09:12:00Z"/>
  <w16cex:commentExtensible w16cex:durableId="09C7219A" w16cex:dateUtc="2025-03-31T09:20:00Z"/>
  <w16cex:commentExtensible w16cex:durableId="1FD1E2D7" w16cex:dateUtc="2025-03-31T09:29:00Z"/>
  <w16cex:commentExtensible w16cex:durableId="634F4E98" w16cex:dateUtc="2025-03-31T09:41:00Z"/>
  <w16cex:commentExtensible w16cex:durableId="652D2B73" w16cex:dateUtc="2025-03-31T09:47:00Z"/>
  <w16cex:commentExtensible w16cex:durableId="0BC357B4" w16cex:dateUtc="2025-04-06T07:30:00Z"/>
  <w16cex:commentExtensible w16cex:durableId="4A3D2728" w16cex:dateUtc="2025-04-06T07:31:00Z"/>
  <w16cex:commentExtensible w16cex:durableId="30B2CEAA" w16cex:dateUtc="2025-04-06T07:33:00Z"/>
  <w16cex:commentExtensible w16cex:durableId="6A1F39E8" w16cex:dateUtc="2025-04-06T07:43:00Z"/>
  <w16cex:commentExtensible w16cex:durableId="0C26383E" w16cex:dateUtc="2025-04-06T07:43:00Z"/>
  <w16cex:commentExtensible w16cex:durableId="3F8F075A" w16cex:dateUtc="2025-04-06T07:48:00Z"/>
  <w16cex:commentExtensible w16cex:durableId="7B2BC556" w16cex:dateUtc="2025-04-06T07:50:00Z"/>
  <w16cex:commentExtensible w16cex:durableId="1D888817" w16cex:dateUtc="2025-04-06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B61A01" w16cid:durableId="633FD71E"/>
  <w16cid:commentId w16cid:paraId="2DD34E37" w16cid:durableId="39E35EB0"/>
  <w16cid:commentId w16cid:paraId="1957A155" w16cid:durableId="19F1D5E5"/>
  <w16cid:commentId w16cid:paraId="36557688" w16cid:durableId="2FF67DAA"/>
  <w16cid:commentId w16cid:paraId="05B8F95B" w16cid:durableId="56F58AFE"/>
  <w16cid:commentId w16cid:paraId="6E4E920F" w16cid:durableId="09C7219A"/>
  <w16cid:commentId w16cid:paraId="64CF8648" w16cid:durableId="1FD1E2D7"/>
  <w16cid:commentId w16cid:paraId="0DAAD6E2" w16cid:durableId="634F4E98"/>
  <w16cid:commentId w16cid:paraId="76F856E2" w16cid:durableId="652D2B73"/>
  <w16cid:commentId w16cid:paraId="544BCB8A" w16cid:durableId="0BC357B4"/>
  <w16cid:commentId w16cid:paraId="230C9752" w16cid:durableId="4A3D2728"/>
  <w16cid:commentId w16cid:paraId="455A22DA" w16cid:durableId="30B2CEAA"/>
  <w16cid:commentId w16cid:paraId="5ABD5C6D" w16cid:durableId="6A1F39E8"/>
  <w16cid:commentId w16cid:paraId="1DE34F4C" w16cid:durableId="0C26383E"/>
  <w16cid:commentId w16cid:paraId="3B2A229C" w16cid:durableId="3F8F075A"/>
  <w16cid:commentId w16cid:paraId="16B0BAB8" w16cid:durableId="7B2BC556"/>
  <w16cid:commentId w16cid:paraId="7CF62D03" w16cid:durableId="1D8888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6883" w14:textId="77777777" w:rsidR="0085018D" w:rsidRDefault="0085018D" w:rsidP="00194ECD">
      <w:r>
        <w:separator/>
      </w:r>
    </w:p>
  </w:endnote>
  <w:endnote w:type="continuationSeparator" w:id="0">
    <w:p w14:paraId="64BD8149" w14:textId="77777777" w:rsidR="0085018D" w:rsidRDefault="0085018D"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02BC1" w14:textId="77777777" w:rsidR="0085018D" w:rsidRDefault="0085018D" w:rsidP="00194ECD">
      <w:r>
        <w:separator/>
      </w:r>
    </w:p>
  </w:footnote>
  <w:footnote w:type="continuationSeparator" w:id="0">
    <w:p w14:paraId="12A39105" w14:textId="77777777" w:rsidR="0085018D" w:rsidRDefault="0085018D"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477D2D"/>
    <w:multiLevelType w:val="hybridMultilevel"/>
    <w:tmpl w:val="C5B2EAB0"/>
    <w:lvl w:ilvl="0" w:tplc="11D6967E">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7"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9"/>
  </w:num>
  <w:num w:numId="2" w16cid:durableId="1282297530">
    <w:abstractNumId w:val="4"/>
  </w:num>
  <w:num w:numId="3" w16cid:durableId="41254563">
    <w:abstractNumId w:val="10"/>
  </w:num>
  <w:num w:numId="4" w16cid:durableId="1445807848">
    <w:abstractNumId w:val="5"/>
  </w:num>
  <w:num w:numId="5" w16cid:durableId="622033044">
    <w:abstractNumId w:val="8"/>
  </w:num>
  <w:num w:numId="6" w16cid:durableId="1111507381">
    <w:abstractNumId w:val="1"/>
  </w:num>
  <w:num w:numId="7" w16cid:durableId="22479755">
    <w:abstractNumId w:val="11"/>
  </w:num>
  <w:num w:numId="8" w16cid:durableId="809712275">
    <w:abstractNumId w:val="0"/>
  </w:num>
  <w:num w:numId="9" w16cid:durableId="783572311">
    <w:abstractNumId w:val="7"/>
  </w:num>
  <w:num w:numId="10" w16cid:durableId="1984114729">
    <w:abstractNumId w:val="3"/>
  </w:num>
  <w:num w:numId="11" w16cid:durableId="580069524">
    <w:abstractNumId w:val="6"/>
  </w:num>
  <w:num w:numId="12" w16cid:durableId="1974049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a Radutoiu">
    <w15:presenceInfo w15:providerId="AD" w15:userId="S::au153312@uni.au.dk::1ae5f32c-8ebc-421e-977b-2fe164f10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10DA3"/>
    <w:rsid w:val="0001777F"/>
    <w:rsid w:val="00024C48"/>
    <w:rsid w:val="0003588F"/>
    <w:rsid w:val="00035BB5"/>
    <w:rsid w:val="000405C7"/>
    <w:rsid w:val="00040CDA"/>
    <w:rsid w:val="000412F8"/>
    <w:rsid w:val="00042C47"/>
    <w:rsid w:val="00050D3E"/>
    <w:rsid w:val="000532EB"/>
    <w:rsid w:val="00053E8B"/>
    <w:rsid w:val="00056B7B"/>
    <w:rsid w:val="00056BD7"/>
    <w:rsid w:val="00061B99"/>
    <w:rsid w:val="00062FE8"/>
    <w:rsid w:val="00067E66"/>
    <w:rsid w:val="00067F3C"/>
    <w:rsid w:val="00071E33"/>
    <w:rsid w:val="0008260B"/>
    <w:rsid w:val="00087B3F"/>
    <w:rsid w:val="00093C66"/>
    <w:rsid w:val="000B3978"/>
    <w:rsid w:val="000B42BB"/>
    <w:rsid w:val="000B746F"/>
    <w:rsid w:val="000C17E3"/>
    <w:rsid w:val="000C2D0A"/>
    <w:rsid w:val="000C4CC8"/>
    <w:rsid w:val="000C6EE6"/>
    <w:rsid w:val="000D5281"/>
    <w:rsid w:val="000F3F06"/>
    <w:rsid w:val="001001BB"/>
    <w:rsid w:val="0010703B"/>
    <w:rsid w:val="00110849"/>
    <w:rsid w:val="0011100F"/>
    <w:rsid w:val="00113861"/>
    <w:rsid w:val="00115F49"/>
    <w:rsid w:val="00116A3E"/>
    <w:rsid w:val="00123416"/>
    <w:rsid w:val="00124379"/>
    <w:rsid w:val="00131594"/>
    <w:rsid w:val="00131EDB"/>
    <w:rsid w:val="001333A5"/>
    <w:rsid w:val="00135091"/>
    <w:rsid w:val="001408CF"/>
    <w:rsid w:val="00142BB5"/>
    <w:rsid w:val="00144D81"/>
    <w:rsid w:val="001468EF"/>
    <w:rsid w:val="00153311"/>
    <w:rsid w:val="00156D8F"/>
    <w:rsid w:val="0016348C"/>
    <w:rsid w:val="0016677A"/>
    <w:rsid w:val="0016739F"/>
    <w:rsid w:val="00174474"/>
    <w:rsid w:val="00177B10"/>
    <w:rsid w:val="001819B4"/>
    <w:rsid w:val="00186225"/>
    <w:rsid w:val="00191DD4"/>
    <w:rsid w:val="00193B76"/>
    <w:rsid w:val="00193E98"/>
    <w:rsid w:val="00194085"/>
    <w:rsid w:val="00194ECD"/>
    <w:rsid w:val="00195D04"/>
    <w:rsid w:val="001A0101"/>
    <w:rsid w:val="001A2641"/>
    <w:rsid w:val="001A7837"/>
    <w:rsid w:val="001B28C5"/>
    <w:rsid w:val="001B3959"/>
    <w:rsid w:val="001C1DEF"/>
    <w:rsid w:val="001C3D18"/>
    <w:rsid w:val="001D6CD2"/>
    <w:rsid w:val="001E00E9"/>
    <w:rsid w:val="001E042D"/>
    <w:rsid w:val="001E3D14"/>
    <w:rsid w:val="001E5932"/>
    <w:rsid w:val="001E74BB"/>
    <w:rsid w:val="001F6293"/>
    <w:rsid w:val="001F631A"/>
    <w:rsid w:val="00202667"/>
    <w:rsid w:val="002032DB"/>
    <w:rsid w:val="0020491A"/>
    <w:rsid w:val="00205285"/>
    <w:rsid w:val="002059DF"/>
    <w:rsid w:val="002158A5"/>
    <w:rsid w:val="00225A69"/>
    <w:rsid w:val="002316D5"/>
    <w:rsid w:val="00233AFA"/>
    <w:rsid w:val="00234F1D"/>
    <w:rsid w:val="00241105"/>
    <w:rsid w:val="002416DC"/>
    <w:rsid w:val="00242737"/>
    <w:rsid w:val="00242ECD"/>
    <w:rsid w:val="00254AC8"/>
    <w:rsid w:val="00255389"/>
    <w:rsid w:val="00256E66"/>
    <w:rsid w:val="00260275"/>
    <w:rsid w:val="00260C38"/>
    <w:rsid w:val="002641E4"/>
    <w:rsid w:val="00264E7C"/>
    <w:rsid w:val="00265EBD"/>
    <w:rsid w:val="00265EE7"/>
    <w:rsid w:val="00270AD8"/>
    <w:rsid w:val="00270E11"/>
    <w:rsid w:val="00272FA7"/>
    <w:rsid w:val="00293891"/>
    <w:rsid w:val="00295735"/>
    <w:rsid w:val="00296ECB"/>
    <w:rsid w:val="002A22F4"/>
    <w:rsid w:val="002A2BDF"/>
    <w:rsid w:val="002A36BC"/>
    <w:rsid w:val="002A4646"/>
    <w:rsid w:val="002B1D7D"/>
    <w:rsid w:val="002B5B46"/>
    <w:rsid w:val="002B671D"/>
    <w:rsid w:val="002B7DA8"/>
    <w:rsid w:val="002C672B"/>
    <w:rsid w:val="002D7BC6"/>
    <w:rsid w:val="002E2928"/>
    <w:rsid w:val="002E2AFC"/>
    <w:rsid w:val="002E59BC"/>
    <w:rsid w:val="002E6A29"/>
    <w:rsid w:val="002F15A0"/>
    <w:rsid w:val="002F54FB"/>
    <w:rsid w:val="003001A2"/>
    <w:rsid w:val="00307666"/>
    <w:rsid w:val="0030795B"/>
    <w:rsid w:val="00310476"/>
    <w:rsid w:val="003112C4"/>
    <w:rsid w:val="00314CCF"/>
    <w:rsid w:val="00330665"/>
    <w:rsid w:val="00332080"/>
    <w:rsid w:val="003322F5"/>
    <w:rsid w:val="003359B1"/>
    <w:rsid w:val="003362E5"/>
    <w:rsid w:val="00336B2D"/>
    <w:rsid w:val="0034349C"/>
    <w:rsid w:val="00345C8C"/>
    <w:rsid w:val="003467DD"/>
    <w:rsid w:val="00347694"/>
    <w:rsid w:val="00350B0D"/>
    <w:rsid w:val="00353AB3"/>
    <w:rsid w:val="003577CF"/>
    <w:rsid w:val="00370F4B"/>
    <w:rsid w:val="00373329"/>
    <w:rsid w:val="0037472A"/>
    <w:rsid w:val="003750D4"/>
    <w:rsid w:val="003750FF"/>
    <w:rsid w:val="00376CE4"/>
    <w:rsid w:val="00386340"/>
    <w:rsid w:val="003872D3"/>
    <w:rsid w:val="003873CD"/>
    <w:rsid w:val="00392B85"/>
    <w:rsid w:val="003A042F"/>
    <w:rsid w:val="003A1178"/>
    <w:rsid w:val="003A3AE0"/>
    <w:rsid w:val="003A6253"/>
    <w:rsid w:val="003A67C4"/>
    <w:rsid w:val="003A782D"/>
    <w:rsid w:val="003B019C"/>
    <w:rsid w:val="003B175F"/>
    <w:rsid w:val="003B19A5"/>
    <w:rsid w:val="003C569E"/>
    <w:rsid w:val="003C625B"/>
    <w:rsid w:val="003C7953"/>
    <w:rsid w:val="003E1784"/>
    <w:rsid w:val="003F205F"/>
    <w:rsid w:val="003F3664"/>
    <w:rsid w:val="003F44CF"/>
    <w:rsid w:val="003F44F1"/>
    <w:rsid w:val="003F71BE"/>
    <w:rsid w:val="003F77B4"/>
    <w:rsid w:val="004038E3"/>
    <w:rsid w:val="004119DD"/>
    <w:rsid w:val="00412E7D"/>
    <w:rsid w:val="004204D1"/>
    <w:rsid w:val="004219CA"/>
    <w:rsid w:val="00421DEF"/>
    <w:rsid w:val="00424AA5"/>
    <w:rsid w:val="00427177"/>
    <w:rsid w:val="004322F5"/>
    <w:rsid w:val="00436A80"/>
    <w:rsid w:val="004425FC"/>
    <w:rsid w:val="00457202"/>
    <w:rsid w:val="0046165B"/>
    <w:rsid w:val="0046168B"/>
    <w:rsid w:val="004648F8"/>
    <w:rsid w:val="00466673"/>
    <w:rsid w:val="00466EDA"/>
    <w:rsid w:val="00472A0E"/>
    <w:rsid w:val="00476B5E"/>
    <w:rsid w:val="004779B5"/>
    <w:rsid w:val="00477E3C"/>
    <w:rsid w:val="00482973"/>
    <w:rsid w:val="0049194F"/>
    <w:rsid w:val="00496978"/>
    <w:rsid w:val="004A0886"/>
    <w:rsid w:val="004A114C"/>
    <w:rsid w:val="004A2993"/>
    <w:rsid w:val="004A3897"/>
    <w:rsid w:val="004A6BA1"/>
    <w:rsid w:val="004B2115"/>
    <w:rsid w:val="004B6C28"/>
    <w:rsid w:val="004B7264"/>
    <w:rsid w:val="004C1710"/>
    <w:rsid w:val="004C420F"/>
    <w:rsid w:val="004C7EC4"/>
    <w:rsid w:val="004D01C6"/>
    <w:rsid w:val="004D68B3"/>
    <w:rsid w:val="004E054D"/>
    <w:rsid w:val="004E369A"/>
    <w:rsid w:val="004E7386"/>
    <w:rsid w:val="004F332D"/>
    <w:rsid w:val="005003EE"/>
    <w:rsid w:val="005044C7"/>
    <w:rsid w:val="00505569"/>
    <w:rsid w:val="005073EE"/>
    <w:rsid w:val="00511DCD"/>
    <w:rsid w:val="0051258A"/>
    <w:rsid w:val="00512CD5"/>
    <w:rsid w:val="00513209"/>
    <w:rsid w:val="00521906"/>
    <w:rsid w:val="00526603"/>
    <w:rsid w:val="005309AB"/>
    <w:rsid w:val="00531F14"/>
    <w:rsid w:val="0053475C"/>
    <w:rsid w:val="0053499F"/>
    <w:rsid w:val="005357A4"/>
    <w:rsid w:val="00543880"/>
    <w:rsid w:val="00547140"/>
    <w:rsid w:val="005513F4"/>
    <w:rsid w:val="00562D35"/>
    <w:rsid w:val="005648B4"/>
    <w:rsid w:val="005703CD"/>
    <w:rsid w:val="0057297E"/>
    <w:rsid w:val="00574963"/>
    <w:rsid w:val="0057791E"/>
    <w:rsid w:val="0058006E"/>
    <w:rsid w:val="00585951"/>
    <w:rsid w:val="005916DA"/>
    <w:rsid w:val="00597C6F"/>
    <w:rsid w:val="005A0D61"/>
    <w:rsid w:val="005A2624"/>
    <w:rsid w:val="005A2681"/>
    <w:rsid w:val="005A5883"/>
    <w:rsid w:val="005B44A9"/>
    <w:rsid w:val="005B44C4"/>
    <w:rsid w:val="005B6BB6"/>
    <w:rsid w:val="005C0E44"/>
    <w:rsid w:val="005C454E"/>
    <w:rsid w:val="005C4685"/>
    <w:rsid w:val="005C4D20"/>
    <w:rsid w:val="005C67DA"/>
    <w:rsid w:val="005D1170"/>
    <w:rsid w:val="005D320D"/>
    <w:rsid w:val="005E0141"/>
    <w:rsid w:val="005E0A20"/>
    <w:rsid w:val="005E14B5"/>
    <w:rsid w:val="005E4100"/>
    <w:rsid w:val="005E7378"/>
    <w:rsid w:val="005F248D"/>
    <w:rsid w:val="005F35C1"/>
    <w:rsid w:val="005F497D"/>
    <w:rsid w:val="005F623C"/>
    <w:rsid w:val="005F6299"/>
    <w:rsid w:val="006012EE"/>
    <w:rsid w:val="0060172A"/>
    <w:rsid w:val="00614AE8"/>
    <w:rsid w:val="006152C4"/>
    <w:rsid w:val="00615611"/>
    <w:rsid w:val="00616EC2"/>
    <w:rsid w:val="0062151A"/>
    <w:rsid w:val="006236A8"/>
    <w:rsid w:val="00626131"/>
    <w:rsid w:val="00634218"/>
    <w:rsid w:val="006350C8"/>
    <w:rsid w:val="006410BB"/>
    <w:rsid w:val="006419AE"/>
    <w:rsid w:val="006453CC"/>
    <w:rsid w:val="00645758"/>
    <w:rsid w:val="006462CE"/>
    <w:rsid w:val="006463FD"/>
    <w:rsid w:val="00657F2B"/>
    <w:rsid w:val="00662AD1"/>
    <w:rsid w:val="00667537"/>
    <w:rsid w:val="0067088E"/>
    <w:rsid w:val="0068146F"/>
    <w:rsid w:val="00683535"/>
    <w:rsid w:val="006846F0"/>
    <w:rsid w:val="006848C2"/>
    <w:rsid w:val="00684AE2"/>
    <w:rsid w:val="00684D3B"/>
    <w:rsid w:val="006853C3"/>
    <w:rsid w:val="00685940"/>
    <w:rsid w:val="00686F64"/>
    <w:rsid w:val="00690A0F"/>
    <w:rsid w:val="00692A67"/>
    <w:rsid w:val="00694BC7"/>
    <w:rsid w:val="006955C8"/>
    <w:rsid w:val="00695932"/>
    <w:rsid w:val="006A5BB6"/>
    <w:rsid w:val="006A708E"/>
    <w:rsid w:val="006B3B40"/>
    <w:rsid w:val="006C00D5"/>
    <w:rsid w:val="006C07E4"/>
    <w:rsid w:val="006C0D97"/>
    <w:rsid w:val="006C0E51"/>
    <w:rsid w:val="006C2D5D"/>
    <w:rsid w:val="006C3C5C"/>
    <w:rsid w:val="006C4E6E"/>
    <w:rsid w:val="006C6B74"/>
    <w:rsid w:val="006D0667"/>
    <w:rsid w:val="006D5743"/>
    <w:rsid w:val="006D7930"/>
    <w:rsid w:val="006E2CBD"/>
    <w:rsid w:val="006F2C4E"/>
    <w:rsid w:val="006F54C1"/>
    <w:rsid w:val="006F7A59"/>
    <w:rsid w:val="00703E6B"/>
    <w:rsid w:val="00705F80"/>
    <w:rsid w:val="0070685C"/>
    <w:rsid w:val="00706CC0"/>
    <w:rsid w:val="00711E1A"/>
    <w:rsid w:val="007162EA"/>
    <w:rsid w:val="00721BC8"/>
    <w:rsid w:val="00723F8C"/>
    <w:rsid w:val="0072523F"/>
    <w:rsid w:val="007257DE"/>
    <w:rsid w:val="00725D7E"/>
    <w:rsid w:val="00734A6C"/>
    <w:rsid w:val="00740524"/>
    <w:rsid w:val="007441C5"/>
    <w:rsid w:val="00750014"/>
    <w:rsid w:val="00752C84"/>
    <w:rsid w:val="00760F15"/>
    <w:rsid w:val="00763316"/>
    <w:rsid w:val="00767EB3"/>
    <w:rsid w:val="00767F88"/>
    <w:rsid w:val="0077294F"/>
    <w:rsid w:val="0077405A"/>
    <w:rsid w:val="0077510C"/>
    <w:rsid w:val="00775392"/>
    <w:rsid w:val="0077631A"/>
    <w:rsid w:val="007777A7"/>
    <w:rsid w:val="007778D0"/>
    <w:rsid w:val="007802BA"/>
    <w:rsid w:val="00791AE7"/>
    <w:rsid w:val="007929D4"/>
    <w:rsid w:val="00792F3E"/>
    <w:rsid w:val="007937A5"/>
    <w:rsid w:val="007938E1"/>
    <w:rsid w:val="007966E8"/>
    <w:rsid w:val="007A4D4F"/>
    <w:rsid w:val="007A7D47"/>
    <w:rsid w:val="007A7F55"/>
    <w:rsid w:val="007A7F6B"/>
    <w:rsid w:val="007B3716"/>
    <w:rsid w:val="007B464B"/>
    <w:rsid w:val="007D4783"/>
    <w:rsid w:val="007D4CE2"/>
    <w:rsid w:val="007E199F"/>
    <w:rsid w:val="007F06C8"/>
    <w:rsid w:val="007F3CC2"/>
    <w:rsid w:val="007F55B5"/>
    <w:rsid w:val="00801418"/>
    <w:rsid w:val="00805110"/>
    <w:rsid w:val="008070CB"/>
    <w:rsid w:val="00812B3A"/>
    <w:rsid w:val="00814EE0"/>
    <w:rsid w:val="00815FF1"/>
    <w:rsid w:val="00820033"/>
    <w:rsid w:val="00820DFC"/>
    <w:rsid w:val="00825923"/>
    <w:rsid w:val="00826DCE"/>
    <w:rsid w:val="00827BB0"/>
    <w:rsid w:val="008311C9"/>
    <w:rsid w:val="0083148D"/>
    <w:rsid w:val="00832218"/>
    <w:rsid w:val="00832E40"/>
    <w:rsid w:val="00832F62"/>
    <w:rsid w:val="00842F39"/>
    <w:rsid w:val="00844322"/>
    <w:rsid w:val="0084568D"/>
    <w:rsid w:val="008476E4"/>
    <w:rsid w:val="0085018D"/>
    <w:rsid w:val="00851104"/>
    <w:rsid w:val="008523AB"/>
    <w:rsid w:val="00861FCC"/>
    <w:rsid w:val="00862728"/>
    <w:rsid w:val="00863CE1"/>
    <w:rsid w:val="00865851"/>
    <w:rsid w:val="00871596"/>
    <w:rsid w:val="008763EA"/>
    <w:rsid w:val="00880923"/>
    <w:rsid w:val="00882A7A"/>
    <w:rsid w:val="008923D2"/>
    <w:rsid w:val="008928F5"/>
    <w:rsid w:val="00894BBA"/>
    <w:rsid w:val="00895DAE"/>
    <w:rsid w:val="008961A4"/>
    <w:rsid w:val="008A3445"/>
    <w:rsid w:val="008A4962"/>
    <w:rsid w:val="008A5947"/>
    <w:rsid w:val="008B02E5"/>
    <w:rsid w:val="008C093A"/>
    <w:rsid w:val="008C3EFF"/>
    <w:rsid w:val="008C62FE"/>
    <w:rsid w:val="008C6740"/>
    <w:rsid w:val="008C6C6F"/>
    <w:rsid w:val="008C7E0E"/>
    <w:rsid w:val="008D4B27"/>
    <w:rsid w:val="008E19E5"/>
    <w:rsid w:val="008E28BC"/>
    <w:rsid w:val="008E3CE0"/>
    <w:rsid w:val="008E4ED3"/>
    <w:rsid w:val="008F49AF"/>
    <w:rsid w:val="008F6466"/>
    <w:rsid w:val="00903E18"/>
    <w:rsid w:val="00906E75"/>
    <w:rsid w:val="0091185A"/>
    <w:rsid w:val="00911DDC"/>
    <w:rsid w:val="009131EF"/>
    <w:rsid w:val="00913671"/>
    <w:rsid w:val="00915ADB"/>
    <w:rsid w:val="00920B2B"/>
    <w:rsid w:val="009210D7"/>
    <w:rsid w:val="00930285"/>
    <w:rsid w:val="00933FFE"/>
    <w:rsid w:val="00943697"/>
    <w:rsid w:val="00947845"/>
    <w:rsid w:val="00950F5D"/>
    <w:rsid w:val="009603F0"/>
    <w:rsid w:val="00963963"/>
    <w:rsid w:val="00970083"/>
    <w:rsid w:val="00970C4A"/>
    <w:rsid w:val="009728AB"/>
    <w:rsid w:val="0097298B"/>
    <w:rsid w:val="00975BE5"/>
    <w:rsid w:val="00980C9E"/>
    <w:rsid w:val="00985E9E"/>
    <w:rsid w:val="009865C3"/>
    <w:rsid w:val="00991D4C"/>
    <w:rsid w:val="00993596"/>
    <w:rsid w:val="009941D8"/>
    <w:rsid w:val="009A7DB6"/>
    <w:rsid w:val="009B203D"/>
    <w:rsid w:val="009B4910"/>
    <w:rsid w:val="009B62B4"/>
    <w:rsid w:val="009C0EB6"/>
    <w:rsid w:val="009C43A3"/>
    <w:rsid w:val="009D198C"/>
    <w:rsid w:val="009E2018"/>
    <w:rsid w:val="009F4450"/>
    <w:rsid w:val="009F601F"/>
    <w:rsid w:val="009F6422"/>
    <w:rsid w:val="00A02995"/>
    <w:rsid w:val="00A05B3F"/>
    <w:rsid w:val="00A07161"/>
    <w:rsid w:val="00A13B23"/>
    <w:rsid w:val="00A14FA0"/>
    <w:rsid w:val="00A16E5D"/>
    <w:rsid w:val="00A22E66"/>
    <w:rsid w:val="00A24C5F"/>
    <w:rsid w:val="00A26D56"/>
    <w:rsid w:val="00A41131"/>
    <w:rsid w:val="00A41192"/>
    <w:rsid w:val="00A4162A"/>
    <w:rsid w:val="00A505AD"/>
    <w:rsid w:val="00A508A5"/>
    <w:rsid w:val="00A511AA"/>
    <w:rsid w:val="00A64CCA"/>
    <w:rsid w:val="00A67F83"/>
    <w:rsid w:val="00A71024"/>
    <w:rsid w:val="00A73FEC"/>
    <w:rsid w:val="00A765DB"/>
    <w:rsid w:val="00A82311"/>
    <w:rsid w:val="00A87756"/>
    <w:rsid w:val="00A94AE6"/>
    <w:rsid w:val="00A9665A"/>
    <w:rsid w:val="00AA2DB8"/>
    <w:rsid w:val="00AA3F5F"/>
    <w:rsid w:val="00AA3F8B"/>
    <w:rsid w:val="00AC0B21"/>
    <w:rsid w:val="00AC209F"/>
    <w:rsid w:val="00AC7F70"/>
    <w:rsid w:val="00AD1328"/>
    <w:rsid w:val="00AD2D21"/>
    <w:rsid w:val="00AD604F"/>
    <w:rsid w:val="00AD6BC1"/>
    <w:rsid w:val="00AE1086"/>
    <w:rsid w:val="00AE433C"/>
    <w:rsid w:val="00AE66A8"/>
    <w:rsid w:val="00AF624C"/>
    <w:rsid w:val="00B00E8D"/>
    <w:rsid w:val="00B02DA2"/>
    <w:rsid w:val="00B039AA"/>
    <w:rsid w:val="00B0789C"/>
    <w:rsid w:val="00B14AC4"/>
    <w:rsid w:val="00B16F25"/>
    <w:rsid w:val="00B17868"/>
    <w:rsid w:val="00B17AC2"/>
    <w:rsid w:val="00B225F0"/>
    <w:rsid w:val="00B24191"/>
    <w:rsid w:val="00B26457"/>
    <w:rsid w:val="00B3275F"/>
    <w:rsid w:val="00B329AA"/>
    <w:rsid w:val="00B345F8"/>
    <w:rsid w:val="00B348DD"/>
    <w:rsid w:val="00B36D68"/>
    <w:rsid w:val="00B37DE2"/>
    <w:rsid w:val="00B50D53"/>
    <w:rsid w:val="00B65788"/>
    <w:rsid w:val="00B728C4"/>
    <w:rsid w:val="00B72CB7"/>
    <w:rsid w:val="00B77A8B"/>
    <w:rsid w:val="00B80004"/>
    <w:rsid w:val="00B80496"/>
    <w:rsid w:val="00B9031C"/>
    <w:rsid w:val="00B937AF"/>
    <w:rsid w:val="00B942A9"/>
    <w:rsid w:val="00B9783C"/>
    <w:rsid w:val="00BA0EAD"/>
    <w:rsid w:val="00BA1BB9"/>
    <w:rsid w:val="00BA320E"/>
    <w:rsid w:val="00BC1133"/>
    <w:rsid w:val="00BC49E6"/>
    <w:rsid w:val="00BC51FF"/>
    <w:rsid w:val="00BD1212"/>
    <w:rsid w:val="00BD3F06"/>
    <w:rsid w:val="00BD744E"/>
    <w:rsid w:val="00BE611C"/>
    <w:rsid w:val="00BE66FA"/>
    <w:rsid w:val="00BF068E"/>
    <w:rsid w:val="00BF2230"/>
    <w:rsid w:val="00BF722E"/>
    <w:rsid w:val="00BF73A5"/>
    <w:rsid w:val="00C000E2"/>
    <w:rsid w:val="00C03247"/>
    <w:rsid w:val="00C04304"/>
    <w:rsid w:val="00C05342"/>
    <w:rsid w:val="00C056A6"/>
    <w:rsid w:val="00C11EC5"/>
    <w:rsid w:val="00C125FF"/>
    <w:rsid w:val="00C132EB"/>
    <w:rsid w:val="00C22888"/>
    <w:rsid w:val="00C23D18"/>
    <w:rsid w:val="00C26FF3"/>
    <w:rsid w:val="00C328D1"/>
    <w:rsid w:val="00C35501"/>
    <w:rsid w:val="00C413AB"/>
    <w:rsid w:val="00C43CB2"/>
    <w:rsid w:val="00C46B4B"/>
    <w:rsid w:val="00C47399"/>
    <w:rsid w:val="00C50635"/>
    <w:rsid w:val="00C5773A"/>
    <w:rsid w:val="00C619B7"/>
    <w:rsid w:val="00C63634"/>
    <w:rsid w:val="00C638C3"/>
    <w:rsid w:val="00C65012"/>
    <w:rsid w:val="00C703CE"/>
    <w:rsid w:val="00C710FE"/>
    <w:rsid w:val="00C8001E"/>
    <w:rsid w:val="00C8021E"/>
    <w:rsid w:val="00C80278"/>
    <w:rsid w:val="00C834CB"/>
    <w:rsid w:val="00C870E8"/>
    <w:rsid w:val="00C91289"/>
    <w:rsid w:val="00C9137D"/>
    <w:rsid w:val="00C96068"/>
    <w:rsid w:val="00CA365F"/>
    <w:rsid w:val="00CB3519"/>
    <w:rsid w:val="00CB604B"/>
    <w:rsid w:val="00CB6B0C"/>
    <w:rsid w:val="00CB78A4"/>
    <w:rsid w:val="00CB78BE"/>
    <w:rsid w:val="00CC2F11"/>
    <w:rsid w:val="00CC32F4"/>
    <w:rsid w:val="00CC467E"/>
    <w:rsid w:val="00CC479A"/>
    <w:rsid w:val="00CD680F"/>
    <w:rsid w:val="00CE0C46"/>
    <w:rsid w:val="00CE1569"/>
    <w:rsid w:val="00CE4777"/>
    <w:rsid w:val="00CE5D41"/>
    <w:rsid w:val="00CF0E55"/>
    <w:rsid w:val="00CF3C11"/>
    <w:rsid w:val="00CF3ECC"/>
    <w:rsid w:val="00D01EC1"/>
    <w:rsid w:val="00D07A60"/>
    <w:rsid w:val="00D13DA7"/>
    <w:rsid w:val="00D15F26"/>
    <w:rsid w:val="00D17E46"/>
    <w:rsid w:val="00D213B7"/>
    <w:rsid w:val="00D22BD2"/>
    <w:rsid w:val="00D24399"/>
    <w:rsid w:val="00D253C1"/>
    <w:rsid w:val="00D25790"/>
    <w:rsid w:val="00D2637C"/>
    <w:rsid w:val="00D26F85"/>
    <w:rsid w:val="00D3012E"/>
    <w:rsid w:val="00D34D93"/>
    <w:rsid w:val="00D356E6"/>
    <w:rsid w:val="00D434BB"/>
    <w:rsid w:val="00D439C7"/>
    <w:rsid w:val="00D43C76"/>
    <w:rsid w:val="00D4646E"/>
    <w:rsid w:val="00D5535F"/>
    <w:rsid w:val="00D60574"/>
    <w:rsid w:val="00D6110C"/>
    <w:rsid w:val="00D62C26"/>
    <w:rsid w:val="00D6660F"/>
    <w:rsid w:val="00D66C29"/>
    <w:rsid w:val="00D71A95"/>
    <w:rsid w:val="00D743FC"/>
    <w:rsid w:val="00D80887"/>
    <w:rsid w:val="00D82E5C"/>
    <w:rsid w:val="00D839A6"/>
    <w:rsid w:val="00D87BC5"/>
    <w:rsid w:val="00D87C64"/>
    <w:rsid w:val="00D9061F"/>
    <w:rsid w:val="00D92D38"/>
    <w:rsid w:val="00DA00A6"/>
    <w:rsid w:val="00DA0A9C"/>
    <w:rsid w:val="00DA7D5D"/>
    <w:rsid w:val="00DB203A"/>
    <w:rsid w:val="00DB2FCC"/>
    <w:rsid w:val="00DB353F"/>
    <w:rsid w:val="00DB4424"/>
    <w:rsid w:val="00DB678D"/>
    <w:rsid w:val="00DB6A8D"/>
    <w:rsid w:val="00DD1A63"/>
    <w:rsid w:val="00DE095E"/>
    <w:rsid w:val="00DE70BB"/>
    <w:rsid w:val="00DF2D87"/>
    <w:rsid w:val="00E0634C"/>
    <w:rsid w:val="00E1147C"/>
    <w:rsid w:val="00E116C7"/>
    <w:rsid w:val="00E13B86"/>
    <w:rsid w:val="00E14516"/>
    <w:rsid w:val="00E2190B"/>
    <w:rsid w:val="00E219C4"/>
    <w:rsid w:val="00E22458"/>
    <w:rsid w:val="00E336EF"/>
    <w:rsid w:val="00E36832"/>
    <w:rsid w:val="00E40EBD"/>
    <w:rsid w:val="00E435DF"/>
    <w:rsid w:val="00E46D1B"/>
    <w:rsid w:val="00E569E2"/>
    <w:rsid w:val="00E604CE"/>
    <w:rsid w:val="00E6445F"/>
    <w:rsid w:val="00E70D3D"/>
    <w:rsid w:val="00E722C9"/>
    <w:rsid w:val="00E738A7"/>
    <w:rsid w:val="00E76038"/>
    <w:rsid w:val="00E824B6"/>
    <w:rsid w:val="00E82AFD"/>
    <w:rsid w:val="00E840C9"/>
    <w:rsid w:val="00E94ECE"/>
    <w:rsid w:val="00EA5C45"/>
    <w:rsid w:val="00EA7E7D"/>
    <w:rsid w:val="00EB1967"/>
    <w:rsid w:val="00EB277E"/>
    <w:rsid w:val="00EB3755"/>
    <w:rsid w:val="00EC06BE"/>
    <w:rsid w:val="00EC4F09"/>
    <w:rsid w:val="00EC5AD1"/>
    <w:rsid w:val="00ED2160"/>
    <w:rsid w:val="00ED7A3E"/>
    <w:rsid w:val="00EE3308"/>
    <w:rsid w:val="00EF330D"/>
    <w:rsid w:val="00F016E4"/>
    <w:rsid w:val="00F01C42"/>
    <w:rsid w:val="00F02597"/>
    <w:rsid w:val="00F07EF5"/>
    <w:rsid w:val="00F10BB0"/>
    <w:rsid w:val="00F12468"/>
    <w:rsid w:val="00F15BE1"/>
    <w:rsid w:val="00F208E8"/>
    <w:rsid w:val="00F2355F"/>
    <w:rsid w:val="00F25D1B"/>
    <w:rsid w:val="00F33887"/>
    <w:rsid w:val="00F33A38"/>
    <w:rsid w:val="00F4011F"/>
    <w:rsid w:val="00F44B65"/>
    <w:rsid w:val="00F47626"/>
    <w:rsid w:val="00F52398"/>
    <w:rsid w:val="00F563BA"/>
    <w:rsid w:val="00F64562"/>
    <w:rsid w:val="00F65633"/>
    <w:rsid w:val="00F65694"/>
    <w:rsid w:val="00F70D74"/>
    <w:rsid w:val="00F7159C"/>
    <w:rsid w:val="00F729C5"/>
    <w:rsid w:val="00F72B34"/>
    <w:rsid w:val="00F81EDE"/>
    <w:rsid w:val="00F8250E"/>
    <w:rsid w:val="00F847C2"/>
    <w:rsid w:val="00F84D70"/>
    <w:rsid w:val="00F93BEF"/>
    <w:rsid w:val="00F95EAF"/>
    <w:rsid w:val="00FA2AEF"/>
    <w:rsid w:val="00FA7486"/>
    <w:rsid w:val="00FB21FE"/>
    <w:rsid w:val="00FB497A"/>
    <w:rsid w:val="00FB4C59"/>
    <w:rsid w:val="00FB5D05"/>
    <w:rsid w:val="00FB70F2"/>
    <w:rsid w:val="00FC3F27"/>
    <w:rsid w:val="00FC4AE2"/>
    <w:rsid w:val="00FC6D0B"/>
    <w:rsid w:val="00FC70FD"/>
    <w:rsid w:val="00FC7C05"/>
    <w:rsid w:val="00FD005D"/>
    <w:rsid w:val="00FD354A"/>
    <w:rsid w:val="00FD3D74"/>
    <w:rsid w:val="00FD70B8"/>
    <w:rsid w:val="00FD746C"/>
    <w:rsid w:val="00FE0D60"/>
    <w:rsid w:val="00FE6F44"/>
    <w:rsid w:val="00FE70ED"/>
    <w:rsid w:val="00FE7407"/>
    <w:rsid w:val="00FF3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816</TotalTime>
  <Pages>16</Pages>
  <Words>8877</Words>
  <Characters>50600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Simona Radutoiu</cp:lastModifiedBy>
  <cp:revision>203</cp:revision>
  <cp:lastPrinted>2025-03-05T15:26:00Z</cp:lastPrinted>
  <dcterms:created xsi:type="dcterms:W3CDTF">2025-03-04T13:17:00Z</dcterms:created>
  <dcterms:modified xsi:type="dcterms:W3CDTF">2025-04-06T08:34:00Z</dcterms:modified>
</cp:coreProperties>
</file>