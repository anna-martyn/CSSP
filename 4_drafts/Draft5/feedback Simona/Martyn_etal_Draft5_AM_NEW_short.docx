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77777777" w:rsidR="006846F0" w:rsidRDefault="00E2190B" w:rsidP="00DB2FCC">
      <w:pPr>
        <w:spacing w:line="276" w:lineRule="auto"/>
        <w:rPr>
          <w:ins w:id="0" w:author="Simona Radutoiu" w:date="2026-01-26T16:32:00Z" w16du:dateUtc="2026-01-26T15:32:00Z"/>
          <w:rFonts w:ascii="Times New Roman" w:hAnsi="Times New Roman" w:cs="Times New Roman"/>
          <w:b/>
          <w:bCs/>
          <w:i/>
          <w:iCs/>
        </w:rPr>
      </w:pPr>
      <w:r w:rsidRPr="004219CA">
        <w:rPr>
          <w:rFonts w:ascii="Times New Roman" w:hAnsi="Times New Roman" w:cs="Times New Roman"/>
          <w:b/>
          <w:bCs/>
        </w:rPr>
        <w:t xml:space="preserve">Soil fertilisation regimes and symbiosis signalling shape </w:t>
      </w:r>
      <w:r w:rsidR="005A2624" w:rsidRPr="004219CA">
        <w:rPr>
          <w:rFonts w:ascii="Times New Roman" w:hAnsi="Times New Roman" w:cs="Times New Roman"/>
          <w:b/>
          <w:bCs/>
        </w:rPr>
        <w:t>bacterial assembly</w:t>
      </w:r>
      <w:r w:rsidR="00C125FF" w:rsidRPr="004219CA">
        <w:rPr>
          <w:rFonts w:ascii="Times New Roman" w:hAnsi="Times New Roman" w:cs="Times New Roman"/>
          <w:b/>
          <w:bCs/>
        </w:rPr>
        <w:t xml:space="preserve"> and </w:t>
      </w:r>
      <w:r w:rsidR="00A64CCA" w:rsidRPr="004219CA">
        <w:rPr>
          <w:rFonts w:ascii="Times New Roman" w:hAnsi="Times New Roman" w:cs="Times New Roman"/>
          <w:b/>
          <w:bCs/>
        </w:rPr>
        <w:t>root</w:t>
      </w:r>
      <w:r w:rsidRPr="004219CA">
        <w:rPr>
          <w:rFonts w:ascii="Times New Roman" w:hAnsi="Times New Roman" w:cs="Times New Roman"/>
          <w:b/>
          <w:bCs/>
        </w:rPr>
        <w:t xml:space="preserve"> exudation</w:t>
      </w:r>
      <w:r w:rsidR="00A64CCA" w:rsidRPr="004219CA">
        <w:rPr>
          <w:rFonts w:ascii="Times New Roman" w:hAnsi="Times New Roman" w:cs="Times New Roman"/>
          <w:b/>
          <w:bCs/>
        </w:rPr>
        <w:t xml:space="preserve"> patterns</w:t>
      </w:r>
      <w:r w:rsidRPr="004219CA">
        <w:rPr>
          <w:rFonts w:ascii="Times New Roman" w:hAnsi="Times New Roman" w:cs="Times New Roman"/>
          <w:b/>
          <w:bCs/>
        </w:rPr>
        <w:t xml:space="preserve"> in </w:t>
      </w:r>
      <w:r w:rsidRPr="004219CA">
        <w:rPr>
          <w:rFonts w:ascii="Times New Roman" w:hAnsi="Times New Roman" w:cs="Times New Roman"/>
          <w:b/>
          <w:bCs/>
          <w:i/>
          <w:iCs/>
        </w:rPr>
        <w:t>Lotus japonicus</w:t>
      </w:r>
      <w:r w:rsidRPr="004219CA">
        <w:rPr>
          <w:rFonts w:ascii="Times New Roman" w:hAnsi="Times New Roman" w:cs="Times New Roman"/>
          <w:b/>
          <w:bCs/>
        </w:rPr>
        <w:t xml:space="preserve"> and </w:t>
      </w:r>
      <w:r w:rsidRPr="004219CA">
        <w:rPr>
          <w:rFonts w:ascii="Times New Roman" w:hAnsi="Times New Roman" w:cs="Times New Roman"/>
          <w:b/>
          <w:bCs/>
          <w:i/>
          <w:iCs/>
        </w:rPr>
        <w:t>Hordeum vulgare</w:t>
      </w:r>
    </w:p>
    <w:p w14:paraId="06252AE1" w14:textId="77777777" w:rsidR="00026EFA" w:rsidRDefault="00026EFA" w:rsidP="00026EFA">
      <w:pPr>
        <w:spacing w:line="276" w:lineRule="auto"/>
        <w:rPr>
          <w:ins w:id="1" w:author="Simona Radutoiu" w:date="2026-01-26T16:32:00Z" w16du:dateUtc="2026-01-26T15:32:00Z"/>
          <w:rFonts w:ascii="Times New Roman" w:hAnsi="Times New Roman" w:cs="Times New Roman"/>
          <w:b/>
          <w:bCs/>
        </w:rPr>
      </w:pPr>
    </w:p>
    <w:p w14:paraId="788240F7" w14:textId="6E893952" w:rsidR="00026EFA" w:rsidRDefault="00026EFA" w:rsidP="00026EFA">
      <w:pPr>
        <w:spacing w:line="276" w:lineRule="auto"/>
        <w:rPr>
          <w:ins w:id="2" w:author="Simona Radutoiu" w:date="2026-01-26T16:32:00Z" w16du:dateUtc="2026-01-26T15:32:00Z"/>
          <w:rFonts w:ascii="Times New Roman" w:hAnsi="Times New Roman" w:cs="Times New Roman"/>
          <w:b/>
          <w:bCs/>
        </w:rPr>
      </w:pPr>
      <w:ins w:id="3" w:author="Simona Radutoiu" w:date="2026-01-26T16:32:00Z" w16du:dateUtc="2026-01-26T15:32:00Z">
        <w:r>
          <w:rPr>
            <w:rFonts w:ascii="Times New Roman" w:hAnsi="Times New Roman" w:cs="Times New Roman"/>
            <w:b/>
            <w:bCs/>
          </w:rPr>
          <w:t>HOW ABOUT THIS?</w:t>
        </w:r>
      </w:ins>
    </w:p>
    <w:p w14:paraId="554414F3" w14:textId="5682F2B9" w:rsidR="00026EFA" w:rsidRPr="00026EFA" w:rsidRDefault="00026EFA" w:rsidP="00026EFA">
      <w:pPr>
        <w:spacing w:line="276" w:lineRule="auto"/>
        <w:rPr>
          <w:ins w:id="4" w:author="Simona Radutoiu" w:date="2026-01-26T16:32:00Z"/>
          <w:rFonts w:ascii="Times New Roman" w:hAnsi="Times New Roman" w:cs="Times New Roman"/>
          <w:b/>
          <w:bCs/>
        </w:rPr>
      </w:pPr>
      <w:ins w:id="5" w:author="Simona Radutoiu" w:date="2026-01-26T16:32:00Z">
        <w:r w:rsidRPr="00026EFA">
          <w:rPr>
            <w:rFonts w:ascii="Times New Roman" w:hAnsi="Times New Roman" w:cs="Times New Roman"/>
            <w:b/>
            <w:bCs/>
          </w:rPr>
          <w:t>Common symbiosis pathway controls plant</w:t>
        </w:r>
      </w:ins>
      <w:ins w:id="6" w:author="Simona Radutoiu" w:date="2026-01-26T16:32:00Z" w16du:dateUtc="2026-01-26T15:32:00Z">
        <w:r w:rsidR="00431B86">
          <w:rPr>
            <w:rFonts w:ascii="Times New Roman" w:hAnsi="Times New Roman" w:cs="Times New Roman"/>
            <w:b/>
            <w:bCs/>
          </w:rPr>
          <w:t xml:space="preserve"> root</w:t>
        </w:r>
      </w:ins>
      <w:ins w:id="7" w:author="Simona Radutoiu" w:date="2026-01-26T16:32:00Z">
        <w:r w:rsidRPr="00026EFA">
          <w:rPr>
            <w:rFonts w:ascii="Times New Roman" w:hAnsi="Times New Roman" w:cs="Times New Roman"/>
            <w:b/>
            <w:bCs/>
          </w:rPr>
          <w:t xml:space="preserve"> microbiomes in a host</w:t>
        </w:r>
        <w:r w:rsidRPr="00026EFA">
          <w:rPr>
            <w:rFonts w:ascii="Times New Roman" w:hAnsi="Times New Roman" w:cs="Times New Roman"/>
            <w:b/>
            <w:bCs/>
          </w:rPr>
          <w:noBreakHyphen/>
          <w:t>specific manner</w:t>
        </w:r>
      </w:ins>
    </w:p>
    <w:p w14:paraId="16478E14" w14:textId="77777777" w:rsidR="00026EFA" w:rsidRPr="004219CA" w:rsidRDefault="00026EFA" w:rsidP="00DB2FCC">
      <w:pPr>
        <w:spacing w:line="276" w:lineRule="auto"/>
        <w:rPr>
          <w:rFonts w:ascii="Times New Roman" w:hAnsi="Times New Roman" w:cs="Times New Roman"/>
          <w:b/>
          <w:bCs/>
        </w:rPr>
      </w:pPr>
    </w:p>
    <w:p w14:paraId="7D365B58" w14:textId="77777777" w:rsidR="00E2190B" w:rsidRPr="004219CA" w:rsidRDefault="00E2190B" w:rsidP="00DB2FCC">
      <w:pPr>
        <w:spacing w:line="276" w:lineRule="auto"/>
        <w:jc w:val="both"/>
        <w:rPr>
          <w:rFonts w:ascii="Times New Roman" w:hAnsi="Times New Roman" w:cs="Times New Roman"/>
        </w:rPr>
      </w:pPr>
    </w:p>
    <w:p w14:paraId="295B2B3E" w14:textId="4BE05B5E" w:rsidR="00E2190B" w:rsidRPr="004219CA" w:rsidRDefault="00E2190B" w:rsidP="00DB2FCC">
      <w:pPr>
        <w:spacing w:line="276" w:lineRule="auto"/>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Ib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r w:rsidR="00830D02" w:rsidRPr="004219CA">
        <w:rPr>
          <w:rFonts w:ascii="Times New Roman" w:hAnsi="Times New Roman" w:cs="Times New Roman"/>
          <w:color w:val="000000"/>
          <w:shd w:val="clear" w:color="auto" w:fill="FDFCFB"/>
        </w:rPr>
        <w:t>Þuríður Nótt Björgvinsdóttir</w:t>
      </w:r>
      <w:r w:rsidR="00830D02" w:rsidRPr="004219CA">
        <w:rPr>
          <w:rFonts w:ascii="Times New Roman" w:hAnsi="Times New Roman" w:cs="Times New Roman"/>
          <w:color w:val="000000"/>
          <w:shd w:val="clear" w:color="auto" w:fill="FDFCFB"/>
          <w:vertAlign w:val="superscript"/>
        </w:rPr>
        <w:t>4</w:t>
      </w:r>
      <w:r w:rsidR="00830D02">
        <w:rPr>
          <w:rFonts w:ascii="Times New Roman" w:hAnsi="Times New Roman" w:cs="Times New Roman"/>
          <w:color w:val="000000"/>
          <w:shd w:val="clear" w:color="auto" w:fill="FDFCFB"/>
        </w:rPr>
        <w:t>, B</w:t>
      </w:r>
      <w:r w:rsidR="00CC2F11" w:rsidRPr="004219CA">
        <w:rPr>
          <w:rFonts w:ascii="Times New Roman" w:hAnsi="Times New Roman" w:cs="Times New Roman"/>
          <w:color w:val="000000"/>
          <w:shd w:val="clear" w:color="auto" w:fill="FDFCFB"/>
        </w:rPr>
        <w:t>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2996AF22" w14:textId="77777777" w:rsidR="00521906" w:rsidRPr="004219CA" w:rsidRDefault="00521906" w:rsidP="00DB2FCC">
      <w:pPr>
        <w:spacing w:line="276" w:lineRule="auto"/>
        <w:jc w:val="both"/>
        <w:rPr>
          <w:rFonts w:ascii="Times New Roman" w:hAnsi="Times New Roman" w:cs="Times New Roman"/>
        </w:rPr>
      </w:pPr>
    </w:p>
    <w:p w14:paraId="14C97B61"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108EEB6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A1DA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118112FF"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FC28D5E"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14:paraId="05B602A1" w14:textId="77777777" w:rsidR="00CC2F11"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4219CA" w:rsidRDefault="00B02DA2"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28FAD353"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39637F" w:rsidRDefault="00521906" w:rsidP="00DB2FCC">
      <w:pPr>
        <w:spacing w:line="276" w:lineRule="auto"/>
        <w:jc w:val="both"/>
        <w:rPr>
          <w:rFonts w:ascii="Times New Roman" w:hAnsi="Times New Roman" w:cs="Times New Roman"/>
          <w:b/>
          <w:bCs/>
        </w:rPr>
      </w:pPr>
      <w:r w:rsidRPr="0039637F">
        <w:rPr>
          <w:rFonts w:ascii="Times New Roman" w:hAnsi="Times New Roman" w:cs="Times New Roman"/>
          <w:b/>
          <w:bCs/>
        </w:rPr>
        <w:t>Abstract</w:t>
      </w:r>
    </w:p>
    <w:p w14:paraId="6CADC487" w14:textId="0548E745" w:rsidR="00CE5D41" w:rsidRPr="0039637F" w:rsidRDefault="00CE5D41" w:rsidP="00DB2FCC">
      <w:pPr>
        <w:spacing w:line="276" w:lineRule="auto"/>
        <w:jc w:val="both"/>
        <w:rPr>
          <w:rFonts w:ascii="Times New Roman" w:hAnsi="Times New Roman" w:cs="Times New Roman"/>
          <w:kern w:val="0"/>
        </w:rPr>
      </w:pPr>
      <w:r w:rsidRPr="0039637F">
        <w:rPr>
          <w:rFonts w:ascii="Times New Roman" w:hAnsi="Times New Roman" w:cs="Times New Roman"/>
          <w:kern w:val="0"/>
        </w:rPr>
        <w:t xml:space="preserve">Agricultural productivity is often limited by insufficient soil nutrients </w:t>
      </w:r>
      <w:r w:rsidR="00A079E6" w:rsidRPr="0039637F">
        <w:rPr>
          <w:rFonts w:ascii="Times New Roman" w:hAnsi="Times New Roman" w:cs="Times New Roman"/>
          <w:kern w:val="0"/>
        </w:rPr>
        <w:t>required</w:t>
      </w:r>
      <w:r w:rsidRPr="0039637F">
        <w:rPr>
          <w:rFonts w:ascii="Times New Roman" w:hAnsi="Times New Roman" w:cs="Times New Roman"/>
          <w:kern w:val="0"/>
        </w:rPr>
        <w:t xml:space="preserve"> for optimal crop growth. Understanding how plants interact with beneficial soil microbes to improve nutrient uptake is key to increasing yields while reducing chemical fertiliser use. Two critical</w:t>
      </w:r>
      <w:r w:rsidRPr="0039637F">
        <w:rPr>
          <w:rFonts w:ascii="Times New Roman" w:hAnsi="Times New Roman" w:cs="Times New Roman"/>
          <w:color w:val="000000" w:themeColor="text1"/>
          <w:kern w:val="0"/>
        </w:rPr>
        <w:t xml:space="preserve"> plant</w:t>
      </w:r>
      <w:r w:rsidR="00556BFD" w:rsidRPr="0039637F">
        <w:rPr>
          <w:rFonts w:ascii="Times New Roman" w:hAnsi="Times New Roman" w:cs="Times New Roman"/>
          <w:color w:val="000000" w:themeColor="text1"/>
          <w:kern w:val="0"/>
        </w:rPr>
        <w:t>-</w:t>
      </w:r>
      <w:r w:rsidRPr="0039637F">
        <w:rPr>
          <w:rFonts w:ascii="Times New Roman" w:hAnsi="Times New Roman" w:cs="Times New Roman"/>
          <w:color w:val="000000" w:themeColor="text1"/>
          <w:kern w:val="0"/>
        </w:rPr>
        <w:t xml:space="preserve">microbe interactions, </w:t>
      </w:r>
      <w:r w:rsidR="005623C7" w:rsidRPr="0039637F">
        <w:rPr>
          <w:rFonts w:ascii="Times New Roman" w:hAnsi="Times New Roman" w:cs="Times New Roman"/>
          <w:color w:val="000000" w:themeColor="text1"/>
          <w:kern w:val="0"/>
        </w:rPr>
        <w:t xml:space="preserve">nitrogen-fixing </w:t>
      </w:r>
      <w:r w:rsidRPr="0039637F">
        <w:rPr>
          <w:rFonts w:ascii="Times New Roman" w:hAnsi="Times New Roman" w:cs="Times New Roman"/>
          <w:color w:val="000000" w:themeColor="text1"/>
          <w:kern w:val="0"/>
        </w:rPr>
        <w:t xml:space="preserve">and </w:t>
      </w:r>
      <w:r w:rsidR="005623C7" w:rsidRPr="0039637F">
        <w:rPr>
          <w:rFonts w:ascii="Times New Roman" w:hAnsi="Times New Roman" w:cs="Times New Roman"/>
          <w:color w:val="000000" w:themeColor="text1"/>
          <w:kern w:val="0"/>
        </w:rPr>
        <w:t>a</w:t>
      </w:r>
      <w:r w:rsidRPr="0039637F">
        <w:rPr>
          <w:rFonts w:ascii="Times New Roman" w:hAnsi="Times New Roman" w:cs="Times New Roman"/>
          <w:color w:val="000000" w:themeColor="text1"/>
          <w:kern w:val="0"/>
        </w:rPr>
        <w:t xml:space="preserve">rbuscular </w:t>
      </w:r>
      <w:r w:rsidR="005623C7" w:rsidRPr="0039637F">
        <w:rPr>
          <w:rFonts w:ascii="Times New Roman" w:hAnsi="Times New Roman" w:cs="Times New Roman"/>
          <w:color w:val="000000" w:themeColor="text1"/>
          <w:kern w:val="0"/>
        </w:rPr>
        <w:t>m</w:t>
      </w:r>
      <w:r w:rsidRPr="0039637F">
        <w:rPr>
          <w:rFonts w:ascii="Times New Roman" w:hAnsi="Times New Roman" w:cs="Times New Roman"/>
          <w:color w:val="000000" w:themeColor="text1"/>
          <w:kern w:val="0"/>
        </w:rPr>
        <w:t xml:space="preserve">ycorrhizal </w:t>
      </w:r>
      <w:r w:rsidR="005623C7" w:rsidRPr="0039637F">
        <w:rPr>
          <w:rFonts w:ascii="Times New Roman" w:hAnsi="Times New Roman" w:cs="Times New Roman"/>
          <w:color w:val="000000" w:themeColor="text1"/>
          <w:kern w:val="0"/>
        </w:rPr>
        <w:t>s</w:t>
      </w:r>
      <w:r w:rsidRPr="0039637F">
        <w:rPr>
          <w:rFonts w:ascii="Times New Roman" w:hAnsi="Times New Roman" w:cs="Times New Roman"/>
          <w:color w:val="000000" w:themeColor="text1"/>
          <w:kern w:val="0"/>
        </w:rPr>
        <w:t>ymbios</w:t>
      </w:r>
      <w:r w:rsidR="005623C7" w:rsidRPr="0039637F">
        <w:rPr>
          <w:rFonts w:ascii="Times New Roman" w:hAnsi="Times New Roman" w:cs="Times New Roman"/>
          <w:color w:val="000000" w:themeColor="text1"/>
          <w:kern w:val="0"/>
        </w:rPr>
        <w:t>e</w:t>
      </w:r>
      <w:r w:rsidRPr="0039637F">
        <w:rPr>
          <w:rFonts w:ascii="Times New Roman" w:hAnsi="Times New Roman" w:cs="Times New Roman"/>
          <w:color w:val="000000" w:themeColor="text1"/>
          <w:kern w:val="0"/>
        </w:rPr>
        <w:t>s, are controlled by the ‘Common Symbiosis Signalling Pathway’ (CSSP)</w:t>
      </w:r>
      <w:r w:rsidR="002751D1" w:rsidRPr="0039637F">
        <w:rPr>
          <w:rFonts w:ascii="Times New Roman" w:hAnsi="Times New Roman" w:cs="Times New Roman"/>
          <w:color w:val="000000" w:themeColor="text1"/>
          <w:kern w:val="0"/>
        </w:rPr>
        <w:t xml:space="preserve">, which mediates both symbioses in legumes and arbuscular mycorrhizal symbiosis in cereals and other land plants. </w:t>
      </w:r>
      <w:r w:rsidRPr="0039637F">
        <w:rPr>
          <w:rFonts w:ascii="Times New Roman" w:hAnsi="Times New Roman" w:cs="Times New Roman"/>
          <w:color w:val="000000" w:themeColor="text1"/>
          <w:kern w:val="0"/>
        </w:rPr>
        <w:t xml:space="preserve">While </w:t>
      </w:r>
      <w:r w:rsidRPr="0039637F">
        <w:rPr>
          <w:rFonts w:ascii="Times New Roman" w:hAnsi="Times New Roman" w:cs="Times New Roman"/>
          <w:color w:val="000000" w:themeColor="text1"/>
        </w:rPr>
        <w:t>CSSP gene functions in symbios</w:t>
      </w:r>
      <w:r w:rsidR="002751D1" w:rsidRPr="0039637F">
        <w:rPr>
          <w:rFonts w:ascii="Times New Roman" w:hAnsi="Times New Roman" w:cs="Times New Roman"/>
          <w:color w:val="000000" w:themeColor="text1"/>
        </w:rPr>
        <w:t>e</w:t>
      </w:r>
      <w:r w:rsidRPr="0039637F">
        <w:rPr>
          <w:rFonts w:ascii="Times New Roman" w:hAnsi="Times New Roman" w:cs="Times New Roman"/>
          <w:color w:val="000000" w:themeColor="text1"/>
        </w:rPr>
        <w:t xml:space="preserve">s are well-studied, their influence on </w:t>
      </w:r>
      <w:r w:rsidR="002751D1" w:rsidRPr="0039637F">
        <w:rPr>
          <w:rFonts w:ascii="Times New Roman" w:hAnsi="Times New Roman" w:cs="Times New Roman"/>
          <w:color w:val="000000" w:themeColor="text1"/>
        </w:rPr>
        <w:t>the broader root-associated</w:t>
      </w:r>
      <w:r w:rsidRPr="0039637F">
        <w:rPr>
          <w:rFonts w:ascii="Times New Roman" w:hAnsi="Times New Roman" w:cs="Times New Roman"/>
          <w:color w:val="000000" w:themeColor="text1"/>
        </w:rPr>
        <w:t xml:space="preserve"> microbiota</w:t>
      </w:r>
      <w:r w:rsidR="00556BFD" w:rsidRPr="0039637F">
        <w:rPr>
          <w:rFonts w:ascii="Times New Roman" w:hAnsi="Times New Roman" w:cs="Times New Roman"/>
          <w:color w:val="000000" w:themeColor="text1"/>
        </w:rPr>
        <w:t xml:space="preserve"> outside legumes</w:t>
      </w:r>
      <w:r w:rsidRPr="0039637F">
        <w:rPr>
          <w:rFonts w:ascii="Times New Roman" w:hAnsi="Times New Roman" w:cs="Times New Roman"/>
          <w:color w:val="000000" w:themeColor="text1"/>
        </w:rPr>
        <w:t xml:space="preserve"> remains unclear.</w:t>
      </w:r>
      <w:r w:rsidRPr="0039637F">
        <w:rPr>
          <w:rFonts w:ascii="Times New Roman" w:hAnsi="Times New Roman" w:cs="Times New Roman"/>
          <w:color w:val="000000" w:themeColor="text1"/>
          <w:kern w:val="0"/>
        </w:rPr>
        <w:t xml:space="preserve"> Here, we use</w:t>
      </w:r>
      <w:r w:rsidR="002751D1" w:rsidRPr="0039637F">
        <w:rPr>
          <w:rFonts w:ascii="Times New Roman" w:hAnsi="Times New Roman" w:cs="Times New Roman"/>
          <w:color w:val="000000" w:themeColor="text1"/>
          <w:kern w:val="0"/>
        </w:rPr>
        <w:t xml:space="preserve"> CSSP mutants of the model legume</w:t>
      </w:r>
      <w:r w:rsidRPr="0039637F">
        <w:rPr>
          <w:rFonts w:ascii="Times New Roman" w:hAnsi="Times New Roman" w:cs="Times New Roman"/>
          <w:color w:val="000000" w:themeColor="text1"/>
          <w:kern w:val="0"/>
        </w:rPr>
        <w:t xml:space="preserve"> </w:t>
      </w:r>
      <w:r w:rsidRPr="0039637F">
        <w:rPr>
          <w:rFonts w:ascii="Times New Roman" w:hAnsi="Times New Roman" w:cs="Times New Roman"/>
          <w:i/>
          <w:iCs/>
          <w:color w:val="000000" w:themeColor="text1"/>
          <w:kern w:val="0"/>
        </w:rPr>
        <w:t>Lotus japonicus</w:t>
      </w:r>
      <w:r w:rsidRPr="0039637F">
        <w:rPr>
          <w:rFonts w:ascii="Times New Roman" w:hAnsi="Times New Roman" w:cs="Times New Roman"/>
          <w:color w:val="000000" w:themeColor="text1"/>
          <w:kern w:val="0"/>
        </w:rPr>
        <w:t xml:space="preserve"> and</w:t>
      </w:r>
      <w:r w:rsidR="002751D1" w:rsidRPr="0039637F">
        <w:rPr>
          <w:rFonts w:ascii="Times New Roman" w:hAnsi="Times New Roman" w:cs="Times New Roman"/>
          <w:color w:val="000000" w:themeColor="text1"/>
          <w:kern w:val="0"/>
        </w:rPr>
        <w:t xml:space="preserve"> the cereal</w:t>
      </w:r>
      <w:r w:rsidRPr="0039637F">
        <w:rPr>
          <w:rFonts w:ascii="Times New Roman" w:hAnsi="Times New Roman" w:cs="Times New Roman"/>
          <w:color w:val="000000" w:themeColor="text1"/>
          <w:kern w:val="0"/>
        </w:rPr>
        <w:t xml:space="preserve"> </w:t>
      </w:r>
      <w:r w:rsidRPr="0039637F">
        <w:rPr>
          <w:rFonts w:ascii="Times New Roman" w:hAnsi="Times New Roman" w:cs="Times New Roman"/>
          <w:i/>
          <w:iCs/>
          <w:color w:val="000000" w:themeColor="text1"/>
          <w:kern w:val="0"/>
        </w:rPr>
        <w:t xml:space="preserve">Hordeum vulgare </w:t>
      </w:r>
      <w:r w:rsidRPr="0039637F">
        <w:rPr>
          <w:rFonts w:ascii="Times New Roman" w:hAnsi="Times New Roman" w:cs="Times New Roman"/>
          <w:color w:val="000000" w:themeColor="text1"/>
          <w:kern w:val="0"/>
        </w:rPr>
        <w:t xml:space="preserve">to </w:t>
      </w:r>
      <w:r w:rsidR="00A079E6" w:rsidRPr="0039637F">
        <w:rPr>
          <w:rFonts w:ascii="Times New Roman" w:hAnsi="Times New Roman" w:cs="Times New Roman"/>
          <w:color w:val="000000" w:themeColor="text1"/>
          <w:kern w:val="0"/>
        </w:rPr>
        <w:t>investigate</w:t>
      </w:r>
      <w:r w:rsidRPr="0039637F">
        <w:rPr>
          <w:rFonts w:ascii="Times New Roman" w:hAnsi="Times New Roman" w:cs="Times New Roman"/>
          <w:color w:val="000000" w:themeColor="text1"/>
          <w:kern w:val="0"/>
        </w:rPr>
        <w:t xml:space="preserve"> how symbiosis signalling and nutrient availability affect plant growth, microbiome assembly, and root exudation. We show that soil nutrient levels are key drivers of plant growth and microbial diversity, and that the plant nutritional state can be predicted based on bacterial root communities. </w:t>
      </w:r>
      <w:r w:rsidR="00556BFD" w:rsidRPr="0039637F">
        <w:rPr>
          <w:rFonts w:ascii="Times New Roman" w:hAnsi="Times New Roman" w:cs="Times New Roman"/>
          <w:color w:val="000000" w:themeColor="text1"/>
          <w:kern w:val="0"/>
        </w:rPr>
        <w:t>Studies using s</w:t>
      </w:r>
      <w:r w:rsidRPr="0039637F">
        <w:rPr>
          <w:rFonts w:ascii="Times New Roman" w:hAnsi="Times New Roman" w:cs="Times New Roman"/>
          <w:color w:val="000000" w:themeColor="text1"/>
          <w:kern w:val="0"/>
        </w:rPr>
        <w:t>oil and synthetic bacterial communit</w:t>
      </w:r>
      <w:r w:rsidR="00556BFD" w:rsidRPr="0039637F">
        <w:rPr>
          <w:rFonts w:ascii="Times New Roman" w:hAnsi="Times New Roman" w:cs="Times New Roman"/>
          <w:color w:val="000000" w:themeColor="text1"/>
          <w:kern w:val="0"/>
        </w:rPr>
        <w:t>ies</w:t>
      </w:r>
      <w:r w:rsidRPr="0039637F">
        <w:rPr>
          <w:rFonts w:ascii="Times New Roman" w:hAnsi="Times New Roman" w:cs="Times New Roman"/>
          <w:color w:val="000000" w:themeColor="text1"/>
          <w:kern w:val="0"/>
        </w:rPr>
        <w:t xml:space="preserve"> revealed that CSSP impairment reduces symbiont colonisation </w:t>
      </w:r>
      <w:r w:rsidR="00556BFD" w:rsidRPr="0039637F">
        <w:rPr>
          <w:rFonts w:ascii="Times New Roman" w:hAnsi="Times New Roman" w:cs="Times New Roman"/>
          <w:color w:val="000000" w:themeColor="text1"/>
          <w:kern w:val="0"/>
        </w:rPr>
        <w:t>of</w:t>
      </w:r>
      <w:r w:rsidRPr="0039637F">
        <w:rPr>
          <w:rFonts w:ascii="Times New Roman" w:hAnsi="Times New Roman" w:cs="Times New Roman"/>
          <w:color w:val="000000" w:themeColor="text1"/>
          <w:kern w:val="0"/>
        </w:rPr>
        <w:t xml:space="preserve"> </w:t>
      </w:r>
      <w:r w:rsidRPr="0039637F">
        <w:rPr>
          <w:rFonts w:ascii="Times New Roman" w:hAnsi="Times New Roman" w:cs="Times New Roman"/>
          <w:i/>
          <w:iCs/>
          <w:color w:val="000000" w:themeColor="text1"/>
          <w:kern w:val="0"/>
        </w:rPr>
        <w:t>Lotus</w:t>
      </w:r>
      <w:r w:rsidR="00556BFD" w:rsidRPr="0039637F">
        <w:rPr>
          <w:rFonts w:ascii="Times New Roman" w:hAnsi="Times New Roman" w:cs="Times New Roman"/>
          <w:color w:val="000000" w:themeColor="text1"/>
          <w:kern w:val="0"/>
        </w:rPr>
        <w:t xml:space="preserve"> roots</w:t>
      </w:r>
      <w:r w:rsidRPr="0039637F">
        <w:rPr>
          <w:rFonts w:ascii="Times New Roman" w:hAnsi="Times New Roman" w:cs="Times New Roman"/>
          <w:color w:val="000000" w:themeColor="text1"/>
          <w:kern w:val="0"/>
        </w:rPr>
        <w:t xml:space="preserve">, leading to niche replacement by commensals, while in </w:t>
      </w:r>
      <w:r w:rsidRPr="0039637F">
        <w:rPr>
          <w:rFonts w:ascii="Times New Roman" w:hAnsi="Times New Roman" w:cs="Times New Roman"/>
          <w:i/>
          <w:iCs/>
          <w:color w:val="000000" w:themeColor="text1"/>
          <w:kern w:val="0"/>
        </w:rPr>
        <w:t>Hordeum</w:t>
      </w:r>
      <w:r w:rsidR="00A079E6" w:rsidRPr="0039637F">
        <w:rPr>
          <w:rFonts w:ascii="Times New Roman" w:hAnsi="Times New Roman" w:cs="Times New Roman"/>
          <w:color w:val="000000" w:themeColor="text1"/>
          <w:kern w:val="0"/>
        </w:rPr>
        <w:t xml:space="preserve">, </w:t>
      </w:r>
      <w:r w:rsidRPr="0039637F">
        <w:rPr>
          <w:rFonts w:ascii="Times New Roman" w:hAnsi="Times New Roman" w:cs="Times New Roman"/>
          <w:color w:val="000000" w:themeColor="text1"/>
          <w:kern w:val="0"/>
        </w:rPr>
        <w:t xml:space="preserve">colonisation </w:t>
      </w:r>
      <w:r w:rsidR="00A079E6" w:rsidRPr="0039637F">
        <w:rPr>
          <w:rFonts w:ascii="Times New Roman" w:hAnsi="Times New Roman" w:cs="Times New Roman"/>
          <w:color w:val="000000" w:themeColor="text1"/>
          <w:kern w:val="0"/>
        </w:rPr>
        <w:t>by</w:t>
      </w:r>
      <w:r w:rsidRPr="0039637F">
        <w:rPr>
          <w:rFonts w:ascii="Times New Roman" w:hAnsi="Times New Roman" w:cs="Times New Roman"/>
          <w:color w:val="000000" w:themeColor="text1"/>
          <w:kern w:val="0"/>
        </w:rPr>
        <w:t xml:space="preserve"> diverse bacteria is altered. Root exudate analyses connect CSSP </w:t>
      </w:r>
      <w:r w:rsidRPr="0039637F">
        <w:rPr>
          <w:rFonts w:ascii="Times New Roman" w:hAnsi="Times New Roman" w:cs="Times New Roman"/>
          <w:kern w:val="0"/>
        </w:rPr>
        <w:t xml:space="preserve">genes with various plant metabolic processes, including biosynthesis of </w:t>
      </w:r>
      <w:r w:rsidR="002751D1" w:rsidRPr="0039637F">
        <w:rPr>
          <w:rFonts w:ascii="Times New Roman" w:hAnsi="Times New Roman" w:cs="Times New Roman"/>
          <w:kern w:val="0"/>
        </w:rPr>
        <w:t xml:space="preserve">phenylpropanoids, particularly </w:t>
      </w:r>
      <w:r w:rsidRPr="0039637F">
        <w:rPr>
          <w:rFonts w:ascii="Times New Roman" w:hAnsi="Times New Roman" w:cs="Times New Roman"/>
          <w:kern w:val="0"/>
        </w:rPr>
        <w:t>flavonoids</w:t>
      </w:r>
      <w:r w:rsidR="002751D1" w:rsidRPr="0039637F">
        <w:rPr>
          <w:rFonts w:ascii="Times New Roman" w:hAnsi="Times New Roman" w:cs="Times New Roman"/>
          <w:kern w:val="0"/>
        </w:rPr>
        <w:t xml:space="preserve"> and</w:t>
      </w:r>
      <w:r w:rsidRPr="0039637F">
        <w:rPr>
          <w:rFonts w:ascii="Times New Roman" w:hAnsi="Times New Roman" w:cs="Times New Roman"/>
          <w:kern w:val="0"/>
        </w:rPr>
        <w:t xml:space="preserve"> coumarin</w:t>
      </w:r>
      <w:r w:rsidR="002751D1" w:rsidRPr="0039637F">
        <w:rPr>
          <w:rFonts w:ascii="Times New Roman" w:hAnsi="Times New Roman" w:cs="Times New Roman"/>
          <w:kern w:val="0"/>
        </w:rPr>
        <w:t>s</w:t>
      </w:r>
      <w:r w:rsidRPr="0039637F">
        <w:rPr>
          <w:rFonts w:ascii="Times New Roman" w:hAnsi="Times New Roman" w:cs="Times New Roman"/>
          <w:kern w:val="0"/>
        </w:rPr>
        <w:t xml:space="preserve">, salicylic acid, and plant hormones </w:t>
      </w:r>
      <w:r w:rsidR="002751D1" w:rsidRPr="0039637F">
        <w:rPr>
          <w:rFonts w:ascii="Times New Roman" w:hAnsi="Times New Roman" w:cs="Times New Roman"/>
          <w:kern w:val="0"/>
        </w:rPr>
        <w:t>such as</w:t>
      </w:r>
      <w:r w:rsidRPr="0039637F">
        <w:rPr>
          <w:rFonts w:ascii="Times New Roman" w:hAnsi="Times New Roman" w:cs="Times New Roman"/>
          <w:kern w:val="0"/>
        </w:rPr>
        <w:t xml:space="preserve"> auxin and gibberellin. Individual CSSP genes exhibit differential effects</w:t>
      </w:r>
      <w:r w:rsidR="002751D1" w:rsidRPr="0039637F">
        <w:rPr>
          <w:rFonts w:ascii="Times New Roman" w:hAnsi="Times New Roman" w:cs="Times New Roman"/>
          <w:kern w:val="0"/>
        </w:rPr>
        <w:t>,</w:t>
      </w:r>
      <w:r w:rsidRPr="0039637F">
        <w:rPr>
          <w:rFonts w:ascii="Times New Roman" w:hAnsi="Times New Roman" w:cs="Times New Roman"/>
          <w:kern w:val="0"/>
        </w:rPr>
        <w:t xml:space="preserve"> suggesting additional functions in plant</w:t>
      </w:r>
      <w:r w:rsidR="00556BFD" w:rsidRPr="0039637F">
        <w:rPr>
          <w:rFonts w:ascii="Times New Roman" w:hAnsi="Times New Roman" w:cs="Times New Roman"/>
          <w:kern w:val="0"/>
        </w:rPr>
        <w:t>-</w:t>
      </w:r>
      <w:r w:rsidRPr="0039637F">
        <w:rPr>
          <w:rFonts w:ascii="Times New Roman" w:hAnsi="Times New Roman" w:cs="Times New Roman"/>
          <w:kern w:val="0"/>
        </w:rPr>
        <w:t>microbe interactions beyond root symbioses</w:t>
      </w:r>
      <w:r w:rsidR="002751D1" w:rsidRPr="0039637F">
        <w:rPr>
          <w:rFonts w:ascii="Times New Roman" w:hAnsi="Times New Roman" w:cs="Times New Roman"/>
          <w:kern w:val="0"/>
        </w:rPr>
        <w:t xml:space="preserve">. These findings highlight the broader significance </w:t>
      </w:r>
      <w:r w:rsidR="002751D1" w:rsidRPr="0039637F">
        <w:rPr>
          <w:rFonts w:ascii="Times New Roman" w:hAnsi="Times New Roman" w:cs="Times New Roman"/>
          <w:kern w:val="0"/>
        </w:rPr>
        <w:lastRenderedPageBreak/>
        <w:t xml:space="preserve">of symbiosis signalling in shaping </w:t>
      </w:r>
      <w:r w:rsidR="002751D1" w:rsidRPr="0039637F">
        <w:rPr>
          <w:rFonts w:ascii="Times New Roman" w:hAnsi="Times New Roman" w:cs="Times New Roman"/>
          <w:color w:val="000000" w:themeColor="text1"/>
          <w:kern w:val="0"/>
        </w:rPr>
        <w:t>plant</w:t>
      </w:r>
      <w:r w:rsidR="00556BFD" w:rsidRPr="0039637F">
        <w:rPr>
          <w:rFonts w:ascii="Times New Roman" w:hAnsi="Times New Roman" w:cs="Times New Roman"/>
          <w:color w:val="000000" w:themeColor="text1"/>
          <w:kern w:val="0"/>
        </w:rPr>
        <w:t>-</w:t>
      </w:r>
      <w:r w:rsidR="002751D1" w:rsidRPr="0039637F">
        <w:rPr>
          <w:rFonts w:ascii="Times New Roman" w:hAnsi="Times New Roman" w:cs="Times New Roman"/>
          <w:color w:val="000000" w:themeColor="text1"/>
          <w:kern w:val="0"/>
        </w:rPr>
        <w:t>microbe associations and point to new strategies for improving crop nutrition and productivity.</w:t>
      </w:r>
    </w:p>
    <w:p w14:paraId="61596B0C" w14:textId="77777777" w:rsidR="00CE5D41" w:rsidRDefault="00CE5D41" w:rsidP="00DB2FCC">
      <w:pPr>
        <w:spacing w:line="276" w:lineRule="auto"/>
        <w:jc w:val="both"/>
        <w:rPr>
          <w:ins w:id="8" w:author="Simona Radutoiu" w:date="2026-01-26T17:38:00Z" w16du:dateUtc="2026-01-26T16:38:00Z"/>
          <w:rFonts w:ascii="Times New Roman" w:hAnsi="Times New Roman" w:cs="Times New Roman"/>
          <w:b/>
          <w:bCs/>
        </w:rPr>
      </w:pPr>
    </w:p>
    <w:p w14:paraId="5F742E12" w14:textId="3A1F5EB5" w:rsidR="00C854FE" w:rsidRDefault="00C854FE" w:rsidP="00DB2FCC">
      <w:pPr>
        <w:spacing w:line="276" w:lineRule="auto"/>
        <w:jc w:val="both"/>
        <w:rPr>
          <w:ins w:id="9" w:author="Simona Radutoiu" w:date="2026-01-26T17:39:00Z" w16du:dateUtc="2026-01-26T16:39:00Z"/>
          <w:rFonts w:ascii="Times New Roman" w:hAnsi="Times New Roman" w:cs="Times New Roman"/>
          <w:b/>
          <w:bCs/>
        </w:rPr>
      </w:pPr>
      <w:ins w:id="10" w:author="Simona Radutoiu" w:date="2026-01-26T17:38:00Z" w16du:dateUtc="2026-01-26T16:38:00Z">
        <w:r>
          <w:rPr>
            <w:rFonts w:ascii="Times New Roman" w:hAnsi="Times New Roman" w:cs="Times New Roman"/>
            <w:b/>
            <w:bCs/>
          </w:rPr>
          <w:t xml:space="preserve">HERE A SUGGESTION FOR ABSTRACT THAT </w:t>
        </w:r>
        <w:r w:rsidR="00946291">
          <w:rPr>
            <w:rFonts w:ascii="Times New Roman" w:hAnsi="Times New Roman" w:cs="Times New Roman"/>
            <w:b/>
            <w:bCs/>
          </w:rPr>
          <w:t>HAS A MORE PUNCHLINE. MAYBE YOU CAN USE THIS STRATEGY TO WRITE THE SENTENCES IN THE DISCUSSION ABOUT THE ROLE OF THE CSSP.</w:t>
        </w:r>
      </w:ins>
    </w:p>
    <w:p w14:paraId="142B474F" w14:textId="77777777" w:rsidR="00946291" w:rsidRDefault="00946291" w:rsidP="00DB2FCC">
      <w:pPr>
        <w:spacing w:line="276" w:lineRule="auto"/>
        <w:jc w:val="both"/>
        <w:rPr>
          <w:ins w:id="11" w:author="Simona Radutoiu" w:date="2026-01-26T17:38:00Z" w16du:dateUtc="2026-01-26T16:38:00Z"/>
          <w:rFonts w:ascii="Times New Roman" w:hAnsi="Times New Roman" w:cs="Times New Roman"/>
          <w:b/>
          <w:bCs/>
        </w:rPr>
      </w:pPr>
    </w:p>
    <w:p w14:paraId="73D6816F" w14:textId="4E3EC51B" w:rsidR="00946291" w:rsidRPr="00946291" w:rsidRDefault="00946291" w:rsidP="00DB2FCC">
      <w:pPr>
        <w:spacing w:line="276" w:lineRule="auto"/>
        <w:jc w:val="both"/>
        <w:rPr>
          <w:ins w:id="12" w:author="Simona Radutoiu" w:date="2026-01-26T17:38:00Z" w16du:dateUtc="2026-01-26T16:38:00Z"/>
          <w:rFonts w:ascii="Times New Roman" w:hAnsi="Times New Roman" w:cs="Times New Roman"/>
          <w:rPrChange w:id="13" w:author="Simona Radutoiu" w:date="2026-01-26T17:39:00Z" w16du:dateUtc="2026-01-26T16:39:00Z">
            <w:rPr>
              <w:ins w:id="14" w:author="Simona Radutoiu" w:date="2026-01-26T17:38:00Z" w16du:dateUtc="2026-01-26T16:38:00Z"/>
              <w:rFonts w:ascii="Times New Roman" w:hAnsi="Times New Roman" w:cs="Times New Roman"/>
              <w:b/>
              <w:bCs/>
            </w:rPr>
          </w:rPrChange>
        </w:rPr>
      </w:pPr>
      <w:ins w:id="15" w:author="Simona Radutoiu" w:date="2026-01-26T17:39:00Z" w16du:dateUtc="2026-01-26T16:39:00Z">
        <w:r w:rsidRPr="00946291">
          <w:rPr>
            <w:rFonts w:ascii="Times New Roman" w:hAnsi="Times New Roman" w:cs="Times New Roman"/>
            <w:rPrChange w:id="16" w:author="Simona Radutoiu" w:date="2026-01-26T17:39:00Z" w16du:dateUtc="2026-01-26T16:39:00Z">
              <w:rPr>
                <w:rFonts w:ascii="Times New Roman" w:hAnsi="Times New Roman" w:cs="Times New Roman"/>
                <w:b/>
                <w:bCs/>
              </w:rPr>
            </w:rPrChange>
          </w:rPr>
          <w:t>Crop nutrition depends on plant</w:t>
        </w:r>
        <w:r w:rsidR="008C1C76">
          <w:rPr>
            <w:rFonts w:ascii="Times New Roman" w:hAnsi="Times New Roman" w:cs="Times New Roman"/>
          </w:rPr>
          <w:t>-</w:t>
        </w:r>
        <w:r w:rsidRPr="00946291">
          <w:rPr>
            <w:rFonts w:ascii="Times New Roman" w:hAnsi="Times New Roman" w:cs="Times New Roman"/>
            <w:rPrChange w:id="17" w:author="Simona Radutoiu" w:date="2026-01-26T17:39:00Z" w16du:dateUtc="2026-01-26T16:39:00Z">
              <w:rPr>
                <w:rFonts w:ascii="Times New Roman" w:hAnsi="Times New Roman" w:cs="Times New Roman"/>
                <w:b/>
                <w:bCs/>
              </w:rPr>
            </w:rPrChange>
          </w:rPr>
          <w:t xml:space="preserve">microbe interactions, yet whether conserved genetic components impose conserved rules on root microbiome assembly across hosts remains unclear. We show here that the Common Symbiosis Signalling Pathway (CSSP), a conserved genetic module controlling endosymbiosis with arbuscular mycorrhizal fungi and nitrogen fixing bacteria, controls microbiome assembly in a host specific manner across fertilisation regimes. Using </w:t>
        </w:r>
        <w:r w:rsidRPr="008C1C76">
          <w:rPr>
            <w:rFonts w:ascii="Times New Roman" w:hAnsi="Times New Roman" w:cs="Times New Roman"/>
            <w:i/>
            <w:iCs/>
            <w:rPrChange w:id="18" w:author="Simona Radutoiu" w:date="2026-01-26T17:39:00Z" w16du:dateUtc="2026-01-26T16:39:00Z">
              <w:rPr>
                <w:rFonts w:ascii="Times New Roman" w:hAnsi="Times New Roman" w:cs="Times New Roman"/>
                <w:b/>
                <w:bCs/>
              </w:rPr>
            </w:rPrChange>
          </w:rPr>
          <w:t>Lotus japonicus</w:t>
        </w:r>
        <w:r w:rsidRPr="00946291">
          <w:rPr>
            <w:rFonts w:ascii="Times New Roman" w:hAnsi="Times New Roman" w:cs="Times New Roman"/>
            <w:rPrChange w:id="19" w:author="Simona Radutoiu" w:date="2026-01-26T17:39:00Z" w16du:dateUtc="2026-01-26T16:39:00Z">
              <w:rPr>
                <w:rFonts w:ascii="Times New Roman" w:hAnsi="Times New Roman" w:cs="Times New Roman"/>
                <w:b/>
                <w:bCs/>
              </w:rPr>
            </w:rPrChange>
          </w:rPr>
          <w:t xml:space="preserve"> and </w:t>
        </w:r>
        <w:r w:rsidRPr="008C1C76">
          <w:rPr>
            <w:rFonts w:ascii="Times New Roman" w:hAnsi="Times New Roman" w:cs="Times New Roman"/>
            <w:i/>
            <w:iCs/>
            <w:rPrChange w:id="20" w:author="Simona Radutoiu" w:date="2026-01-26T17:39:00Z" w16du:dateUtc="2026-01-26T16:39:00Z">
              <w:rPr>
                <w:rFonts w:ascii="Times New Roman" w:hAnsi="Times New Roman" w:cs="Times New Roman"/>
                <w:b/>
                <w:bCs/>
              </w:rPr>
            </w:rPrChange>
          </w:rPr>
          <w:t>Hordeum vulgare</w:t>
        </w:r>
        <w:r w:rsidRPr="00946291">
          <w:rPr>
            <w:rFonts w:ascii="Times New Roman" w:hAnsi="Times New Roman" w:cs="Times New Roman"/>
            <w:rPrChange w:id="21" w:author="Simona Radutoiu" w:date="2026-01-26T17:39:00Z" w16du:dateUtc="2026-01-26T16:39:00Z">
              <w:rPr>
                <w:rFonts w:ascii="Times New Roman" w:hAnsi="Times New Roman" w:cs="Times New Roman"/>
                <w:b/>
                <w:bCs/>
              </w:rPr>
            </w:rPrChange>
          </w:rPr>
          <w:t xml:space="preserve">, we find that mutations in orthologous CSSP genes remodel root associated communities in both species, but not through the same taxa. In </w:t>
        </w:r>
        <w:r w:rsidRPr="008C1C76">
          <w:rPr>
            <w:rFonts w:ascii="Times New Roman" w:hAnsi="Times New Roman" w:cs="Times New Roman"/>
            <w:i/>
            <w:iCs/>
            <w:rPrChange w:id="22" w:author="Simona Radutoiu" w:date="2026-01-26T17:39:00Z" w16du:dateUtc="2026-01-26T16:39:00Z">
              <w:rPr>
                <w:rFonts w:ascii="Times New Roman" w:hAnsi="Times New Roman" w:cs="Times New Roman"/>
                <w:b/>
                <w:bCs/>
              </w:rPr>
            </w:rPrChange>
          </w:rPr>
          <w:t>Lotus</w:t>
        </w:r>
        <w:r w:rsidRPr="00946291">
          <w:rPr>
            <w:rFonts w:ascii="Times New Roman" w:hAnsi="Times New Roman" w:cs="Times New Roman"/>
            <w:rPrChange w:id="23" w:author="Simona Radutoiu" w:date="2026-01-26T17:39:00Z" w16du:dateUtc="2026-01-26T16:39:00Z">
              <w:rPr>
                <w:rFonts w:ascii="Times New Roman" w:hAnsi="Times New Roman" w:cs="Times New Roman"/>
                <w:b/>
                <w:bCs/>
              </w:rPr>
            </w:rPrChange>
          </w:rPr>
          <w:t xml:space="preserve">, CSSP disruption reduces </w:t>
        </w:r>
        <w:proofErr w:type="spellStart"/>
        <w:r w:rsidRPr="00946291">
          <w:rPr>
            <w:rFonts w:ascii="Times New Roman" w:hAnsi="Times New Roman" w:cs="Times New Roman"/>
            <w:rPrChange w:id="24" w:author="Simona Radutoiu" w:date="2026-01-26T17:39:00Z" w16du:dateUtc="2026-01-26T16:39:00Z">
              <w:rPr>
                <w:rFonts w:ascii="Times New Roman" w:hAnsi="Times New Roman" w:cs="Times New Roman"/>
                <w:b/>
                <w:bCs/>
              </w:rPr>
            </w:rPrChange>
          </w:rPr>
          <w:t>rhizobial</w:t>
        </w:r>
        <w:proofErr w:type="spellEnd"/>
        <w:r w:rsidRPr="00946291">
          <w:rPr>
            <w:rFonts w:ascii="Times New Roman" w:hAnsi="Times New Roman" w:cs="Times New Roman"/>
            <w:rPrChange w:id="25" w:author="Simona Radutoiu" w:date="2026-01-26T17:39:00Z" w16du:dateUtc="2026-01-26T16:39:00Z">
              <w:rPr>
                <w:rFonts w:ascii="Times New Roman" w:hAnsi="Times New Roman" w:cs="Times New Roman"/>
                <w:b/>
                <w:bCs/>
              </w:rPr>
            </w:rPrChange>
          </w:rPr>
          <w:t xml:space="preserve"> colonisation and triggers niche replacement by commensals; in Hordeum, the same mutations restructure diverse bacterial lineages without converging on the taxonomic responses observed in </w:t>
        </w:r>
        <w:r w:rsidRPr="008C1C76">
          <w:rPr>
            <w:rFonts w:ascii="Times New Roman" w:hAnsi="Times New Roman" w:cs="Times New Roman"/>
            <w:i/>
            <w:iCs/>
            <w:rPrChange w:id="26" w:author="Simona Radutoiu" w:date="2026-01-26T17:39:00Z" w16du:dateUtc="2026-01-26T16:39:00Z">
              <w:rPr>
                <w:rFonts w:ascii="Times New Roman" w:hAnsi="Times New Roman" w:cs="Times New Roman"/>
                <w:b/>
                <w:bCs/>
              </w:rPr>
            </w:rPrChange>
          </w:rPr>
          <w:t>Lotus</w:t>
        </w:r>
        <w:r w:rsidRPr="00946291">
          <w:rPr>
            <w:rFonts w:ascii="Times New Roman" w:hAnsi="Times New Roman" w:cs="Times New Roman"/>
            <w:rPrChange w:id="27" w:author="Simona Radutoiu" w:date="2026-01-26T17:39:00Z" w16du:dateUtc="2026-01-26T16:39:00Z">
              <w:rPr>
                <w:rFonts w:ascii="Times New Roman" w:hAnsi="Times New Roman" w:cs="Times New Roman"/>
                <w:b/>
                <w:bCs/>
              </w:rPr>
            </w:rPrChange>
          </w:rPr>
          <w:t xml:space="preserve">. Root exudate profiling reveals host distinct metabolic programmes, including differences in phenylpropanoids (flavonoids and coumarins), salicylic acid, and auxin and gibberellin pathways, creating chemically distinct rhizosphere environments that likely impose divergent selection pressures on rhizosphere microbiota. Across nutrient contexts, soil fertilisation strongly modulated plant growth and microbiota diversity, and plant nutritional state is encoded in root bacterial community structure, indicating tight coupling between host physiology and microbiome assembly. Together, our results establish that conserved symbiosis signalling controls microbiome assembly, but taxonomic composition is filtered by host specific metabolic and chemical environments. This conceptual shift extends CSSP function beyond canonical </w:t>
        </w:r>
        <w:proofErr w:type="spellStart"/>
        <w:r w:rsidRPr="00946291">
          <w:rPr>
            <w:rFonts w:ascii="Times New Roman" w:hAnsi="Times New Roman" w:cs="Times New Roman"/>
            <w:rPrChange w:id="28" w:author="Simona Radutoiu" w:date="2026-01-26T17:39:00Z" w16du:dateUtc="2026-01-26T16:39:00Z">
              <w:rPr>
                <w:rFonts w:ascii="Times New Roman" w:hAnsi="Times New Roman" w:cs="Times New Roman"/>
                <w:b/>
                <w:bCs/>
              </w:rPr>
            </w:rPrChange>
          </w:rPr>
          <w:t>endosymbioses</w:t>
        </w:r>
        <w:proofErr w:type="spellEnd"/>
        <w:r w:rsidRPr="00946291">
          <w:rPr>
            <w:rFonts w:ascii="Times New Roman" w:hAnsi="Times New Roman" w:cs="Times New Roman"/>
            <w:rPrChange w:id="29" w:author="Simona Radutoiu" w:date="2026-01-26T17:39:00Z" w16du:dateUtc="2026-01-26T16:39:00Z">
              <w:rPr>
                <w:rFonts w:ascii="Times New Roman" w:hAnsi="Times New Roman" w:cs="Times New Roman"/>
                <w:b/>
                <w:bCs/>
              </w:rPr>
            </w:rPrChange>
          </w:rPr>
          <w:t xml:space="preserve"> and informs strategies to harness host tuned microbiomes for sustainable crop nutrition.</w:t>
        </w:r>
      </w:ins>
    </w:p>
    <w:p w14:paraId="58B304F4" w14:textId="77777777" w:rsidR="00C854FE" w:rsidRDefault="00C854FE" w:rsidP="00DB2FCC">
      <w:pPr>
        <w:spacing w:line="276" w:lineRule="auto"/>
        <w:jc w:val="both"/>
        <w:rPr>
          <w:ins w:id="30" w:author="Simona Radutoiu" w:date="2026-01-26T17:38:00Z" w16du:dateUtc="2026-01-26T16:38:00Z"/>
          <w:rFonts w:ascii="Times New Roman" w:hAnsi="Times New Roman" w:cs="Times New Roman"/>
          <w:b/>
          <w:bCs/>
        </w:rPr>
      </w:pPr>
    </w:p>
    <w:p w14:paraId="3BE5E498" w14:textId="77777777" w:rsidR="00C854FE" w:rsidRPr="0039637F" w:rsidRDefault="00C854FE" w:rsidP="00DB2FCC">
      <w:pPr>
        <w:spacing w:line="276" w:lineRule="auto"/>
        <w:jc w:val="both"/>
        <w:rPr>
          <w:rFonts w:ascii="Times New Roman" w:hAnsi="Times New Roman" w:cs="Times New Roman"/>
          <w:b/>
          <w:bCs/>
        </w:rPr>
      </w:pPr>
    </w:p>
    <w:p w14:paraId="76577E5D" w14:textId="77777777" w:rsidR="0034349C" w:rsidRPr="0039637F" w:rsidRDefault="0034349C" w:rsidP="00DB2FCC">
      <w:pPr>
        <w:spacing w:line="276" w:lineRule="auto"/>
        <w:jc w:val="both"/>
        <w:rPr>
          <w:rFonts w:ascii="Times New Roman" w:hAnsi="Times New Roman" w:cs="Times New Roman"/>
          <w:u w:val="single"/>
        </w:rPr>
      </w:pPr>
    </w:p>
    <w:p w14:paraId="72F986AD" w14:textId="77777777" w:rsidR="00CC413E" w:rsidRPr="0039637F" w:rsidRDefault="00CC413E" w:rsidP="00DB2FCC">
      <w:pPr>
        <w:spacing w:line="276" w:lineRule="auto"/>
        <w:jc w:val="both"/>
        <w:rPr>
          <w:rFonts w:ascii="Times New Roman" w:hAnsi="Times New Roman" w:cs="Times New Roman"/>
          <w:kern w:val="0"/>
        </w:rPr>
      </w:pPr>
    </w:p>
    <w:p w14:paraId="1597ADAC" w14:textId="77777777" w:rsidR="00521906" w:rsidRPr="004219C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Introduction</w:t>
      </w:r>
    </w:p>
    <w:p w14:paraId="76EE6AEF" w14:textId="19429D6B" w:rsidR="00C8021E" w:rsidRPr="004219CA" w:rsidRDefault="00EC06BE"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F10BB0" w:rsidRPr="004219CA">
        <w:rPr>
          <w:rFonts w:ascii="Times New Roman" w:hAnsi="Times New Roman" w:cs="Times New Roman"/>
          <w:kern w:val="0"/>
          <w:vertAlign w:val="superscript"/>
        </w:rPr>
        <w:t>1</w:t>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plants</w:t>
      </w:r>
      <w:r w:rsidR="003B19A5" w:rsidRPr="004219CA">
        <w:rPr>
          <w:rFonts w:ascii="Times New Roman" w:hAnsi="Times New Roman" w:cs="Times New Roman"/>
          <w:kern w:val="0"/>
          <w:vertAlign w:val="superscript"/>
        </w:rPr>
        <w:t>2,3</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w:t>
      </w:r>
      <w:r w:rsidR="00556BFD">
        <w:rPr>
          <w:rFonts w:ascii="Times New Roman" w:hAnsi="Times New Roman" w:cs="Times New Roman"/>
          <w:kern w:val="0"/>
        </w:rPr>
        <w:t>al practices</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w:t>
      </w:r>
      <w:r w:rsidR="00556BFD">
        <w:rPr>
          <w:rFonts w:ascii="Times New Roman" w:hAnsi="Times New Roman" w:cs="Times New Roman"/>
          <w:kern w:val="0"/>
        </w:rPr>
        <w:t>y</w:t>
      </w:r>
      <w:r w:rsidR="0003588F" w:rsidRPr="004219CA">
        <w:rPr>
          <w:rFonts w:ascii="Times New Roman" w:hAnsi="Times New Roman" w:cs="Times New Roman"/>
          <w:kern w:val="0"/>
        </w:rPr>
        <w:t xml:space="preserve">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8E3CE0" w:rsidRPr="004219CA">
        <w:rPr>
          <w:rFonts w:ascii="Times New Roman" w:hAnsi="Times New Roman" w:cs="Times New Roman"/>
          <w:kern w:val="0"/>
          <w:vertAlign w:val="superscript"/>
        </w:rPr>
        <w:t>4,5,</w:t>
      </w:r>
      <w:r w:rsidR="003B19A5" w:rsidRPr="004219CA">
        <w:rPr>
          <w:rFonts w:ascii="Times New Roman" w:hAnsi="Times New Roman" w:cs="Times New Roman"/>
          <w:kern w:val="0"/>
          <w:vertAlign w:val="superscript"/>
        </w:rPr>
        <w:t>6,7</w:t>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r w:rsidR="0083148D">
        <w:rPr>
          <w:rFonts w:ascii="Times New Roman" w:hAnsi="Times New Roman" w:cs="Times New Roman"/>
          <w:kern w:val="0"/>
        </w:rPr>
        <w:t>verage</w:t>
      </w:r>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1B003005" w14:textId="6A8C8129" w:rsidR="00776C93" w:rsidRDefault="003B19A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w:t>
      </w:r>
      <w:r w:rsidRPr="00284B86">
        <w:rPr>
          <w:rFonts w:ascii="Times New Roman" w:hAnsi="Times New Roman" w:cs="Times New Roman"/>
          <w:kern w:val="0"/>
        </w:rPr>
        <w:t>collectively referred to as the ‘root microbiome’</w:t>
      </w:r>
      <w:r w:rsidRPr="00284B86">
        <w:rPr>
          <w:rFonts w:ascii="Times New Roman" w:hAnsi="Times New Roman" w:cs="Times New Roman"/>
          <w:kern w:val="0"/>
          <w:vertAlign w:val="superscript"/>
        </w:rPr>
        <w:t>7</w:t>
      </w:r>
      <w:r w:rsidRPr="00284B86">
        <w:rPr>
          <w:rFonts w:ascii="Times New Roman" w:hAnsi="Times New Roman" w:cs="Times New Roman"/>
          <w:kern w:val="0"/>
        </w:rPr>
        <w:t xml:space="preserve">. </w:t>
      </w:r>
      <w:r w:rsidR="006B39C9">
        <w:rPr>
          <w:rFonts w:ascii="Times New Roman" w:hAnsi="Times New Roman" w:cs="Times New Roman"/>
          <w:kern w:val="0"/>
        </w:rPr>
        <w:t>Extensive research has demonstrated that the root microbiome contributes substantially to plant health and nutrition</w:t>
      </w:r>
      <w:r w:rsidR="00284B86">
        <w:rPr>
          <w:rFonts w:ascii="Times New Roman" w:hAnsi="Times New Roman" w:cs="Times New Roman"/>
          <w:kern w:val="0"/>
        </w:rPr>
        <w:t xml:space="preserve"> (</w:t>
      </w:r>
      <w:r w:rsidR="00284B86" w:rsidRPr="00284B86">
        <w:rPr>
          <w:rFonts w:ascii="Times New Roman" w:hAnsi="Times New Roman" w:cs="Times New Roman"/>
          <w:kern w:val="0"/>
          <w:highlight w:val="red"/>
        </w:rPr>
        <w:t>REFS</w:t>
      </w:r>
      <w:r w:rsidR="00284B86">
        <w:rPr>
          <w:rFonts w:ascii="Times New Roman" w:hAnsi="Times New Roman" w:cs="Times New Roman"/>
          <w:kern w:val="0"/>
        </w:rPr>
        <w:t>)</w:t>
      </w:r>
      <w:r w:rsidRPr="004219CA">
        <w:rPr>
          <w:rFonts w:ascii="Times New Roman" w:hAnsi="Times New Roman" w:cs="Times New Roman"/>
          <w:kern w:val="0"/>
        </w:rPr>
        <w:t>.</w:t>
      </w:r>
      <w:r w:rsidR="0077405A" w:rsidRPr="004219CA">
        <w:rPr>
          <w:rFonts w:ascii="Times New Roman" w:hAnsi="Times New Roman" w:cs="Times New Roman"/>
          <w:kern w:val="0"/>
        </w:rPr>
        <w:t xml:space="preserve"> In some </w:t>
      </w:r>
      <w:r w:rsidR="0077405A" w:rsidRPr="004219CA">
        <w:rPr>
          <w:rFonts w:ascii="Times New Roman" w:hAnsi="Times New Roman" w:cs="Times New Roman"/>
          <w:kern w:val="0"/>
        </w:rPr>
        <w:lastRenderedPageBreak/>
        <w:t>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6B39C9">
        <w:rPr>
          <w:rFonts w:ascii="Times New Roman" w:hAnsi="Times New Roman" w:cs="Times New Roman"/>
          <w:kern w:val="0"/>
        </w:rPr>
        <w:t xml:space="preserve">highly specialised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t>
      </w:r>
      <w:r w:rsidR="001743ED">
        <w:rPr>
          <w:rFonts w:ascii="Times New Roman" w:hAnsi="Times New Roman" w:cs="Times New Roman"/>
          <w:kern w:val="0"/>
        </w:rPr>
        <w:t>of the best-studied intracellular symbioses</w:t>
      </w:r>
      <w:r w:rsidR="00F37A36">
        <w:rPr>
          <w:rFonts w:ascii="Times New Roman" w:hAnsi="Times New Roman" w:cs="Times New Roman"/>
          <w:kern w:val="0"/>
        </w:rPr>
        <w:t xml:space="preserve"> are</w:t>
      </w:r>
      <w:r w:rsidRPr="004219CA">
        <w:rPr>
          <w:rFonts w:ascii="Times New Roman" w:hAnsi="Times New Roman" w:cs="Times New Roman"/>
          <w:kern w:val="0"/>
        </w:rPr>
        <w:t xml:space="preserv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E0634C">
        <w:rPr>
          <w:rFonts w:ascii="Times New Roman" w:hAnsi="Times New Roman" w:cs="Times New Roman"/>
          <w:kern w:val="0"/>
        </w:rPr>
        <w:t xml:space="preserve">symbiotic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421DEF">
        <w:rPr>
          <w:rFonts w:ascii="Times New Roman" w:hAnsi="Times New Roman" w:cs="Times New Roman"/>
          <w:kern w:val="0"/>
        </w:rPr>
        <w:t xml:space="preserve"> </w:t>
      </w:r>
      <w:r w:rsidR="008311C9" w:rsidRPr="004219CA">
        <w:rPr>
          <w:rFonts w:ascii="Times New Roman" w:hAnsi="Times New Roman" w:cs="Times New Roman"/>
          <w:kern w:val="0"/>
        </w:rPr>
        <w:t>f</w:t>
      </w:r>
      <w:r w:rsidRPr="004219CA">
        <w:rPr>
          <w:rFonts w:ascii="Times New Roman" w:hAnsi="Times New Roman" w:cs="Times New Roman"/>
          <w:kern w:val="0"/>
        </w:rPr>
        <w:t>ixation (</w:t>
      </w:r>
      <w:r w:rsidR="00E0634C">
        <w:rPr>
          <w:rFonts w:ascii="Times New Roman" w:hAnsi="Times New Roman" w:cs="Times New Roman"/>
          <w:kern w:val="0"/>
        </w:rPr>
        <w:t>SNF</w:t>
      </w:r>
      <w:r w:rsidRPr="004219CA">
        <w:rPr>
          <w:rFonts w:ascii="Times New Roman" w:hAnsi="Times New Roman" w:cs="Times New Roman"/>
          <w:kern w:val="0"/>
        </w:rPr>
        <w:t>)</w:t>
      </w:r>
      <w:r w:rsidR="001743ED">
        <w:rPr>
          <w:rFonts w:ascii="Times New Roman" w:hAnsi="Times New Roman" w:cs="Times New Roman"/>
          <w:kern w:val="0"/>
        </w:rPr>
        <w:t xml:space="preserve">, </w:t>
      </w:r>
      <w:r w:rsidR="00F37A36">
        <w:rPr>
          <w:rFonts w:ascii="Times New Roman" w:hAnsi="Times New Roman" w:cs="Times New Roman"/>
          <w:kern w:val="0"/>
        </w:rPr>
        <w:t>which are</w:t>
      </w:r>
      <w:r w:rsidR="001743ED">
        <w:rPr>
          <w:rFonts w:ascii="Times New Roman" w:hAnsi="Times New Roman" w:cs="Times New Roman"/>
          <w:kern w:val="0"/>
        </w:rPr>
        <w:t xml:space="preserve"> highly characterised at the molecular and genetic levels. In </w:t>
      </w:r>
      <w:r w:rsidR="00F37A36">
        <w:rPr>
          <w:rFonts w:ascii="Times New Roman" w:hAnsi="Times New Roman" w:cs="Times New Roman"/>
          <w:kern w:val="0"/>
        </w:rPr>
        <w:t>both</w:t>
      </w:r>
      <w:r w:rsidR="001743ED">
        <w:rPr>
          <w:rFonts w:ascii="Times New Roman" w:hAnsi="Times New Roman" w:cs="Times New Roman"/>
          <w:kern w:val="0"/>
        </w:rPr>
        <w:t xml:space="preserve"> associations, the plant host</w:t>
      </w:r>
      <w:r w:rsidRPr="004219CA">
        <w:rPr>
          <w:rFonts w:ascii="Times New Roman" w:hAnsi="Times New Roman" w:cs="Times New Roman"/>
          <w:kern w:val="0"/>
        </w:rPr>
        <w:t xml:space="preserve"> </w:t>
      </w:r>
      <w:r w:rsidR="001743ED">
        <w:rPr>
          <w:rFonts w:ascii="Times New Roman" w:hAnsi="Times New Roman" w:cs="Times New Roman"/>
          <w:kern w:val="0"/>
        </w:rPr>
        <w:t>provides</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w:t>
      </w:r>
      <w:r w:rsidR="001743ED">
        <w:rPr>
          <w:rFonts w:ascii="Times New Roman" w:hAnsi="Times New Roman" w:cs="Times New Roman"/>
          <w:kern w:val="0"/>
        </w:rPr>
        <w:t xml:space="preserve">to its microbial partner </w:t>
      </w:r>
      <w:r w:rsidRPr="004219CA">
        <w:rPr>
          <w:rFonts w:ascii="Times New Roman" w:hAnsi="Times New Roman" w:cs="Times New Roman"/>
          <w:kern w:val="0"/>
        </w:rPr>
        <w:t xml:space="preserve">in exchange for </w:t>
      </w:r>
      <w:r w:rsidR="00F37A36">
        <w:rPr>
          <w:rFonts w:ascii="Times New Roman" w:hAnsi="Times New Roman" w:cs="Times New Roman"/>
          <w:kern w:val="0"/>
        </w:rPr>
        <w:t xml:space="preserve">mineral nutrients, primarily </w:t>
      </w:r>
      <w:r w:rsidRPr="004219CA">
        <w:rPr>
          <w:rFonts w:ascii="Times New Roman" w:hAnsi="Times New Roman" w:cs="Times New Roman"/>
          <w:kern w:val="0"/>
        </w:rPr>
        <w:t>phosphorus</w:t>
      </w:r>
      <w:r w:rsidR="00776C93">
        <w:rPr>
          <w:rFonts w:ascii="Times New Roman" w:hAnsi="Times New Roman" w:cs="Times New Roman"/>
          <w:kern w:val="0"/>
        </w:rPr>
        <w:t xml:space="preserve"> </w:t>
      </w:r>
      <w:r w:rsidR="00F37A36">
        <w:rPr>
          <w:rFonts w:ascii="Times New Roman" w:hAnsi="Times New Roman" w:cs="Times New Roman"/>
          <w:kern w:val="0"/>
        </w:rPr>
        <w:t xml:space="preserve">in </w:t>
      </w:r>
      <w:r w:rsidR="00776C93">
        <w:rPr>
          <w:rFonts w:ascii="Times New Roman" w:hAnsi="Times New Roman" w:cs="Times New Roman"/>
          <w:kern w:val="0"/>
        </w:rPr>
        <w:t>AM</w:t>
      </w:r>
      <w:r w:rsidR="00F37A36">
        <w:rPr>
          <w:rFonts w:ascii="Times New Roman" w:hAnsi="Times New Roman" w:cs="Times New Roman"/>
          <w:kern w:val="0"/>
        </w:rPr>
        <w:t xml:space="preserve">S and </w:t>
      </w:r>
      <w:r w:rsidRPr="004219CA">
        <w:rPr>
          <w:rFonts w:ascii="Times New Roman" w:hAnsi="Times New Roman" w:cs="Times New Roman"/>
          <w:kern w:val="0"/>
        </w:rPr>
        <w:t>nitrogen</w:t>
      </w:r>
      <w:r w:rsidR="00F37A36">
        <w:rPr>
          <w:rFonts w:ascii="Times New Roman" w:hAnsi="Times New Roman" w:cs="Times New Roman"/>
          <w:kern w:val="0"/>
        </w:rPr>
        <w:t xml:space="preserve"> in </w:t>
      </w:r>
      <w:r w:rsidR="00776C93">
        <w:rPr>
          <w:rFonts w:ascii="Times New Roman" w:hAnsi="Times New Roman" w:cs="Times New Roman"/>
          <w:kern w:val="0"/>
        </w:rPr>
        <w:t>SNF</w:t>
      </w:r>
      <w:r w:rsidR="00776C93" w:rsidRPr="004219CA">
        <w:rPr>
          <w:rFonts w:ascii="Times New Roman" w:hAnsi="Times New Roman" w:cs="Times New Roman"/>
          <w:kern w:val="0"/>
          <w:vertAlign w:val="superscript"/>
        </w:rPr>
        <w:t xml:space="preserve"> </w:t>
      </w:r>
      <w:r w:rsidRPr="004219CA">
        <w:rPr>
          <w:rFonts w:ascii="Times New Roman" w:hAnsi="Times New Roman" w:cs="Times New Roman"/>
          <w:kern w:val="0"/>
          <w:vertAlign w:val="superscript"/>
        </w:rPr>
        <w:t>9</w:t>
      </w:r>
      <w:r w:rsidRPr="004219CA">
        <w:rPr>
          <w:rFonts w:ascii="Times New Roman" w:hAnsi="Times New Roman" w:cs="Times New Roman"/>
          <w:kern w:val="0"/>
        </w:rPr>
        <w:t>.</w:t>
      </w:r>
    </w:p>
    <w:p w14:paraId="33894FA8" w14:textId="3CC00E07" w:rsidR="003B19A5" w:rsidRPr="004219CA" w:rsidRDefault="003B19A5" w:rsidP="00DB2FCC">
      <w:pPr>
        <w:autoSpaceDE w:val="0"/>
        <w:autoSpaceDN w:val="0"/>
        <w:adjustRightInd w:val="0"/>
        <w:spacing w:line="276" w:lineRule="auto"/>
        <w:jc w:val="both"/>
        <w:rPr>
          <w:rFonts w:ascii="Times New Roman" w:hAnsi="Times New Roman" w:cs="Times New Roman"/>
          <w:kern w:val="0"/>
        </w:rPr>
      </w:pPr>
      <w:r w:rsidRPr="001743ED">
        <w:rPr>
          <w:rFonts w:ascii="Times New Roman" w:hAnsi="Times New Roman" w:cs="Times New Roman"/>
          <w:kern w:val="0"/>
        </w:rPr>
        <w:t xml:space="preserve">AMS is </w:t>
      </w:r>
      <w:r w:rsidR="009F4450" w:rsidRPr="001743ED">
        <w:rPr>
          <w:rFonts w:ascii="Times New Roman" w:hAnsi="Times New Roman" w:cs="Times New Roman"/>
          <w:kern w:val="0"/>
        </w:rPr>
        <w:t>highly</w:t>
      </w:r>
      <w:r w:rsidRPr="001743ED">
        <w:rPr>
          <w:rFonts w:ascii="Times New Roman" w:hAnsi="Times New Roman" w:cs="Times New Roman"/>
          <w:kern w:val="0"/>
        </w:rPr>
        <w:t xml:space="preserve"> prevalent</w:t>
      </w:r>
      <w:r w:rsidR="00F37A36">
        <w:rPr>
          <w:rFonts w:ascii="Times New Roman" w:hAnsi="Times New Roman" w:cs="Times New Roman"/>
          <w:kern w:val="0"/>
        </w:rPr>
        <w:t xml:space="preserve"> in the plant kingdom</w:t>
      </w:r>
      <w:r w:rsidRPr="001743ED">
        <w:rPr>
          <w:rFonts w:ascii="Times New Roman" w:hAnsi="Times New Roman" w:cs="Times New Roman"/>
          <w:kern w:val="0"/>
        </w:rPr>
        <w:t xml:space="preserve">, </w:t>
      </w:r>
      <w:r w:rsidR="003C569E" w:rsidRPr="001743ED">
        <w:rPr>
          <w:rFonts w:ascii="Times New Roman" w:hAnsi="Times New Roman" w:cs="Times New Roman"/>
          <w:kern w:val="0"/>
        </w:rPr>
        <w:t>occu</w:t>
      </w:r>
      <w:r w:rsidR="00BE6EA0" w:rsidRPr="001743ED">
        <w:rPr>
          <w:rFonts w:ascii="Times New Roman" w:hAnsi="Times New Roman" w:cs="Times New Roman"/>
          <w:kern w:val="0"/>
        </w:rPr>
        <w:t>r</w:t>
      </w:r>
      <w:r w:rsidR="003C569E" w:rsidRPr="001743ED">
        <w:rPr>
          <w:rFonts w:ascii="Times New Roman" w:hAnsi="Times New Roman" w:cs="Times New Roman"/>
          <w:kern w:val="0"/>
        </w:rPr>
        <w:t>ring</w:t>
      </w:r>
      <w:r w:rsidRPr="001743ED">
        <w:rPr>
          <w:rFonts w:ascii="Times New Roman" w:hAnsi="Times New Roman" w:cs="Times New Roman"/>
          <w:kern w:val="0"/>
        </w:rPr>
        <w:t xml:space="preserve"> </w:t>
      </w:r>
      <w:r w:rsidR="00F37A36">
        <w:rPr>
          <w:rFonts w:ascii="Times New Roman" w:hAnsi="Times New Roman" w:cs="Times New Roman"/>
          <w:kern w:val="0"/>
        </w:rPr>
        <w:t xml:space="preserve">in </w:t>
      </w:r>
      <w:proofErr w:type="gramStart"/>
      <w:r w:rsidR="00F37A36">
        <w:rPr>
          <w:rFonts w:ascii="Times New Roman" w:hAnsi="Times New Roman" w:cs="Times New Roman"/>
          <w:kern w:val="0"/>
        </w:rPr>
        <w:t>the majority of</w:t>
      </w:r>
      <w:proofErr w:type="gramEnd"/>
      <w:r w:rsidR="00F37A36">
        <w:rPr>
          <w:rFonts w:ascii="Times New Roman" w:hAnsi="Times New Roman" w:cs="Times New Roman"/>
          <w:kern w:val="0"/>
        </w:rPr>
        <w:t xml:space="preserve"> land plant species</w:t>
      </w:r>
      <w:r w:rsidRPr="001743ED">
        <w:rPr>
          <w:rFonts w:ascii="Times New Roman" w:hAnsi="Times New Roman" w:cs="Times New Roman"/>
          <w:kern w:val="0"/>
          <w:vertAlign w:val="superscript"/>
        </w:rPr>
        <w:t>10</w:t>
      </w:r>
      <w:r w:rsidRPr="001743ED">
        <w:rPr>
          <w:rFonts w:ascii="Times New Roman" w:hAnsi="Times New Roman" w:cs="Times New Roman"/>
          <w:kern w:val="0"/>
        </w:rPr>
        <w:t>.</w:t>
      </w:r>
      <w:r w:rsidR="0077405A" w:rsidRPr="001743ED">
        <w:rPr>
          <w:rFonts w:ascii="Times New Roman" w:hAnsi="Times New Roman" w:cs="Times New Roman"/>
          <w:kern w:val="0"/>
        </w:rPr>
        <w:t xml:space="preserve"> </w:t>
      </w:r>
      <w:r w:rsidR="00F37A36">
        <w:rPr>
          <w:rFonts w:ascii="Times New Roman" w:hAnsi="Times New Roman" w:cs="Times New Roman"/>
          <w:kern w:val="0"/>
        </w:rPr>
        <w:t>Under</w:t>
      </w:r>
      <w:r w:rsidRPr="001743ED">
        <w:rPr>
          <w:rFonts w:ascii="Times New Roman" w:hAnsi="Times New Roman" w:cs="Times New Roman"/>
          <w:kern w:val="0"/>
        </w:rPr>
        <w:t xml:space="preserve"> </w:t>
      </w:r>
      <w:r w:rsidR="001743ED">
        <w:rPr>
          <w:rFonts w:ascii="Times New Roman" w:hAnsi="Times New Roman" w:cs="Times New Roman"/>
          <w:kern w:val="0"/>
        </w:rPr>
        <w:t>phosphate starvation</w:t>
      </w:r>
      <w:r w:rsidRPr="001743ED">
        <w:rPr>
          <w:rFonts w:ascii="Times New Roman" w:hAnsi="Times New Roman" w:cs="Times New Roman"/>
          <w:kern w:val="0"/>
        </w:rPr>
        <w:t xml:space="preserve">, plants </w:t>
      </w:r>
      <w:r w:rsidR="003C569E" w:rsidRPr="001743ED">
        <w:rPr>
          <w:rFonts w:ascii="Times New Roman" w:hAnsi="Times New Roman" w:cs="Times New Roman"/>
          <w:kern w:val="0"/>
        </w:rPr>
        <w:t>exude</w:t>
      </w:r>
      <w:r w:rsidRPr="001743ED">
        <w:rPr>
          <w:rFonts w:ascii="Times New Roman" w:hAnsi="Times New Roman" w:cs="Times New Roman"/>
          <w:kern w:val="0"/>
        </w:rPr>
        <w:t xml:space="preserve"> </w:t>
      </w:r>
      <w:proofErr w:type="spellStart"/>
      <w:r w:rsidRPr="001743ED">
        <w:rPr>
          <w:rFonts w:ascii="Times New Roman" w:hAnsi="Times New Roman" w:cs="Times New Roman"/>
          <w:kern w:val="0"/>
        </w:rPr>
        <w:t>strigolactones</w:t>
      </w:r>
      <w:proofErr w:type="spellEnd"/>
      <w:r w:rsidRPr="001743ED">
        <w:rPr>
          <w:rFonts w:ascii="Times New Roman" w:hAnsi="Times New Roman" w:cs="Times New Roman"/>
          <w:kern w:val="0"/>
        </w:rPr>
        <w:t xml:space="preserve"> into the soil</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00EC06BE" w:rsidRPr="001743ED">
        <w:rPr>
          <w:rFonts w:ascii="Times New Roman" w:hAnsi="Times New Roman" w:cs="Times New Roman"/>
          <w:kern w:val="0"/>
        </w:rPr>
        <w:t>, which</w:t>
      </w:r>
      <w:r w:rsidRPr="001743ED">
        <w:rPr>
          <w:rFonts w:ascii="Times New Roman" w:hAnsi="Times New Roman" w:cs="Times New Roman"/>
          <w:kern w:val="0"/>
        </w:rPr>
        <w:t xml:space="preserve"> AMF </w:t>
      </w:r>
      <w:r w:rsidR="003C569E" w:rsidRPr="001743ED">
        <w:rPr>
          <w:rFonts w:ascii="Times New Roman" w:hAnsi="Times New Roman" w:cs="Times New Roman"/>
          <w:kern w:val="0"/>
        </w:rPr>
        <w:t xml:space="preserve">perceive and respond to by releasing </w:t>
      </w:r>
      <w:proofErr w:type="spellStart"/>
      <w:r w:rsidRPr="001743ED">
        <w:rPr>
          <w:rFonts w:ascii="Times New Roman" w:hAnsi="Times New Roman" w:cs="Times New Roman"/>
          <w:kern w:val="0"/>
        </w:rPr>
        <w:t>Myc</w:t>
      </w:r>
      <w:proofErr w:type="spellEnd"/>
      <w:r w:rsidRPr="001743ED">
        <w:rPr>
          <w:rFonts w:ascii="Times New Roman" w:hAnsi="Times New Roman" w:cs="Times New Roman"/>
          <w:kern w:val="0"/>
        </w:rPr>
        <w:t>-factors</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These signals</w:t>
      </w:r>
      <w:r w:rsidRPr="001743ED">
        <w:rPr>
          <w:rFonts w:ascii="Times New Roman" w:hAnsi="Times New Roman" w:cs="Times New Roman"/>
          <w:kern w:val="0"/>
        </w:rPr>
        <w:t xml:space="preserve"> are recognised by specialised plant receptors</w:t>
      </w:r>
      <w:r w:rsidR="001743ED">
        <w:rPr>
          <w:rFonts w:ascii="Times New Roman" w:hAnsi="Times New Roman" w:cs="Times New Roman"/>
          <w:kern w:val="0"/>
        </w:rPr>
        <w:t xml:space="preserve"> (</w:t>
      </w:r>
      <w:r w:rsidR="001743ED" w:rsidRPr="00284B86">
        <w:rPr>
          <w:rFonts w:ascii="Times New Roman" w:hAnsi="Times New Roman" w:cs="Times New Roman"/>
          <w:kern w:val="0"/>
          <w:highlight w:val="red"/>
        </w:rPr>
        <w:t>REFS</w:t>
      </w:r>
      <w:r w:rsidR="001743ED">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triggering</w:t>
      </w:r>
      <w:r w:rsidRPr="001743ED">
        <w:rPr>
          <w:rFonts w:ascii="Times New Roman" w:hAnsi="Times New Roman" w:cs="Times New Roman"/>
          <w:kern w:val="0"/>
        </w:rPr>
        <w:t xml:space="preserve"> calcium oscillations that activate downstream symbiosis signalling</w:t>
      </w:r>
      <w:r w:rsidR="00776C93">
        <w:rPr>
          <w:rFonts w:ascii="Times New Roman" w:hAnsi="Times New Roman" w:cs="Times New Roman"/>
          <w:kern w:val="0"/>
        </w:rPr>
        <w:t xml:space="preserve">, </w:t>
      </w:r>
      <w:r w:rsidR="00CC413E" w:rsidRPr="001743ED">
        <w:rPr>
          <w:rFonts w:ascii="Times New Roman" w:hAnsi="Times New Roman" w:cs="Times New Roman"/>
          <w:kern w:val="0"/>
        </w:rPr>
        <w:t>enablin</w:t>
      </w:r>
      <w:r w:rsidR="00776C93">
        <w:rPr>
          <w:rFonts w:ascii="Times New Roman" w:hAnsi="Times New Roman" w:cs="Times New Roman"/>
          <w:kern w:val="0"/>
        </w:rPr>
        <w:t>g</w:t>
      </w:r>
      <w:r w:rsidRPr="001743ED">
        <w:rPr>
          <w:rFonts w:ascii="Times New Roman" w:hAnsi="Times New Roman" w:cs="Times New Roman"/>
          <w:kern w:val="0"/>
        </w:rPr>
        <w:t xml:space="preserve"> AMF</w:t>
      </w:r>
      <w:r w:rsidR="00CC413E" w:rsidRPr="001743ED">
        <w:rPr>
          <w:rFonts w:ascii="Times New Roman" w:hAnsi="Times New Roman" w:cs="Times New Roman"/>
          <w:kern w:val="0"/>
        </w:rPr>
        <w:t xml:space="preserve"> to </w:t>
      </w:r>
      <w:r w:rsidR="003C569E" w:rsidRPr="001743ED">
        <w:rPr>
          <w:rFonts w:ascii="Times New Roman" w:hAnsi="Times New Roman" w:cs="Times New Roman"/>
          <w:kern w:val="0"/>
        </w:rPr>
        <w:t>colonise</w:t>
      </w:r>
      <w:r w:rsidR="0077405A" w:rsidRPr="001743ED">
        <w:rPr>
          <w:rFonts w:ascii="Times New Roman" w:hAnsi="Times New Roman" w:cs="Times New Roman"/>
          <w:kern w:val="0"/>
        </w:rPr>
        <w:t xml:space="preserve"> the root cortex </w:t>
      </w:r>
      <w:r w:rsidRPr="001743ED">
        <w:rPr>
          <w:rFonts w:ascii="Times New Roman" w:hAnsi="Times New Roman" w:cs="Times New Roman"/>
          <w:kern w:val="0"/>
        </w:rPr>
        <w:t xml:space="preserve">and </w:t>
      </w:r>
      <w:r w:rsidR="00EC06BE" w:rsidRPr="001743ED">
        <w:rPr>
          <w:rFonts w:ascii="Times New Roman" w:hAnsi="Times New Roman" w:cs="Times New Roman"/>
          <w:kern w:val="0"/>
        </w:rPr>
        <w:t xml:space="preserve">form </w:t>
      </w:r>
      <w:r w:rsidRPr="001743ED">
        <w:rPr>
          <w:rFonts w:ascii="Times New Roman" w:hAnsi="Times New Roman" w:cs="Times New Roman"/>
          <w:kern w:val="0"/>
        </w:rPr>
        <w:t xml:space="preserve">highly branched </w:t>
      </w:r>
      <w:r w:rsidR="00CC413E" w:rsidRPr="001743ED">
        <w:rPr>
          <w:rFonts w:ascii="Times New Roman" w:hAnsi="Times New Roman" w:cs="Times New Roman"/>
          <w:kern w:val="0"/>
        </w:rPr>
        <w:t xml:space="preserve">intracellular </w:t>
      </w:r>
      <w:r w:rsidRPr="001743ED">
        <w:rPr>
          <w:rFonts w:ascii="Times New Roman" w:hAnsi="Times New Roman" w:cs="Times New Roman"/>
          <w:kern w:val="0"/>
        </w:rPr>
        <w:t>feeding structures</w:t>
      </w:r>
      <w:r w:rsidR="00D17E46" w:rsidRPr="001743ED">
        <w:rPr>
          <w:rFonts w:ascii="Times New Roman" w:hAnsi="Times New Roman" w:cs="Times New Roman"/>
          <w:kern w:val="0"/>
        </w:rPr>
        <w:t xml:space="preserve"> </w:t>
      </w:r>
      <w:r w:rsidRPr="001743ED">
        <w:rPr>
          <w:rFonts w:ascii="Times New Roman" w:hAnsi="Times New Roman" w:cs="Times New Roman"/>
          <w:kern w:val="0"/>
        </w:rPr>
        <w:t xml:space="preserve">known as ‘arbuscules’. </w:t>
      </w:r>
      <w:r w:rsidR="003C569E" w:rsidRPr="001743ED">
        <w:rPr>
          <w:rFonts w:ascii="Times New Roman" w:hAnsi="Times New Roman" w:cs="Times New Roman"/>
          <w:kern w:val="0"/>
        </w:rPr>
        <w:t>These structures</w:t>
      </w:r>
      <w:r w:rsidRPr="001743ED">
        <w:rPr>
          <w:rFonts w:ascii="Times New Roman" w:hAnsi="Times New Roman" w:cs="Times New Roman"/>
          <w:kern w:val="0"/>
        </w:rPr>
        <w:t xml:space="preserve"> provide an extended surface area for nutrient exchange, where the plant </w:t>
      </w:r>
      <w:r w:rsidR="0003588F" w:rsidRPr="001743ED">
        <w:rPr>
          <w:rFonts w:ascii="Times New Roman" w:hAnsi="Times New Roman" w:cs="Times New Roman"/>
          <w:kern w:val="0"/>
        </w:rPr>
        <w:t>supplies</w:t>
      </w:r>
      <w:r w:rsidRPr="001743ED">
        <w:rPr>
          <w:rFonts w:ascii="Times New Roman" w:hAnsi="Times New Roman" w:cs="Times New Roman"/>
          <w:kern w:val="0"/>
        </w:rPr>
        <w:t xml:space="preserve"> carbon </w:t>
      </w:r>
      <w:r w:rsidR="005F21B0">
        <w:rPr>
          <w:rFonts w:ascii="Times New Roman" w:hAnsi="Times New Roman" w:cs="Times New Roman"/>
          <w:kern w:val="0"/>
        </w:rPr>
        <w:t xml:space="preserve">sources </w:t>
      </w:r>
      <w:r w:rsidRPr="001743ED">
        <w:rPr>
          <w:rFonts w:ascii="Times New Roman" w:hAnsi="Times New Roman" w:cs="Times New Roman"/>
          <w:kern w:val="0"/>
        </w:rPr>
        <w:t xml:space="preserve">to the fungus in </w:t>
      </w:r>
      <w:r w:rsidR="003C569E" w:rsidRPr="001743ED">
        <w:rPr>
          <w:rFonts w:ascii="Times New Roman" w:hAnsi="Times New Roman" w:cs="Times New Roman"/>
          <w:kern w:val="0"/>
        </w:rPr>
        <w:t>return</w:t>
      </w:r>
      <w:r w:rsidRPr="001743ED">
        <w:rPr>
          <w:rFonts w:ascii="Times New Roman" w:hAnsi="Times New Roman" w:cs="Times New Roman"/>
          <w:kern w:val="0"/>
        </w:rPr>
        <w:t xml:space="preserve"> for phosphorus</w:t>
      </w:r>
      <w:r w:rsidRPr="001743ED">
        <w:rPr>
          <w:rFonts w:ascii="Times New Roman" w:hAnsi="Times New Roman" w:cs="Times New Roman"/>
          <w:kern w:val="0"/>
          <w:vertAlign w:val="superscript"/>
        </w:rPr>
        <w:t>10,11</w:t>
      </w:r>
      <w:r w:rsidRPr="001743ED">
        <w:rPr>
          <w:rFonts w:ascii="Times New Roman" w:hAnsi="Times New Roman" w:cs="Times New Roman"/>
          <w:kern w:val="0"/>
        </w:rPr>
        <w:t xml:space="preserve">. </w:t>
      </w:r>
      <w:r w:rsidR="003C569E" w:rsidRPr="001743ED">
        <w:rPr>
          <w:rFonts w:ascii="Times New Roman" w:hAnsi="Times New Roman" w:cs="Times New Roman"/>
          <w:kern w:val="0"/>
        </w:rPr>
        <w:t xml:space="preserve">In contrast, </w:t>
      </w:r>
      <w:r w:rsidR="00421DEF" w:rsidRPr="001743ED">
        <w:rPr>
          <w:rFonts w:ascii="Times New Roman" w:hAnsi="Times New Roman" w:cs="Times New Roman"/>
          <w:kern w:val="0"/>
        </w:rPr>
        <w:t>SNF</w:t>
      </w:r>
      <w:ins w:id="31" w:author="Simona Radutoiu" w:date="2026-01-25T14:13:00Z" w16du:dateUtc="2026-01-25T13:13:00Z">
        <w:r w:rsidR="002C67F4">
          <w:rPr>
            <w:rFonts w:ascii="Times New Roman" w:hAnsi="Times New Roman" w:cs="Times New Roman"/>
            <w:kern w:val="0"/>
          </w:rPr>
          <w:t xml:space="preserve"> with Rhizobium bacteria</w:t>
        </w:r>
      </w:ins>
      <w:r w:rsidRPr="001743ED">
        <w:rPr>
          <w:rFonts w:ascii="Times New Roman" w:hAnsi="Times New Roman" w:cs="Times New Roman"/>
          <w:kern w:val="0"/>
        </w:rPr>
        <w:t xml:space="preserve"> is </w:t>
      </w:r>
      <w:r w:rsidR="00421DEF" w:rsidRPr="001743ED">
        <w:rPr>
          <w:rFonts w:ascii="Times New Roman" w:hAnsi="Times New Roman" w:cs="Times New Roman"/>
          <w:kern w:val="0"/>
        </w:rPr>
        <w:t xml:space="preserve">far </w:t>
      </w:r>
      <w:r w:rsidRPr="001743ED">
        <w:rPr>
          <w:rFonts w:ascii="Times New Roman" w:hAnsi="Times New Roman" w:cs="Times New Roman"/>
          <w:kern w:val="0"/>
        </w:rPr>
        <w:t xml:space="preserve">less </w:t>
      </w:r>
      <w:r w:rsidR="003C569E" w:rsidRPr="001743ED">
        <w:rPr>
          <w:rFonts w:ascii="Times New Roman" w:hAnsi="Times New Roman" w:cs="Times New Roman"/>
          <w:kern w:val="0"/>
        </w:rPr>
        <w:t>widespread, occur</w:t>
      </w:r>
      <w:r w:rsidR="000E7319" w:rsidRPr="001743ED">
        <w:rPr>
          <w:rFonts w:ascii="Times New Roman" w:hAnsi="Times New Roman" w:cs="Times New Roman"/>
          <w:kern w:val="0"/>
        </w:rPr>
        <w:t>r</w:t>
      </w:r>
      <w:r w:rsidR="003C569E" w:rsidRPr="001743ED">
        <w:rPr>
          <w:rFonts w:ascii="Times New Roman" w:hAnsi="Times New Roman" w:cs="Times New Roman"/>
          <w:kern w:val="0"/>
        </w:rPr>
        <w:t>ing</w:t>
      </w:r>
      <w:r w:rsidRPr="001743ED">
        <w:rPr>
          <w:rFonts w:ascii="Times New Roman" w:hAnsi="Times New Roman" w:cs="Times New Roman"/>
          <w:kern w:val="0"/>
        </w:rPr>
        <w:t xml:space="preserve"> only in legumes</w:t>
      </w:r>
      <w:r w:rsidR="003A67C4" w:rsidRPr="001743ED">
        <w:rPr>
          <w:rFonts w:ascii="Times New Roman" w:hAnsi="Times New Roman" w:cs="Times New Roman"/>
          <w:kern w:val="0"/>
        </w:rPr>
        <w:t xml:space="preserve"> and the </w:t>
      </w:r>
      <w:r w:rsidR="00E0634C" w:rsidRPr="001743ED">
        <w:rPr>
          <w:rFonts w:ascii="Times New Roman" w:hAnsi="Times New Roman" w:cs="Times New Roman"/>
          <w:kern w:val="0"/>
        </w:rPr>
        <w:t>tree</w:t>
      </w:r>
      <w:r w:rsidR="003A67C4" w:rsidRPr="001743ED">
        <w:rPr>
          <w:rFonts w:ascii="Times New Roman" w:hAnsi="Times New Roman" w:cs="Times New Roman"/>
          <w:kern w:val="0"/>
        </w:rPr>
        <w:t xml:space="preserve"> </w:t>
      </w:r>
      <w:r w:rsidR="003A67C4" w:rsidRPr="001743ED">
        <w:rPr>
          <w:rFonts w:ascii="Times New Roman" w:hAnsi="Times New Roman" w:cs="Times New Roman"/>
          <w:i/>
          <w:iCs/>
          <w:kern w:val="0"/>
        </w:rPr>
        <w:t>Parasponia</w:t>
      </w:r>
      <w:r w:rsidRPr="001743ED">
        <w:rPr>
          <w:rFonts w:ascii="Times New Roman" w:hAnsi="Times New Roman" w:cs="Times New Roman"/>
          <w:kern w:val="0"/>
          <w:vertAlign w:val="superscript"/>
        </w:rPr>
        <w:t>12</w:t>
      </w:r>
      <w:r w:rsidR="003A67C4" w:rsidRPr="001743ED">
        <w:rPr>
          <w:rFonts w:ascii="Times New Roman" w:hAnsi="Times New Roman" w:cs="Times New Roman"/>
          <w:kern w:val="0"/>
          <w:vertAlign w:val="superscript"/>
        </w:rPr>
        <w:t>,153</w:t>
      </w:r>
      <w:r w:rsidRPr="001743ED">
        <w:rPr>
          <w:rFonts w:ascii="Times New Roman" w:hAnsi="Times New Roman" w:cs="Times New Roman"/>
          <w:kern w:val="0"/>
        </w:rPr>
        <w:t xml:space="preserve">. Legumes release flavonoids </w:t>
      </w:r>
      <w:r w:rsidR="00F37A36">
        <w:rPr>
          <w:rFonts w:ascii="Times New Roman" w:hAnsi="Times New Roman" w:cs="Times New Roman"/>
          <w:kern w:val="0"/>
        </w:rPr>
        <w:t>(</w:t>
      </w:r>
      <w:r w:rsidR="00F37A36" w:rsidRPr="00284B86">
        <w:rPr>
          <w:rFonts w:ascii="Times New Roman" w:hAnsi="Times New Roman" w:cs="Times New Roman"/>
          <w:kern w:val="0"/>
          <w:highlight w:val="red"/>
        </w:rPr>
        <w:t>REFS</w:t>
      </w:r>
      <w:r w:rsidR="00F37A36">
        <w:rPr>
          <w:rFonts w:ascii="Times New Roman" w:hAnsi="Times New Roman" w:cs="Times New Roman"/>
          <w:kern w:val="0"/>
        </w:rPr>
        <w:t>) that</w:t>
      </w:r>
      <w:r w:rsidRPr="001743ED">
        <w:rPr>
          <w:rFonts w:ascii="Times New Roman" w:hAnsi="Times New Roman" w:cs="Times New Roman"/>
          <w:kern w:val="0"/>
        </w:rPr>
        <w:t xml:space="preserve"> are </w:t>
      </w:r>
      <w:r w:rsidR="003C569E" w:rsidRPr="001743ED">
        <w:rPr>
          <w:rFonts w:ascii="Times New Roman" w:hAnsi="Times New Roman" w:cs="Times New Roman"/>
          <w:kern w:val="0"/>
        </w:rPr>
        <w:t>detected</w:t>
      </w:r>
      <w:r w:rsidRPr="001743ED">
        <w:rPr>
          <w:rFonts w:ascii="Times New Roman" w:hAnsi="Times New Roman" w:cs="Times New Roman"/>
          <w:kern w:val="0"/>
        </w:rPr>
        <w:t xml:space="preserve"> by nitrogen-fixing bacteria</w:t>
      </w:r>
      <w:r w:rsidR="00F37A36">
        <w:rPr>
          <w:rFonts w:ascii="Times New Roman" w:hAnsi="Times New Roman" w:cs="Times New Roman"/>
          <w:kern w:val="0"/>
        </w:rPr>
        <w:t xml:space="preserve"> in the soil</w:t>
      </w:r>
      <w:r w:rsidR="00CC413E" w:rsidRPr="001743ED">
        <w:rPr>
          <w:rFonts w:ascii="Times New Roman" w:hAnsi="Times New Roman" w:cs="Times New Roman"/>
          <w:kern w:val="0"/>
        </w:rPr>
        <w:t xml:space="preserve"> </w:t>
      </w:r>
      <w:r w:rsidR="005F21B0">
        <w:rPr>
          <w:rFonts w:ascii="Times New Roman" w:hAnsi="Times New Roman" w:cs="Times New Roman"/>
          <w:kern w:val="0"/>
        </w:rPr>
        <w:t>and activate bacterial</w:t>
      </w:r>
      <w:r w:rsidRPr="001743ED">
        <w:rPr>
          <w:rFonts w:ascii="Times New Roman" w:hAnsi="Times New Roman" w:cs="Times New Roman"/>
          <w:kern w:val="0"/>
        </w:rPr>
        <w:t xml:space="preserve"> </w:t>
      </w:r>
      <w:r w:rsidR="003C569E" w:rsidRPr="001743ED">
        <w:rPr>
          <w:rFonts w:ascii="Times New Roman" w:hAnsi="Times New Roman" w:cs="Times New Roman"/>
          <w:kern w:val="0"/>
        </w:rPr>
        <w:t>produc</w:t>
      </w:r>
      <w:r w:rsidR="005F21B0">
        <w:rPr>
          <w:rFonts w:ascii="Times New Roman" w:hAnsi="Times New Roman" w:cs="Times New Roman"/>
          <w:kern w:val="0"/>
        </w:rPr>
        <w:t>tion of</w:t>
      </w:r>
      <w:r w:rsidRPr="001743ED">
        <w:rPr>
          <w:rFonts w:ascii="Times New Roman" w:hAnsi="Times New Roman" w:cs="Times New Roman"/>
          <w:kern w:val="0"/>
        </w:rPr>
        <w:t xml:space="preserve"> Nod-factors. These</w:t>
      </w:r>
      <w:r w:rsidR="003C569E" w:rsidRPr="001743ED">
        <w:rPr>
          <w:rFonts w:ascii="Times New Roman" w:hAnsi="Times New Roman" w:cs="Times New Roman"/>
          <w:kern w:val="0"/>
        </w:rPr>
        <w:t xml:space="preserve"> signals </w:t>
      </w:r>
      <w:r w:rsidRPr="001743ED">
        <w:rPr>
          <w:rFonts w:ascii="Times New Roman" w:hAnsi="Times New Roman" w:cs="Times New Roman"/>
          <w:kern w:val="0"/>
        </w:rPr>
        <w:t>are perceived by the plan</w:t>
      </w:r>
      <w:r w:rsidR="00EC06BE" w:rsidRPr="001743ED">
        <w:rPr>
          <w:rFonts w:ascii="Times New Roman" w:hAnsi="Times New Roman" w:cs="Times New Roman"/>
          <w:kern w:val="0"/>
        </w:rPr>
        <w:t>t</w:t>
      </w:r>
      <w:r w:rsidRPr="001743ED">
        <w:rPr>
          <w:rFonts w:ascii="Times New Roman" w:hAnsi="Times New Roman" w:cs="Times New Roman"/>
          <w:kern w:val="0"/>
        </w:rPr>
        <w:t xml:space="preserve">, </w:t>
      </w:r>
      <w:r w:rsidR="00C638C3" w:rsidRPr="001743ED">
        <w:rPr>
          <w:rFonts w:ascii="Times New Roman" w:hAnsi="Times New Roman" w:cs="Times New Roman"/>
          <w:kern w:val="0"/>
        </w:rPr>
        <w:t>triggering</w:t>
      </w:r>
      <w:r w:rsidR="00A94AB6" w:rsidRPr="001743ED">
        <w:rPr>
          <w:rFonts w:ascii="Times New Roman" w:hAnsi="Times New Roman" w:cs="Times New Roman"/>
          <w:kern w:val="0"/>
        </w:rPr>
        <w:t xml:space="preserve"> </w:t>
      </w:r>
      <w:r w:rsidR="00AE02B3" w:rsidRPr="001743ED">
        <w:rPr>
          <w:rFonts w:ascii="Times New Roman" w:hAnsi="Times New Roman" w:cs="Times New Roman"/>
          <w:kern w:val="0"/>
        </w:rPr>
        <w:t>symbiosis signalling</w:t>
      </w:r>
      <w:r w:rsidR="00C638C3" w:rsidRPr="001743ED">
        <w:rPr>
          <w:rFonts w:ascii="Times New Roman" w:hAnsi="Times New Roman" w:cs="Times New Roman"/>
          <w:kern w:val="0"/>
        </w:rPr>
        <w:t>, as seen in AMS</w:t>
      </w:r>
      <w:r w:rsidR="00AE02B3" w:rsidRPr="001743ED">
        <w:rPr>
          <w:rFonts w:ascii="Times New Roman" w:hAnsi="Times New Roman" w:cs="Times New Roman"/>
          <w:kern w:val="0"/>
        </w:rPr>
        <w:t xml:space="preserve">, but leading to the development of </w:t>
      </w:r>
      <w:r w:rsidR="0003588F" w:rsidRPr="001743ED">
        <w:rPr>
          <w:rFonts w:ascii="Times New Roman" w:hAnsi="Times New Roman" w:cs="Times New Roman"/>
          <w:kern w:val="0"/>
        </w:rPr>
        <w:t>specialised root-derived organelles</w:t>
      </w:r>
      <w:r w:rsidRPr="001743ED">
        <w:rPr>
          <w:rFonts w:ascii="Times New Roman" w:hAnsi="Times New Roman" w:cs="Times New Roman"/>
          <w:kern w:val="0"/>
        </w:rPr>
        <w:t xml:space="preserve"> called ‘nodules’, </w:t>
      </w:r>
      <w:r w:rsidR="00AE02B3" w:rsidRPr="001743ED">
        <w:rPr>
          <w:rFonts w:ascii="Times New Roman" w:hAnsi="Times New Roman" w:cs="Times New Roman"/>
          <w:kern w:val="0"/>
        </w:rPr>
        <w:t>inside which</w:t>
      </w:r>
      <w:r w:rsidRPr="001743ED">
        <w:rPr>
          <w:rFonts w:ascii="Times New Roman" w:hAnsi="Times New Roman" w:cs="Times New Roman"/>
          <w:kern w:val="0"/>
        </w:rPr>
        <w:t xml:space="preserve"> </w:t>
      </w:r>
      <w:ins w:id="32" w:author="Simona Radutoiu" w:date="2026-01-25T14:14:00Z" w16du:dateUtc="2026-01-25T13:14:00Z">
        <w:r w:rsidR="00361C10">
          <w:rPr>
            <w:rFonts w:ascii="Times New Roman" w:hAnsi="Times New Roman" w:cs="Times New Roman"/>
            <w:kern w:val="0"/>
          </w:rPr>
          <w:t xml:space="preserve">nitrogen-fixing </w:t>
        </w:r>
      </w:ins>
      <w:del w:id="33" w:author="Simona Radutoiu" w:date="2026-01-25T14:14:00Z" w16du:dateUtc="2026-01-25T13:14:00Z">
        <w:r w:rsidRPr="001743ED" w:rsidDel="00F12E95">
          <w:rPr>
            <w:rFonts w:ascii="Times New Roman" w:hAnsi="Times New Roman" w:cs="Times New Roman"/>
            <w:kern w:val="0"/>
          </w:rPr>
          <w:delText xml:space="preserve">bacteria </w:delText>
        </w:r>
      </w:del>
      <w:ins w:id="34" w:author="Simona Radutoiu" w:date="2026-01-25T14:14:00Z" w16du:dateUtc="2026-01-25T13:14:00Z">
        <w:r w:rsidR="00F12E95">
          <w:rPr>
            <w:rFonts w:ascii="Times New Roman" w:hAnsi="Times New Roman" w:cs="Times New Roman"/>
            <w:kern w:val="0"/>
          </w:rPr>
          <w:t>rhizobia</w:t>
        </w:r>
        <w:r w:rsidR="00F12E95" w:rsidRPr="001743ED">
          <w:rPr>
            <w:rFonts w:ascii="Times New Roman" w:hAnsi="Times New Roman" w:cs="Times New Roman"/>
            <w:kern w:val="0"/>
          </w:rPr>
          <w:t xml:space="preserve"> </w:t>
        </w:r>
      </w:ins>
      <w:r w:rsidR="00AE02B3" w:rsidRPr="001743ED">
        <w:rPr>
          <w:rFonts w:ascii="Times New Roman" w:hAnsi="Times New Roman" w:cs="Times New Roman"/>
          <w:kern w:val="0"/>
        </w:rPr>
        <w:t xml:space="preserve">are endocytosed. </w:t>
      </w:r>
      <w:r w:rsidR="000E7319" w:rsidRPr="001743ED">
        <w:rPr>
          <w:rFonts w:ascii="Times New Roman" w:hAnsi="Times New Roman" w:cs="Times New Roman"/>
          <w:kern w:val="0"/>
        </w:rPr>
        <w:t>N</w:t>
      </w:r>
      <w:r w:rsidR="007F4D81" w:rsidRPr="001743ED">
        <w:rPr>
          <w:rFonts w:ascii="Times New Roman" w:hAnsi="Times New Roman" w:cs="Times New Roman"/>
          <w:kern w:val="0"/>
        </w:rPr>
        <w:t xml:space="preserve">itrogen fixation is </w:t>
      </w:r>
      <w:r w:rsidR="00A94AB6" w:rsidRPr="001743ED">
        <w:rPr>
          <w:rFonts w:ascii="Times New Roman" w:hAnsi="Times New Roman" w:cs="Times New Roman"/>
          <w:kern w:val="0"/>
        </w:rPr>
        <w:t xml:space="preserve">then </w:t>
      </w:r>
      <w:r w:rsidR="007F4D81" w:rsidRPr="001743ED">
        <w:rPr>
          <w:rFonts w:ascii="Times New Roman" w:hAnsi="Times New Roman" w:cs="Times New Roman"/>
          <w:kern w:val="0"/>
        </w:rPr>
        <w:t xml:space="preserve">facilitated by host-supplied sugars and tightly </w:t>
      </w:r>
      <w:r w:rsidR="00A94AB6" w:rsidRPr="001743ED">
        <w:rPr>
          <w:rFonts w:ascii="Times New Roman" w:hAnsi="Times New Roman" w:cs="Times New Roman"/>
          <w:kern w:val="0"/>
        </w:rPr>
        <w:t>controlled</w:t>
      </w:r>
      <w:r w:rsidR="007F4D81" w:rsidRPr="001743ED">
        <w:rPr>
          <w:rFonts w:ascii="Times New Roman" w:hAnsi="Times New Roman" w:cs="Times New Roman"/>
          <w:kern w:val="0"/>
        </w:rPr>
        <w:t xml:space="preserve"> oxygen levels mediated </w:t>
      </w:r>
      <w:r w:rsidR="00A94AB6" w:rsidRPr="001743ED">
        <w:rPr>
          <w:rFonts w:ascii="Times New Roman" w:hAnsi="Times New Roman" w:cs="Times New Roman"/>
          <w:kern w:val="0"/>
        </w:rPr>
        <w:t>by</w:t>
      </w:r>
      <w:r w:rsidR="007F4D81" w:rsidRPr="00556BFD">
        <w:rPr>
          <w:rFonts w:ascii="Times New Roman" w:hAnsi="Times New Roman" w:cs="Times New Roman"/>
          <w:kern w:val="0"/>
        </w:rPr>
        <w:t xml:space="preserve"> leghemoglobin</w:t>
      </w:r>
      <w:r w:rsidRPr="00556BFD">
        <w:rPr>
          <w:rFonts w:ascii="Times New Roman" w:hAnsi="Times New Roman" w:cs="Times New Roman"/>
          <w:kern w:val="0"/>
          <w:vertAlign w:val="superscript"/>
        </w:rPr>
        <w:t>9</w:t>
      </w:r>
      <w:r w:rsidR="00B04C65">
        <w:rPr>
          <w:rFonts w:ascii="Times New Roman" w:hAnsi="Times New Roman" w:cs="Times New Roman"/>
          <w:kern w:val="0"/>
        </w:rPr>
        <w:t>(</w:t>
      </w:r>
      <w:r w:rsidR="00B04C65" w:rsidRPr="00B04C65">
        <w:rPr>
          <w:rFonts w:ascii="Times New Roman" w:hAnsi="Times New Roman" w:cs="Times New Roman"/>
          <w:kern w:val="0"/>
          <w:highlight w:val="red"/>
        </w:rPr>
        <w:t xml:space="preserve">add </w:t>
      </w:r>
      <w:proofErr w:type="spellStart"/>
      <w:r w:rsidR="00B04C65" w:rsidRPr="00B04C65">
        <w:rPr>
          <w:rFonts w:ascii="Times New Roman" w:hAnsi="Times New Roman" w:cs="Times New Roman"/>
          <w:kern w:val="0"/>
          <w:highlight w:val="red"/>
        </w:rPr>
        <w:t>leghomoglobin</w:t>
      </w:r>
      <w:proofErr w:type="spellEnd"/>
      <w:r w:rsidR="00B04C65">
        <w:rPr>
          <w:rFonts w:ascii="Times New Roman" w:hAnsi="Times New Roman" w:cs="Times New Roman"/>
          <w:kern w:val="0"/>
          <w:highlight w:val="red"/>
        </w:rPr>
        <w:t xml:space="preserve"> </w:t>
      </w:r>
      <w:r w:rsidR="00B04C65" w:rsidRPr="00B04C65">
        <w:rPr>
          <w:rFonts w:ascii="Times New Roman" w:hAnsi="Times New Roman" w:cs="Times New Roman"/>
          <w:kern w:val="0"/>
          <w:highlight w:val="red"/>
        </w:rPr>
        <w:t>REF</w:t>
      </w:r>
      <w:r w:rsidR="00B04C65">
        <w:rPr>
          <w:rFonts w:ascii="Times New Roman" w:hAnsi="Times New Roman" w:cs="Times New Roman"/>
          <w:kern w:val="0"/>
        </w:rPr>
        <w:t>)</w:t>
      </w:r>
      <w:r w:rsidRPr="00556BFD">
        <w:rPr>
          <w:rFonts w:ascii="Times New Roman" w:hAnsi="Times New Roman" w:cs="Times New Roman"/>
          <w:kern w:val="0"/>
        </w:rPr>
        <w:t xml:space="preserve">. Together, </w:t>
      </w:r>
      <w:r w:rsidR="00421DEF" w:rsidRPr="00556BFD">
        <w:rPr>
          <w:rFonts w:ascii="Times New Roman" w:hAnsi="Times New Roman" w:cs="Times New Roman"/>
          <w:kern w:val="0"/>
        </w:rPr>
        <w:t>SNF</w:t>
      </w:r>
      <w:r w:rsidRPr="00556BFD">
        <w:rPr>
          <w:rFonts w:ascii="Times New Roman" w:hAnsi="Times New Roman" w:cs="Times New Roman"/>
          <w:kern w:val="0"/>
        </w:rPr>
        <w:t xml:space="preserve"> and AMS are </w:t>
      </w:r>
      <w:r w:rsidR="00C638C3" w:rsidRPr="00556BFD">
        <w:rPr>
          <w:rFonts w:ascii="Times New Roman" w:hAnsi="Times New Roman" w:cs="Times New Roman"/>
          <w:kern w:val="0"/>
        </w:rPr>
        <w:t>essential</w:t>
      </w:r>
      <w:r w:rsidRPr="00556BFD">
        <w:rPr>
          <w:rFonts w:ascii="Times New Roman" w:hAnsi="Times New Roman" w:cs="Times New Roman"/>
          <w:kern w:val="0"/>
        </w:rPr>
        <w:t xml:space="preserve"> strategies </w:t>
      </w:r>
      <w:r w:rsidR="0003588F" w:rsidRPr="00556BFD">
        <w:rPr>
          <w:rFonts w:ascii="Times New Roman" w:hAnsi="Times New Roman" w:cs="Times New Roman"/>
          <w:kern w:val="0"/>
        </w:rPr>
        <w:t>enabling</w:t>
      </w:r>
      <w:r w:rsidR="00C638C3" w:rsidRPr="00556BFD">
        <w:rPr>
          <w:rFonts w:ascii="Times New Roman" w:hAnsi="Times New Roman" w:cs="Times New Roman"/>
          <w:kern w:val="0"/>
        </w:rPr>
        <w:t xml:space="preserve"> </w:t>
      </w:r>
      <w:r w:rsidRPr="00556BFD">
        <w:rPr>
          <w:rFonts w:ascii="Times New Roman" w:hAnsi="Times New Roman" w:cs="Times New Roman"/>
          <w:kern w:val="0"/>
        </w:rPr>
        <w:t xml:space="preserve">plants to </w:t>
      </w:r>
      <w:r w:rsidR="0003588F" w:rsidRPr="00556BFD">
        <w:rPr>
          <w:rFonts w:ascii="Times New Roman" w:hAnsi="Times New Roman" w:cs="Times New Roman"/>
          <w:kern w:val="0"/>
        </w:rPr>
        <w:t>acquire</w:t>
      </w:r>
      <w:r w:rsidRPr="00556BFD">
        <w:rPr>
          <w:rFonts w:ascii="Times New Roman" w:hAnsi="Times New Roman" w:cs="Times New Roman"/>
          <w:kern w:val="0"/>
        </w:rPr>
        <w:t xml:space="preserve"> nutrients </w:t>
      </w:r>
      <w:r w:rsidR="007F4D81" w:rsidRPr="00556BFD">
        <w:rPr>
          <w:rFonts w:ascii="Times New Roman" w:hAnsi="Times New Roman" w:cs="Times New Roman"/>
          <w:kern w:val="0"/>
        </w:rPr>
        <w:t>critical for</w:t>
      </w:r>
      <w:r w:rsidR="00CC413E" w:rsidRPr="00556BFD">
        <w:rPr>
          <w:rFonts w:ascii="Times New Roman" w:hAnsi="Times New Roman" w:cs="Times New Roman"/>
          <w:kern w:val="0"/>
        </w:rPr>
        <w:t xml:space="preserve"> </w:t>
      </w:r>
      <w:r w:rsidRPr="00556BFD">
        <w:rPr>
          <w:rFonts w:ascii="Times New Roman" w:hAnsi="Times New Roman" w:cs="Times New Roman"/>
          <w:kern w:val="0"/>
        </w:rPr>
        <w:t>growth and reproduction.</w:t>
      </w:r>
    </w:p>
    <w:p w14:paraId="35C1AB09" w14:textId="4745AD45" w:rsidR="00EC06BE" w:rsidRPr="004219CA" w:rsidRDefault="00C638C3"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 xml:space="preserve">oth symbioses are controlled by a </w:t>
      </w:r>
      <w:r w:rsidR="00B04C65">
        <w:rPr>
          <w:rFonts w:ascii="Times New Roman" w:hAnsi="Times New Roman" w:cs="Times New Roman"/>
          <w:kern w:val="0"/>
        </w:rPr>
        <w:t>shared</w:t>
      </w:r>
      <w:r w:rsidR="003B19A5" w:rsidRPr="004219CA">
        <w:rPr>
          <w:rFonts w:ascii="Times New Roman" w:hAnsi="Times New Roman" w:cs="Times New Roman"/>
          <w:kern w:val="0"/>
        </w:rPr>
        <w:t xml:space="preserve"> genetic pathway known as the ‘Common Symbiosis Signalling Pathway’ (CSSP)</w:t>
      </w:r>
      <w:r w:rsidR="00D25790">
        <w:rPr>
          <w:rFonts w:ascii="Times New Roman" w:hAnsi="Times New Roman" w:cs="Times New Roman"/>
          <w:kern w:val="0"/>
        </w:rPr>
        <w:t>,</w:t>
      </w:r>
      <w:r w:rsidR="00E0634C">
        <w:rPr>
          <w:rFonts w:ascii="Times New Roman" w:hAnsi="Times New Roman" w:cs="Times New Roman"/>
          <w:kern w:val="0"/>
        </w:rPr>
        <w:t xml:space="preserve"> </w:t>
      </w:r>
      <w:r w:rsidR="00B04C65">
        <w:rPr>
          <w:rFonts w:ascii="Times New Roman" w:hAnsi="Times New Roman" w:cs="Times New Roman"/>
          <w:kern w:val="0"/>
        </w:rPr>
        <w:t>which</w:t>
      </w:r>
      <w:r w:rsidR="00E0634C">
        <w:rPr>
          <w:rFonts w:ascii="Times New Roman" w:hAnsi="Times New Roman" w:cs="Times New Roman"/>
          <w:kern w:val="0"/>
        </w:rPr>
        <w:t xml:space="preserve"> is </w:t>
      </w:r>
      <w:r w:rsidR="00B04C65">
        <w:rPr>
          <w:rFonts w:ascii="Times New Roman" w:hAnsi="Times New Roman" w:cs="Times New Roman"/>
          <w:kern w:val="0"/>
        </w:rPr>
        <w:t>conserved</w:t>
      </w:r>
      <w:r w:rsidR="00E0634C">
        <w:rPr>
          <w:rFonts w:ascii="Times New Roman" w:hAnsi="Times New Roman" w:cs="Times New Roman"/>
          <w:kern w:val="0"/>
        </w:rPr>
        <w:t xml:space="preserve"> across </w:t>
      </w:r>
      <w:r w:rsidR="00B04C65">
        <w:rPr>
          <w:rFonts w:ascii="Times New Roman" w:hAnsi="Times New Roman" w:cs="Times New Roman"/>
          <w:kern w:val="0"/>
        </w:rPr>
        <w:t xml:space="preserve">land </w:t>
      </w:r>
      <w:r w:rsidR="00E0634C">
        <w:rPr>
          <w:rFonts w:ascii="Times New Roman" w:hAnsi="Times New Roman" w:cs="Times New Roman"/>
          <w:kern w:val="0"/>
        </w:rPr>
        <w:t>plants (</w:t>
      </w:r>
      <w:r w:rsidR="00D25790" w:rsidRPr="00D25790">
        <w:rPr>
          <w:rFonts w:ascii="Times New Roman" w:hAnsi="Times New Roman" w:cs="Times New Roman"/>
          <w:kern w:val="0"/>
          <w:highlight w:val="red"/>
        </w:rPr>
        <w:t>add ref Marchantia, rice, maize, legumes</w:t>
      </w:r>
      <w:r w:rsidR="00D25790">
        <w:rPr>
          <w:rFonts w:ascii="Times New Roman" w:hAnsi="Times New Roman" w:cs="Times New Roman"/>
          <w:kern w:val="0"/>
        </w:rPr>
        <w:t>)</w:t>
      </w:r>
      <w:r w:rsidR="00D25790" w:rsidRPr="004219CA">
        <w:rPr>
          <w:rFonts w:ascii="Times New Roman" w:hAnsi="Times New Roman" w:cs="Times New Roman"/>
          <w:kern w:val="0"/>
          <w:vertAlign w:val="superscript"/>
        </w:rPr>
        <w:t xml:space="preserve"> </w:t>
      </w:r>
      <w:r w:rsidR="003B19A5" w:rsidRPr="004219CA">
        <w:rPr>
          <w:rFonts w:ascii="Times New Roman" w:hAnsi="Times New Roman" w:cs="Times New Roman"/>
          <w:kern w:val="0"/>
          <w:vertAlign w:val="superscript"/>
        </w:rPr>
        <w:t>9</w:t>
      </w:r>
      <w:r w:rsidR="003B19A5" w:rsidRPr="004219CA">
        <w:rPr>
          <w:rFonts w:ascii="Times New Roman" w:hAnsi="Times New Roman" w:cs="Times New Roman"/>
          <w:kern w:val="0"/>
        </w:rPr>
        <w:t xml:space="preserve">. </w:t>
      </w:r>
      <w:r w:rsidR="003B19A5" w:rsidRPr="009F1D2A">
        <w:rPr>
          <w:rFonts w:ascii="Times New Roman" w:hAnsi="Times New Roman" w:cs="Times New Roman"/>
          <w:kern w:val="0"/>
        </w:rPr>
        <w:t xml:space="preserve">The CSSP is </w:t>
      </w:r>
      <w:r w:rsidRPr="009F1D2A">
        <w:rPr>
          <w:rFonts w:ascii="Times New Roman" w:hAnsi="Times New Roman" w:cs="Times New Roman"/>
          <w:kern w:val="0"/>
        </w:rPr>
        <w:t>fundamental</w:t>
      </w:r>
      <w:r w:rsidR="003B19A5" w:rsidRPr="009F1D2A">
        <w:rPr>
          <w:rFonts w:ascii="Times New Roman" w:hAnsi="Times New Roman" w:cs="Times New Roman"/>
          <w:kern w:val="0"/>
        </w:rPr>
        <w:t xml:space="preserve"> to both </w:t>
      </w:r>
      <w:r w:rsidR="003B19A5" w:rsidRPr="00556BFD">
        <w:rPr>
          <w:rFonts w:ascii="Times New Roman" w:hAnsi="Times New Roman" w:cs="Times New Roman"/>
          <w:kern w:val="0"/>
        </w:rPr>
        <w:t xml:space="preserve">symbioses and </w:t>
      </w:r>
      <w:r w:rsidR="00BE6EA0" w:rsidRPr="00556BFD">
        <w:rPr>
          <w:rFonts w:ascii="Times New Roman" w:hAnsi="Times New Roman" w:cs="Times New Roman"/>
          <w:kern w:val="0"/>
        </w:rPr>
        <w:t>operates</w:t>
      </w:r>
      <w:r w:rsidR="003B19A5" w:rsidRPr="00556BFD">
        <w:rPr>
          <w:rFonts w:ascii="Times New Roman" w:hAnsi="Times New Roman" w:cs="Times New Roman"/>
          <w:kern w:val="0"/>
        </w:rPr>
        <w:t xml:space="preserve"> not only in legumes</w:t>
      </w:r>
      <w:r w:rsidRPr="00556BFD">
        <w:rPr>
          <w:rFonts w:ascii="Times New Roman" w:hAnsi="Times New Roman" w:cs="Times New Roman"/>
          <w:kern w:val="0"/>
        </w:rPr>
        <w:t>, which</w:t>
      </w:r>
      <w:r w:rsidR="003B19A5" w:rsidRPr="00556BFD">
        <w:rPr>
          <w:rFonts w:ascii="Times New Roman" w:hAnsi="Times New Roman" w:cs="Times New Roman"/>
          <w:kern w:val="0"/>
        </w:rPr>
        <w:t xml:space="preserve"> facilitate both </w:t>
      </w:r>
      <w:r w:rsidR="00882A7A" w:rsidRPr="00556BFD">
        <w:rPr>
          <w:rFonts w:ascii="Times New Roman" w:hAnsi="Times New Roman" w:cs="Times New Roman"/>
          <w:kern w:val="0"/>
        </w:rPr>
        <w:t>SNF</w:t>
      </w:r>
      <w:r w:rsidR="003B19A5" w:rsidRPr="00556BFD">
        <w:rPr>
          <w:rFonts w:ascii="Times New Roman" w:hAnsi="Times New Roman" w:cs="Times New Roman"/>
          <w:kern w:val="0"/>
        </w:rPr>
        <w:t xml:space="preserve"> and AMS</w:t>
      </w:r>
      <w:r w:rsidRPr="00556BFD">
        <w:rPr>
          <w:rFonts w:ascii="Times New Roman" w:hAnsi="Times New Roman" w:cs="Times New Roman"/>
          <w:kern w:val="0"/>
        </w:rPr>
        <w:t>,</w:t>
      </w:r>
      <w:r w:rsidR="003B19A5" w:rsidRPr="00556BFD">
        <w:rPr>
          <w:rFonts w:ascii="Times New Roman" w:hAnsi="Times New Roman" w:cs="Times New Roman"/>
          <w:kern w:val="0"/>
        </w:rPr>
        <w:t xml:space="preserve"> but also in cereals</w:t>
      </w:r>
      <w:r w:rsidRPr="00556BFD">
        <w:rPr>
          <w:rFonts w:ascii="Times New Roman" w:hAnsi="Times New Roman" w:cs="Times New Roman"/>
          <w:kern w:val="0"/>
        </w:rPr>
        <w:t xml:space="preserve">, which </w:t>
      </w:r>
      <w:r w:rsidR="003B19A5" w:rsidRPr="00556BFD">
        <w:rPr>
          <w:rFonts w:ascii="Times New Roman" w:hAnsi="Times New Roman" w:cs="Times New Roman"/>
          <w:kern w:val="0"/>
        </w:rPr>
        <w:t xml:space="preserve">establish </w:t>
      </w:r>
      <w:r w:rsidRPr="00556BFD">
        <w:rPr>
          <w:rFonts w:ascii="Times New Roman" w:hAnsi="Times New Roman" w:cs="Times New Roman"/>
          <w:kern w:val="0"/>
        </w:rPr>
        <w:t xml:space="preserve">only </w:t>
      </w:r>
      <w:r w:rsidR="003B19A5" w:rsidRPr="00556BFD">
        <w:rPr>
          <w:rFonts w:ascii="Times New Roman" w:hAnsi="Times New Roman" w:cs="Times New Roman"/>
          <w:kern w:val="0"/>
        </w:rPr>
        <w:t>AMS</w:t>
      </w:r>
      <w:r w:rsidR="003B19A5" w:rsidRPr="00556BFD">
        <w:rPr>
          <w:rFonts w:ascii="Times New Roman" w:hAnsi="Times New Roman" w:cs="Times New Roman"/>
          <w:kern w:val="0"/>
          <w:vertAlign w:val="superscript"/>
        </w:rPr>
        <w:t>9,10</w:t>
      </w:r>
      <w:r w:rsidR="003B19A5" w:rsidRPr="00556BFD">
        <w:rPr>
          <w:rFonts w:ascii="Times New Roman" w:hAnsi="Times New Roman" w:cs="Times New Roman"/>
          <w:kern w:val="0"/>
        </w:rPr>
        <w:t xml:space="preserve">. </w:t>
      </w:r>
      <w:r w:rsidR="00B04C65">
        <w:rPr>
          <w:rFonts w:ascii="Times New Roman" w:hAnsi="Times New Roman" w:cs="Times New Roman"/>
          <w:kern w:val="0"/>
        </w:rPr>
        <w:t xml:space="preserve">A </w:t>
      </w:r>
      <w:r w:rsidRPr="00556BFD">
        <w:rPr>
          <w:rFonts w:ascii="Times New Roman" w:hAnsi="Times New Roman" w:cs="Times New Roman"/>
          <w:kern w:val="0"/>
        </w:rPr>
        <w:t>key CSSP gene</w:t>
      </w:r>
      <w:r w:rsidR="003B19A5" w:rsidRPr="00556BFD">
        <w:rPr>
          <w:rFonts w:ascii="Times New Roman" w:hAnsi="Times New Roman" w:cs="Times New Roman"/>
          <w:kern w:val="0"/>
        </w:rPr>
        <w:t xml:space="preserve"> is SYMRK, </w:t>
      </w:r>
      <w:r w:rsidR="00D32D4B" w:rsidRPr="00556BFD">
        <w:rPr>
          <w:rFonts w:ascii="Times New Roman" w:hAnsi="Times New Roman" w:cs="Times New Roman"/>
          <w:kern w:val="0"/>
        </w:rPr>
        <w:t xml:space="preserve">encoding </w:t>
      </w:r>
      <w:r w:rsidR="003B19A5" w:rsidRPr="00556BFD">
        <w:rPr>
          <w:rFonts w:ascii="Times New Roman" w:hAnsi="Times New Roman" w:cs="Times New Roman"/>
          <w:kern w:val="0"/>
        </w:rPr>
        <w:t>a receptor</w:t>
      </w:r>
      <w:r w:rsidR="006616CE">
        <w:rPr>
          <w:rFonts w:ascii="Times New Roman" w:hAnsi="Times New Roman" w:cs="Times New Roman"/>
          <w:kern w:val="0"/>
        </w:rPr>
        <w:t xml:space="preserve">-like kinase </w:t>
      </w:r>
      <w:r w:rsidR="003B19A5" w:rsidRPr="00556BFD">
        <w:rPr>
          <w:rFonts w:ascii="Times New Roman" w:hAnsi="Times New Roman" w:cs="Times New Roman"/>
          <w:kern w:val="0"/>
        </w:rPr>
        <w:t>that</w:t>
      </w:r>
      <w:r w:rsidR="006616CE">
        <w:rPr>
          <w:rFonts w:ascii="Times New Roman" w:hAnsi="Times New Roman" w:cs="Times New Roman"/>
          <w:kern w:val="0"/>
        </w:rPr>
        <w:t xml:space="preserve"> acts as first shared component of the pathway,</w:t>
      </w:r>
      <w:r w:rsidR="003B19A5" w:rsidRPr="004219CA">
        <w:rPr>
          <w:rFonts w:ascii="Times New Roman" w:hAnsi="Times New Roman" w:cs="Times New Roman"/>
          <w:kern w:val="0"/>
        </w:rPr>
        <w:t xml:space="preserve"> interact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w:t>
      </w:r>
      <w:proofErr w:type="spellStart"/>
      <w:r w:rsidR="003B19A5" w:rsidRPr="004219CA">
        <w:rPr>
          <w:rFonts w:ascii="Times New Roman" w:hAnsi="Times New Roman" w:cs="Times New Roman"/>
          <w:kern w:val="0"/>
        </w:rPr>
        <w:t>Myc</w:t>
      </w:r>
      <w:proofErr w:type="spellEnd"/>
      <w:r w:rsidR="003B19A5" w:rsidRPr="004219CA">
        <w:rPr>
          <w:rFonts w:ascii="Times New Roman" w:hAnsi="Times New Roman" w:cs="Times New Roman"/>
          <w:kern w:val="0"/>
        </w:rPr>
        <w:t>-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associat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w:t>
      </w:r>
      <w:r w:rsidR="003B19A5" w:rsidRPr="004219CA">
        <w:rPr>
          <w:rFonts w:ascii="Times New Roman" w:hAnsi="Times New Roman" w:cs="Times New Roman"/>
          <w:kern w:val="0"/>
          <w:vertAlign w:val="superscript"/>
        </w:rPr>
        <w:t>13</w:t>
      </w:r>
      <w:r w:rsidR="003B19A5" w:rsidRPr="004219CA">
        <w:rPr>
          <w:rFonts w:ascii="Times New Roman" w:hAnsi="Times New Roman" w:cs="Times New Roman"/>
          <w:kern w:val="0"/>
        </w:rPr>
        <w:t>. These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 xml:space="preserve">signals are decoded by the nucleus-localised calcium- and calmodulin-dependent serine/threonine protein kinase </w:t>
      </w:r>
      <w:proofErr w:type="spellStart"/>
      <w:r w:rsidR="003B19A5" w:rsidRPr="004219CA">
        <w:rPr>
          <w:rFonts w:ascii="Times New Roman" w:hAnsi="Times New Roman" w:cs="Times New Roman"/>
          <w:kern w:val="0"/>
        </w:rPr>
        <w:t>C</w:t>
      </w:r>
      <w:r w:rsidR="00E0634C">
        <w:rPr>
          <w:rFonts w:ascii="Times New Roman" w:hAnsi="Times New Roman" w:cs="Times New Roman"/>
          <w:kern w:val="0"/>
        </w:rPr>
        <w:t>C</w:t>
      </w:r>
      <w:r w:rsidR="003B19A5" w:rsidRPr="004219CA">
        <w:rPr>
          <w:rFonts w:ascii="Times New Roman" w:hAnsi="Times New Roman" w:cs="Times New Roman"/>
          <w:kern w:val="0"/>
        </w:rPr>
        <w:t>a</w:t>
      </w:r>
      <w:r w:rsidR="00E0634C">
        <w:rPr>
          <w:rFonts w:ascii="Times New Roman" w:hAnsi="Times New Roman" w:cs="Times New Roman"/>
          <w:kern w:val="0"/>
        </w:rPr>
        <w:t>M</w:t>
      </w:r>
      <w:r w:rsidR="003B19A5" w:rsidRPr="004219CA">
        <w:rPr>
          <w:rFonts w:ascii="Times New Roman" w:hAnsi="Times New Roman" w:cs="Times New Roman"/>
          <w:kern w:val="0"/>
        </w:rPr>
        <w:t>K</w:t>
      </w:r>
      <w:proofErr w:type="spellEnd"/>
      <w:r w:rsidR="003B19A5" w:rsidRPr="004219CA">
        <w:rPr>
          <w:rFonts w:ascii="Times New Roman" w:hAnsi="Times New Roman" w:cs="Times New Roman"/>
          <w:kern w:val="0"/>
        </w:rPr>
        <w:t xml:space="preserve">, which </w:t>
      </w:r>
      <w:r w:rsidRPr="004219CA">
        <w:rPr>
          <w:rFonts w:ascii="Times New Roman" w:hAnsi="Times New Roman" w:cs="Times New Roman"/>
          <w:kern w:val="0"/>
        </w:rPr>
        <w:t xml:space="preserve">is considered the central regulator of symbiosis signal </w:t>
      </w:r>
      <w:r w:rsidRPr="00D25790">
        <w:rPr>
          <w:rFonts w:ascii="Times New Roman" w:hAnsi="Times New Roman" w:cs="Times New Roman"/>
          <w:kern w:val="0"/>
        </w:rPr>
        <w:t xml:space="preserve">transduction. </w:t>
      </w:r>
      <w:proofErr w:type="spellStart"/>
      <w:r w:rsidR="00E0634C" w:rsidRPr="000E7319">
        <w:rPr>
          <w:rFonts w:ascii="Times New Roman" w:hAnsi="Times New Roman" w:cs="Times New Roman"/>
          <w:kern w:val="0"/>
        </w:rPr>
        <w:t>CCaMK</w:t>
      </w:r>
      <w:proofErr w:type="spellEnd"/>
      <w:r w:rsidR="00E0634C" w:rsidRPr="000E7319">
        <w:rPr>
          <w:rFonts w:ascii="Times New Roman" w:hAnsi="Times New Roman" w:cs="Times New Roman"/>
          <w:kern w:val="0"/>
        </w:rPr>
        <w:t xml:space="preserve"> </w:t>
      </w:r>
      <w:r w:rsidR="00D25790" w:rsidRPr="000E7319">
        <w:rPr>
          <w:rFonts w:ascii="Times New Roman" w:hAnsi="Times New Roman" w:cs="Times New Roman"/>
          <w:kern w:val="0"/>
        </w:rPr>
        <w:t xml:space="preserve">acts as </w:t>
      </w:r>
      <w:r w:rsidR="00D25790" w:rsidRPr="00556BFD">
        <w:rPr>
          <w:rFonts w:ascii="Times New Roman" w:hAnsi="Times New Roman" w:cs="Times New Roman"/>
          <w:kern w:val="0"/>
        </w:rPr>
        <w:t>pacemaker</w:t>
      </w:r>
      <w:r w:rsidR="00421DEF" w:rsidRPr="00556BFD">
        <w:rPr>
          <w:rFonts w:ascii="Times New Roman" w:hAnsi="Times New Roman" w:cs="Times New Roman"/>
          <w:kern w:val="0"/>
        </w:rPr>
        <w:t xml:space="preserve">, </w:t>
      </w:r>
      <w:r w:rsidR="009F1D2A" w:rsidRPr="00556BFD">
        <w:rPr>
          <w:rFonts w:ascii="Times New Roman" w:hAnsi="Times New Roman" w:cs="Times New Roman"/>
          <w:kern w:val="0"/>
        </w:rPr>
        <w:t>interpreting</w:t>
      </w:r>
      <w:r w:rsidR="00D25790" w:rsidRPr="00556BFD">
        <w:rPr>
          <w:rFonts w:ascii="Times New Roman" w:hAnsi="Times New Roman" w:cs="Times New Roman"/>
          <w:kern w:val="0"/>
        </w:rPr>
        <w:t xml:space="preserve"> </w:t>
      </w:r>
      <w:r w:rsidR="00D32D4B" w:rsidRPr="00556BFD">
        <w:rPr>
          <w:rFonts w:ascii="Times New Roman" w:hAnsi="Times New Roman" w:cs="Times New Roman"/>
          <w:kern w:val="0"/>
        </w:rPr>
        <w:t>Ca</w:t>
      </w:r>
      <w:r w:rsidR="00D32D4B" w:rsidRPr="00556BFD">
        <w:rPr>
          <w:rFonts w:ascii="Times New Roman" w:hAnsi="Times New Roman" w:cs="Times New Roman"/>
          <w:kern w:val="0"/>
          <w:vertAlign w:val="superscript"/>
        </w:rPr>
        <w:t>2+</w:t>
      </w:r>
      <w:r w:rsidR="00FB4C59" w:rsidRPr="00556BFD">
        <w:rPr>
          <w:rFonts w:ascii="Times New Roman" w:hAnsi="Times New Roman" w:cs="Times New Roman"/>
          <w:kern w:val="0"/>
        </w:rPr>
        <w:t xml:space="preserve"> </w:t>
      </w:r>
      <w:r w:rsidR="00D25790" w:rsidRPr="00556BFD">
        <w:rPr>
          <w:rFonts w:ascii="Times New Roman" w:hAnsi="Times New Roman" w:cs="Times New Roman"/>
          <w:kern w:val="0"/>
        </w:rPr>
        <w:t>oscillation</w:t>
      </w:r>
      <w:r w:rsidR="000E7319" w:rsidRPr="00556BFD">
        <w:rPr>
          <w:rFonts w:ascii="Times New Roman" w:hAnsi="Times New Roman" w:cs="Times New Roman"/>
          <w:kern w:val="0"/>
        </w:rPr>
        <w:t>s</w:t>
      </w:r>
      <w:r w:rsidR="00D25790" w:rsidRPr="00556BFD">
        <w:rPr>
          <w:rFonts w:ascii="Times New Roman" w:hAnsi="Times New Roman" w:cs="Times New Roman"/>
          <w:kern w:val="0"/>
        </w:rPr>
        <w:t xml:space="preserve"> </w:t>
      </w:r>
      <w:r w:rsidR="00421DEF" w:rsidRPr="00556BFD">
        <w:rPr>
          <w:rFonts w:ascii="Times New Roman" w:hAnsi="Times New Roman" w:cs="Times New Roman"/>
          <w:kern w:val="0"/>
        </w:rPr>
        <w:t>to</w:t>
      </w:r>
      <w:r w:rsidR="00D25790" w:rsidRPr="00556BFD">
        <w:rPr>
          <w:rFonts w:ascii="Times New Roman" w:hAnsi="Times New Roman" w:cs="Times New Roman"/>
          <w:kern w:val="0"/>
        </w:rPr>
        <w:t xml:space="preserve"> activa</w:t>
      </w:r>
      <w:r w:rsidR="00421DEF" w:rsidRPr="00556BFD">
        <w:rPr>
          <w:rFonts w:ascii="Times New Roman" w:hAnsi="Times New Roman" w:cs="Times New Roman"/>
          <w:kern w:val="0"/>
        </w:rPr>
        <w:t>te</w:t>
      </w:r>
      <w:r w:rsidR="00D25790" w:rsidRPr="00556BFD">
        <w:rPr>
          <w:rFonts w:ascii="Times New Roman" w:hAnsi="Times New Roman" w:cs="Times New Roman"/>
          <w:kern w:val="0"/>
        </w:rPr>
        <w:t xml:space="preserve"> endosymbio</w:t>
      </w:r>
      <w:r w:rsidR="006B3B40" w:rsidRPr="00556BFD">
        <w:rPr>
          <w:rFonts w:ascii="Times New Roman" w:hAnsi="Times New Roman" w:cs="Times New Roman"/>
          <w:kern w:val="0"/>
        </w:rPr>
        <w:t>tic</w:t>
      </w:r>
      <w:r w:rsidR="00D25790" w:rsidRPr="00556BFD">
        <w:rPr>
          <w:rFonts w:ascii="Times New Roman" w:hAnsi="Times New Roman" w:cs="Times New Roman"/>
          <w:kern w:val="0"/>
        </w:rPr>
        <w:t xml:space="preserve"> programs (Cook </w:t>
      </w:r>
      <w:r w:rsidR="00D25790" w:rsidRPr="00556BFD">
        <w:rPr>
          <w:rFonts w:ascii="Times New Roman" w:hAnsi="Times New Roman" w:cs="Times New Roman"/>
          <w:i/>
          <w:iCs/>
          <w:kern w:val="0"/>
        </w:rPr>
        <w:t>et al</w:t>
      </w:r>
      <w:r w:rsidR="00D25790" w:rsidRPr="00556BFD">
        <w:rPr>
          <w:rFonts w:ascii="Times New Roman" w:hAnsi="Times New Roman" w:cs="Times New Roman"/>
          <w:kern w:val="0"/>
        </w:rPr>
        <w:t xml:space="preserve">., 2025). </w:t>
      </w:r>
      <w:proofErr w:type="spellStart"/>
      <w:r w:rsidR="00E0634C" w:rsidRPr="00556BFD">
        <w:rPr>
          <w:rFonts w:ascii="Times New Roman" w:hAnsi="Times New Roman" w:cs="Times New Roman"/>
          <w:kern w:val="0"/>
        </w:rPr>
        <w:t>CCaMK</w:t>
      </w:r>
      <w:proofErr w:type="spellEnd"/>
      <w:r w:rsidR="00E0634C" w:rsidRPr="00556BFD">
        <w:rPr>
          <w:rFonts w:ascii="Times New Roman" w:hAnsi="Times New Roman" w:cs="Times New Roman"/>
          <w:kern w:val="0"/>
        </w:rPr>
        <w:t xml:space="preserve"> </w:t>
      </w:r>
      <w:r w:rsidRPr="00556BFD">
        <w:rPr>
          <w:rFonts w:ascii="Times New Roman" w:hAnsi="Times New Roman" w:cs="Times New Roman"/>
          <w:kern w:val="0"/>
        </w:rPr>
        <w:t xml:space="preserve">activates a </w:t>
      </w:r>
      <w:r w:rsidR="003B19A5" w:rsidRPr="00556BFD">
        <w:rPr>
          <w:rFonts w:ascii="Times New Roman" w:hAnsi="Times New Roman" w:cs="Times New Roman"/>
          <w:kern w:val="0"/>
        </w:rPr>
        <w:t>complex</w:t>
      </w:r>
      <w:r w:rsidR="003B19A5" w:rsidRPr="00D25790">
        <w:rPr>
          <w:rFonts w:ascii="Times New Roman" w:hAnsi="Times New Roman" w:cs="Times New Roman"/>
          <w:kern w:val="0"/>
        </w:rPr>
        <w:t xml:space="preserve"> transcriptional network </w:t>
      </w:r>
      <w:r w:rsidRPr="00D25790">
        <w:rPr>
          <w:rFonts w:ascii="Times New Roman" w:hAnsi="Times New Roman" w:cs="Times New Roman"/>
          <w:kern w:val="0"/>
        </w:rPr>
        <w:t>involving</w:t>
      </w:r>
      <w:r w:rsidR="003B19A5" w:rsidRPr="00D25790">
        <w:rPr>
          <w:rFonts w:ascii="Times New Roman" w:hAnsi="Times New Roman" w:cs="Times New Roman"/>
          <w:kern w:val="0"/>
        </w:rPr>
        <w:t xml:space="preserve"> genes </w:t>
      </w:r>
      <w:r w:rsidRPr="00D25790">
        <w:rPr>
          <w:rFonts w:ascii="Times New Roman" w:hAnsi="Times New Roman" w:cs="Times New Roman"/>
          <w:kern w:val="0"/>
        </w:rPr>
        <w:t>essential for</w:t>
      </w:r>
      <w:r w:rsidR="003B19A5" w:rsidRPr="00D25790">
        <w:rPr>
          <w:rFonts w:ascii="Times New Roman" w:hAnsi="Times New Roman" w:cs="Times New Roman"/>
          <w:kern w:val="0"/>
        </w:rPr>
        <w:t xml:space="preserve"> one or both symbioses</w:t>
      </w:r>
      <w:r w:rsidR="003B19A5" w:rsidRPr="00D25790">
        <w:rPr>
          <w:rFonts w:ascii="Times New Roman" w:hAnsi="Times New Roman" w:cs="Times New Roman"/>
          <w:kern w:val="0"/>
          <w:vertAlign w:val="superscript"/>
        </w:rPr>
        <w:t>9</w:t>
      </w:r>
      <w:r w:rsidR="003B19A5" w:rsidRPr="00D25790">
        <w:rPr>
          <w:rFonts w:ascii="Times New Roman" w:hAnsi="Times New Roman" w:cs="Times New Roman"/>
          <w:kern w:val="0"/>
        </w:rPr>
        <w:t xml:space="preserve">. </w:t>
      </w:r>
      <w:r w:rsidRPr="00D25790">
        <w:rPr>
          <w:rFonts w:ascii="Times New Roman" w:hAnsi="Times New Roman" w:cs="Times New Roman"/>
          <w:kern w:val="0"/>
        </w:rPr>
        <w:t xml:space="preserve">Among these, </w:t>
      </w:r>
      <w:r w:rsidR="003B19A5" w:rsidRPr="00D25790">
        <w:rPr>
          <w:rFonts w:ascii="Times New Roman" w:hAnsi="Times New Roman" w:cs="Times New Roman"/>
          <w:kern w:val="0"/>
        </w:rPr>
        <w:t xml:space="preserve">the GRAS-domain </w:t>
      </w:r>
      <w:r w:rsidRPr="00D25790">
        <w:rPr>
          <w:rFonts w:ascii="Times New Roman" w:hAnsi="Times New Roman" w:cs="Times New Roman"/>
          <w:kern w:val="0"/>
        </w:rPr>
        <w:t>transcription</w:t>
      </w:r>
      <w:r w:rsidRPr="004219CA">
        <w:rPr>
          <w:rFonts w:ascii="Times New Roman" w:hAnsi="Times New Roman" w:cs="Times New Roman"/>
          <w:kern w:val="0"/>
        </w:rPr>
        <w:t xml:space="preserve">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during </w:t>
      </w:r>
      <w:r w:rsidR="00882A7A">
        <w:rPr>
          <w:rFonts w:ascii="Times New Roman" w:hAnsi="Times New Roman" w:cs="Times New Roman"/>
          <w:kern w:val="0"/>
        </w:rPr>
        <w:t>SNF</w:t>
      </w:r>
      <w:r w:rsidRPr="004219CA">
        <w:rPr>
          <w:rFonts w:ascii="Times New Roman" w:hAnsi="Times New Roman" w:cs="Times New Roman"/>
          <w:kern w:val="0"/>
        </w:rPr>
        <w:t xml:space="preserve"> and play a key role in</w:t>
      </w:r>
      <w:r w:rsidR="003B19A5" w:rsidRPr="004219CA">
        <w:rPr>
          <w:rFonts w:ascii="Times New Roman" w:hAnsi="Times New Roman" w:cs="Times New Roman"/>
          <w:kern w:val="0"/>
        </w:rPr>
        <w:t xml:space="preserve"> </w:t>
      </w:r>
      <w:proofErr w:type="spellStart"/>
      <w:r w:rsidR="003B19A5" w:rsidRPr="004219CA">
        <w:rPr>
          <w:rFonts w:ascii="Times New Roman" w:hAnsi="Times New Roman" w:cs="Times New Roman"/>
          <w:kern w:val="0"/>
        </w:rPr>
        <w:t>strigolactone</w:t>
      </w:r>
      <w:proofErr w:type="spellEnd"/>
      <w:r w:rsidR="003B19A5" w:rsidRPr="004219CA">
        <w:rPr>
          <w:rFonts w:ascii="Times New Roman" w:hAnsi="Times New Roman" w:cs="Times New Roman"/>
          <w:kern w:val="0"/>
        </w:rPr>
        <w:t xml:space="preserve"> biosynthesis during early AMS</w:t>
      </w:r>
      <w:r w:rsidR="003B19A5" w:rsidRPr="004219CA">
        <w:rPr>
          <w:rFonts w:ascii="Times New Roman" w:hAnsi="Times New Roman" w:cs="Times New Roman"/>
          <w:kern w:val="0"/>
          <w:vertAlign w:val="superscript"/>
        </w:rPr>
        <w:t>9,15</w:t>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r w:rsidR="000E7319">
        <w:rPr>
          <w:rFonts w:ascii="Times New Roman" w:hAnsi="Times New Roman" w:cs="Times New Roman"/>
          <w:kern w:val="0"/>
        </w:rPr>
        <w:t xml:space="preserve"> (</w:t>
      </w:r>
      <w:r w:rsidR="000E7319" w:rsidRPr="000E7319">
        <w:rPr>
          <w:rFonts w:ascii="Times New Roman" w:hAnsi="Times New Roman" w:cs="Times New Roman"/>
          <w:kern w:val="0"/>
          <w:highlight w:val="red"/>
        </w:rPr>
        <w:t>add refs</w:t>
      </w:r>
      <w:r w:rsidR="000E7319">
        <w:rPr>
          <w:rFonts w:ascii="Times New Roman" w:hAnsi="Times New Roman" w:cs="Times New Roman"/>
          <w:kern w:val="0"/>
        </w:rPr>
        <w:t>)</w:t>
      </w:r>
      <w:r w:rsidR="003B19A5" w:rsidRPr="004219CA">
        <w:rPr>
          <w:rFonts w:ascii="Times New Roman" w:hAnsi="Times New Roman" w:cs="Times New Roman"/>
          <w:kern w:val="0"/>
        </w:rPr>
        <w:t>.</w:t>
      </w:r>
    </w:p>
    <w:p w14:paraId="61CB4B4A" w14:textId="4A03D91C" w:rsidR="00913671" w:rsidRPr="00556BFD" w:rsidRDefault="005E14B5"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Recent studies </w:t>
      </w:r>
      <w:r w:rsidR="00BA1BB9" w:rsidRPr="00556BFD">
        <w:rPr>
          <w:rFonts w:ascii="Times New Roman" w:hAnsi="Times New Roman" w:cs="Times New Roman"/>
          <w:kern w:val="0"/>
        </w:rPr>
        <w:t>have begun exploring</w:t>
      </w:r>
      <w:r w:rsidRPr="00556BFD">
        <w:rPr>
          <w:rFonts w:ascii="Times New Roman" w:hAnsi="Times New Roman" w:cs="Times New Roman"/>
          <w:kern w:val="0"/>
        </w:rPr>
        <w:t xml:space="preserve"> whether individual </w:t>
      </w:r>
      <w:r w:rsidR="00BA1BB9" w:rsidRPr="00556BFD">
        <w:rPr>
          <w:rFonts w:ascii="Times New Roman" w:hAnsi="Times New Roman" w:cs="Times New Roman"/>
          <w:kern w:val="0"/>
        </w:rPr>
        <w:t xml:space="preserve">CSSP </w:t>
      </w:r>
      <w:r w:rsidRPr="00556BFD">
        <w:rPr>
          <w:rFonts w:ascii="Times New Roman" w:hAnsi="Times New Roman" w:cs="Times New Roman"/>
          <w:kern w:val="0"/>
        </w:rPr>
        <w:t xml:space="preserve">genes </w:t>
      </w:r>
      <w:r w:rsidR="009F1D2A" w:rsidRPr="00556BFD">
        <w:rPr>
          <w:rFonts w:ascii="Times New Roman" w:hAnsi="Times New Roman" w:cs="Times New Roman"/>
          <w:kern w:val="0"/>
        </w:rPr>
        <w:t xml:space="preserve">may influence </w:t>
      </w:r>
      <w:r w:rsidRPr="00556BFD">
        <w:rPr>
          <w:rFonts w:ascii="Times New Roman" w:hAnsi="Times New Roman" w:cs="Times New Roman"/>
          <w:kern w:val="0"/>
        </w:rPr>
        <w:t>not only</w:t>
      </w:r>
      <w:r w:rsidR="00BA1BB9" w:rsidRPr="00556BFD">
        <w:rPr>
          <w:rFonts w:ascii="Times New Roman" w:hAnsi="Times New Roman" w:cs="Times New Roman"/>
          <w:kern w:val="0"/>
        </w:rPr>
        <w:t xml:space="preserve"> </w:t>
      </w:r>
      <w:r w:rsidR="009F1D2A" w:rsidRPr="00556BFD">
        <w:rPr>
          <w:rFonts w:ascii="Times New Roman" w:hAnsi="Times New Roman" w:cs="Times New Roman"/>
          <w:kern w:val="0"/>
        </w:rPr>
        <w:t>the establishment of</w:t>
      </w:r>
      <w:r w:rsidRPr="00556BFD">
        <w:rPr>
          <w:rFonts w:ascii="Times New Roman" w:hAnsi="Times New Roman" w:cs="Times New Roman"/>
          <w:kern w:val="0"/>
        </w:rPr>
        <w:t xml:space="preserve"> </w:t>
      </w:r>
      <w:r w:rsidR="0046165B" w:rsidRPr="00556BFD">
        <w:rPr>
          <w:rFonts w:ascii="Times New Roman" w:hAnsi="Times New Roman" w:cs="Times New Roman"/>
          <w:kern w:val="0"/>
        </w:rPr>
        <w:t>symbios</w:t>
      </w:r>
      <w:r w:rsidR="009F1D2A" w:rsidRPr="00556BFD">
        <w:rPr>
          <w:rFonts w:ascii="Times New Roman" w:hAnsi="Times New Roman" w:cs="Times New Roman"/>
          <w:kern w:val="0"/>
        </w:rPr>
        <w:t>e</w:t>
      </w:r>
      <w:r w:rsidR="0046165B" w:rsidRPr="00556BFD">
        <w:rPr>
          <w:rFonts w:ascii="Times New Roman" w:hAnsi="Times New Roman" w:cs="Times New Roman"/>
          <w:kern w:val="0"/>
        </w:rPr>
        <w:t>s</w:t>
      </w:r>
      <w:r w:rsidRPr="00556BFD">
        <w:rPr>
          <w:rFonts w:ascii="Times New Roman" w:hAnsi="Times New Roman" w:cs="Times New Roman"/>
          <w:kern w:val="0"/>
        </w:rPr>
        <w:t xml:space="preserve"> but also </w:t>
      </w:r>
      <w:r w:rsidR="00A829E6" w:rsidRPr="00556BFD">
        <w:rPr>
          <w:rFonts w:ascii="Times New Roman" w:hAnsi="Times New Roman" w:cs="Times New Roman"/>
          <w:kern w:val="0"/>
        </w:rPr>
        <w:t>broader</w:t>
      </w:r>
      <w:r w:rsidRPr="00556BFD">
        <w:rPr>
          <w:rFonts w:ascii="Times New Roman" w:hAnsi="Times New Roman" w:cs="Times New Roman"/>
          <w:kern w:val="0"/>
        </w:rPr>
        <w:t xml:space="preserve"> </w:t>
      </w:r>
      <w:r w:rsidR="00A829E6" w:rsidRPr="00556BFD">
        <w:rPr>
          <w:rFonts w:ascii="Times New Roman" w:hAnsi="Times New Roman" w:cs="Times New Roman"/>
          <w:kern w:val="0"/>
        </w:rPr>
        <w:t>microbial assoc</w:t>
      </w:r>
      <w:r w:rsidR="00BE6EA0" w:rsidRPr="00556BFD">
        <w:rPr>
          <w:rFonts w:ascii="Times New Roman" w:hAnsi="Times New Roman" w:cs="Times New Roman"/>
          <w:kern w:val="0"/>
        </w:rPr>
        <w:t>i</w:t>
      </w:r>
      <w:r w:rsidR="00A829E6" w:rsidRPr="00556BFD">
        <w:rPr>
          <w:rFonts w:ascii="Times New Roman" w:hAnsi="Times New Roman" w:cs="Times New Roman"/>
          <w:kern w:val="0"/>
        </w:rPr>
        <w:t>ations. Mutations in CSSP genes have been shown to alter bacterial and fungal communities in legumes, highlighting a potential role for these genes beyond symbiosis</w:t>
      </w:r>
      <w:r w:rsidR="006B3B40">
        <w:rPr>
          <w:rFonts w:ascii="Times New Roman" w:hAnsi="Times New Roman" w:cs="Times New Roman"/>
          <w:kern w:val="0"/>
        </w:rPr>
        <w:t xml:space="preserve"> (</w:t>
      </w:r>
      <w:proofErr w:type="spellStart"/>
      <w:r w:rsidR="006B3B40" w:rsidRPr="006B3B40">
        <w:rPr>
          <w:rFonts w:ascii="Times New Roman" w:hAnsi="Times New Roman" w:cs="Times New Roman"/>
          <w:kern w:val="0"/>
          <w:highlight w:val="red"/>
        </w:rPr>
        <w:t>ccamk</w:t>
      </w:r>
      <w:proofErr w:type="spellEnd"/>
      <w:r w:rsidR="006B3B40" w:rsidRPr="006B3B40">
        <w:rPr>
          <w:rFonts w:ascii="Times New Roman" w:hAnsi="Times New Roman" w:cs="Times New Roman"/>
          <w:kern w:val="0"/>
          <w:highlight w:val="red"/>
        </w:rPr>
        <w:t xml:space="preserve"> paper Japan, Andrzej Medicago</w:t>
      </w:r>
      <w:r w:rsidR="00A829E6" w:rsidRPr="00A829E6">
        <w:rPr>
          <w:rFonts w:ascii="Times New Roman" w:hAnsi="Times New Roman" w:cs="Times New Roman"/>
          <w:kern w:val="0"/>
          <w:highlight w:val="red"/>
        </w:rPr>
        <w:t xml:space="preserve">, </w:t>
      </w:r>
      <w:proofErr w:type="spellStart"/>
      <w:r w:rsidR="00A829E6" w:rsidRPr="00A829E6">
        <w:rPr>
          <w:rFonts w:ascii="Times New Roman" w:hAnsi="Times New Roman" w:cs="Times New Roman"/>
          <w:kern w:val="0"/>
          <w:highlight w:val="red"/>
        </w:rPr>
        <w:lastRenderedPageBreak/>
        <w:t>zgadzaj</w:t>
      </w:r>
      <w:proofErr w:type="spellEnd"/>
      <w:r w:rsidR="00A829E6" w:rsidRPr="00A829E6">
        <w:rPr>
          <w:rFonts w:ascii="Times New Roman" w:hAnsi="Times New Roman" w:cs="Times New Roman"/>
          <w:kern w:val="0"/>
          <w:highlight w:val="red"/>
        </w:rPr>
        <w:t xml:space="preserve"> 2016, </w:t>
      </w:r>
      <w:proofErr w:type="spellStart"/>
      <w:r w:rsidR="00A829E6" w:rsidRPr="00A829E6">
        <w:rPr>
          <w:rFonts w:ascii="Times New Roman" w:hAnsi="Times New Roman" w:cs="Times New Roman"/>
          <w:kern w:val="0"/>
          <w:highlight w:val="red"/>
        </w:rPr>
        <w:t>Thiergart</w:t>
      </w:r>
      <w:proofErr w:type="spellEnd"/>
      <w:r w:rsidR="00A829E6" w:rsidRPr="00A829E6">
        <w:rPr>
          <w:rFonts w:ascii="Times New Roman" w:hAnsi="Times New Roman" w:cs="Times New Roman"/>
          <w:kern w:val="0"/>
          <w:highlight w:val="red"/>
        </w:rPr>
        <w:t xml:space="preserve"> 2019, Tao 2024</w:t>
      </w:r>
      <w:r w:rsidR="006B3B40" w:rsidRPr="00556BFD">
        <w:rPr>
          <w:rFonts w:ascii="Times New Roman" w:hAnsi="Times New Roman" w:cs="Times New Roman"/>
          <w:kern w:val="0"/>
        </w:rPr>
        <w:t>)</w:t>
      </w:r>
      <w:r w:rsidRPr="00556BFD">
        <w:rPr>
          <w:rFonts w:ascii="Times New Roman" w:hAnsi="Times New Roman" w:cs="Times New Roman"/>
          <w:kern w:val="0"/>
        </w:rPr>
        <w:t xml:space="preserve">. </w:t>
      </w:r>
      <w:r w:rsidR="00A829E6" w:rsidRPr="00556BFD">
        <w:rPr>
          <w:rFonts w:ascii="Times New Roman" w:hAnsi="Times New Roman" w:cs="Times New Roman"/>
          <w:kern w:val="0"/>
        </w:rPr>
        <w:t>Whether similar effects occur in non-leguminous plants, such as cereals, remains unclear. C</w:t>
      </w:r>
      <w:r w:rsidR="0046165B" w:rsidRPr="00556BFD">
        <w:rPr>
          <w:rFonts w:ascii="Times New Roman" w:hAnsi="Times New Roman" w:cs="Times New Roman"/>
          <w:kern w:val="0"/>
        </w:rPr>
        <w:t>ereals</w:t>
      </w:r>
      <w:r w:rsidR="00A829E6" w:rsidRPr="00556BFD">
        <w:rPr>
          <w:rFonts w:ascii="Times New Roman" w:hAnsi="Times New Roman" w:cs="Times New Roman"/>
          <w:kern w:val="0"/>
        </w:rPr>
        <w:t xml:space="preserve"> </w:t>
      </w:r>
      <w:r w:rsidR="006616CE">
        <w:rPr>
          <w:rFonts w:ascii="Times New Roman" w:hAnsi="Times New Roman" w:cs="Times New Roman"/>
          <w:kern w:val="0"/>
        </w:rPr>
        <w:t xml:space="preserve">lack the ability to </w:t>
      </w:r>
      <w:r w:rsidR="0046165B" w:rsidRPr="00556BFD">
        <w:rPr>
          <w:rFonts w:ascii="Times New Roman" w:hAnsi="Times New Roman" w:cs="Times New Roman"/>
          <w:kern w:val="0"/>
        </w:rPr>
        <w:t>facilit</w:t>
      </w:r>
      <w:r w:rsidR="00A829E6" w:rsidRPr="00556BFD">
        <w:rPr>
          <w:rFonts w:ascii="Times New Roman" w:hAnsi="Times New Roman" w:cs="Times New Roman"/>
          <w:kern w:val="0"/>
        </w:rPr>
        <w:t>ate</w:t>
      </w:r>
      <w:r w:rsidR="0046165B"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46165B" w:rsidRPr="00556BFD">
        <w:rPr>
          <w:rFonts w:ascii="Times New Roman" w:hAnsi="Times New Roman" w:cs="Times New Roman"/>
          <w:kern w:val="0"/>
        </w:rPr>
        <w:t xml:space="preserve"> and often suffer from nitrogen deficiencies</w:t>
      </w:r>
      <w:r w:rsidR="005703CD" w:rsidRPr="00556BFD">
        <w:rPr>
          <w:rFonts w:ascii="Times New Roman" w:hAnsi="Times New Roman" w:cs="Times New Roman"/>
          <w:kern w:val="0"/>
        </w:rPr>
        <w:t>,</w:t>
      </w:r>
      <w:r w:rsidR="003C569E" w:rsidRPr="00556BFD">
        <w:rPr>
          <w:rFonts w:ascii="Times New Roman" w:hAnsi="Times New Roman" w:cs="Times New Roman"/>
          <w:kern w:val="0"/>
        </w:rPr>
        <w:t xml:space="preserve"> </w:t>
      </w:r>
      <w:r w:rsidR="000479FE" w:rsidRPr="00556BFD">
        <w:rPr>
          <w:rFonts w:ascii="Times New Roman" w:hAnsi="Times New Roman" w:cs="Times New Roman"/>
          <w:kern w:val="0"/>
        </w:rPr>
        <w:t>making it</w:t>
      </w:r>
      <w:r w:rsidR="00A829E6" w:rsidRPr="00556BFD">
        <w:rPr>
          <w:rFonts w:ascii="Times New Roman" w:hAnsi="Times New Roman" w:cs="Times New Roman"/>
          <w:kern w:val="0"/>
        </w:rPr>
        <w:t xml:space="preserve"> particularly interesting</w:t>
      </w:r>
      <w:r w:rsidR="0046165B" w:rsidRPr="00556BFD">
        <w:rPr>
          <w:rFonts w:ascii="Times New Roman" w:hAnsi="Times New Roman" w:cs="Times New Roman"/>
          <w:kern w:val="0"/>
        </w:rPr>
        <w:t xml:space="preserve"> </w:t>
      </w:r>
      <w:r w:rsidR="00A829E6" w:rsidRPr="00556BFD">
        <w:rPr>
          <w:rFonts w:ascii="Times New Roman" w:hAnsi="Times New Roman" w:cs="Times New Roman"/>
          <w:kern w:val="0"/>
        </w:rPr>
        <w:t>to investigate whether the CSSP also influences</w:t>
      </w:r>
      <w:r w:rsidR="0046165B" w:rsidRPr="00556BFD">
        <w:rPr>
          <w:rFonts w:ascii="Times New Roman" w:hAnsi="Times New Roman" w:cs="Times New Roman"/>
          <w:kern w:val="0"/>
        </w:rPr>
        <w:t xml:space="preserve"> colonisation </w:t>
      </w:r>
      <w:r w:rsidR="00A829E6" w:rsidRPr="00556BFD">
        <w:rPr>
          <w:rFonts w:ascii="Times New Roman" w:hAnsi="Times New Roman" w:cs="Times New Roman"/>
          <w:kern w:val="0"/>
        </w:rPr>
        <w:t>by</w:t>
      </w:r>
      <w:r w:rsidR="0046165B" w:rsidRPr="00556BFD">
        <w:rPr>
          <w:rFonts w:ascii="Times New Roman" w:hAnsi="Times New Roman" w:cs="Times New Roman"/>
          <w:kern w:val="0"/>
        </w:rPr>
        <w:t xml:space="preserve"> </w:t>
      </w:r>
      <w:r w:rsidR="00B9031C" w:rsidRPr="00556BFD">
        <w:rPr>
          <w:rFonts w:ascii="Times New Roman" w:hAnsi="Times New Roman" w:cs="Times New Roman"/>
          <w:kern w:val="0"/>
        </w:rPr>
        <w:t xml:space="preserve">other </w:t>
      </w:r>
      <w:r w:rsidR="0046165B" w:rsidRPr="00556BFD">
        <w:rPr>
          <w:rFonts w:ascii="Times New Roman" w:hAnsi="Times New Roman" w:cs="Times New Roman"/>
          <w:kern w:val="0"/>
        </w:rPr>
        <w:t>beneficial soil bacteria</w:t>
      </w:r>
      <w:r w:rsidR="003C569E" w:rsidRPr="00556BFD">
        <w:rPr>
          <w:rFonts w:ascii="Times New Roman" w:hAnsi="Times New Roman" w:cs="Times New Roman"/>
          <w:kern w:val="0"/>
        </w:rPr>
        <w:t>, such as</w:t>
      </w:r>
      <w:r w:rsidR="0046165B" w:rsidRPr="00556BFD">
        <w:rPr>
          <w:rFonts w:ascii="Times New Roman" w:hAnsi="Times New Roman" w:cs="Times New Roman"/>
          <w:kern w:val="0"/>
        </w:rPr>
        <w:t xml:space="preserve"> free-living nitrogen-fixing isolates</w:t>
      </w:r>
      <w:r w:rsidR="00A829E6" w:rsidRPr="00556BFD">
        <w:rPr>
          <w:rFonts w:ascii="Times New Roman" w:hAnsi="Times New Roman" w:cs="Times New Roman"/>
          <w:kern w:val="0"/>
        </w:rPr>
        <w:t>.</w:t>
      </w:r>
    </w:p>
    <w:p w14:paraId="47CE65A0" w14:textId="1A8882A3" w:rsidR="00F84D70" w:rsidRDefault="0046165B"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Here, </w:t>
      </w:r>
      <w:r w:rsidR="00087B3F" w:rsidRPr="00556BFD">
        <w:rPr>
          <w:rFonts w:ascii="Times New Roman" w:hAnsi="Times New Roman" w:cs="Times New Roman"/>
          <w:kern w:val="0"/>
        </w:rPr>
        <w:t xml:space="preserve">we </w:t>
      </w:r>
      <w:r w:rsidR="006616CE">
        <w:rPr>
          <w:rFonts w:ascii="Times New Roman" w:hAnsi="Times New Roman" w:cs="Times New Roman"/>
          <w:kern w:val="0"/>
        </w:rPr>
        <w:t xml:space="preserve">tested the hypothesis that the CSSP </w:t>
      </w:r>
      <w:r w:rsidR="00207C30">
        <w:rPr>
          <w:rFonts w:ascii="Times New Roman" w:hAnsi="Times New Roman" w:cs="Times New Roman"/>
          <w:kern w:val="0"/>
        </w:rPr>
        <w:t>shapes</w:t>
      </w:r>
      <w:r w:rsidR="006616CE">
        <w:rPr>
          <w:rFonts w:ascii="Times New Roman" w:hAnsi="Times New Roman" w:cs="Times New Roman"/>
          <w:kern w:val="0"/>
        </w:rPr>
        <w:t xml:space="preserve"> root</w:t>
      </w:r>
      <w:r w:rsidR="00207C30">
        <w:rPr>
          <w:rFonts w:ascii="Times New Roman" w:hAnsi="Times New Roman" w:cs="Times New Roman"/>
          <w:kern w:val="0"/>
        </w:rPr>
        <w:t>-associated microbial communities</w:t>
      </w:r>
      <w:r w:rsidR="006616CE">
        <w:rPr>
          <w:rFonts w:ascii="Times New Roman" w:hAnsi="Times New Roman" w:cs="Times New Roman"/>
          <w:kern w:val="0"/>
        </w:rPr>
        <w:t xml:space="preserve"> in both a legume (</w:t>
      </w:r>
      <w:r w:rsidR="006616CE" w:rsidRPr="006616CE">
        <w:rPr>
          <w:rFonts w:ascii="Times New Roman" w:hAnsi="Times New Roman" w:cs="Times New Roman"/>
          <w:i/>
          <w:iCs/>
          <w:kern w:val="0"/>
        </w:rPr>
        <w:t>Lotus japonicus</w:t>
      </w:r>
      <w:r w:rsidR="006616CE">
        <w:rPr>
          <w:rFonts w:ascii="Times New Roman" w:hAnsi="Times New Roman" w:cs="Times New Roman"/>
          <w:kern w:val="0"/>
        </w:rPr>
        <w:t>) and a cereal (</w:t>
      </w:r>
      <w:r w:rsidR="006616CE" w:rsidRPr="006616CE">
        <w:rPr>
          <w:rFonts w:ascii="Times New Roman" w:hAnsi="Times New Roman" w:cs="Times New Roman"/>
          <w:i/>
          <w:iCs/>
          <w:kern w:val="0"/>
        </w:rPr>
        <w:t>Hordeum vulgare</w:t>
      </w:r>
      <w:r w:rsidR="006616CE">
        <w:rPr>
          <w:rFonts w:ascii="Times New Roman" w:hAnsi="Times New Roman" w:cs="Times New Roman"/>
          <w:kern w:val="0"/>
        </w:rPr>
        <w:t>). Using mutants</w:t>
      </w:r>
      <w:r w:rsidR="00087B3F" w:rsidRPr="00556BFD">
        <w:rPr>
          <w:rFonts w:ascii="Times New Roman" w:hAnsi="Times New Roman" w:cs="Times New Roman"/>
          <w:kern w:val="0"/>
        </w:rPr>
        <w:t xml:space="preserve"> </w:t>
      </w:r>
      <w:r w:rsidR="000F5F1D" w:rsidRPr="00556BFD">
        <w:rPr>
          <w:rFonts w:ascii="Times New Roman" w:hAnsi="Times New Roman" w:cs="Times New Roman"/>
          <w:kern w:val="0"/>
        </w:rPr>
        <w:t>impaired in orthologous CSSP genes</w:t>
      </w:r>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symrk</w:t>
      </w:r>
      <w:proofErr w:type="spellEnd"/>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ccamk</w:t>
      </w:r>
      <w:proofErr w:type="spellEnd"/>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nsp1</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nsp2</w:t>
      </w:r>
      <w:r w:rsidR="00087B3F" w:rsidRPr="00556BFD">
        <w:rPr>
          <w:rFonts w:ascii="Times New Roman" w:hAnsi="Times New Roman" w:cs="Times New Roman"/>
          <w:kern w:val="0"/>
        </w:rPr>
        <w:t>)</w:t>
      </w:r>
      <w:r w:rsidR="006616CE">
        <w:rPr>
          <w:rFonts w:ascii="Times New Roman" w:hAnsi="Times New Roman" w:cs="Times New Roman"/>
          <w:kern w:val="0"/>
        </w:rPr>
        <w:t xml:space="preserve">, we </w:t>
      </w:r>
      <w:r w:rsidR="00B04C65">
        <w:rPr>
          <w:rFonts w:ascii="Times New Roman" w:hAnsi="Times New Roman" w:cs="Times New Roman"/>
          <w:kern w:val="0"/>
        </w:rPr>
        <w:t>examined</w:t>
      </w:r>
      <w:r w:rsidR="00087B3F" w:rsidRPr="00556BFD">
        <w:rPr>
          <w:rFonts w:ascii="Times New Roman" w:hAnsi="Times New Roman" w:cs="Times New Roman"/>
          <w:kern w:val="0"/>
        </w:rPr>
        <w:t xml:space="preserve"> </w:t>
      </w:r>
      <w:r w:rsidR="00BD1212" w:rsidRPr="00556BFD">
        <w:rPr>
          <w:rFonts w:ascii="Times New Roman" w:hAnsi="Times New Roman" w:cs="Times New Roman"/>
          <w:kern w:val="0"/>
        </w:rPr>
        <w:t>how</w:t>
      </w:r>
      <w:r w:rsidR="00087B3F" w:rsidRPr="00556BFD">
        <w:rPr>
          <w:rFonts w:ascii="Times New Roman" w:hAnsi="Times New Roman" w:cs="Times New Roman"/>
          <w:kern w:val="0"/>
        </w:rPr>
        <w:t xml:space="preserve"> </w:t>
      </w:r>
      <w:r w:rsidR="006616CE">
        <w:rPr>
          <w:rFonts w:ascii="Times New Roman" w:hAnsi="Times New Roman" w:cs="Times New Roman"/>
          <w:kern w:val="0"/>
        </w:rPr>
        <w:t>disrupted</w:t>
      </w:r>
      <w:r w:rsidR="00087B3F" w:rsidRPr="00556BFD">
        <w:rPr>
          <w:rFonts w:ascii="Times New Roman" w:hAnsi="Times New Roman" w:cs="Times New Roman"/>
          <w:kern w:val="0"/>
        </w:rPr>
        <w:t xml:space="preserve"> symbiosis signalling</w:t>
      </w:r>
      <w:r w:rsidR="00207C30">
        <w:rPr>
          <w:rFonts w:ascii="Times New Roman" w:hAnsi="Times New Roman" w:cs="Times New Roman"/>
          <w:kern w:val="0"/>
        </w:rPr>
        <w:t xml:space="preserve"> influences root microbiota</w:t>
      </w:r>
      <w:r w:rsidR="00B04C65">
        <w:rPr>
          <w:rFonts w:ascii="Times New Roman" w:hAnsi="Times New Roman" w:cs="Times New Roman"/>
          <w:kern w:val="0"/>
        </w:rPr>
        <w:t xml:space="preserve"> composition</w:t>
      </w:r>
      <w:r w:rsidR="00207C30">
        <w:rPr>
          <w:rFonts w:ascii="Times New Roman" w:hAnsi="Times New Roman" w:cs="Times New Roman"/>
          <w:kern w:val="0"/>
        </w:rPr>
        <w:t xml:space="preserve">, </w:t>
      </w:r>
      <w:r w:rsidR="00B04C65">
        <w:rPr>
          <w:rFonts w:ascii="Times New Roman" w:hAnsi="Times New Roman" w:cs="Times New Roman"/>
          <w:kern w:val="0"/>
        </w:rPr>
        <w:t xml:space="preserve">root </w:t>
      </w:r>
      <w:r w:rsidR="00207C30">
        <w:rPr>
          <w:rFonts w:ascii="Times New Roman" w:hAnsi="Times New Roman" w:cs="Times New Roman"/>
          <w:kern w:val="0"/>
        </w:rPr>
        <w:t xml:space="preserve">exudate profiles, and plant growth. </w:t>
      </w:r>
      <w:r w:rsidR="00B04C65">
        <w:rPr>
          <w:rFonts w:ascii="Times New Roman" w:hAnsi="Times New Roman" w:cs="Times New Roman"/>
          <w:kern w:val="0"/>
        </w:rPr>
        <w:t xml:space="preserve">By combining these genetic perturbations with soils subjected </w:t>
      </w:r>
      <w:r w:rsidR="0039637F">
        <w:rPr>
          <w:rFonts w:ascii="Times New Roman" w:hAnsi="Times New Roman" w:cs="Times New Roman"/>
          <w:kern w:val="0"/>
        </w:rPr>
        <w:t xml:space="preserve">to </w:t>
      </w:r>
      <w:r w:rsidR="00B04C65">
        <w:rPr>
          <w:rFonts w:ascii="Times New Roman" w:hAnsi="Times New Roman" w:cs="Times New Roman"/>
          <w:kern w:val="0"/>
        </w:rPr>
        <w:t xml:space="preserve">long-term differential nitrogen and phosphorus </w:t>
      </w:r>
      <w:r w:rsidR="000479FE" w:rsidRPr="00556BFD">
        <w:rPr>
          <w:rFonts w:ascii="Times New Roman" w:hAnsi="Times New Roman" w:cs="Times New Roman"/>
          <w:kern w:val="0"/>
        </w:rPr>
        <w:t>fertilisation</w:t>
      </w:r>
      <w:r w:rsidR="00BD1212" w:rsidRPr="00556BFD">
        <w:rPr>
          <w:rFonts w:ascii="Times New Roman" w:hAnsi="Times New Roman" w:cs="Times New Roman"/>
          <w:kern w:val="0"/>
        </w:rPr>
        <w:t>,</w:t>
      </w:r>
      <w:r w:rsidR="00087B3F" w:rsidRPr="00556BFD">
        <w:rPr>
          <w:rFonts w:ascii="Times New Roman" w:hAnsi="Times New Roman" w:cs="Times New Roman"/>
          <w:kern w:val="0"/>
        </w:rPr>
        <w:t xml:space="preserve"> </w:t>
      </w:r>
      <w:r w:rsidR="00B04C65">
        <w:rPr>
          <w:rFonts w:ascii="Times New Roman" w:hAnsi="Times New Roman" w:cs="Times New Roman"/>
          <w:kern w:val="0"/>
        </w:rPr>
        <w:t xml:space="preserve">we show that soil </w:t>
      </w:r>
      <w:r w:rsidR="000479FE" w:rsidRPr="00556BFD">
        <w:rPr>
          <w:rFonts w:ascii="Times New Roman" w:hAnsi="Times New Roman" w:cs="Times New Roman"/>
          <w:kern w:val="0"/>
        </w:rPr>
        <w:t xml:space="preserve">nutrient status </w:t>
      </w:r>
      <w:r w:rsidR="00B04C65">
        <w:rPr>
          <w:rFonts w:ascii="Times New Roman" w:hAnsi="Times New Roman" w:cs="Times New Roman"/>
          <w:kern w:val="0"/>
        </w:rPr>
        <w:t xml:space="preserve">strongly affects root-associated bacterial communities and that microbiota composition can accurately predict the </w:t>
      </w:r>
      <w:r w:rsidR="00F84D70" w:rsidRPr="00556BFD">
        <w:rPr>
          <w:rFonts w:ascii="Times New Roman" w:hAnsi="Times New Roman" w:cs="Times New Roman"/>
          <w:kern w:val="0"/>
        </w:rPr>
        <w:t xml:space="preserve">plant’s nutritional state. </w:t>
      </w:r>
      <w:r w:rsidR="00B04C65">
        <w:rPr>
          <w:rFonts w:ascii="Times New Roman" w:hAnsi="Times New Roman" w:cs="Times New Roman"/>
          <w:kern w:val="0"/>
        </w:rPr>
        <w:t>Independent</w:t>
      </w:r>
      <w:r w:rsidR="000D5281" w:rsidRPr="00556BFD">
        <w:rPr>
          <w:rFonts w:ascii="Times New Roman" w:hAnsi="Times New Roman" w:cs="Times New Roman"/>
          <w:kern w:val="0"/>
        </w:rPr>
        <w:t xml:space="preserve"> of nutrient availability, </w:t>
      </w:r>
      <w:r w:rsidR="00B04C65">
        <w:rPr>
          <w:rFonts w:ascii="Times New Roman" w:hAnsi="Times New Roman" w:cs="Times New Roman"/>
          <w:kern w:val="0"/>
        </w:rPr>
        <w:t xml:space="preserve">active </w:t>
      </w:r>
      <w:r w:rsidR="000D5281" w:rsidRPr="00556BFD">
        <w:rPr>
          <w:rFonts w:ascii="Times New Roman" w:hAnsi="Times New Roman" w:cs="Times New Roman"/>
          <w:kern w:val="0"/>
        </w:rPr>
        <w:t>s</w:t>
      </w:r>
      <w:r w:rsidR="00F33A38" w:rsidRPr="00556BFD">
        <w:rPr>
          <w:rFonts w:ascii="Times New Roman" w:hAnsi="Times New Roman" w:cs="Times New Roman"/>
          <w:kern w:val="0"/>
        </w:rPr>
        <w:t>ymbiosis signalling</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exerts a strong </w:t>
      </w:r>
      <w:r w:rsidR="00F84D70" w:rsidRPr="00556BFD">
        <w:rPr>
          <w:rFonts w:ascii="Times New Roman" w:hAnsi="Times New Roman" w:cs="Times New Roman"/>
          <w:kern w:val="0"/>
        </w:rPr>
        <w:t>influence</w:t>
      </w:r>
      <w:r w:rsidR="00B04C65">
        <w:rPr>
          <w:rFonts w:ascii="Times New Roman" w:hAnsi="Times New Roman" w:cs="Times New Roman"/>
          <w:kern w:val="0"/>
        </w:rPr>
        <w:t xml:space="preserve"> on</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bacterial</w:t>
      </w:r>
      <w:r w:rsidR="00B04C65">
        <w:rPr>
          <w:rFonts w:ascii="Times New Roman" w:hAnsi="Times New Roman" w:cs="Times New Roman"/>
          <w:kern w:val="0"/>
        </w:rPr>
        <w:t xml:space="preserve"> community</w:t>
      </w:r>
      <w:r w:rsidR="00AD2D21" w:rsidRPr="00556BFD">
        <w:rPr>
          <w:rFonts w:ascii="Times New Roman" w:hAnsi="Times New Roman" w:cs="Times New Roman"/>
          <w:kern w:val="0"/>
        </w:rPr>
        <w:t xml:space="preserve"> assembly</w:t>
      </w:r>
      <w:r w:rsidR="00F33A38" w:rsidRPr="00556BFD">
        <w:rPr>
          <w:rFonts w:ascii="Times New Roman" w:hAnsi="Times New Roman" w:cs="Times New Roman"/>
          <w:kern w:val="0"/>
        </w:rPr>
        <w:t xml:space="preserve"> in both hosts</w:t>
      </w:r>
      <w:r w:rsidR="000D5281" w:rsidRPr="00556BFD">
        <w:rPr>
          <w:rFonts w:ascii="Times New Roman" w:hAnsi="Times New Roman" w:cs="Times New Roman"/>
          <w:kern w:val="0"/>
        </w:rPr>
        <w:t>.</w:t>
      </w:r>
      <w:r w:rsidR="000479FE" w:rsidRPr="00556BFD">
        <w:rPr>
          <w:rFonts w:ascii="Times New Roman" w:hAnsi="Times New Roman" w:cs="Times New Roman"/>
          <w:kern w:val="0"/>
        </w:rPr>
        <w:t xml:space="preserve"> In</w:t>
      </w:r>
      <w:r w:rsidR="000D5281" w:rsidRPr="00556BFD">
        <w:rPr>
          <w:rFonts w:ascii="Times New Roman" w:hAnsi="Times New Roman" w:cs="Times New Roman"/>
          <w:kern w:val="0"/>
        </w:rPr>
        <w:t xml:space="preserve"> </w:t>
      </w:r>
      <w:r w:rsidR="00F84D70" w:rsidRPr="00556BFD">
        <w:rPr>
          <w:rFonts w:ascii="Times New Roman" w:hAnsi="Times New Roman" w:cs="Times New Roman"/>
          <w:i/>
          <w:iCs/>
          <w:kern w:val="0"/>
        </w:rPr>
        <w:t>Lotus</w:t>
      </w:r>
      <w:r w:rsidR="000479FE" w:rsidRPr="00556BFD">
        <w:rPr>
          <w:rFonts w:ascii="Times New Roman" w:hAnsi="Times New Roman" w:cs="Times New Roman"/>
          <w:kern w:val="0"/>
        </w:rPr>
        <w:t>,</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CSSP </w:t>
      </w:r>
      <w:r w:rsidR="00F84D70" w:rsidRPr="00556BFD">
        <w:rPr>
          <w:rFonts w:ascii="Times New Roman" w:hAnsi="Times New Roman" w:cs="Times New Roman"/>
          <w:kern w:val="0"/>
        </w:rPr>
        <w:t>mutants primarily lose symbiont colonisation, creating opportunities for other microbes to occupy available niches</w:t>
      </w:r>
      <w:r w:rsidR="00AD2D21" w:rsidRPr="00556BFD">
        <w:rPr>
          <w:rFonts w:ascii="Times New Roman" w:hAnsi="Times New Roman" w:cs="Times New Roman"/>
          <w:kern w:val="0"/>
        </w:rPr>
        <w:t>, whereas</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i</w:t>
      </w:r>
      <w:r w:rsidR="00F84D70" w:rsidRPr="00556BFD">
        <w:rPr>
          <w:rFonts w:ascii="Times New Roman" w:hAnsi="Times New Roman" w:cs="Times New Roman"/>
          <w:kern w:val="0"/>
        </w:rPr>
        <w:t xml:space="preserve">n </w:t>
      </w:r>
      <w:r w:rsidR="00F84D70" w:rsidRPr="00556BFD">
        <w:rPr>
          <w:rFonts w:ascii="Times New Roman" w:hAnsi="Times New Roman" w:cs="Times New Roman"/>
          <w:i/>
          <w:iCs/>
          <w:kern w:val="0"/>
        </w:rPr>
        <w:t>Hordeum</w:t>
      </w:r>
      <w:r w:rsidR="00F84D70" w:rsidRPr="00556BFD">
        <w:rPr>
          <w:rFonts w:ascii="Times New Roman" w:hAnsi="Times New Roman" w:cs="Times New Roman"/>
          <w:kern w:val="0"/>
        </w:rPr>
        <w:t>,</w:t>
      </w:r>
      <w:r w:rsidR="00F84D70" w:rsidRPr="004219CA">
        <w:rPr>
          <w:rFonts w:ascii="Times New Roman" w:hAnsi="Times New Roman" w:cs="Times New Roman"/>
          <w:kern w:val="0"/>
        </w:rPr>
        <w:t xml:space="preserve"> colonisation </w:t>
      </w:r>
      <w:r w:rsidR="00B04C65">
        <w:rPr>
          <w:rFonts w:ascii="Times New Roman" w:hAnsi="Times New Roman" w:cs="Times New Roman"/>
          <w:kern w:val="0"/>
        </w:rPr>
        <w:t>by diverse</w:t>
      </w:r>
      <w:r w:rsidR="00F84D70" w:rsidRPr="004219CA">
        <w:rPr>
          <w:rFonts w:ascii="Times New Roman" w:hAnsi="Times New Roman" w:cs="Times New Roman"/>
          <w:kern w:val="0"/>
        </w:rPr>
        <w:t xml:space="preserve"> bacteria</w:t>
      </w:r>
      <w:r w:rsidR="0039637F">
        <w:rPr>
          <w:rFonts w:ascii="Times New Roman" w:hAnsi="Times New Roman" w:cs="Times New Roman"/>
          <w:kern w:val="0"/>
        </w:rPr>
        <w:t>l taxa</w:t>
      </w:r>
      <w:r w:rsidR="00F84D70" w:rsidRPr="004219CA">
        <w:rPr>
          <w:rFonts w:ascii="Times New Roman" w:hAnsi="Times New Roman" w:cs="Times New Roman"/>
          <w:kern w:val="0"/>
        </w:rPr>
        <w:t xml:space="preserve"> </w:t>
      </w:r>
      <w:r w:rsidR="00BE6EA0">
        <w:rPr>
          <w:rFonts w:ascii="Times New Roman" w:hAnsi="Times New Roman" w:cs="Times New Roman"/>
          <w:kern w:val="0"/>
        </w:rPr>
        <w:t>i</w:t>
      </w:r>
      <w:r w:rsidR="00F84D70" w:rsidRPr="004219CA">
        <w:rPr>
          <w:rFonts w:ascii="Times New Roman" w:hAnsi="Times New Roman" w:cs="Times New Roman"/>
          <w:kern w:val="0"/>
        </w:rPr>
        <w:t xml:space="preserve">s </w:t>
      </w:r>
      <w:r w:rsidR="0039637F">
        <w:rPr>
          <w:rFonts w:ascii="Times New Roman" w:hAnsi="Times New Roman" w:cs="Times New Roman"/>
          <w:kern w:val="0"/>
        </w:rPr>
        <w:t xml:space="preserve">broadly altered. </w:t>
      </w:r>
      <w:r w:rsidR="00F33A38">
        <w:rPr>
          <w:rFonts w:ascii="Times New Roman" w:hAnsi="Times New Roman" w:cs="Times New Roman"/>
          <w:kern w:val="0"/>
        </w:rPr>
        <w:t xml:space="preserve">These </w:t>
      </w:r>
      <w:r w:rsidR="0039637F">
        <w:rPr>
          <w:rFonts w:ascii="Times New Roman" w:hAnsi="Times New Roman" w:cs="Times New Roman"/>
          <w:kern w:val="0"/>
        </w:rPr>
        <w:t xml:space="preserve">community </w:t>
      </w:r>
      <w:r w:rsidR="00F33A38">
        <w:rPr>
          <w:rFonts w:ascii="Times New Roman" w:hAnsi="Times New Roman" w:cs="Times New Roman"/>
          <w:kern w:val="0"/>
        </w:rPr>
        <w:t xml:space="preserve">shifts </w:t>
      </w:r>
      <w:r w:rsidR="00AD2D21">
        <w:rPr>
          <w:rFonts w:ascii="Times New Roman" w:hAnsi="Times New Roman" w:cs="Times New Roman"/>
          <w:kern w:val="0"/>
        </w:rPr>
        <w:t>appear to be</w:t>
      </w:r>
      <w:r w:rsidR="00F33A38">
        <w:rPr>
          <w:rFonts w:ascii="Times New Roman" w:hAnsi="Times New Roman" w:cs="Times New Roman"/>
          <w:kern w:val="0"/>
        </w:rPr>
        <w:t xml:space="preserve"> linked to </w:t>
      </w:r>
      <w:r w:rsidR="00F33A38" w:rsidRPr="004219CA">
        <w:rPr>
          <w:rFonts w:ascii="Times New Roman" w:hAnsi="Times New Roman" w:cs="Times New Roman"/>
          <w:kern w:val="0"/>
        </w:rPr>
        <w:t xml:space="preserve">CSSP-dependent </w:t>
      </w:r>
      <w:r w:rsidR="0039637F">
        <w:rPr>
          <w:rFonts w:ascii="Times New Roman" w:hAnsi="Times New Roman" w:cs="Times New Roman"/>
          <w:kern w:val="0"/>
        </w:rPr>
        <w:t>changes</w:t>
      </w:r>
      <w:r w:rsidR="00F33A38" w:rsidRPr="004219CA">
        <w:rPr>
          <w:rFonts w:ascii="Times New Roman" w:hAnsi="Times New Roman" w:cs="Times New Roman"/>
          <w:kern w:val="0"/>
        </w:rPr>
        <w:t xml:space="preserve"> </w:t>
      </w:r>
      <w:r w:rsidR="0039637F">
        <w:rPr>
          <w:rFonts w:ascii="Times New Roman" w:hAnsi="Times New Roman" w:cs="Times New Roman"/>
          <w:kern w:val="0"/>
        </w:rPr>
        <w:t>in</w:t>
      </w:r>
      <w:r w:rsidR="00F33A38" w:rsidRPr="004219CA">
        <w:rPr>
          <w:rFonts w:ascii="Times New Roman" w:hAnsi="Times New Roman" w:cs="Times New Roman"/>
          <w:kern w:val="0"/>
        </w:rPr>
        <w:t xml:space="preserve"> root exudat</w:t>
      </w:r>
      <w:r w:rsidR="0039637F">
        <w:rPr>
          <w:rFonts w:ascii="Times New Roman" w:hAnsi="Times New Roman" w:cs="Times New Roman"/>
          <w:kern w:val="0"/>
        </w:rPr>
        <w:t>ion</w:t>
      </w:r>
      <w:r w:rsidR="00F33A38">
        <w:rPr>
          <w:rFonts w:ascii="Times New Roman" w:hAnsi="Times New Roman" w:cs="Times New Roman"/>
          <w:kern w:val="0"/>
        </w:rPr>
        <w:t xml:space="preserve">, particularly </w:t>
      </w:r>
      <w:r w:rsidR="0039637F">
        <w:rPr>
          <w:rFonts w:ascii="Times New Roman" w:hAnsi="Times New Roman" w:cs="Times New Roman"/>
          <w:kern w:val="0"/>
        </w:rPr>
        <w:t xml:space="preserve">affecting </w:t>
      </w:r>
      <w:r w:rsidR="00F33A38">
        <w:rPr>
          <w:rFonts w:ascii="Times New Roman" w:hAnsi="Times New Roman" w:cs="Times New Roman"/>
          <w:kern w:val="0"/>
        </w:rPr>
        <w:t xml:space="preserve">phenylpropanoids and phenolic acids. </w:t>
      </w:r>
      <w:r w:rsidR="0039637F">
        <w:rPr>
          <w:rFonts w:ascii="Times New Roman" w:hAnsi="Times New Roman" w:cs="Times New Roman"/>
          <w:kern w:val="0"/>
        </w:rPr>
        <w:t>Together, o</w:t>
      </w:r>
      <w:r w:rsidR="00AD2D21">
        <w:rPr>
          <w:rFonts w:ascii="Times New Roman" w:hAnsi="Times New Roman" w:cs="Times New Roman"/>
          <w:kern w:val="0"/>
        </w:rPr>
        <w:t>ur</w:t>
      </w:r>
      <w:r w:rsidR="00F84D70" w:rsidRPr="004219CA">
        <w:rPr>
          <w:rFonts w:ascii="Times New Roman" w:hAnsi="Times New Roman" w:cs="Times New Roman"/>
          <w:kern w:val="0"/>
        </w:rPr>
        <w:t xml:space="preserve"> findings </w:t>
      </w:r>
      <w:r w:rsidR="0039637F">
        <w:rPr>
          <w:rFonts w:ascii="Times New Roman" w:hAnsi="Times New Roman" w:cs="Times New Roman"/>
          <w:kern w:val="0"/>
        </w:rPr>
        <w:t>demonstrate</w:t>
      </w:r>
      <w:r w:rsidR="00F84D70" w:rsidRPr="004219CA">
        <w:rPr>
          <w:rFonts w:ascii="Times New Roman" w:hAnsi="Times New Roman" w:cs="Times New Roman"/>
          <w:kern w:val="0"/>
        </w:rPr>
        <w:t xml:space="preserve"> that CSSP genes play a b</w:t>
      </w:r>
      <w:r w:rsidR="00F33A38">
        <w:rPr>
          <w:rFonts w:ascii="Times New Roman" w:hAnsi="Times New Roman" w:cs="Times New Roman"/>
          <w:kern w:val="0"/>
        </w:rPr>
        <w:t>ro</w:t>
      </w:r>
      <w:r w:rsidR="00F84D70" w:rsidRPr="004219CA">
        <w:rPr>
          <w:rFonts w:ascii="Times New Roman" w:hAnsi="Times New Roman" w:cs="Times New Roman"/>
          <w:kern w:val="0"/>
        </w:rPr>
        <w:t>ader role in plant</w:t>
      </w:r>
      <w:r w:rsidR="008578A3">
        <w:rPr>
          <w:rFonts w:ascii="Times New Roman" w:hAnsi="Times New Roman" w:cs="Times New Roman"/>
          <w:color w:val="000000" w:themeColor="text1"/>
          <w:kern w:val="0"/>
        </w:rPr>
        <w:t>-</w:t>
      </w:r>
      <w:r w:rsidR="00F84D70" w:rsidRPr="004219CA">
        <w:rPr>
          <w:rFonts w:ascii="Times New Roman" w:hAnsi="Times New Roman" w:cs="Times New Roman"/>
          <w:kern w:val="0"/>
        </w:rPr>
        <w:t xml:space="preserve">microbe interactions beyond their </w:t>
      </w:r>
      <w:r w:rsidR="0039637F">
        <w:rPr>
          <w:rFonts w:ascii="Times New Roman" w:hAnsi="Times New Roman" w:cs="Times New Roman"/>
          <w:kern w:val="0"/>
        </w:rPr>
        <w:t>known</w:t>
      </w:r>
      <w:r w:rsidR="00F84D70" w:rsidRPr="004219CA">
        <w:rPr>
          <w:rFonts w:ascii="Times New Roman" w:hAnsi="Times New Roman" w:cs="Times New Roman"/>
          <w:kern w:val="0"/>
        </w:rPr>
        <w:t xml:space="preserve"> functions in </w:t>
      </w:r>
      <w:r w:rsidR="00882A7A">
        <w:rPr>
          <w:rFonts w:ascii="Times New Roman" w:hAnsi="Times New Roman" w:cs="Times New Roman"/>
          <w:kern w:val="0"/>
        </w:rPr>
        <w:t>SNF</w:t>
      </w:r>
      <w:r w:rsidR="00F84D70" w:rsidRPr="004219CA">
        <w:rPr>
          <w:rFonts w:ascii="Times New Roman" w:hAnsi="Times New Roman" w:cs="Times New Roman"/>
          <w:kern w:val="0"/>
        </w:rPr>
        <w:t xml:space="preserve"> and AMS.</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Results</w:t>
      </w:r>
    </w:p>
    <w:p w14:paraId="5BAF0CFA" w14:textId="349DD509" w:rsidR="00F44B65" w:rsidRPr="00556BFD" w:rsidRDefault="00513209" w:rsidP="00DB2FCC">
      <w:pPr>
        <w:spacing w:line="276" w:lineRule="auto"/>
        <w:jc w:val="both"/>
        <w:rPr>
          <w:rFonts w:ascii="Times New Roman" w:hAnsi="Times New Roman" w:cs="Times New Roman"/>
          <w:b/>
          <w:bCs/>
        </w:rPr>
      </w:pPr>
      <w:r w:rsidRPr="00282CBA">
        <w:rPr>
          <w:rFonts w:ascii="Times New Roman" w:hAnsi="Times New Roman" w:cs="Times New Roman"/>
          <w:b/>
          <w:bCs/>
        </w:rPr>
        <w:t xml:space="preserve">Long-term effects of soil fertilisation on </w:t>
      </w:r>
      <w:r w:rsidR="004E7386" w:rsidRPr="00282CBA">
        <w:rPr>
          <w:rFonts w:ascii="Times New Roman" w:hAnsi="Times New Roman" w:cs="Times New Roman"/>
          <w:b/>
          <w:bCs/>
        </w:rPr>
        <w:t>soil</w:t>
      </w:r>
      <w:r w:rsidRPr="00282CBA">
        <w:rPr>
          <w:rFonts w:ascii="Times New Roman" w:hAnsi="Times New Roman" w:cs="Times New Roman"/>
          <w:b/>
          <w:bCs/>
        </w:rPr>
        <w:t xml:space="preserve"> </w:t>
      </w:r>
      <w:r w:rsidR="00F81EDE" w:rsidRPr="00282CBA">
        <w:rPr>
          <w:rFonts w:ascii="Times New Roman" w:hAnsi="Times New Roman" w:cs="Times New Roman"/>
          <w:b/>
          <w:bCs/>
        </w:rPr>
        <w:t>bacterial</w:t>
      </w:r>
      <w:r w:rsidRPr="00282CBA">
        <w:rPr>
          <w:rFonts w:ascii="Times New Roman" w:hAnsi="Times New Roman" w:cs="Times New Roman"/>
          <w:b/>
          <w:bCs/>
        </w:rPr>
        <w:t xml:space="preserve"> communities</w:t>
      </w:r>
    </w:p>
    <w:p w14:paraId="6591C070" w14:textId="64DD9FAC" w:rsidR="005F6299" w:rsidRPr="00556BFD" w:rsidRDefault="00657F2B" w:rsidP="00DB2FCC">
      <w:pPr>
        <w:spacing w:line="276" w:lineRule="auto"/>
        <w:jc w:val="both"/>
        <w:rPr>
          <w:rFonts w:ascii="Times New Roman" w:hAnsi="Times New Roman" w:cs="Times New Roman"/>
        </w:rPr>
      </w:pPr>
      <w:r w:rsidRPr="00556BFD">
        <w:rPr>
          <w:rFonts w:ascii="Times New Roman" w:hAnsi="Times New Roman" w:cs="Times New Roman"/>
        </w:rPr>
        <w:t xml:space="preserve">Christensen </w:t>
      </w:r>
      <w:r w:rsidRPr="00556BFD">
        <w:rPr>
          <w:rFonts w:ascii="Times New Roman" w:hAnsi="Times New Roman" w:cs="Times New Roman"/>
          <w:i/>
          <w:iCs/>
        </w:rPr>
        <w:t>et al</w:t>
      </w:r>
      <w:r w:rsidRPr="00556BFD">
        <w:rPr>
          <w:rFonts w:ascii="Times New Roman" w:hAnsi="Times New Roman" w:cs="Times New Roman"/>
        </w:rPr>
        <w:t xml:space="preserve">. (2022) </w:t>
      </w:r>
      <w:r w:rsidR="00B26457" w:rsidRPr="00556BFD">
        <w:rPr>
          <w:rFonts w:ascii="Times New Roman" w:hAnsi="Times New Roman" w:cs="Times New Roman"/>
        </w:rPr>
        <w:t>conducted</w:t>
      </w:r>
      <w:r w:rsidRPr="00556BFD">
        <w:rPr>
          <w:rFonts w:ascii="Times New Roman" w:hAnsi="Times New Roman" w:cs="Times New Roman"/>
        </w:rPr>
        <w:t xml:space="preserve"> a </w:t>
      </w:r>
      <w:r w:rsidR="00B26457" w:rsidRPr="00556BFD">
        <w:rPr>
          <w:rFonts w:ascii="Times New Roman" w:hAnsi="Times New Roman" w:cs="Times New Roman"/>
        </w:rPr>
        <w:t xml:space="preserve">long-term </w:t>
      </w:r>
      <w:r w:rsidRPr="00556BFD">
        <w:rPr>
          <w:rFonts w:ascii="Times New Roman" w:hAnsi="Times New Roman" w:cs="Times New Roman"/>
        </w:rPr>
        <w:t xml:space="preserve">field study in Askov, Denmark, where plots </w:t>
      </w:r>
      <w:r w:rsidR="00B26457" w:rsidRPr="00556BFD">
        <w:rPr>
          <w:rFonts w:ascii="Times New Roman" w:hAnsi="Times New Roman" w:cs="Times New Roman"/>
        </w:rPr>
        <w:t xml:space="preserve">had been </w:t>
      </w:r>
      <w:r w:rsidRPr="00556BFD">
        <w:rPr>
          <w:rFonts w:ascii="Times New Roman" w:hAnsi="Times New Roman" w:cs="Times New Roman"/>
        </w:rPr>
        <w:t xml:space="preserve">consistently </w:t>
      </w:r>
      <w:r w:rsidR="00B26457" w:rsidRPr="00556BFD">
        <w:rPr>
          <w:rFonts w:ascii="Times New Roman" w:hAnsi="Times New Roman" w:cs="Times New Roman"/>
        </w:rPr>
        <w:t>treated</w:t>
      </w:r>
      <w:r w:rsidRPr="00556BFD">
        <w:rPr>
          <w:rFonts w:ascii="Times New Roman" w:hAnsi="Times New Roman" w:cs="Times New Roman"/>
        </w:rPr>
        <w:t xml:space="preserve"> with specific fertiliser combinations </w:t>
      </w:r>
      <w:r w:rsidR="00B26457" w:rsidRPr="00556BFD">
        <w:rPr>
          <w:rFonts w:ascii="Times New Roman" w:hAnsi="Times New Roman" w:cs="Times New Roman"/>
        </w:rPr>
        <w:t>for</w:t>
      </w:r>
      <w:r w:rsidRPr="00556BFD">
        <w:rPr>
          <w:rFonts w:ascii="Times New Roman" w:hAnsi="Times New Roman" w:cs="Times New Roman"/>
        </w:rPr>
        <w:t xml:space="preserve"> </w:t>
      </w:r>
      <w:r w:rsidR="006247CB">
        <w:rPr>
          <w:rFonts w:ascii="Times New Roman" w:hAnsi="Times New Roman" w:cs="Times New Roman"/>
        </w:rPr>
        <w:t xml:space="preserve">over </w:t>
      </w:r>
      <w:r w:rsidRPr="00556BFD">
        <w:rPr>
          <w:rFonts w:ascii="Times New Roman" w:hAnsi="Times New Roman" w:cs="Times New Roman"/>
        </w:rPr>
        <w:t xml:space="preserve">125 years. </w:t>
      </w:r>
      <w:r w:rsidR="005F6299" w:rsidRPr="00556BFD">
        <w:rPr>
          <w:rFonts w:ascii="Times New Roman" w:hAnsi="Times New Roman" w:cs="Times New Roman"/>
        </w:rPr>
        <w:t xml:space="preserve">Crop plants were grown in </w:t>
      </w:r>
      <w:r w:rsidR="004E7386" w:rsidRPr="00556BFD">
        <w:rPr>
          <w:rFonts w:ascii="Times New Roman" w:hAnsi="Times New Roman" w:cs="Times New Roman"/>
        </w:rPr>
        <w:t xml:space="preserve">well-documented </w:t>
      </w:r>
      <w:r w:rsidR="005F6299" w:rsidRPr="00556BFD">
        <w:rPr>
          <w:rFonts w:ascii="Times New Roman" w:hAnsi="Times New Roman" w:cs="Times New Roman"/>
        </w:rPr>
        <w:t>annual rotations</w:t>
      </w:r>
      <w:r w:rsidR="00B26457" w:rsidRPr="00556BFD">
        <w:rPr>
          <w:rFonts w:ascii="Times New Roman" w:hAnsi="Times New Roman" w:cs="Times New Roman"/>
        </w:rPr>
        <w:t>,</w:t>
      </w:r>
      <w:r w:rsidR="005F6299" w:rsidRPr="00556BFD">
        <w:rPr>
          <w:rFonts w:ascii="Times New Roman" w:hAnsi="Times New Roman" w:cs="Times New Roman"/>
        </w:rPr>
        <w:t xml:space="preserve"> and bulk soil</w:t>
      </w:r>
      <w:r w:rsidRPr="00556BFD">
        <w:rPr>
          <w:rFonts w:ascii="Times New Roman" w:hAnsi="Times New Roman" w:cs="Times New Roman"/>
        </w:rPr>
        <w:t xml:space="preserve"> was </w:t>
      </w:r>
      <w:r w:rsidR="005F6299" w:rsidRPr="00556BFD">
        <w:rPr>
          <w:rFonts w:ascii="Times New Roman" w:hAnsi="Times New Roman" w:cs="Times New Roman"/>
        </w:rPr>
        <w:t xml:space="preserve">collected for scientific </w:t>
      </w:r>
      <w:r w:rsidR="00B26457" w:rsidRPr="00556BFD">
        <w:rPr>
          <w:rFonts w:ascii="Times New Roman" w:hAnsi="Times New Roman" w:cs="Times New Roman"/>
        </w:rPr>
        <w:t>analyses</w:t>
      </w:r>
      <w:r w:rsidRPr="00556BFD">
        <w:rPr>
          <w:rFonts w:ascii="Times New Roman" w:hAnsi="Times New Roman" w:cs="Times New Roman"/>
        </w:rPr>
        <w:t xml:space="preserve">. </w:t>
      </w:r>
      <w:r w:rsidR="00B26457" w:rsidRPr="00556BFD">
        <w:rPr>
          <w:rFonts w:ascii="Times New Roman" w:hAnsi="Times New Roman" w:cs="Times New Roman"/>
        </w:rPr>
        <w:t xml:space="preserve">In </w:t>
      </w:r>
      <w:r w:rsidR="006247CB">
        <w:rPr>
          <w:rFonts w:ascii="Times New Roman" w:hAnsi="Times New Roman" w:cs="Times New Roman"/>
        </w:rPr>
        <w:t>our</w:t>
      </w:r>
      <w:r w:rsidR="00B26457" w:rsidRPr="00556BFD">
        <w:rPr>
          <w:rFonts w:ascii="Times New Roman" w:hAnsi="Times New Roman" w:cs="Times New Roman"/>
        </w:rPr>
        <w:t xml:space="preserve"> study, w</w:t>
      </w:r>
      <w:r w:rsidRPr="00556BFD">
        <w:rPr>
          <w:rFonts w:ascii="Times New Roman" w:hAnsi="Times New Roman" w:cs="Times New Roman"/>
        </w:rPr>
        <w:t>e used three soil</w:t>
      </w:r>
      <w:r w:rsidR="00794FE7" w:rsidRPr="00556BFD">
        <w:rPr>
          <w:rFonts w:ascii="Times New Roman" w:hAnsi="Times New Roman" w:cs="Times New Roman"/>
        </w:rPr>
        <w:t>s</w:t>
      </w:r>
      <w:r w:rsidRPr="00556BFD">
        <w:rPr>
          <w:rFonts w:ascii="Times New Roman" w:hAnsi="Times New Roman" w:cs="Times New Roman"/>
        </w:rPr>
        <w:t xml:space="preserve"> </w:t>
      </w:r>
      <w:r w:rsidR="00B26457" w:rsidRPr="00556BFD">
        <w:rPr>
          <w:rFonts w:ascii="Times New Roman" w:hAnsi="Times New Roman" w:cs="Times New Roman"/>
        </w:rPr>
        <w:t>from</w:t>
      </w:r>
      <w:r w:rsidRPr="00556BFD">
        <w:rPr>
          <w:rFonts w:ascii="Times New Roman" w:hAnsi="Times New Roman" w:cs="Times New Roman"/>
        </w:rPr>
        <w:t xml:space="preserve"> this </w:t>
      </w:r>
      <w:r w:rsidR="006247CB">
        <w:rPr>
          <w:rFonts w:ascii="Times New Roman" w:hAnsi="Times New Roman" w:cs="Times New Roman"/>
        </w:rPr>
        <w:t>experiment</w:t>
      </w:r>
      <w:r w:rsidR="00B26457" w:rsidRPr="00556BFD">
        <w:rPr>
          <w:rFonts w:ascii="Times New Roman" w:hAnsi="Times New Roman" w:cs="Times New Roman"/>
        </w:rPr>
        <w:t xml:space="preserve"> </w:t>
      </w:r>
      <w:r w:rsidR="006247CB">
        <w:rPr>
          <w:rFonts w:ascii="Times New Roman" w:hAnsi="Times New Roman" w:cs="Times New Roman"/>
        </w:rPr>
        <w:t xml:space="preserve">(hereafter </w:t>
      </w:r>
      <w:r w:rsidR="00794FE7" w:rsidRPr="00556BFD">
        <w:rPr>
          <w:rFonts w:ascii="Times New Roman" w:hAnsi="Times New Roman" w:cs="Times New Roman"/>
        </w:rPr>
        <w:t>soil types</w:t>
      </w:r>
      <w:r w:rsidR="006247CB">
        <w:rPr>
          <w:rFonts w:ascii="Times New Roman" w:hAnsi="Times New Roman" w:cs="Times New Roman"/>
        </w:rPr>
        <w:t>) that</w:t>
      </w:r>
      <w:r w:rsidR="00B26457" w:rsidRPr="00556BFD">
        <w:rPr>
          <w:rFonts w:ascii="Times New Roman" w:hAnsi="Times New Roman" w:cs="Times New Roman"/>
        </w:rPr>
        <w:t xml:space="preserve"> had been subjected to: (</w:t>
      </w:r>
      <w:r w:rsidRPr="00556BFD">
        <w:rPr>
          <w:rFonts w:ascii="Times New Roman" w:hAnsi="Times New Roman" w:cs="Times New Roman"/>
        </w:rPr>
        <w:t xml:space="preserve">1) </w:t>
      </w:r>
      <w:r w:rsidR="005F6299" w:rsidRPr="00556BFD">
        <w:rPr>
          <w:rFonts w:ascii="Times New Roman" w:hAnsi="Times New Roman" w:cs="Times New Roman"/>
        </w:rPr>
        <w:t>nitrogen-, phosphorus</w:t>
      </w:r>
      <w:r w:rsidRPr="00556BFD">
        <w:rPr>
          <w:rFonts w:ascii="Times New Roman" w:hAnsi="Times New Roman" w:cs="Times New Roman"/>
        </w:rPr>
        <w:t>-</w:t>
      </w:r>
      <w:r w:rsidR="005F6299" w:rsidRPr="00556BFD">
        <w:rPr>
          <w:rFonts w:ascii="Times New Roman" w:hAnsi="Times New Roman" w:cs="Times New Roman"/>
        </w:rPr>
        <w:t>, and potassium fertilisation (NPK)</w:t>
      </w:r>
      <w:r w:rsidRPr="00556BFD">
        <w:rPr>
          <w:rFonts w:ascii="Times New Roman" w:hAnsi="Times New Roman" w:cs="Times New Roman"/>
        </w:rPr>
        <w:t>;</w:t>
      </w:r>
      <w:r w:rsidR="005F6299" w:rsidRPr="00556BFD">
        <w:rPr>
          <w:rFonts w:ascii="Times New Roman" w:hAnsi="Times New Roman" w:cs="Times New Roman"/>
        </w:rPr>
        <w:t xml:space="preserve"> </w:t>
      </w:r>
      <w:r w:rsidR="00B26457" w:rsidRPr="00556BFD">
        <w:rPr>
          <w:rFonts w:ascii="Times New Roman" w:hAnsi="Times New Roman" w:cs="Times New Roman"/>
        </w:rPr>
        <w:t>(</w:t>
      </w:r>
      <w:r w:rsidRPr="00556BFD">
        <w:rPr>
          <w:rFonts w:ascii="Times New Roman" w:hAnsi="Times New Roman" w:cs="Times New Roman"/>
        </w:rPr>
        <w:t xml:space="preserve">2) </w:t>
      </w:r>
      <w:r w:rsidR="005F6299" w:rsidRPr="00556BFD">
        <w:rPr>
          <w:rFonts w:ascii="Times New Roman" w:hAnsi="Times New Roman" w:cs="Times New Roman"/>
        </w:rPr>
        <w:t xml:space="preserve">nitrogen-deficient soil (PK); and </w:t>
      </w:r>
      <w:r w:rsidR="00B26457" w:rsidRPr="00556BFD">
        <w:rPr>
          <w:rFonts w:ascii="Times New Roman" w:hAnsi="Times New Roman" w:cs="Times New Roman"/>
        </w:rPr>
        <w:t>(</w:t>
      </w:r>
      <w:r w:rsidRPr="00556BFD">
        <w:rPr>
          <w:rFonts w:ascii="Times New Roman" w:hAnsi="Times New Roman" w:cs="Times New Roman"/>
        </w:rPr>
        <w:t xml:space="preserve">3) </w:t>
      </w:r>
      <w:r w:rsidR="005F6299" w:rsidRPr="00556BFD">
        <w:rPr>
          <w:rFonts w:ascii="Times New Roman" w:hAnsi="Times New Roman" w:cs="Times New Roman"/>
        </w:rPr>
        <w:t>unfertilised soil (UF).</w:t>
      </w:r>
      <w:r w:rsidR="00DB2FCC" w:rsidRPr="00556BFD">
        <w:rPr>
          <w:rFonts w:ascii="Times New Roman" w:hAnsi="Times New Roman" w:cs="Times New Roman"/>
        </w:rPr>
        <w:t xml:space="preserve"> </w:t>
      </w:r>
      <w:r w:rsidR="006247CB">
        <w:rPr>
          <w:rFonts w:ascii="Times New Roman" w:hAnsi="Times New Roman" w:cs="Times New Roman"/>
        </w:rPr>
        <w:t xml:space="preserve">All soils followed the same crop rotation and agricultural practices over time. </w:t>
      </w:r>
      <w:r w:rsidR="00270D5E" w:rsidRPr="00556BFD">
        <w:rPr>
          <w:rFonts w:ascii="Times New Roman" w:hAnsi="Times New Roman" w:cs="Times New Roman"/>
        </w:rPr>
        <w:t xml:space="preserve">Given the long-term fertilisation history, we </w:t>
      </w:r>
      <w:r w:rsidR="006247CB">
        <w:rPr>
          <w:rFonts w:ascii="Times New Roman" w:hAnsi="Times New Roman" w:cs="Times New Roman"/>
        </w:rPr>
        <w:t xml:space="preserve">first </w:t>
      </w:r>
      <w:r w:rsidR="00270D5E" w:rsidRPr="00556BFD">
        <w:rPr>
          <w:rFonts w:ascii="Times New Roman" w:hAnsi="Times New Roman" w:cs="Times New Roman"/>
        </w:rPr>
        <w:t>asked</w:t>
      </w:r>
      <w:r w:rsidR="00B26457" w:rsidRPr="00556BFD">
        <w:rPr>
          <w:rFonts w:ascii="Times New Roman" w:hAnsi="Times New Roman" w:cs="Times New Roman"/>
        </w:rPr>
        <w:t xml:space="preserve"> </w:t>
      </w:r>
      <w:r w:rsidR="00270D5E" w:rsidRPr="00556BFD">
        <w:rPr>
          <w:rFonts w:ascii="Times New Roman" w:hAnsi="Times New Roman" w:cs="Times New Roman"/>
        </w:rPr>
        <w:t>whether these treatments had influenced soil bacterial communities.</w:t>
      </w:r>
      <w:r w:rsidR="00B26457" w:rsidRPr="00556BFD">
        <w:rPr>
          <w:rFonts w:ascii="Times New Roman" w:hAnsi="Times New Roman" w:cs="Times New Roman"/>
        </w:rPr>
        <w:t xml:space="preserve"> </w:t>
      </w:r>
      <w:r w:rsidR="006247CB">
        <w:rPr>
          <w:rFonts w:ascii="Times New Roman" w:hAnsi="Times New Roman" w:cs="Times New Roman"/>
        </w:rPr>
        <w:t>P</w:t>
      </w:r>
      <w:r w:rsidR="00B26457" w:rsidRPr="00556BFD">
        <w:rPr>
          <w:rFonts w:ascii="Times New Roman" w:hAnsi="Times New Roman" w:cs="Times New Roman"/>
        </w:rPr>
        <w:t>rofil</w:t>
      </w:r>
      <w:r w:rsidR="006247CB">
        <w:rPr>
          <w:rFonts w:ascii="Times New Roman" w:hAnsi="Times New Roman" w:cs="Times New Roman"/>
        </w:rPr>
        <w:t>ing</w:t>
      </w:r>
      <w:r w:rsidR="00B26457" w:rsidRPr="00556BFD">
        <w:rPr>
          <w:rFonts w:ascii="Times New Roman" w:hAnsi="Times New Roman" w:cs="Times New Roman"/>
        </w:rPr>
        <w:t xml:space="preserve"> the </w:t>
      </w:r>
      <w:r w:rsidR="00270D5E" w:rsidRPr="00556BFD">
        <w:rPr>
          <w:rFonts w:ascii="Times New Roman" w:hAnsi="Times New Roman" w:cs="Times New Roman"/>
        </w:rPr>
        <w:t>soil microbiota</w:t>
      </w:r>
      <w:r w:rsidR="00B26457" w:rsidRPr="00556BFD">
        <w:rPr>
          <w:rFonts w:ascii="Times New Roman" w:hAnsi="Times New Roman" w:cs="Times New Roman"/>
        </w:rPr>
        <w:t xml:space="preserve"> using</w:t>
      </w:r>
      <w:r w:rsidR="005F6299" w:rsidRPr="00556BFD">
        <w:rPr>
          <w:rFonts w:ascii="Times New Roman" w:hAnsi="Times New Roman" w:cs="Times New Roman"/>
        </w:rPr>
        <w:t xml:space="preserve"> 16S </w:t>
      </w:r>
      <w:r w:rsidRPr="00556BFD">
        <w:rPr>
          <w:rFonts w:ascii="Times New Roman" w:hAnsi="Times New Roman" w:cs="Times New Roman"/>
        </w:rPr>
        <w:t>V</w:t>
      </w:r>
      <w:r w:rsidR="005F6299" w:rsidRPr="00556BFD">
        <w:rPr>
          <w:rFonts w:ascii="Times New Roman" w:hAnsi="Times New Roman" w:cs="Times New Roman"/>
        </w:rPr>
        <w:t>5-</w:t>
      </w:r>
      <w:r w:rsidRPr="00556BFD">
        <w:rPr>
          <w:rFonts w:ascii="Times New Roman" w:hAnsi="Times New Roman" w:cs="Times New Roman"/>
        </w:rPr>
        <w:t>V</w:t>
      </w:r>
      <w:r w:rsidR="005F6299" w:rsidRPr="00556BFD">
        <w:rPr>
          <w:rFonts w:ascii="Times New Roman" w:hAnsi="Times New Roman" w:cs="Times New Roman"/>
        </w:rPr>
        <w:t xml:space="preserve">7 rRNA </w:t>
      </w:r>
      <w:r w:rsidR="005F6299" w:rsidRPr="005F440B">
        <w:rPr>
          <w:rFonts w:ascii="Times New Roman" w:hAnsi="Times New Roman" w:cs="Times New Roman"/>
        </w:rPr>
        <w:t xml:space="preserve">amplicon sequencing </w:t>
      </w:r>
      <w:r w:rsidRPr="005F440B">
        <w:rPr>
          <w:rFonts w:ascii="Times New Roman" w:hAnsi="Times New Roman" w:cs="Times New Roman"/>
        </w:rPr>
        <w:t>(</w:t>
      </w:r>
      <w:r w:rsidRPr="00AD4995">
        <w:rPr>
          <w:rFonts w:ascii="Times New Roman" w:hAnsi="Times New Roman" w:cs="Times New Roman"/>
          <w:highlight w:val="magenta"/>
        </w:rPr>
        <w:t>Fig.</w:t>
      </w:r>
      <w:r w:rsidRPr="00AD4995">
        <w:rPr>
          <w:rFonts w:ascii="Times New Roman" w:hAnsi="Times New Roman" w:cs="Times New Roman"/>
          <w:color w:val="FF0000"/>
          <w:highlight w:val="magenta"/>
        </w:rPr>
        <w:t xml:space="preserve"> </w:t>
      </w:r>
      <w:r w:rsidR="00C91289" w:rsidRPr="00AD4995">
        <w:rPr>
          <w:rFonts w:ascii="Times New Roman" w:hAnsi="Times New Roman" w:cs="Times New Roman"/>
          <w:highlight w:val="magenta"/>
        </w:rPr>
        <w:t>1</w:t>
      </w:r>
      <w:r w:rsidRPr="005F440B">
        <w:rPr>
          <w:rFonts w:ascii="Times New Roman" w:hAnsi="Times New Roman" w:cs="Times New Roman"/>
        </w:rPr>
        <w:t>)</w:t>
      </w:r>
      <w:r w:rsidR="006247CB" w:rsidRPr="005F440B">
        <w:rPr>
          <w:rFonts w:ascii="Times New Roman" w:hAnsi="Times New Roman" w:cs="Times New Roman"/>
        </w:rPr>
        <w:t xml:space="preserve"> revealed similar</w:t>
      </w:r>
      <w:r w:rsidR="005F6299" w:rsidRPr="005F440B">
        <w:rPr>
          <w:rFonts w:ascii="Times New Roman" w:hAnsi="Times New Roman" w:cs="Times New Roman"/>
        </w:rPr>
        <w:t xml:space="preserve"> </w:t>
      </w:r>
      <w:r w:rsidR="006247CB" w:rsidRPr="005F440B">
        <w:rPr>
          <w:rFonts w:ascii="Times New Roman" w:hAnsi="Times New Roman" w:cs="Times New Roman"/>
        </w:rPr>
        <w:t>w</w:t>
      </w:r>
      <w:r w:rsidR="005F6299" w:rsidRPr="005F440B">
        <w:rPr>
          <w:rFonts w:ascii="Times New Roman" w:hAnsi="Times New Roman" w:cs="Times New Roman"/>
        </w:rPr>
        <w:t>ithin-sample diversity (alpha diversity, Chao1 index</w:t>
      </w:r>
      <w:r w:rsidR="00270D5E" w:rsidRPr="005F440B">
        <w:rPr>
          <w:rFonts w:ascii="Times New Roman" w:hAnsi="Times New Roman" w:cs="Times New Roman"/>
        </w:rPr>
        <w:t>) across the</w:t>
      </w:r>
      <w:r w:rsidR="006247CB" w:rsidRPr="005F440B">
        <w:rPr>
          <w:rFonts w:ascii="Times New Roman" w:hAnsi="Times New Roman" w:cs="Times New Roman"/>
        </w:rPr>
        <w:t xml:space="preserve"> three</w:t>
      </w:r>
      <w:r w:rsidR="00270D5E" w:rsidRPr="005F440B">
        <w:rPr>
          <w:rFonts w:ascii="Times New Roman" w:hAnsi="Times New Roman" w:cs="Times New Roman"/>
        </w:rPr>
        <w:t xml:space="preserve"> soils (</w:t>
      </w:r>
      <w:r w:rsidR="005F6299" w:rsidRPr="00AD4995">
        <w:rPr>
          <w:rFonts w:ascii="Times New Roman" w:hAnsi="Times New Roman" w:cs="Times New Roman"/>
          <w:highlight w:val="magenta"/>
        </w:rPr>
        <w:t xml:space="preserve">Fig. </w:t>
      </w:r>
      <w:r w:rsidR="004A114C" w:rsidRPr="00AD4995">
        <w:rPr>
          <w:rFonts w:ascii="Times New Roman" w:hAnsi="Times New Roman" w:cs="Times New Roman"/>
          <w:highlight w:val="magenta"/>
        </w:rPr>
        <w:t>1</w:t>
      </w:r>
      <w:r w:rsidR="005F440B" w:rsidRPr="00AD4995">
        <w:rPr>
          <w:rFonts w:ascii="Times New Roman" w:hAnsi="Times New Roman" w:cs="Times New Roman"/>
          <w:highlight w:val="magenta"/>
        </w:rPr>
        <w:t>B</w:t>
      </w:r>
      <w:r w:rsidR="005F6299" w:rsidRPr="005F440B">
        <w:rPr>
          <w:rFonts w:ascii="Times New Roman" w:hAnsi="Times New Roman" w:cs="Times New Roman"/>
        </w:rPr>
        <w:t>)</w:t>
      </w:r>
      <w:r w:rsidR="006247CB" w:rsidRPr="005F440B">
        <w:rPr>
          <w:rFonts w:ascii="Times New Roman" w:hAnsi="Times New Roman" w:cs="Times New Roman"/>
        </w:rPr>
        <w:t>, but substantial differences in community composition (</w:t>
      </w:r>
      <w:r w:rsidR="00970083" w:rsidRPr="005F440B">
        <w:rPr>
          <w:rFonts w:ascii="Times New Roman" w:hAnsi="Times New Roman" w:cs="Times New Roman"/>
        </w:rPr>
        <w:t>between-sample diversity</w:t>
      </w:r>
      <w:r w:rsidR="006247CB" w:rsidRPr="005F440B">
        <w:rPr>
          <w:rFonts w:ascii="Times New Roman" w:hAnsi="Times New Roman" w:cs="Times New Roman"/>
        </w:rPr>
        <w:t xml:space="preserve">, </w:t>
      </w:r>
      <w:r w:rsidR="005F6299" w:rsidRPr="005F440B">
        <w:rPr>
          <w:rFonts w:ascii="Times New Roman" w:hAnsi="Times New Roman" w:cs="Times New Roman"/>
        </w:rPr>
        <w:t>beta</w:t>
      </w:r>
      <w:r w:rsidR="00703E6B" w:rsidRPr="005F440B">
        <w:rPr>
          <w:rFonts w:ascii="Times New Roman" w:hAnsi="Times New Roman" w:cs="Times New Roman"/>
        </w:rPr>
        <w:t xml:space="preserve"> </w:t>
      </w:r>
      <w:r w:rsidR="005F6299" w:rsidRPr="005F440B">
        <w:rPr>
          <w:rFonts w:ascii="Times New Roman" w:hAnsi="Times New Roman" w:cs="Times New Roman"/>
        </w:rPr>
        <w:t>diversity</w:t>
      </w:r>
      <w:r w:rsidR="006247CB">
        <w:rPr>
          <w:rFonts w:ascii="Times New Roman" w:hAnsi="Times New Roman" w:cs="Times New Roman"/>
        </w:rPr>
        <w:t>; Bray-</w:t>
      </w:r>
      <w:proofErr w:type="gramStart"/>
      <w:r w:rsidR="006247CB">
        <w:rPr>
          <w:rFonts w:ascii="Times New Roman" w:hAnsi="Times New Roman" w:cs="Times New Roman"/>
        </w:rPr>
        <w:t>Curtis</w:t>
      </w:r>
      <w:proofErr w:type="gramEnd"/>
      <w:r w:rsidR="006247CB">
        <w:rPr>
          <w:rFonts w:ascii="Times New Roman" w:hAnsi="Times New Roman" w:cs="Times New Roman"/>
        </w:rPr>
        <w:t xml:space="preserve"> dissimilarities</w:t>
      </w:r>
      <w:r w:rsidR="006247CB" w:rsidRPr="005F440B">
        <w:rPr>
          <w:rFonts w:ascii="Times New Roman" w:hAnsi="Times New Roman" w:cs="Times New Roman"/>
        </w:rPr>
        <w:t xml:space="preserve">, </w:t>
      </w:r>
      <w:r w:rsidR="006247CB" w:rsidRPr="00AD4995">
        <w:rPr>
          <w:rFonts w:ascii="Times New Roman" w:hAnsi="Times New Roman" w:cs="Times New Roman"/>
          <w:highlight w:val="magenta"/>
        </w:rPr>
        <w:t>Fig.</w:t>
      </w:r>
      <w:r w:rsidR="00AD4995">
        <w:rPr>
          <w:rFonts w:ascii="Times New Roman" w:hAnsi="Times New Roman" w:cs="Times New Roman"/>
          <w:highlight w:val="magenta"/>
        </w:rPr>
        <w:t xml:space="preserve"> </w:t>
      </w:r>
      <w:r w:rsidR="006247CB" w:rsidRPr="00AD4995">
        <w:rPr>
          <w:rFonts w:ascii="Times New Roman" w:hAnsi="Times New Roman" w:cs="Times New Roman"/>
          <w:highlight w:val="magenta"/>
        </w:rPr>
        <w:t>1C</w:t>
      </w:r>
      <w:r w:rsidR="006247CB" w:rsidRPr="005F440B">
        <w:rPr>
          <w:rFonts w:ascii="Times New Roman" w:hAnsi="Times New Roman" w:cs="Times New Roman"/>
        </w:rPr>
        <w:t>).</w:t>
      </w:r>
      <w:r w:rsidRPr="005F440B">
        <w:rPr>
          <w:rFonts w:ascii="Times New Roman" w:hAnsi="Times New Roman" w:cs="Times New Roman"/>
        </w:rPr>
        <w:t xml:space="preserve"> </w:t>
      </w:r>
      <w:r w:rsidR="006247CB" w:rsidRPr="005F440B">
        <w:rPr>
          <w:rFonts w:ascii="Times New Roman" w:hAnsi="Times New Roman" w:cs="Times New Roman"/>
        </w:rPr>
        <w:t>Several</w:t>
      </w:r>
      <w:r w:rsidR="00AD4995">
        <w:rPr>
          <w:rFonts w:ascii="Times New Roman" w:hAnsi="Times New Roman" w:cs="Times New Roman"/>
        </w:rPr>
        <w:t xml:space="preserve"> </w:t>
      </w:r>
      <w:r w:rsidR="00DB2FCC" w:rsidRPr="005F440B">
        <w:rPr>
          <w:rFonts w:ascii="Times New Roman" w:hAnsi="Times New Roman" w:cs="Times New Roman"/>
        </w:rPr>
        <w:t>well</w:t>
      </w:r>
      <w:r w:rsidR="00DB2FCC" w:rsidRPr="00556BFD">
        <w:rPr>
          <w:rFonts w:ascii="Times New Roman" w:hAnsi="Times New Roman" w:cs="Times New Roman"/>
        </w:rPr>
        <w:t>-</w:t>
      </w:r>
      <w:r w:rsidR="004E7386" w:rsidRPr="00556BFD">
        <w:rPr>
          <w:rFonts w:ascii="Times New Roman" w:hAnsi="Times New Roman" w:cs="Times New Roman"/>
        </w:rPr>
        <w:t>known bacterial orders</w:t>
      </w:r>
      <w:r w:rsidR="004E7386">
        <w:rPr>
          <w:rFonts w:ascii="Times New Roman" w:hAnsi="Times New Roman" w:cs="Times New Roman"/>
        </w:rPr>
        <w:t xml:space="preserve"> </w:t>
      </w:r>
      <w:r w:rsidR="00794FE7" w:rsidRPr="00794FE7">
        <w:rPr>
          <w:rFonts w:ascii="Times New Roman" w:hAnsi="Times New Roman" w:cs="Times New Roman"/>
          <w:highlight w:val="red"/>
        </w:rPr>
        <w:t>(add ref soil microbiome survey global level</w:t>
      </w:r>
      <w:r w:rsidR="00794FE7">
        <w:rPr>
          <w:rFonts w:ascii="Times New Roman" w:hAnsi="Times New Roman" w:cs="Times New Roman"/>
        </w:rPr>
        <w:t xml:space="preserve">) </w:t>
      </w:r>
      <w:r w:rsidR="004E7386" w:rsidRPr="00556BFD">
        <w:rPr>
          <w:rFonts w:ascii="Times New Roman" w:hAnsi="Times New Roman" w:cs="Times New Roman"/>
        </w:rPr>
        <w:t xml:space="preserve">were </w:t>
      </w:r>
      <w:r w:rsidR="00270D5E" w:rsidRPr="00556BFD">
        <w:rPr>
          <w:rFonts w:ascii="Times New Roman" w:hAnsi="Times New Roman" w:cs="Times New Roman"/>
        </w:rPr>
        <w:t xml:space="preserve">among the most abundant </w:t>
      </w:r>
      <w:r w:rsidR="00270D5E" w:rsidRPr="005F440B">
        <w:rPr>
          <w:rFonts w:ascii="Times New Roman" w:hAnsi="Times New Roman" w:cs="Times New Roman"/>
        </w:rPr>
        <w:t>taxa</w:t>
      </w:r>
      <w:r w:rsidR="004E7386" w:rsidRPr="005F440B">
        <w:rPr>
          <w:rFonts w:ascii="Times New Roman" w:hAnsi="Times New Roman" w:cs="Times New Roman"/>
        </w:rPr>
        <w:t xml:space="preserve"> (</w:t>
      </w:r>
      <w:r w:rsidR="005F6299" w:rsidRPr="00AD4995">
        <w:rPr>
          <w:rFonts w:ascii="Times New Roman" w:hAnsi="Times New Roman" w:cs="Times New Roman"/>
          <w:highlight w:val="magenta"/>
        </w:rPr>
        <w:t xml:space="preserve">Fig. </w:t>
      </w:r>
      <w:r w:rsidR="00C91289" w:rsidRPr="00AD4995">
        <w:rPr>
          <w:rFonts w:ascii="Times New Roman" w:hAnsi="Times New Roman" w:cs="Times New Roman"/>
          <w:highlight w:val="magenta"/>
        </w:rPr>
        <w:t>1</w:t>
      </w:r>
      <w:r w:rsidR="004A114C" w:rsidRPr="00AD4995">
        <w:rPr>
          <w:rFonts w:ascii="Times New Roman" w:hAnsi="Times New Roman" w:cs="Times New Roman"/>
          <w:highlight w:val="magenta"/>
        </w:rPr>
        <w:t>D</w:t>
      </w:r>
      <w:r w:rsidR="005F6299" w:rsidRPr="005F440B">
        <w:rPr>
          <w:rFonts w:ascii="Times New Roman" w:hAnsi="Times New Roman" w:cs="Times New Roman"/>
        </w:rPr>
        <w:t>)</w:t>
      </w:r>
      <w:r w:rsidR="004E7386" w:rsidRPr="005F440B">
        <w:rPr>
          <w:rFonts w:ascii="Times New Roman" w:hAnsi="Times New Roman" w:cs="Times New Roman"/>
        </w:rPr>
        <w:t>,</w:t>
      </w:r>
      <w:r w:rsidR="004E7386" w:rsidRPr="00556BFD">
        <w:rPr>
          <w:rFonts w:ascii="Times New Roman" w:hAnsi="Times New Roman" w:cs="Times New Roman"/>
        </w:rPr>
        <w:t xml:space="preserve"> </w:t>
      </w:r>
      <w:r w:rsidR="00270D5E" w:rsidRPr="00556BFD">
        <w:rPr>
          <w:rFonts w:ascii="Times New Roman" w:hAnsi="Times New Roman" w:cs="Times New Roman"/>
        </w:rPr>
        <w:t>with</w:t>
      </w:r>
      <w:r w:rsidR="004E7386" w:rsidRPr="00556BFD">
        <w:rPr>
          <w:rFonts w:ascii="Times New Roman" w:hAnsi="Times New Roman" w:cs="Times New Roman"/>
        </w:rPr>
        <w:t xml:space="preserve"> </w:t>
      </w:r>
      <w:r w:rsidR="00DB2FCC" w:rsidRPr="00556BFD">
        <w:rPr>
          <w:rFonts w:ascii="Times New Roman" w:hAnsi="Times New Roman" w:cs="Times New Roman"/>
        </w:rPr>
        <w:t>some</w:t>
      </w:r>
      <w:r w:rsidR="004E7386" w:rsidRPr="00556BFD">
        <w:rPr>
          <w:rFonts w:ascii="Times New Roman" w:hAnsi="Times New Roman" w:cs="Times New Roman"/>
        </w:rPr>
        <w:t xml:space="preserve"> </w:t>
      </w:r>
      <w:r w:rsidR="00270D5E" w:rsidRPr="00556BFD">
        <w:rPr>
          <w:rFonts w:ascii="Times New Roman" w:hAnsi="Times New Roman" w:cs="Times New Roman"/>
        </w:rPr>
        <w:t>showing</w:t>
      </w:r>
      <w:r w:rsidR="004E7386" w:rsidRPr="00556BFD">
        <w:rPr>
          <w:rFonts w:ascii="Times New Roman" w:hAnsi="Times New Roman" w:cs="Times New Roman"/>
        </w:rPr>
        <w:t xml:space="preserve"> differential abundance across </w:t>
      </w:r>
      <w:r w:rsidR="00270D5E" w:rsidRPr="00556BFD">
        <w:rPr>
          <w:rFonts w:ascii="Times New Roman" w:hAnsi="Times New Roman" w:cs="Times New Roman"/>
        </w:rPr>
        <w:t>soil</w:t>
      </w:r>
      <w:r w:rsidR="006247CB">
        <w:rPr>
          <w:rFonts w:ascii="Times New Roman" w:hAnsi="Times New Roman" w:cs="Times New Roman"/>
        </w:rPr>
        <w:t xml:space="preserve"> type</w:t>
      </w:r>
      <w:r w:rsidR="00270D5E" w:rsidRPr="00556BFD">
        <w:rPr>
          <w:rFonts w:ascii="Times New Roman" w:hAnsi="Times New Roman" w:cs="Times New Roman"/>
        </w:rPr>
        <w:t>s</w:t>
      </w:r>
      <w:ins w:id="35" w:author="Simona Radutoiu" w:date="2026-01-25T14:16:00Z" w16du:dateUtc="2026-01-25T13:16:00Z">
        <w:r w:rsidR="00415B09">
          <w:rPr>
            <w:rFonts w:ascii="Times New Roman" w:hAnsi="Times New Roman" w:cs="Times New Roman"/>
          </w:rPr>
          <w:t>, among wh</w:t>
        </w:r>
      </w:ins>
      <w:ins w:id="36" w:author="Simona Radutoiu" w:date="2026-01-25T14:17:00Z" w16du:dateUtc="2026-01-25T13:17:00Z">
        <w:r w:rsidR="00415B09">
          <w:rPr>
            <w:rFonts w:ascii="Times New Roman" w:hAnsi="Times New Roman" w:cs="Times New Roman"/>
          </w:rPr>
          <w:t>ich</w:t>
        </w:r>
      </w:ins>
      <w:r w:rsidR="00270D5E" w:rsidRPr="00556BFD">
        <w:rPr>
          <w:rFonts w:ascii="Times New Roman" w:hAnsi="Times New Roman" w:cs="Times New Roman"/>
        </w:rPr>
        <w:t>:</w:t>
      </w:r>
      <w:r w:rsidR="004E7386" w:rsidRPr="00556BFD">
        <w:rPr>
          <w:rFonts w:ascii="Times New Roman" w:hAnsi="Times New Roman" w:cs="Times New Roman"/>
        </w:rPr>
        <w:t xml:space="preserve"> </w:t>
      </w:r>
      <w:commentRangeStart w:id="37"/>
      <w:commentRangeStart w:id="38"/>
      <w:proofErr w:type="spellStart"/>
      <w:r w:rsidR="004E7386" w:rsidRPr="00943656">
        <w:rPr>
          <w:rFonts w:ascii="Times New Roman" w:hAnsi="Times New Roman" w:cs="Times New Roman"/>
          <w:i/>
          <w:iCs/>
        </w:rPr>
        <w:t>Pseudomonadales</w:t>
      </w:r>
      <w:proofErr w:type="spellEnd"/>
      <w:r w:rsidR="004E7386" w:rsidRPr="00943656">
        <w:rPr>
          <w:rFonts w:ascii="Times New Roman" w:hAnsi="Times New Roman" w:cs="Times New Roman"/>
          <w:i/>
          <w:iCs/>
        </w:rPr>
        <w:t xml:space="preserve"> </w:t>
      </w:r>
      <w:r w:rsidR="00270D5E" w:rsidRPr="00556BFD">
        <w:rPr>
          <w:rFonts w:ascii="Times New Roman" w:hAnsi="Times New Roman" w:cs="Times New Roman"/>
        </w:rPr>
        <w:t>were enriched</w:t>
      </w:r>
      <w:r w:rsidR="004E7386" w:rsidRPr="00556BFD">
        <w:rPr>
          <w:rFonts w:ascii="Times New Roman" w:hAnsi="Times New Roman" w:cs="Times New Roman"/>
        </w:rPr>
        <w:t xml:space="preserve"> </w:t>
      </w:r>
      <w:r w:rsidR="00270D5E" w:rsidRPr="00556BFD">
        <w:rPr>
          <w:rFonts w:ascii="Times New Roman" w:hAnsi="Times New Roman" w:cs="Times New Roman"/>
        </w:rPr>
        <w:t xml:space="preserve">in </w:t>
      </w:r>
      <w:r w:rsidR="004E7386" w:rsidRPr="00556BFD">
        <w:rPr>
          <w:rFonts w:ascii="Times New Roman" w:hAnsi="Times New Roman" w:cs="Times New Roman"/>
        </w:rPr>
        <w:t>UF</w:t>
      </w:r>
      <w:r w:rsidR="00DB2FCC" w:rsidRPr="00556BFD">
        <w:rPr>
          <w:rFonts w:ascii="Times New Roman" w:hAnsi="Times New Roman" w:cs="Times New Roman"/>
        </w:rPr>
        <w:t xml:space="preserve">, </w:t>
      </w:r>
      <w:r w:rsidR="00270D5E" w:rsidRPr="00556BFD">
        <w:rPr>
          <w:rFonts w:ascii="Times New Roman" w:hAnsi="Times New Roman" w:cs="Times New Roman"/>
        </w:rPr>
        <w:t>whereas</w:t>
      </w:r>
      <w:r w:rsidR="00A76EDE">
        <w:rPr>
          <w:rFonts w:ascii="Times New Roman" w:hAnsi="Times New Roman" w:cs="Times New Roman"/>
        </w:rPr>
        <w:t xml:space="preserve"> </w:t>
      </w:r>
      <w:proofErr w:type="spellStart"/>
      <w:r w:rsidR="00A76EDE" w:rsidRPr="00A76EDE">
        <w:rPr>
          <w:rFonts w:ascii="Times New Roman" w:hAnsi="Times New Roman" w:cs="Times New Roman"/>
          <w:i/>
          <w:iCs/>
        </w:rPr>
        <w:t>Bacillales</w:t>
      </w:r>
      <w:proofErr w:type="spellEnd"/>
      <w:r w:rsidR="00A76EDE">
        <w:rPr>
          <w:rFonts w:ascii="Times New Roman" w:hAnsi="Times New Roman" w:cs="Times New Roman"/>
        </w:rPr>
        <w:t>,</w:t>
      </w:r>
      <w:r w:rsidR="00270D5E" w:rsidRPr="00556BFD">
        <w:rPr>
          <w:rFonts w:ascii="Times New Roman" w:hAnsi="Times New Roman" w:cs="Times New Roman"/>
        </w:rPr>
        <w:t xml:space="preserve"> </w:t>
      </w:r>
      <w:proofErr w:type="spellStart"/>
      <w:r w:rsidR="00A76EDE">
        <w:rPr>
          <w:rFonts w:ascii="Times New Roman" w:hAnsi="Times New Roman" w:cs="Times New Roman"/>
          <w:i/>
          <w:iCs/>
        </w:rPr>
        <w:t>Gaiellales</w:t>
      </w:r>
      <w:proofErr w:type="spellEnd"/>
      <w:r w:rsidR="00A76EDE" w:rsidRPr="00A76EDE">
        <w:rPr>
          <w:rFonts w:ascii="Times New Roman" w:hAnsi="Times New Roman" w:cs="Times New Roman"/>
        </w:rPr>
        <w:t>,</w:t>
      </w:r>
      <w:r w:rsidR="004E7386" w:rsidRPr="00556BFD">
        <w:rPr>
          <w:rFonts w:ascii="Times New Roman" w:hAnsi="Times New Roman" w:cs="Times New Roman"/>
        </w:rPr>
        <w:t xml:space="preserve"> and </w:t>
      </w:r>
      <w:proofErr w:type="spellStart"/>
      <w:r w:rsidR="00A76EDE">
        <w:rPr>
          <w:rFonts w:ascii="Times New Roman" w:hAnsi="Times New Roman" w:cs="Times New Roman"/>
          <w:i/>
          <w:iCs/>
        </w:rPr>
        <w:t>Xanthomonadales</w:t>
      </w:r>
      <w:proofErr w:type="spellEnd"/>
      <w:r w:rsidR="004E7386" w:rsidRPr="00556BFD">
        <w:rPr>
          <w:rFonts w:ascii="Times New Roman" w:hAnsi="Times New Roman" w:cs="Times New Roman"/>
        </w:rPr>
        <w:t xml:space="preserve"> </w:t>
      </w:r>
      <w:r w:rsidR="00270D5E" w:rsidRPr="00556BFD">
        <w:rPr>
          <w:rFonts w:ascii="Times New Roman" w:hAnsi="Times New Roman" w:cs="Times New Roman"/>
        </w:rPr>
        <w:t xml:space="preserve">were more abundant </w:t>
      </w:r>
      <w:r w:rsidR="00DB2FCC" w:rsidRPr="00556BFD">
        <w:rPr>
          <w:rFonts w:ascii="Times New Roman" w:hAnsi="Times New Roman" w:cs="Times New Roman"/>
        </w:rPr>
        <w:t>i</w:t>
      </w:r>
      <w:r w:rsidR="004E7386" w:rsidRPr="00556BFD">
        <w:rPr>
          <w:rFonts w:ascii="Times New Roman" w:hAnsi="Times New Roman" w:cs="Times New Roman"/>
        </w:rPr>
        <w:t xml:space="preserve">n </w:t>
      </w:r>
      <w:r w:rsidR="00A76EDE">
        <w:rPr>
          <w:rFonts w:ascii="Times New Roman" w:hAnsi="Times New Roman" w:cs="Times New Roman"/>
        </w:rPr>
        <w:t>NPK soil</w:t>
      </w:r>
      <w:r w:rsidR="004E7386" w:rsidRPr="005F440B">
        <w:rPr>
          <w:rFonts w:ascii="Times New Roman" w:hAnsi="Times New Roman" w:cs="Times New Roman"/>
        </w:rPr>
        <w:t xml:space="preserve"> (</w:t>
      </w:r>
      <w:r w:rsidR="004E7386" w:rsidRPr="00AD4995">
        <w:rPr>
          <w:rFonts w:ascii="Times New Roman" w:hAnsi="Times New Roman" w:cs="Times New Roman"/>
          <w:highlight w:val="magenta"/>
        </w:rPr>
        <w:t>Fig. 1E</w:t>
      </w:r>
      <w:r w:rsidR="004E7386" w:rsidRPr="005F440B">
        <w:rPr>
          <w:rFonts w:ascii="Times New Roman" w:hAnsi="Times New Roman" w:cs="Times New Roman"/>
        </w:rPr>
        <w:t xml:space="preserve">). </w:t>
      </w:r>
      <w:commentRangeEnd w:id="37"/>
      <w:r w:rsidR="008A6D47" w:rsidRPr="005F440B">
        <w:rPr>
          <w:rStyle w:val="CommentReference"/>
          <w:rFonts w:ascii="Times New Roman" w:hAnsi="Times New Roman" w:cs="Times New Roman"/>
          <w:sz w:val="24"/>
          <w:szCs w:val="24"/>
        </w:rPr>
        <w:commentReference w:id="37"/>
      </w:r>
      <w:commentRangeEnd w:id="38"/>
      <w:r w:rsidR="008D0BA5" w:rsidRPr="005F440B">
        <w:rPr>
          <w:rStyle w:val="CommentReference"/>
          <w:rFonts w:ascii="Times New Roman" w:hAnsi="Times New Roman" w:cs="Times New Roman"/>
          <w:sz w:val="24"/>
          <w:szCs w:val="24"/>
        </w:rPr>
        <w:commentReference w:id="38"/>
      </w:r>
      <w:r w:rsidR="00270D5E" w:rsidRPr="005F440B">
        <w:rPr>
          <w:rFonts w:ascii="Times New Roman" w:hAnsi="Times New Roman" w:cs="Times New Roman"/>
        </w:rPr>
        <w:t>A</w:t>
      </w:r>
      <w:r w:rsidR="004E7386" w:rsidRPr="005F440B">
        <w:rPr>
          <w:rFonts w:ascii="Times New Roman" w:hAnsi="Times New Roman" w:cs="Times New Roman"/>
        </w:rPr>
        <w:t xml:space="preserve"> similar number of</w:t>
      </w:r>
      <w:r w:rsidR="005F6299" w:rsidRPr="005F440B">
        <w:rPr>
          <w:rFonts w:ascii="Times New Roman" w:hAnsi="Times New Roman" w:cs="Times New Roman"/>
          <w:color w:val="000000" w:themeColor="text1"/>
        </w:rPr>
        <w:t xml:space="preserve"> </w:t>
      </w:r>
      <w:r w:rsidR="00970083" w:rsidRPr="005F440B">
        <w:rPr>
          <w:rFonts w:ascii="Times New Roman" w:hAnsi="Times New Roman" w:cs="Times New Roman"/>
          <w:color w:val="000000" w:themeColor="text1"/>
        </w:rPr>
        <w:t>amplicon sequence variants (</w:t>
      </w:r>
      <w:r w:rsidR="005F6299" w:rsidRPr="005F440B">
        <w:rPr>
          <w:rFonts w:ascii="Times New Roman" w:hAnsi="Times New Roman" w:cs="Times New Roman"/>
        </w:rPr>
        <w:t>ASVs</w:t>
      </w:r>
      <w:r w:rsidR="00270D5E" w:rsidRPr="005F440B">
        <w:rPr>
          <w:rFonts w:ascii="Times New Roman" w:hAnsi="Times New Roman" w:cs="Times New Roman"/>
        </w:rPr>
        <w:t xml:space="preserve">; </w:t>
      </w:r>
      <w:r w:rsidR="004E7386" w:rsidRPr="005F440B">
        <w:rPr>
          <w:rFonts w:ascii="Times New Roman" w:hAnsi="Times New Roman" w:cs="Times New Roman"/>
        </w:rPr>
        <w:t>~1200</w:t>
      </w:r>
      <w:r w:rsidR="00DB2FCC" w:rsidRPr="005F440B">
        <w:rPr>
          <w:rFonts w:ascii="Times New Roman" w:hAnsi="Times New Roman" w:cs="Times New Roman"/>
        </w:rPr>
        <w:t xml:space="preserve">) </w:t>
      </w:r>
      <w:r w:rsidR="00270D5E" w:rsidRPr="005F440B">
        <w:rPr>
          <w:rFonts w:ascii="Times New Roman" w:hAnsi="Times New Roman" w:cs="Times New Roman"/>
        </w:rPr>
        <w:t xml:space="preserve">was identified </w:t>
      </w:r>
      <w:r w:rsidR="00DB2FCC" w:rsidRPr="005F440B">
        <w:rPr>
          <w:rFonts w:ascii="Times New Roman" w:hAnsi="Times New Roman" w:cs="Times New Roman"/>
        </w:rPr>
        <w:t>in all soils</w:t>
      </w:r>
      <w:r w:rsidR="0058006E" w:rsidRPr="005F440B">
        <w:rPr>
          <w:rFonts w:ascii="Times New Roman" w:hAnsi="Times New Roman" w:cs="Times New Roman"/>
        </w:rPr>
        <w:t xml:space="preserve">, of which </w:t>
      </w:r>
      <w:r w:rsidR="00DB2FCC" w:rsidRPr="005F440B">
        <w:rPr>
          <w:rFonts w:ascii="Times New Roman" w:hAnsi="Times New Roman" w:cs="Times New Roman"/>
        </w:rPr>
        <w:t xml:space="preserve">fewer than </w:t>
      </w:r>
      <w:r w:rsidR="003737B9">
        <w:rPr>
          <w:rFonts w:ascii="Times New Roman" w:hAnsi="Times New Roman" w:cs="Times New Roman"/>
        </w:rPr>
        <w:t>40</w:t>
      </w:r>
      <w:r w:rsidR="0058006E" w:rsidRPr="005F440B">
        <w:rPr>
          <w:rFonts w:ascii="Times New Roman" w:hAnsi="Times New Roman" w:cs="Times New Roman"/>
        </w:rPr>
        <w:t>% w</w:t>
      </w:r>
      <w:r w:rsidR="00DB2FCC" w:rsidRPr="005F440B">
        <w:rPr>
          <w:rFonts w:ascii="Times New Roman" w:hAnsi="Times New Roman" w:cs="Times New Roman"/>
        </w:rPr>
        <w:t>ere</w:t>
      </w:r>
      <w:r w:rsidR="0058006E" w:rsidRPr="005F440B">
        <w:rPr>
          <w:rFonts w:ascii="Times New Roman" w:hAnsi="Times New Roman" w:cs="Times New Roman"/>
        </w:rPr>
        <w:t xml:space="preserve"> shared across soil</w:t>
      </w:r>
      <w:r w:rsidR="00270D5E" w:rsidRPr="005F440B">
        <w:rPr>
          <w:rFonts w:ascii="Times New Roman" w:hAnsi="Times New Roman" w:cs="Times New Roman"/>
        </w:rPr>
        <w:t xml:space="preserve"> type</w:t>
      </w:r>
      <w:r w:rsidR="0058006E" w:rsidRPr="005F440B">
        <w:rPr>
          <w:rFonts w:ascii="Times New Roman" w:hAnsi="Times New Roman" w:cs="Times New Roman"/>
        </w:rPr>
        <w:t>s (</w:t>
      </w:r>
      <w:r w:rsidR="0058006E" w:rsidRPr="00AD4995">
        <w:rPr>
          <w:rFonts w:ascii="Times New Roman" w:hAnsi="Times New Roman" w:cs="Times New Roman"/>
          <w:highlight w:val="magenta"/>
        </w:rPr>
        <w:t>Fig. 1F, Suppl. Table 1</w:t>
      </w:r>
      <w:r w:rsidR="0058006E" w:rsidRPr="005F440B">
        <w:rPr>
          <w:rFonts w:ascii="Times New Roman" w:hAnsi="Times New Roman" w:cs="Times New Roman"/>
        </w:rPr>
        <w:t xml:space="preserve">). </w:t>
      </w:r>
      <w:r w:rsidR="00270D5E" w:rsidRPr="005F440B">
        <w:rPr>
          <w:rFonts w:ascii="Times New Roman" w:hAnsi="Times New Roman" w:cs="Times New Roman"/>
        </w:rPr>
        <w:t>Both</w:t>
      </w:r>
      <w:r w:rsidR="00970083" w:rsidRPr="005F440B">
        <w:rPr>
          <w:rFonts w:ascii="Times New Roman" w:hAnsi="Times New Roman" w:cs="Times New Roman"/>
        </w:rPr>
        <w:t xml:space="preserve"> u</w:t>
      </w:r>
      <w:r w:rsidR="005F6299" w:rsidRPr="005F440B">
        <w:rPr>
          <w:rFonts w:ascii="Times New Roman" w:hAnsi="Times New Roman" w:cs="Times New Roman"/>
        </w:rPr>
        <w:t xml:space="preserve">nique and shared ASVs </w:t>
      </w:r>
      <w:r w:rsidR="00970083" w:rsidRPr="005F440B">
        <w:rPr>
          <w:rFonts w:ascii="Times New Roman" w:hAnsi="Times New Roman" w:cs="Times New Roman"/>
        </w:rPr>
        <w:t>spanned</w:t>
      </w:r>
      <w:r w:rsidR="005F6299" w:rsidRPr="005F440B">
        <w:rPr>
          <w:rFonts w:ascii="Times New Roman" w:hAnsi="Times New Roman" w:cs="Times New Roman"/>
        </w:rPr>
        <w:t xml:space="preserve"> a broad range of bacterial orders</w:t>
      </w:r>
      <w:r w:rsidR="00DB2FCC" w:rsidRPr="005F440B">
        <w:rPr>
          <w:rFonts w:ascii="Times New Roman" w:hAnsi="Times New Roman" w:cs="Times New Roman"/>
        </w:rPr>
        <w:t xml:space="preserve">, indicating that long-term fertilisation </w:t>
      </w:r>
      <w:r w:rsidR="00270D5E" w:rsidRPr="005F440B">
        <w:rPr>
          <w:rFonts w:ascii="Times New Roman" w:hAnsi="Times New Roman" w:cs="Times New Roman"/>
        </w:rPr>
        <w:t>influenced community composition at</w:t>
      </w:r>
      <w:r w:rsidR="00DB2FCC" w:rsidRPr="005F440B">
        <w:rPr>
          <w:rFonts w:ascii="Times New Roman" w:hAnsi="Times New Roman" w:cs="Times New Roman"/>
        </w:rPr>
        <w:t xml:space="preserve"> </w:t>
      </w:r>
      <w:r w:rsidR="005F440B" w:rsidRPr="005F440B">
        <w:rPr>
          <w:rFonts w:ascii="Times New Roman" w:hAnsi="Times New Roman" w:cs="Times New Roman"/>
        </w:rPr>
        <w:t xml:space="preserve">both low and </w:t>
      </w:r>
      <w:r w:rsidR="00DB2FCC" w:rsidRPr="005F440B">
        <w:rPr>
          <w:rFonts w:ascii="Times New Roman" w:hAnsi="Times New Roman" w:cs="Times New Roman"/>
        </w:rPr>
        <w:t>higher taxonomic level</w:t>
      </w:r>
      <w:r w:rsidR="00270D5E" w:rsidRPr="005F440B">
        <w:rPr>
          <w:rFonts w:ascii="Times New Roman" w:hAnsi="Times New Roman" w:cs="Times New Roman"/>
        </w:rPr>
        <w:t>s</w:t>
      </w:r>
      <w:r w:rsidR="005F6299" w:rsidRPr="005F440B">
        <w:rPr>
          <w:rFonts w:ascii="Times New Roman" w:hAnsi="Times New Roman" w:cs="Times New Roman"/>
        </w:rPr>
        <w:t xml:space="preserve"> (</w:t>
      </w:r>
      <w:r w:rsidR="005F6299" w:rsidRPr="00AD4995">
        <w:rPr>
          <w:rFonts w:ascii="Times New Roman" w:hAnsi="Times New Roman" w:cs="Times New Roman"/>
          <w:highlight w:val="magenta"/>
        </w:rPr>
        <w:t xml:space="preserve">Fig. </w:t>
      </w:r>
      <w:r w:rsidR="00C91289" w:rsidRPr="00AD4995">
        <w:rPr>
          <w:rFonts w:ascii="Times New Roman" w:hAnsi="Times New Roman" w:cs="Times New Roman"/>
          <w:highlight w:val="magenta"/>
        </w:rPr>
        <w:t>1</w:t>
      </w:r>
      <w:r w:rsidR="005F440B" w:rsidRPr="00AD4995">
        <w:rPr>
          <w:rFonts w:ascii="Times New Roman" w:hAnsi="Times New Roman" w:cs="Times New Roman"/>
          <w:highlight w:val="magenta"/>
        </w:rPr>
        <w:t>F</w:t>
      </w:r>
      <w:r w:rsidR="005F6299" w:rsidRPr="005F440B">
        <w:rPr>
          <w:rFonts w:ascii="Times New Roman" w:hAnsi="Times New Roman" w:cs="Times New Roman"/>
        </w:rPr>
        <w:t xml:space="preserve">). </w:t>
      </w:r>
      <w:r w:rsidR="005F440B" w:rsidRPr="005F440B">
        <w:rPr>
          <w:rFonts w:ascii="Times New Roman" w:hAnsi="Times New Roman" w:cs="Times New Roman"/>
        </w:rPr>
        <w:t>This</w:t>
      </w:r>
      <w:r w:rsidR="00970083" w:rsidRPr="005F440B">
        <w:rPr>
          <w:rFonts w:ascii="Times New Roman" w:hAnsi="Times New Roman" w:cs="Times New Roman"/>
        </w:rPr>
        <w:t xml:space="preserve"> demonstrate</w:t>
      </w:r>
      <w:r w:rsidR="005F440B" w:rsidRPr="005F440B">
        <w:rPr>
          <w:rFonts w:ascii="Times New Roman" w:hAnsi="Times New Roman" w:cs="Times New Roman"/>
        </w:rPr>
        <w:t>s</w:t>
      </w:r>
      <w:r w:rsidR="00970083" w:rsidRPr="005F440B">
        <w:rPr>
          <w:rFonts w:ascii="Times New Roman" w:hAnsi="Times New Roman" w:cs="Times New Roman"/>
        </w:rPr>
        <w:t xml:space="preserve"> that </w:t>
      </w:r>
      <w:r w:rsidR="00270D5E" w:rsidRPr="005F440B">
        <w:rPr>
          <w:rFonts w:ascii="Times New Roman" w:hAnsi="Times New Roman" w:cs="Times New Roman"/>
        </w:rPr>
        <w:t>long-term</w:t>
      </w:r>
      <w:r w:rsidR="00B26457" w:rsidRPr="005F440B">
        <w:rPr>
          <w:rFonts w:ascii="Times New Roman" w:hAnsi="Times New Roman" w:cs="Times New Roman"/>
        </w:rPr>
        <w:t xml:space="preserve"> fertilisation </w:t>
      </w:r>
      <w:r w:rsidR="005F440B" w:rsidRPr="005F440B">
        <w:rPr>
          <w:rFonts w:ascii="Times New Roman" w:hAnsi="Times New Roman" w:cs="Times New Roman"/>
        </w:rPr>
        <w:t xml:space="preserve">maintains </w:t>
      </w:r>
      <w:ins w:id="39" w:author="Simona Radutoiu" w:date="2026-01-25T14:18:00Z" w16du:dateUtc="2026-01-25T13:18:00Z">
        <w:r w:rsidR="00485BAA">
          <w:rPr>
            <w:rFonts w:ascii="Times New Roman" w:hAnsi="Times New Roman" w:cs="Times New Roman"/>
          </w:rPr>
          <w:t xml:space="preserve">an </w:t>
        </w:r>
      </w:ins>
      <w:r w:rsidR="005F440B" w:rsidRPr="005F440B">
        <w:rPr>
          <w:rFonts w:ascii="Times New Roman" w:hAnsi="Times New Roman" w:cs="Times New Roman"/>
        </w:rPr>
        <w:t>overall diversity while shaping</w:t>
      </w:r>
      <w:r w:rsidR="00970083" w:rsidRPr="005F440B">
        <w:rPr>
          <w:rFonts w:ascii="Times New Roman" w:hAnsi="Times New Roman" w:cs="Times New Roman"/>
        </w:rPr>
        <w:t xml:space="preserve"> bacterial</w:t>
      </w:r>
      <w:r w:rsidR="00970083" w:rsidRPr="00556BFD">
        <w:rPr>
          <w:rFonts w:ascii="Times New Roman" w:hAnsi="Times New Roman" w:cs="Times New Roman"/>
        </w:rPr>
        <w:t xml:space="preserve"> </w:t>
      </w:r>
      <w:r w:rsidR="00970083" w:rsidRPr="00556BFD">
        <w:rPr>
          <w:rFonts w:ascii="Times New Roman" w:hAnsi="Times New Roman" w:cs="Times New Roman"/>
        </w:rPr>
        <w:lastRenderedPageBreak/>
        <w:t xml:space="preserve">community composition, </w:t>
      </w:r>
      <w:r w:rsidR="005F440B">
        <w:rPr>
          <w:rFonts w:ascii="Times New Roman" w:hAnsi="Times New Roman" w:cs="Times New Roman"/>
        </w:rPr>
        <w:t xml:space="preserve">resulting in </w:t>
      </w:r>
      <w:r w:rsidR="00970083" w:rsidRPr="00556BFD">
        <w:rPr>
          <w:rFonts w:ascii="Times New Roman" w:hAnsi="Times New Roman" w:cs="Times New Roman"/>
        </w:rPr>
        <w:t xml:space="preserve">distinct </w:t>
      </w:r>
      <w:r w:rsidR="005F440B">
        <w:rPr>
          <w:rFonts w:ascii="Times New Roman" w:hAnsi="Times New Roman" w:cs="Times New Roman"/>
        </w:rPr>
        <w:t xml:space="preserve">communities likely </w:t>
      </w:r>
      <w:r w:rsidR="00970083" w:rsidRPr="00556BFD">
        <w:rPr>
          <w:rFonts w:ascii="Times New Roman" w:hAnsi="Times New Roman" w:cs="Times New Roman"/>
        </w:rPr>
        <w:t>adapted to specific</w:t>
      </w:r>
      <w:r w:rsidR="005F440B">
        <w:rPr>
          <w:rFonts w:ascii="Times New Roman" w:hAnsi="Times New Roman" w:cs="Times New Roman"/>
        </w:rPr>
        <w:t xml:space="preserve"> </w:t>
      </w:r>
      <w:ins w:id="40" w:author="Simona Radutoiu" w:date="2026-01-25T14:18:00Z" w16du:dateUtc="2026-01-25T13:18:00Z">
        <w:r w:rsidR="00485BAA">
          <w:rPr>
            <w:rFonts w:ascii="Times New Roman" w:hAnsi="Times New Roman" w:cs="Times New Roman"/>
          </w:rPr>
          <w:t xml:space="preserve">conditions derived from </w:t>
        </w:r>
      </w:ins>
      <w:del w:id="41" w:author="Simona Radutoiu" w:date="2026-01-25T14:18:00Z" w16du:dateUtc="2026-01-25T13:18:00Z">
        <w:r w:rsidR="005F440B" w:rsidDel="00485BAA">
          <w:rPr>
            <w:rFonts w:ascii="Times New Roman" w:hAnsi="Times New Roman" w:cs="Times New Roman"/>
          </w:rPr>
          <w:delText>nutrient conditions</w:delText>
        </w:r>
      </w:del>
      <w:ins w:id="42" w:author="Simona Radutoiu" w:date="2026-01-25T14:18:00Z" w16du:dateUtc="2026-01-25T13:18:00Z">
        <w:r w:rsidR="00485BAA">
          <w:rPr>
            <w:rFonts w:ascii="Times New Roman" w:hAnsi="Times New Roman" w:cs="Times New Roman"/>
          </w:rPr>
          <w:t>fertiliser applications</w:t>
        </w:r>
      </w:ins>
      <w:r w:rsidR="005F440B">
        <w:rPr>
          <w:rFonts w:ascii="Times New Roman" w:hAnsi="Times New Roman" w:cs="Times New Roman"/>
        </w:rPr>
        <w:t>.</w:t>
      </w:r>
    </w:p>
    <w:p w14:paraId="23907EED" w14:textId="77777777" w:rsidR="005F6299" w:rsidRPr="00556BFD" w:rsidRDefault="005F6299" w:rsidP="00DB2FCC">
      <w:pPr>
        <w:spacing w:line="276" w:lineRule="auto"/>
        <w:jc w:val="both"/>
        <w:rPr>
          <w:rFonts w:ascii="Times New Roman" w:hAnsi="Times New Roman" w:cs="Times New Roman"/>
          <w:b/>
          <w:bCs/>
        </w:rPr>
      </w:pPr>
    </w:p>
    <w:p w14:paraId="796215B2" w14:textId="653D31FA" w:rsidR="002158A5" w:rsidRPr="00556BFD" w:rsidRDefault="0037472A" w:rsidP="00DB2FCC">
      <w:pPr>
        <w:spacing w:line="276" w:lineRule="auto"/>
        <w:jc w:val="both"/>
        <w:rPr>
          <w:rFonts w:ascii="Times New Roman" w:hAnsi="Times New Roman" w:cs="Times New Roman"/>
          <w:b/>
          <w:bCs/>
        </w:rPr>
      </w:pPr>
      <w:r w:rsidRPr="00282CBA">
        <w:rPr>
          <w:rFonts w:ascii="Times New Roman" w:hAnsi="Times New Roman" w:cs="Times New Roman"/>
          <w:b/>
          <w:bCs/>
        </w:rPr>
        <w:t xml:space="preserve">Host-specific </w:t>
      </w:r>
      <w:r w:rsidR="00E6445F" w:rsidRPr="00282CBA">
        <w:rPr>
          <w:rFonts w:ascii="Times New Roman" w:hAnsi="Times New Roman" w:cs="Times New Roman"/>
          <w:b/>
          <w:bCs/>
        </w:rPr>
        <w:t xml:space="preserve">colonisation </w:t>
      </w:r>
      <w:r w:rsidR="005F440B" w:rsidRPr="00282CBA">
        <w:rPr>
          <w:rFonts w:ascii="Times New Roman" w:hAnsi="Times New Roman" w:cs="Times New Roman"/>
          <w:b/>
          <w:bCs/>
        </w:rPr>
        <w:t>by</w:t>
      </w:r>
      <w:r w:rsidR="00E6445F" w:rsidRPr="00282CBA">
        <w:rPr>
          <w:rFonts w:ascii="Times New Roman" w:hAnsi="Times New Roman" w:cs="Times New Roman"/>
          <w:b/>
          <w:bCs/>
        </w:rPr>
        <w:t xml:space="preserve"> </w:t>
      </w:r>
      <w:r w:rsidR="005F6299" w:rsidRPr="00282CBA">
        <w:rPr>
          <w:rFonts w:ascii="Times New Roman" w:hAnsi="Times New Roman" w:cs="Times New Roman"/>
          <w:b/>
          <w:bCs/>
        </w:rPr>
        <w:t>distinct</w:t>
      </w:r>
      <w:r w:rsidR="00E6445F" w:rsidRPr="00282CBA">
        <w:rPr>
          <w:rFonts w:ascii="Times New Roman" w:hAnsi="Times New Roman" w:cs="Times New Roman"/>
          <w:b/>
          <w:bCs/>
        </w:rPr>
        <w:t xml:space="preserve"> </w:t>
      </w:r>
      <w:r w:rsidR="002158A5" w:rsidRPr="00282CBA">
        <w:rPr>
          <w:rFonts w:ascii="Times New Roman" w:hAnsi="Times New Roman" w:cs="Times New Roman"/>
          <w:b/>
          <w:bCs/>
        </w:rPr>
        <w:t xml:space="preserve">soil </w:t>
      </w:r>
      <w:r w:rsidR="00E6445F" w:rsidRPr="00282CBA">
        <w:rPr>
          <w:rFonts w:ascii="Times New Roman" w:hAnsi="Times New Roman" w:cs="Times New Roman"/>
          <w:b/>
          <w:bCs/>
        </w:rPr>
        <w:t xml:space="preserve">microbiota </w:t>
      </w:r>
      <w:r w:rsidR="005F440B" w:rsidRPr="00282CBA">
        <w:rPr>
          <w:rFonts w:ascii="Times New Roman" w:hAnsi="Times New Roman" w:cs="Times New Roman"/>
          <w:b/>
          <w:bCs/>
        </w:rPr>
        <w:t>members</w:t>
      </w:r>
    </w:p>
    <w:p w14:paraId="42E7586E" w14:textId="0D634F06" w:rsidR="006F7A59" w:rsidRPr="004219CA" w:rsidRDefault="005F6299" w:rsidP="00DB2FCC">
      <w:pPr>
        <w:autoSpaceDE w:val="0"/>
        <w:autoSpaceDN w:val="0"/>
        <w:adjustRightInd w:val="0"/>
        <w:spacing w:line="276" w:lineRule="auto"/>
        <w:jc w:val="both"/>
        <w:rPr>
          <w:rFonts w:ascii="Times New Roman" w:hAnsi="Times New Roman" w:cs="Times New Roman"/>
        </w:rPr>
      </w:pPr>
      <w:r w:rsidRPr="00556BFD">
        <w:rPr>
          <w:rFonts w:ascii="Times New Roman" w:hAnsi="Times New Roman" w:cs="Times New Roman"/>
        </w:rPr>
        <w:t xml:space="preserve">Next, we cultivated </w:t>
      </w:r>
      <w:r w:rsidRPr="00556BFD">
        <w:rPr>
          <w:rFonts w:ascii="Times New Roman" w:hAnsi="Times New Roman" w:cs="Times New Roman"/>
          <w:i/>
          <w:iCs/>
        </w:rPr>
        <w:t xml:space="preserve">Lotus </w:t>
      </w:r>
      <w:r w:rsidRPr="00556BFD">
        <w:rPr>
          <w:rFonts w:ascii="Times New Roman" w:hAnsi="Times New Roman" w:cs="Times New Roman"/>
        </w:rPr>
        <w:t xml:space="preserve">and </w:t>
      </w:r>
      <w:r w:rsidRPr="00556BFD">
        <w:rPr>
          <w:rFonts w:ascii="Times New Roman" w:hAnsi="Times New Roman" w:cs="Times New Roman"/>
          <w:i/>
          <w:iCs/>
        </w:rPr>
        <w:t>Hordeum</w:t>
      </w:r>
      <w:r w:rsidRPr="00556BFD">
        <w:rPr>
          <w:rFonts w:ascii="Times New Roman" w:hAnsi="Times New Roman" w:cs="Times New Roman"/>
        </w:rPr>
        <w:t xml:space="preserve"> </w:t>
      </w:r>
      <w:proofErr w:type="gramStart"/>
      <w:r w:rsidRPr="00556BFD">
        <w:rPr>
          <w:rFonts w:ascii="Times New Roman" w:hAnsi="Times New Roman" w:cs="Times New Roman"/>
        </w:rPr>
        <w:t>wild-type</w:t>
      </w:r>
      <w:proofErr w:type="gramEnd"/>
      <w:r w:rsidRPr="00556BFD">
        <w:rPr>
          <w:rFonts w:ascii="Times New Roman" w:hAnsi="Times New Roman" w:cs="Times New Roman"/>
        </w:rPr>
        <w:t xml:space="preserve"> </w:t>
      </w:r>
      <w:r w:rsidR="005703CD" w:rsidRPr="00556BFD">
        <w:rPr>
          <w:rFonts w:ascii="Times New Roman" w:hAnsi="Times New Roman" w:cs="Times New Roman"/>
        </w:rPr>
        <w:t>i</w:t>
      </w:r>
      <w:r w:rsidRPr="00556BFD">
        <w:rPr>
          <w:rFonts w:ascii="Times New Roman" w:hAnsi="Times New Roman" w:cs="Times New Roman"/>
        </w:rPr>
        <w:t xml:space="preserve">n the three </w:t>
      </w:r>
      <w:r w:rsidR="00FF7EA3" w:rsidRPr="00556BFD">
        <w:rPr>
          <w:rFonts w:ascii="Times New Roman" w:hAnsi="Times New Roman" w:cs="Times New Roman"/>
        </w:rPr>
        <w:t>soils</w:t>
      </w:r>
      <w:r w:rsidRPr="00556BFD">
        <w:rPr>
          <w:rFonts w:ascii="Times New Roman" w:hAnsi="Times New Roman" w:cs="Times New Roman"/>
        </w:rPr>
        <w:t xml:space="preserve"> </w:t>
      </w:r>
      <w:r w:rsidR="005703CD" w:rsidRPr="00556BFD">
        <w:rPr>
          <w:rFonts w:ascii="Times New Roman" w:hAnsi="Times New Roman" w:cs="Times New Roman"/>
        </w:rPr>
        <w:t>(</w:t>
      </w:r>
      <w:r w:rsidRPr="00556BFD">
        <w:rPr>
          <w:rFonts w:ascii="Times New Roman" w:hAnsi="Times New Roman" w:cs="Times New Roman"/>
        </w:rPr>
        <w:t>NPK, PK and UF</w:t>
      </w:r>
      <w:r w:rsidR="005703CD" w:rsidRPr="00556BFD">
        <w:rPr>
          <w:rFonts w:ascii="Times New Roman" w:hAnsi="Times New Roman" w:cs="Times New Roman"/>
        </w:rPr>
        <w:t>)</w:t>
      </w:r>
      <w:r w:rsidRPr="00556BFD">
        <w:rPr>
          <w:rFonts w:ascii="Times New Roman" w:hAnsi="Times New Roman" w:cs="Times New Roman"/>
        </w:rPr>
        <w:t xml:space="preserve"> for three weeks (</w:t>
      </w:r>
      <w:r w:rsidRPr="00C12142">
        <w:rPr>
          <w:rFonts w:ascii="Times New Roman" w:hAnsi="Times New Roman" w:cs="Times New Roman"/>
          <w:highlight w:val="magenta"/>
        </w:rPr>
        <w:t xml:space="preserve">Fig. </w:t>
      </w:r>
      <w:r w:rsidR="00195D04" w:rsidRPr="00C12142">
        <w:rPr>
          <w:rFonts w:ascii="Times New Roman" w:hAnsi="Times New Roman" w:cs="Times New Roman"/>
          <w:highlight w:val="magenta"/>
        </w:rPr>
        <w:t>2A</w:t>
      </w:r>
      <w:r w:rsidRPr="00556BFD">
        <w:rPr>
          <w:rFonts w:ascii="Times New Roman" w:hAnsi="Times New Roman" w:cs="Times New Roman"/>
        </w:rPr>
        <w:t>)</w:t>
      </w:r>
      <w:r w:rsidR="005F440B">
        <w:rPr>
          <w:rFonts w:ascii="Times New Roman" w:hAnsi="Times New Roman" w:cs="Times New Roman"/>
        </w:rPr>
        <w:t xml:space="preserve"> and assessed their phenotype and associated microbiota.</w:t>
      </w:r>
      <w:r w:rsidR="00195D04" w:rsidRPr="00556BFD">
        <w:rPr>
          <w:rFonts w:ascii="Times New Roman" w:hAnsi="Times New Roman" w:cs="Times New Roman"/>
        </w:rPr>
        <w:t xml:space="preserve"> </w:t>
      </w:r>
      <w:r w:rsidR="00C12142">
        <w:rPr>
          <w:rFonts w:ascii="Times New Roman" w:hAnsi="Times New Roman" w:cs="Times New Roman"/>
        </w:rPr>
        <w:t xml:space="preserve">Shoot </w:t>
      </w:r>
      <w:r w:rsidR="00195D04" w:rsidRPr="00556BFD">
        <w:rPr>
          <w:rFonts w:ascii="Times New Roman" w:hAnsi="Times New Roman" w:cs="Times New Roman"/>
        </w:rPr>
        <w:t xml:space="preserve">fresh weight </w:t>
      </w:r>
      <w:r w:rsidR="00F47626" w:rsidRPr="00556BFD">
        <w:rPr>
          <w:rFonts w:ascii="Times New Roman" w:hAnsi="Times New Roman" w:cs="Times New Roman"/>
        </w:rPr>
        <w:t>revealed</w:t>
      </w:r>
      <w:r w:rsidR="00195D04" w:rsidRPr="00556BFD">
        <w:rPr>
          <w:rFonts w:ascii="Times New Roman" w:hAnsi="Times New Roman" w:cs="Times New Roman"/>
        </w:rPr>
        <w:t xml:space="preserve"> </w:t>
      </w:r>
      <w:r w:rsidR="00A14D78" w:rsidRPr="00556BFD">
        <w:rPr>
          <w:rFonts w:ascii="Times New Roman" w:hAnsi="Times New Roman" w:cs="Times New Roman"/>
        </w:rPr>
        <w:t>that, as expected</w:t>
      </w:r>
      <w:r w:rsidR="00A14D78">
        <w:rPr>
          <w:rFonts w:ascii="Times New Roman" w:hAnsi="Times New Roman" w:cs="Times New Roman"/>
        </w:rPr>
        <w:t xml:space="preserve"> </w:t>
      </w:r>
      <w:r w:rsidR="00A14D78" w:rsidRPr="004219CA">
        <w:rPr>
          <w:rFonts w:ascii="Times New Roman" w:hAnsi="Times New Roman" w:cs="Times New Roman"/>
          <w:kern w:val="0"/>
        </w:rPr>
        <w:t>(</w:t>
      </w:r>
      <w:r w:rsidR="00A14D78" w:rsidRPr="004219CA">
        <w:rPr>
          <w:rFonts w:ascii="Times New Roman" w:hAnsi="Times New Roman" w:cs="Times New Roman"/>
          <w:color w:val="FF0000"/>
          <w:kern w:val="0"/>
        </w:rPr>
        <w:t>citation:261</w:t>
      </w:r>
      <w:r w:rsidR="00A14D78" w:rsidRPr="004219CA">
        <w:rPr>
          <w:rFonts w:ascii="Times New Roman" w:hAnsi="Times New Roman" w:cs="Times New Roman"/>
          <w:kern w:val="0"/>
        </w:rPr>
        <w:t>)</w:t>
      </w:r>
      <w:r w:rsidR="00A14D78">
        <w:rPr>
          <w:rFonts w:ascii="Times New Roman" w:hAnsi="Times New Roman" w:cs="Times New Roman"/>
          <w:kern w:val="0"/>
        </w:rPr>
        <w:t>,</w:t>
      </w:r>
      <w:r w:rsidR="00A14D78" w:rsidRPr="004219CA">
        <w:rPr>
          <w:rFonts w:ascii="Times New Roman" w:hAnsi="Times New Roman" w:cs="Times New Roman"/>
          <w:kern w:val="0"/>
        </w:rPr>
        <w:t xml:space="preserve"> </w:t>
      </w:r>
      <w:r w:rsidR="00195D04" w:rsidRPr="00556BFD">
        <w:rPr>
          <w:rFonts w:ascii="Times New Roman" w:hAnsi="Times New Roman" w:cs="Times New Roman"/>
        </w:rPr>
        <w:t xml:space="preserve">fertilisation levels </w:t>
      </w:r>
      <w:r w:rsidR="00A14D78" w:rsidRPr="00556BFD">
        <w:rPr>
          <w:rFonts w:ascii="Times New Roman" w:hAnsi="Times New Roman" w:cs="Times New Roman"/>
        </w:rPr>
        <w:t xml:space="preserve">had a significant effect on plant </w:t>
      </w:r>
      <w:r w:rsidR="00195D04" w:rsidRPr="00556BFD">
        <w:rPr>
          <w:rFonts w:ascii="Times New Roman" w:hAnsi="Times New Roman" w:cs="Times New Roman"/>
        </w:rPr>
        <w:t xml:space="preserve">growth, with reduced growth </w:t>
      </w:r>
      <w:r w:rsidR="00F47626" w:rsidRPr="00556BFD">
        <w:rPr>
          <w:rFonts w:ascii="Times New Roman" w:hAnsi="Times New Roman" w:cs="Times New Roman"/>
        </w:rPr>
        <w:t>as</w:t>
      </w:r>
      <w:r w:rsidR="00195D04" w:rsidRPr="00556BFD">
        <w:rPr>
          <w:rFonts w:ascii="Times New Roman" w:hAnsi="Times New Roman" w:cs="Times New Roman"/>
        </w:rPr>
        <w:t xml:space="preserve"> nutrient</w:t>
      </w:r>
      <w:r w:rsidR="00F47626" w:rsidRPr="00556BFD">
        <w:rPr>
          <w:rFonts w:ascii="Times New Roman" w:hAnsi="Times New Roman" w:cs="Times New Roman"/>
        </w:rPr>
        <w:t xml:space="preserve"> availability decrease</w:t>
      </w:r>
      <w:r w:rsidR="00A14D78" w:rsidRPr="00556BFD">
        <w:rPr>
          <w:rFonts w:ascii="Times New Roman" w:hAnsi="Times New Roman" w:cs="Times New Roman"/>
        </w:rPr>
        <w:t>d</w:t>
      </w:r>
      <w:r w:rsidR="00195D04" w:rsidRPr="00556BFD">
        <w:rPr>
          <w:rFonts w:ascii="Times New Roman" w:hAnsi="Times New Roman" w:cs="Times New Roman"/>
        </w:rPr>
        <w:t xml:space="preserve"> (</w:t>
      </w:r>
      <w:r w:rsidR="00195D04" w:rsidRPr="00C12142">
        <w:rPr>
          <w:rFonts w:ascii="Times New Roman" w:hAnsi="Times New Roman" w:cs="Times New Roman"/>
          <w:highlight w:val="magenta"/>
        </w:rPr>
        <w:t>Fig.</w:t>
      </w:r>
      <w:r w:rsidR="00353AB3" w:rsidRPr="00C12142">
        <w:rPr>
          <w:rFonts w:ascii="Times New Roman" w:hAnsi="Times New Roman" w:cs="Times New Roman"/>
          <w:highlight w:val="magenta"/>
        </w:rPr>
        <w:t xml:space="preserve"> </w:t>
      </w:r>
      <w:r w:rsidR="00195D04" w:rsidRPr="00C12142">
        <w:rPr>
          <w:rFonts w:ascii="Times New Roman" w:hAnsi="Times New Roman" w:cs="Times New Roman"/>
          <w:highlight w:val="magenta"/>
        </w:rPr>
        <w:t>2B</w:t>
      </w:r>
      <w:r w:rsidR="00195D04" w:rsidRPr="00556BFD">
        <w:rPr>
          <w:rFonts w:ascii="Times New Roman" w:hAnsi="Times New Roman" w:cs="Times New Roman"/>
        </w:rPr>
        <w:t>)</w:t>
      </w:r>
      <w:r w:rsidR="00195D04" w:rsidRPr="00556BFD">
        <w:rPr>
          <w:rFonts w:ascii="Times New Roman" w:hAnsi="Times New Roman" w:cs="Times New Roman"/>
          <w:kern w:val="0"/>
        </w:rPr>
        <w:t xml:space="preserve">. </w:t>
      </w:r>
      <w:r w:rsidR="00195D04" w:rsidRPr="00556BFD">
        <w:rPr>
          <w:rFonts w:ascii="Times New Roman" w:hAnsi="Times New Roman" w:cs="Times New Roman"/>
          <w:i/>
          <w:iCs/>
          <w:kern w:val="0"/>
        </w:rPr>
        <w:t>Lotus</w:t>
      </w:r>
      <w:r w:rsidR="00033B2C" w:rsidRPr="00556BFD">
        <w:rPr>
          <w:rFonts w:ascii="Times New Roman" w:hAnsi="Times New Roman" w:cs="Times New Roman"/>
          <w:i/>
          <w:iCs/>
          <w:kern w:val="0"/>
        </w:rPr>
        <w:t xml:space="preserve"> </w:t>
      </w:r>
      <w:r w:rsidR="00033B2C" w:rsidRPr="00556BFD">
        <w:rPr>
          <w:rFonts w:ascii="Times New Roman" w:hAnsi="Times New Roman" w:cs="Times New Roman"/>
          <w:kern w:val="0"/>
        </w:rPr>
        <w:t>formed</w:t>
      </w:r>
      <w:r w:rsidR="00195D04" w:rsidRPr="00556BFD">
        <w:rPr>
          <w:rFonts w:ascii="Times New Roman" w:hAnsi="Times New Roman" w:cs="Times New Roman"/>
          <w:kern w:val="0"/>
        </w:rPr>
        <w:t xml:space="preserve"> pink root nodules</w:t>
      </w:r>
      <w:r w:rsidR="0046168B" w:rsidRPr="00556BFD">
        <w:rPr>
          <w:rFonts w:ascii="Times New Roman" w:hAnsi="Times New Roman" w:cs="Times New Roman"/>
          <w:kern w:val="0"/>
        </w:rPr>
        <w:t xml:space="preserve"> in all soils</w:t>
      </w:r>
      <w:r w:rsidR="00A14D78" w:rsidRPr="00556BFD">
        <w:rPr>
          <w:rFonts w:ascii="Times New Roman" w:hAnsi="Times New Roman" w:cs="Times New Roman"/>
          <w:kern w:val="0"/>
        </w:rPr>
        <w:t>, although</w:t>
      </w:r>
      <w:r w:rsidR="0046168B" w:rsidRPr="00556BFD">
        <w:rPr>
          <w:rFonts w:ascii="Times New Roman" w:hAnsi="Times New Roman" w:cs="Times New Roman"/>
          <w:kern w:val="0"/>
        </w:rPr>
        <w:t xml:space="preserve"> nodule </w:t>
      </w:r>
      <w:r w:rsidR="00A14D78" w:rsidRPr="00556BFD">
        <w:rPr>
          <w:rFonts w:ascii="Times New Roman" w:hAnsi="Times New Roman" w:cs="Times New Roman"/>
          <w:kern w:val="0"/>
        </w:rPr>
        <w:t>numbers</w:t>
      </w:r>
      <w:r w:rsidR="00195D04" w:rsidRPr="00556BFD">
        <w:rPr>
          <w:rFonts w:ascii="Times New Roman" w:hAnsi="Times New Roman" w:cs="Times New Roman"/>
          <w:kern w:val="0"/>
        </w:rPr>
        <w:t xml:space="preserve"> were significantly higher </w:t>
      </w:r>
      <w:r w:rsidR="00F47626" w:rsidRPr="00556BFD">
        <w:rPr>
          <w:rFonts w:ascii="Times New Roman" w:hAnsi="Times New Roman" w:cs="Times New Roman"/>
          <w:kern w:val="0"/>
        </w:rPr>
        <w:t>i</w:t>
      </w:r>
      <w:r w:rsidR="00195D04" w:rsidRPr="00556BFD">
        <w:rPr>
          <w:rFonts w:ascii="Times New Roman" w:hAnsi="Times New Roman" w:cs="Times New Roman"/>
          <w:kern w:val="0"/>
        </w:rPr>
        <w:t>n PK and UF</w:t>
      </w:r>
      <w:r w:rsidR="00195D04" w:rsidRPr="004219CA">
        <w:rPr>
          <w:rFonts w:ascii="Times New Roman" w:hAnsi="Times New Roman" w:cs="Times New Roman"/>
          <w:kern w:val="0"/>
        </w:rPr>
        <w:t xml:space="preserve"> </w:t>
      </w:r>
      <w:r w:rsidR="00C12142">
        <w:rPr>
          <w:rFonts w:ascii="Times New Roman" w:hAnsi="Times New Roman" w:cs="Times New Roman"/>
          <w:kern w:val="0"/>
        </w:rPr>
        <w:t xml:space="preserve">than in NPK, reflecting nitrogen repression of symbiosis </w:t>
      </w:r>
      <w:r w:rsidR="00195D04" w:rsidRPr="004219CA">
        <w:rPr>
          <w:rFonts w:ascii="Times New Roman" w:hAnsi="Times New Roman" w:cs="Times New Roman"/>
          <w:kern w:val="0"/>
        </w:rPr>
        <w:t>(</w:t>
      </w:r>
      <w:r w:rsidR="00195D04" w:rsidRPr="00C12142">
        <w:rPr>
          <w:rFonts w:ascii="Times New Roman" w:hAnsi="Times New Roman" w:cs="Times New Roman"/>
          <w:kern w:val="0"/>
          <w:highlight w:val="magenta"/>
        </w:rPr>
        <w:t>Fig.2C</w:t>
      </w:r>
      <w:r w:rsidR="00195D04" w:rsidRPr="004219CA">
        <w:rPr>
          <w:rFonts w:ascii="Times New Roman" w:hAnsi="Times New Roman" w:cs="Times New Roman"/>
          <w:kern w:val="0"/>
        </w:rPr>
        <w:t xml:space="preserve">). The highest nodule counts were observed in PK,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sufficient </w:t>
      </w:r>
      <w:r w:rsidR="00A14D78">
        <w:rPr>
          <w:rFonts w:ascii="Times New Roman" w:hAnsi="Times New Roman" w:cs="Times New Roman"/>
          <w:kern w:val="0"/>
        </w:rPr>
        <w:t>phosphorus</w:t>
      </w:r>
      <w:r w:rsidR="00195D04" w:rsidRPr="004219CA">
        <w:rPr>
          <w:rFonts w:ascii="Times New Roman" w:hAnsi="Times New Roman" w:cs="Times New Roman"/>
          <w:kern w:val="0"/>
        </w:rPr>
        <w:t xml:space="preserve"> </w:t>
      </w:r>
      <w:r w:rsidR="00C12142">
        <w:rPr>
          <w:rFonts w:ascii="Times New Roman" w:hAnsi="Times New Roman" w:cs="Times New Roman"/>
          <w:kern w:val="0"/>
        </w:rPr>
        <w:t>supporting</w:t>
      </w:r>
      <w:r w:rsidR="00195D04" w:rsidRPr="004219CA">
        <w:rPr>
          <w:rFonts w:ascii="Times New Roman" w:hAnsi="Times New Roman" w:cs="Times New Roman"/>
          <w:kern w:val="0"/>
        </w:rPr>
        <w:t xml:space="preserve"> </w:t>
      </w:r>
      <w:r w:rsidR="00882A7A">
        <w:rPr>
          <w:rFonts w:ascii="Times New Roman" w:hAnsi="Times New Roman" w:cs="Times New Roman"/>
          <w:kern w:val="0"/>
        </w:rPr>
        <w:t>SNF</w:t>
      </w:r>
      <w:r w:rsidR="00F47626" w:rsidRPr="004219CA">
        <w:rPr>
          <w:rFonts w:ascii="Times New Roman" w:hAnsi="Times New Roman" w:cs="Times New Roman"/>
          <w:kern w:val="0"/>
        </w:rPr>
        <w:t xml:space="preserve"> </w:t>
      </w:r>
      <w:r w:rsidR="00195D04" w:rsidRPr="004219CA">
        <w:rPr>
          <w:rFonts w:ascii="Times New Roman" w:hAnsi="Times New Roman" w:cs="Times New Roman"/>
          <w:kern w:val="0"/>
        </w:rPr>
        <w:t>(</w:t>
      </w:r>
      <w:r w:rsidR="00195D04" w:rsidRPr="004219CA">
        <w:rPr>
          <w:rFonts w:ascii="Times New Roman" w:hAnsi="Times New Roman" w:cs="Times New Roman"/>
          <w:color w:val="FF0000"/>
          <w:kern w:val="0"/>
        </w:rPr>
        <w:t>citation:246</w:t>
      </w:r>
      <w:r w:rsidR="00195D04" w:rsidRPr="004219CA">
        <w:rPr>
          <w:rFonts w:ascii="Times New Roman" w:hAnsi="Times New Roman" w:cs="Times New Roman"/>
          <w:kern w:val="0"/>
        </w:rPr>
        <w:t>).</w:t>
      </w:r>
      <w:r w:rsidR="00C12142">
        <w:rPr>
          <w:rFonts w:ascii="Times New Roman" w:hAnsi="Times New Roman" w:cs="Times New Roman"/>
        </w:rPr>
        <w:t xml:space="preserve"> W</w:t>
      </w:r>
      <w:r w:rsidR="00F47626" w:rsidRPr="00556BFD">
        <w:rPr>
          <w:rFonts w:ascii="Times New Roman" w:hAnsi="Times New Roman" w:cs="Times New Roman"/>
        </w:rPr>
        <w:t xml:space="preserve">e </w:t>
      </w:r>
      <w:r w:rsidRPr="00556BFD">
        <w:rPr>
          <w:rFonts w:ascii="Times New Roman" w:hAnsi="Times New Roman" w:cs="Times New Roman"/>
        </w:rPr>
        <w:t xml:space="preserve">collected rhizosphere, root, and nodule samples </w:t>
      </w:r>
      <w:del w:id="43" w:author="Simona Radutoiu" w:date="2026-01-25T14:20:00Z" w16du:dateUtc="2026-01-25T13:20:00Z">
        <w:r w:rsidRPr="00556BFD" w:rsidDel="00165BEB">
          <w:rPr>
            <w:rFonts w:ascii="Times New Roman" w:hAnsi="Times New Roman" w:cs="Times New Roman"/>
          </w:rPr>
          <w:delText>(</w:delText>
        </w:r>
        <w:r w:rsidR="00F47626" w:rsidRPr="00556BFD" w:rsidDel="00165BEB">
          <w:rPr>
            <w:rFonts w:ascii="Times New Roman" w:hAnsi="Times New Roman" w:cs="Times New Roman"/>
          </w:rPr>
          <w:delText>when</w:delText>
        </w:r>
        <w:r w:rsidR="00195D04" w:rsidRPr="00556BFD" w:rsidDel="00165BEB">
          <w:rPr>
            <w:rFonts w:ascii="Times New Roman" w:hAnsi="Times New Roman" w:cs="Times New Roman"/>
          </w:rPr>
          <w:delText xml:space="preserve"> present</w:delText>
        </w:r>
        <w:r w:rsidRPr="00556BFD" w:rsidDel="00165BEB">
          <w:rPr>
            <w:rFonts w:ascii="Times New Roman" w:hAnsi="Times New Roman" w:cs="Times New Roman"/>
          </w:rPr>
          <w:delText xml:space="preserve">) </w:delText>
        </w:r>
      </w:del>
      <w:r w:rsidRPr="00556BFD">
        <w:rPr>
          <w:rFonts w:ascii="Times New Roman" w:hAnsi="Times New Roman" w:cs="Times New Roman"/>
        </w:rPr>
        <w:t>for microbiome analysi</w:t>
      </w:r>
      <w:r w:rsidR="0046168B" w:rsidRPr="00556BFD">
        <w:rPr>
          <w:rFonts w:ascii="Times New Roman" w:hAnsi="Times New Roman" w:cs="Times New Roman"/>
        </w:rPr>
        <w:t xml:space="preserve">s. </w:t>
      </w:r>
      <w:r w:rsidR="00C12142">
        <w:rPr>
          <w:rFonts w:ascii="Times New Roman" w:hAnsi="Times New Roman" w:cs="Times New Roman"/>
        </w:rPr>
        <w:t>As expected, a</w:t>
      </w:r>
      <w:r w:rsidR="005B6BB6" w:rsidRPr="00556BFD">
        <w:rPr>
          <w:rFonts w:ascii="Times New Roman" w:hAnsi="Times New Roman" w:cs="Times New Roman"/>
        </w:rPr>
        <w:t>lpha</w:t>
      </w:r>
      <w:r w:rsidR="00F47626" w:rsidRPr="00556BFD">
        <w:rPr>
          <w:rFonts w:ascii="Times New Roman" w:hAnsi="Times New Roman" w:cs="Times New Roman"/>
        </w:rPr>
        <w:t xml:space="preserve"> </w:t>
      </w:r>
      <w:r w:rsidR="0046168B" w:rsidRPr="00556BFD">
        <w:rPr>
          <w:rFonts w:ascii="Times New Roman" w:hAnsi="Times New Roman" w:cs="Times New Roman"/>
        </w:rPr>
        <w:t xml:space="preserve">diversity </w:t>
      </w:r>
      <w:r w:rsidR="005B6BB6" w:rsidRPr="00556BFD">
        <w:rPr>
          <w:rFonts w:ascii="Times New Roman" w:hAnsi="Times New Roman" w:cs="Times New Roman"/>
        </w:rPr>
        <w:t xml:space="preserve">was </w:t>
      </w:r>
      <w:r w:rsidR="00F47626" w:rsidRPr="00556BFD">
        <w:rPr>
          <w:rFonts w:ascii="Times New Roman" w:hAnsi="Times New Roman" w:cs="Times New Roman"/>
        </w:rPr>
        <w:t xml:space="preserve">highest </w:t>
      </w:r>
      <w:r w:rsidR="0046168B" w:rsidRPr="00556BFD">
        <w:rPr>
          <w:rFonts w:ascii="Times New Roman" w:hAnsi="Times New Roman" w:cs="Times New Roman"/>
        </w:rPr>
        <w:t>in rhizosphere samples</w:t>
      </w:r>
      <w:r w:rsidR="005B6BB6" w:rsidRPr="00556BFD">
        <w:rPr>
          <w:rFonts w:ascii="Times New Roman" w:hAnsi="Times New Roman" w:cs="Times New Roman"/>
        </w:rPr>
        <w:t xml:space="preserve"> </w:t>
      </w:r>
      <w:r w:rsidR="00F47626" w:rsidRPr="00556BFD">
        <w:rPr>
          <w:rFonts w:ascii="Times New Roman" w:hAnsi="Times New Roman" w:cs="Times New Roman"/>
        </w:rPr>
        <w:t>of</w:t>
      </w:r>
      <w:r w:rsidR="005B6BB6" w:rsidRPr="00556BFD">
        <w:rPr>
          <w:rFonts w:ascii="Times New Roman" w:hAnsi="Times New Roman" w:cs="Times New Roman"/>
        </w:rPr>
        <w:t xml:space="preserve"> both hosts</w:t>
      </w:r>
      <w:r w:rsidR="0046168B" w:rsidRPr="00556BFD">
        <w:rPr>
          <w:rFonts w:ascii="Times New Roman" w:hAnsi="Times New Roman" w:cs="Times New Roman"/>
        </w:rPr>
        <w:t>, followed</w:t>
      </w:r>
      <w:r w:rsidR="0046168B" w:rsidRPr="004219CA">
        <w:rPr>
          <w:rFonts w:ascii="Times New Roman" w:hAnsi="Times New Roman" w:cs="Times New Roman"/>
        </w:rPr>
        <w:t xml:space="preserve">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w:t>
      </w:r>
      <w:r w:rsidR="005B6BB6" w:rsidRPr="00AD4995">
        <w:rPr>
          <w:rFonts w:ascii="Times New Roman" w:hAnsi="Times New Roman" w:cs="Times New Roman"/>
          <w:highlight w:val="magenta"/>
        </w:rPr>
        <w:t xml:space="preserve">Suppl. Fig. </w:t>
      </w:r>
      <w:r w:rsidR="00FF4841" w:rsidRPr="00AD4995">
        <w:rPr>
          <w:rFonts w:ascii="Times New Roman" w:hAnsi="Times New Roman" w:cs="Times New Roman"/>
          <w:highlight w:val="magenta"/>
        </w:rPr>
        <w:t>1</w:t>
      </w:r>
      <w:proofErr w:type="gramStart"/>
      <w:r w:rsidR="005B6BB6" w:rsidRPr="00AD4995">
        <w:rPr>
          <w:rFonts w:ascii="Times New Roman" w:hAnsi="Times New Roman" w:cs="Times New Roman"/>
          <w:highlight w:val="magenta"/>
        </w:rPr>
        <w:t>A,</w:t>
      </w:r>
      <w:r w:rsidR="00FF4841" w:rsidRPr="00AD4995">
        <w:rPr>
          <w:rFonts w:ascii="Times New Roman" w:hAnsi="Times New Roman" w:cs="Times New Roman"/>
          <w:highlight w:val="magenta"/>
        </w:rPr>
        <w:t>B</w:t>
      </w:r>
      <w:proofErr w:type="gramEnd"/>
      <w:r w:rsidR="005B6BB6" w:rsidRPr="004219CA">
        <w:rPr>
          <w:rFonts w:ascii="Times New Roman" w:hAnsi="Times New Roman" w:cs="Times New Roman"/>
        </w:rPr>
        <w:t>)</w:t>
      </w:r>
      <w:r w:rsidR="00B64877" w:rsidRPr="004219CA">
        <w:rPr>
          <w:rFonts w:ascii="Times New Roman" w:hAnsi="Times New Roman" w:cs="Times New Roman"/>
        </w:rPr>
        <w:t xml:space="preserve"> </w:t>
      </w:r>
      <w:r w:rsidR="005B6BB6" w:rsidRPr="004219CA">
        <w:rPr>
          <w:rFonts w:ascii="Times New Roman" w:hAnsi="Times New Roman" w:cs="Times New Roman"/>
        </w:rPr>
        <w:t>(</w:t>
      </w:r>
      <w:commentRangeStart w:id="44"/>
      <w:proofErr w:type="spellStart"/>
      <w:r w:rsidR="00033B2C" w:rsidRPr="00033B2C">
        <w:rPr>
          <w:rFonts w:ascii="Times New Roman" w:hAnsi="Times New Roman" w:cs="Times New Roman"/>
          <w:color w:val="000000" w:themeColor="text1"/>
          <w:highlight w:val="red"/>
        </w:rPr>
        <w:t>zgadzaj</w:t>
      </w:r>
      <w:proofErr w:type="spellEnd"/>
      <w:r w:rsidR="00033B2C" w:rsidRPr="00033B2C">
        <w:rPr>
          <w:rFonts w:ascii="Times New Roman" w:hAnsi="Times New Roman" w:cs="Times New Roman"/>
          <w:color w:val="000000" w:themeColor="text1"/>
          <w:highlight w:val="red"/>
        </w:rPr>
        <w:t xml:space="preserve"> 2015 PLOS</w:t>
      </w:r>
      <w:commentRangeEnd w:id="44"/>
      <w:r w:rsidR="00AB029B" w:rsidRPr="004219CA">
        <w:rPr>
          <w:rStyle w:val="CommentReference"/>
          <w:rFonts w:ascii="Times New Roman" w:hAnsi="Times New Roman" w:cs="Times New Roman"/>
          <w:sz w:val="24"/>
          <w:szCs w:val="24"/>
        </w:rPr>
        <w:commentReference w:id="44"/>
      </w:r>
      <w:r w:rsidR="005B6BB6" w:rsidRPr="004219CA">
        <w:rPr>
          <w:rFonts w:ascii="Times New Roman" w:hAnsi="Times New Roman" w:cs="Times New Roman"/>
        </w:rPr>
        <w:t xml:space="preserve">). </w:t>
      </w:r>
      <w:r w:rsidR="00C12142">
        <w:rPr>
          <w:rFonts w:ascii="Times New Roman" w:hAnsi="Times New Roman" w:cs="Times New Roman"/>
        </w:rPr>
        <w:t>F</w:t>
      </w:r>
      <w:r w:rsidR="005B6BB6" w:rsidRPr="004219CA">
        <w:rPr>
          <w:rFonts w:ascii="Times New Roman" w:hAnsi="Times New Roman" w:cs="Times New Roman"/>
        </w:rPr>
        <w:t xml:space="preserve">ertilisation </w:t>
      </w:r>
      <w:r w:rsidR="00C12142">
        <w:rPr>
          <w:rFonts w:ascii="Times New Roman" w:hAnsi="Times New Roman" w:cs="Times New Roman"/>
        </w:rPr>
        <w:t>history</w:t>
      </w:r>
      <w:r w:rsidR="005B6BB6" w:rsidRPr="004219CA">
        <w:rPr>
          <w:rFonts w:ascii="Times New Roman" w:hAnsi="Times New Roman" w:cs="Times New Roman"/>
        </w:rPr>
        <w:t xml:space="preserve">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943656">
        <w:rPr>
          <w:rFonts w:ascii="Times New Roman" w:hAnsi="Times New Roman" w:cs="Times New Roman"/>
        </w:rPr>
        <w:t xml:space="preserve">but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943656" w:rsidRPr="00556BFD">
        <w:rPr>
          <w:rFonts w:ascii="Times New Roman" w:hAnsi="Times New Roman" w:cs="Times New Roman"/>
        </w:rPr>
        <w:t xml:space="preserve"> (</w:t>
      </w:r>
      <w:r w:rsidR="00943656" w:rsidRPr="00943656">
        <w:rPr>
          <w:rFonts w:ascii="Times New Roman" w:hAnsi="Times New Roman" w:cs="Times New Roman"/>
          <w:highlight w:val="magenta"/>
        </w:rPr>
        <w:t>Suppl</w:t>
      </w:r>
      <w:r w:rsidR="00943656" w:rsidRPr="00AD4995">
        <w:rPr>
          <w:rFonts w:ascii="Times New Roman" w:hAnsi="Times New Roman" w:cs="Times New Roman"/>
          <w:highlight w:val="magenta"/>
        </w:rPr>
        <w:t xml:space="preserve">. Fig. </w:t>
      </w:r>
      <w:r w:rsidR="00FF4841" w:rsidRPr="00AD4995">
        <w:rPr>
          <w:rFonts w:ascii="Times New Roman" w:hAnsi="Times New Roman" w:cs="Times New Roman"/>
          <w:highlight w:val="magenta"/>
        </w:rPr>
        <w:t>1</w:t>
      </w:r>
      <w:proofErr w:type="gramStart"/>
      <w:r w:rsidR="00FF4841" w:rsidRPr="00AD4995">
        <w:rPr>
          <w:rFonts w:ascii="Times New Roman" w:hAnsi="Times New Roman" w:cs="Times New Roman"/>
          <w:highlight w:val="magenta"/>
        </w:rPr>
        <w:t>A,B</w:t>
      </w:r>
      <w:proofErr w:type="gramEnd"/>
      <w:r w:rsidR="00943656" w:rsidRPr="00556BFD">
        <w:rPr>
          <w:rFonts w:ascii="Times New Roman" w:hAnsi="Times New Roman" w:cs="Times New Roman"/>
        </w:rPr>
        <w:t>)</w:t>
      </w:r>
      <w:r w:rsidR="00E823C5">
        <w:rPr>
          <w:rFonts w:ascii="Times New Roman" w:hAnsi="Times New Roman" w:cs="Times New Roman"/>
        </w:rPr>
        <w:t xml:space="preserve">, </w:t>
      </w:r>
      <w:r w:rsidR="00943656">
        <w:rPr>
          <w:rFonts w:ascii="Times New Roman" w:hAnsi="Times New Roman" w:cs="Times New Roman"/>
        </w:rPr>
        <w:t>coinciding with higher nodule numbers (</w:t>
      </w:r>
      <w:r w:rsidR="00943656" w:rsidRPr="00943656">
        <w:rPr>
          <w:rFonts w:ascii="Times New Roman" w:hAnsi="Times New Roman" w:cs="Times New Roman"/>
          <w:highlight w:val="magenta"/>
        </w:rPr>
        <w:t>Fig.</w:t>
      </w:r>
      <w:r w:rsidR="00FF4841">
        <w:rPr>
          <w:rFonts w:ascii="Times New Roman" w:hAnsi="Times New Roman" w:cs="Times New Roman"/>
          <w:highlight w:val="magenta"/>
        </w:rPr>
        <w:t>2C</w:t>
      </w:r>
      <w:r w:rsidR="00943656" w:rsidRPr="00943656">
        <w:rPr>
          <w:rFonts w:ascii="Times New Roman" w:hAnsi="Times New Roman" w:cs="Times New Roman"/>
          <w:highlight w:val="magenta"/>
        </w:rPr>
        <w:t>)</w:t>
      </w:r>
      <w:r w:rsidR="00943656">
        <w:rPr>
          <w:rFonts w:ascii="Times New Roman" w:hAnsi="Times New Roman" w:cs="Times New Roman"/>
        </w:rPr>
        <w:t xml:space="preserve">, consistent with SNF contributing to rhizosphere microbiota structuring (Tao </w:t>
      </w:r>
      <w:r w:rsidR="00943656" w:rsidRPr="00943656">
        <w:rPr>
          <w:rFonts w:ascii="Times New Roman" w:hAnsi="Times New Roman" w:cs="Times New Roman"/>
          <w:i/>
          <w:iCs/>
        </w:rPr>
        <w:t>et al</w:t>
      </w:r>
      <w:r w:rsidR="00943656">
        <w:rPr>
          <w:rFonts w:ascii="Times New Roman" w:hAnsi="Times New Roman" w:cs="Times New Roman"/>
        </w:rPr>
        <w:t>., 2024).</w:t>
      </w:r>
      <w:r w:rsidR="005B6BB6" w:rsidRPr="00556BFD">
        <w:rPr>
          <w:rFonts w:ascii="Times New Roman" w:hAnsi="Times New Roman" w:cs="Times New Roman"/>
        </w:rPr>
        <w:t xml:space="preserve"> Beta</w:t>
      </w:r>
      <w:r w:rsidR="00F47626" w:rsidRPr="00556BFD">
        <w:rPr>
          <w:rFonts w:ascii="Times New Roman" w:hAnsi="Times New Roman" w:cs="Times New Roman"/>
        </w:rPr>
        <w:t xml:space="preserve"> </w:t>
      </w:r>
      <w:r w:rsidR="005B6BB6" w:rsidRPr="00556BFD">
        <w:rPr>
          <w:rFonts w:ascii="Times New Roman" w:hAnsi="Times New Roman" w:cs="Times New Roman"/>
        </w:rPr>
        <w:t xml:space="preserve">diversity was </w:t>
      </w:r>
      <w:proofErr w:type="spellStart"/>
      <w:r w:rsidR="00F47626" w:rsidRPr="00556BFD">
        <w:rPr>
          <w:rFonts w:ascii="Times New Roman" w:hAnsi="Times New Roman" w:cs="Times New Roman"/>
        </w:rPr>
        <w:t>significanlty</w:t>
      </w:r>
      <w:proofErr w:type="spellEnd"/>
      <w:r w:rsidR="005B6BB6" w:rsidRPr="00556BFD">
        <w:rPr>
          <w:rFonts w:ascii="Times New Roman" w:hAnsi="Times New Roman" w:cs="Times New Roman"/>
        </w:rPr>
        <w:t xml:space="preserve"> influenced by </w:t>
      </w:r>
      <w:r w:rsidR="00F47626" w:rsidRPr="00556BFD">
        <w:rPr>
          <w:rFonts w:ascii="Times New Roman" w:hAnsi="Times New Roman" w:cs="Times New Roman"/>
        </w:rPr>
        <w:t xml:space="preserve">both </w:t>
      </w:r>
      <w:r w:rsidR="005B6BB6" w:rsidRPr="00556BFD">
        <w:rPr>
          <w:rFonts w:ascii="Times New Roman" w:hAnsi="Times New Roman" w:cs="Times New Roman"/>
        </w:rPr>
        <w:t xml:space="preserve">sample fraction </w:t>
      </w:r>
      <w:r w:rsidR="00F47626" w:rsidRPr="00556BFD">
        <w:rPr>
          <w:rFonts w:ascii="Times New Roman" w:hAnsi="Times New Roman" w:cs="Times New Roman"/>
        </w:rPr>
        <w:t>and</w:t>
      </w:r>
      <w:r w:rsidR="005B6BB6" w:rsidRPr="00556BFD">
        <w:rPr>
          <w:rFonts w:ascii="Times New Roman" w:hAnsi="Times New Roman" w:cs="Times New Roman"/>
        </w:rPr>
        <w:t xml:space="preserve"> soil type in both plants (</w:t>
      </w:r>
      <w:r w:rsidR="005B6BB6" w:rsidRPr="00AD4995">
        <w:rPr>
          <w:rFonts w:ascii="Times New Roman" w:hAnsi="Times New Roman" w:cs="Times New Roman"/>
          <w:highlight w:val="magenta"/>
        </w:rPr>
        <w:t>Fig. 2</w:t>
      </w:r>
      <w:r w:rsidR="00FF4841" w:rsidRPr="00AD4995">
        <w:rPr>
          <w:rFonts w:ascii="Times New Roman" w:hAnsi="Times New Roman" w:cs="Times New Roman"/>
          <w:highlight w:val="magenta"/>
        </w:rPr>
        <w:t>D</w:t>
      </w:r>
      <w:r w:rsidR="005B6BB6" w:rsidRPr="00556BFD">
        <w:rPr>
          <w:rFonts w:ascii="Times New Roman" w:hAnsi="Times New Roman" w:cs="Times New Roman"/>
        </w:rPr>
        <w:t>)</w:t>
      </w:r>
      <w:r w:rsidR="006F7A59" w:rsidRPr="00556BFD">
        <w:rPr>
          <w:rFonts w:ascii="Times New Roman" w:hAnsi="Times New Roman" w:cs="Times New Roman"/>
        </w:rPr>
        <w:t xml:space="preserve">, with </w:t>
      </w:r>
      <w:r w:rsidR="00943656">
        <w:rPr>
          <w:rFonts w:ascii="Times New Roman" w:hAnsi="Times New Roman" w:cs="Times New Roman"/>
        </w:rPr>
        <w:t>clear separation</w:t>
      </w:r>
      <w:r w:rsidR="006F7A59" w:rsidRPr="00556BFD">
        <w:rPr>
          <w:rFonts w:ascii="Times New Roman" w:hAnsi="Times New Roman" w:cs="Times New Roman"/>
        </w:rPr>
        <w:t xml:space="preserve"> of rhizosphere and root communities. </w:t>
      </w:r>
      <w:r w:rsidR="006F7A59" w:rsidRPr="00556BFD">
        <w:rPr>
          <w:rFonts w:ascii="Times New Roman" w:hAnsi="Times New Roman" w:cs="Times New Roman"/>
          <w:i/>
          <w:iCs/>
        </w:rPr>
        <w:t>Lotus</w:t>
      </w:r>
      <w:r w:rsidR="006F7A59" w:rsidRPr="00556BFD">
        <w:rPr>
          <w:rFonts w:ascii="Times New Roman" w:hAnsi="Times New Roman" w:cs="Times New Roman"/>
        </w:rPr>
        <w:t xml:space="preserve"> nodule communities </w:t>
      </w:r>
      <w:r w:rsidR="00943656">
        <w:rPr>
          <w:rFonts w:ascii="Times New Roman" w:hAnsi="Times New Roman" w:cs="Times New Roman"/>
        </w:rPr>
        <w:t>displayed</w:t>
      </w:r>
      <w:r w:rsidR="006F7A59" w:rsidRPr="00556BFD">
        <w:rPr>
          <w:rFonts w:ascii="Times New Roman" w:hAnsi="Times New Roman" w:cs="Times New Roman"/>
        </w:rPr>
        <w:t xml:space="preserve"> similar beta</w:t>
      </w:r>
      <w:r w:rsidR="00F47626" w:rsidRPr="00556BFD">
        <w:rPr>
          <w:rFonts w:ascii="Times New Roman" w:hAnsi="Times New Roman" w:cs="Times New Roman"/>
        </w:rPr>
        <w:t xml:space="preserve"> </w:t>
      </w:r>
      <w:r w:rsidR="006F7A59" w:rsidRPr="00556BFD">
        <w:rPr>
          <w:rFonts w:ascii="Times New Roman" w:hAnsi="Times New Roman" w:cs="Times New Roman"/>
        </w:rPr>
        <w:t xml:space="preserve">diversity </w:t>
      </w:r>
      <w:r w:rsidR="00F47626" w:rsidRPr="00556BFD">
        <w:rPr>
          <w:rFonts w:ascii="Times New Roman" w:hAnsi="Times New Roman" w:cs="Times New Roman"/>
        </w:rPr>
        <w:t>patterns</w:t>
      </w:r>
      <w:r w:rsidR="00A76EDE">
        <w:rPr>
          <w:rFonts w:ascii="Times New Roman" w:hAnsi="Times New Roman" w:cs="Times New Roman"/>
        </w:rPr>
        <w:t xml:space="preserve"> across soils</w:t>
      </w:r>
      <w:r w:rsidR="00F47626" w:rsidRPr="00556BFD">
        <w:rPr>
          <w:rFonts w:ascii="Times New Roman" w:hAnsi="Times New Roman" w:cs="Times New Roman"/>
        </w:rPr>
        <w:t xml:space="preserve"> </w:t>
      </w:r>
      <w:r w:rsidR="006F7A59" w:rsidRPr="00556BFD">
        <w:rPr>
          <w:rFonts w:ascii="Times New Roman" w:hAnsi="Times New Roman" w:cs="Times New Roman"/>
        </w:rPr>
        <w:t>(</w:t>
      </w:r>
      <w:r w:rsidR="00A76EDE" w:rsidRPr="00AD4995">
        <w:rPr>
          <w:rFonts w:ascii="Times New Roman" w:hAnsi="Times New Roman" w:cs="Times New Roman"/>
          <w:highlight w:val="magenta"/>
        </w:rPr>
        <w:t>Fig. 2D</w:t>
      </w:r>
      <w:r w:rsidR="006F7A59" w:rsidRPr="00556BFD">
        <w:rPr>
          <w:rFonts w:ascii="Times New Roman" w:hAnsi="Times New Roman" w:cs="Times New Roman"/>
        </w:rPr>
        <w:t xml:space="preserve">). </w:t>
      </w:r>
      <w:r w:rsidR="00947845" w:rsidRPr="00556BFD">
        <w:rPr>
          <w:rFonts w:ascii="Times New Roman" w:hAnsi="Times New Roman" w:cs="Times New Roman"/>
        </w:rPr>
        <w:t>Community structure</w:t>
      </w:r>
      <w:r w:rsidR="00947845" w:rsidRPr="004219CA">
        <w:rPr>
          <w:rFonts w:ascii="Times New Roman" w:hAnsi="Times New Roman" w:cs="Times New Roman"/>
        </w:rPr>
        <w:t xml:space="preserve"> analysis revealed common features in both hosts</w:t>
      </w:r>
      <w:r w:rsidR="008961A4" w:rsidRPr="004219CA">
        <w:rPr>
          <w:rFonts w:ascii="Times New Roman" w:hAnsi="Times New Roman" w:cs="Times New Roman"/>
        </w:rPr>
        <w:t xml:space="preserve">. </w:t>
      </w:r>
      <w:proofErr w:type="spellStart"/>
      <w:r w:rsidR="00947845" w:rsidRPr="00943656">
        <w:rPr>
          <w:rFonts w:ascii="Times New Roman" w:hAnsi="Times New Roman" w:cs="Times New Roman"/>
          <w:i/>
          <w:iCs/>
        </w:rPr>
        <w:t>Burkholderiales</w:t>
      </w:r>
      <w:proofErr w:type="spellEnd"/>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order</w:t>
      </w:r>
      <w:r w:rsidR="008961A4" w:rsidRPr="004219CA">
        <w:rPr>
          <w:rFonts w:ascii="Times New Roman" w:hAnsi="Times New Roman" w:cs="Times New Roman"/>
        </w:rPr>
        <w:t xml:space="preserve">, while </w:t>
      </w:r>
      <w:proofErr w:type="spellStart"/>
      <w:r w:rsidR="00F47626" w:rsidRPr="00943656">
        <w:rPr>
          <w:rFonts w:ascii="Times New Roman" w:hAnsi="Times New Roman" w:cs="Times New Roman"/>
          <w:i/>
          <w:iCs/>
        </w:rPr>
        <w:t>Rhizobiale</w:t>
      </w:r>
      <w:r w:rsidR="008961A4" w:rsidRPr="00943656">
        <w:rPr>
          <w:rFonts w:ascii="Times New Roman" w:hAnsi="Times New Roman" w:cs="Times New Roman"/>
          <w:i/>
          <w:iCs/>
        </w:rPr>
        <w:t>s</w:t>
      </w:r>
      <w:proofErr w:type="spellEnd"/>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w:t>
      </w:r>
      <w:r w:rsidR="00B64877">
        <w:rPr>
          <w:rFonts w:ascii="Times New Roman" w:hAnsi="Times New Roman" w:cs="Times New Roman"/>
        </w:rPr>
        <w:t xml:space="preserve">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943656">
        <w:rPr>
          <w:rFonts w:ascii="Times New Roman" w:hAnsi="Times New Roman" w:cs="Times New Roman"/>
          <w:highlight w:val="magenta"/>
        </w:rPr>
        <w:t xml:space="preserve">Fig. 2E, Suppl. Fig. </w:t>
      </w:r>
      <w:r w:rsidR="00A76EDE">
        <w:rPr>
          <w:rFonts w:ascii="Times New Roman" w:hAnsi="Times New Roman" w:cs="Times New Roman"/>
          <w:highlight w:val="magenta"/>
        </w:rPr>
        <w:t>1</w:t>
      </w:r>
      <w:proofErr w:type="gramStart"/>
      <w:r w:rsidR="00A76EDE">
        <w:rPr>
          <w:rFonts w:ascii="Times New Roman" w:hAnsi="Times New Roman" w:cs="Times New Roman"/>
          <w:highlight w:val="magenta"/>
        </w:rPr>
        <w:t>C,D</w:t>
      </w:r>
      <w:proofErr w:type="gramEnd"/>
      <w:r w:rsidR="0057297E"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w:t>
      </w:r>
      <w:r w:rsidR="00947845" w:rsidRPr="00556BFD">
        <w:rPr>
          <w:rFonts w:ascii="Times New Roman" w:hAnsi="Times New Roman" w:cs="Times New Roman"/>
        </w:rPr>
        <w:t xml:space="preserve">colonisation </w:t>
      </w:r>
      <w:r w:rsidR="008961A4" w:rsidRPr="00556BFD">
        <w:rPr>
          <w:rFonts w:ascii="Times New Roman" w:hAnsi="Times New Roman" w:cs="Times New Roman"/>
        </w:rPr>
        <w:t>patterns</w:t>
      </w:r>
      <w:r w:rsidR="00947845" w:rsidRPr="00556BFD">
        <w:rPr>
          <w:rFonts w:ascii="Times New Roman" w:hAnsi="Times New Roman" w:cs="Times New Roman"/>
        </w:rPr>
        <w:t xml:space="preserve"> were observed</w:t>
      </w:r>
      <w:r w:rsidR="00B64877" w:rsidRPr="00556BFD">
        <w:rPr>
          <w:rFonts w:ascii="Times New Roman" w:hAnsi="Times New Roman" w:cs="Times New Roman"/>
        </w:rPr>
        <w:t xml:space="preserve">, including a higher abundance </w:t>
      </w:r>
      <w:proofErr w:type="gramStart"/>
      <w:r w:rsidR="00B64877" w:rsidRPr="00556BFD">
        <w:rPr>
          <w:rFonts w:ascii="Times New Roman" w:hAnsi="Times New Roman" w:cs="Times New Roman"/>
        </w:rPr>
        <w:t xml:space="preserve">of </w:t>
      </w:r>
      <w:r w:rsidR="00947845" w:rsidRPr="00556BFD">
        <w:rPr>
          <w:rFonts w:ascii="Times New Roman" w:hAnsi="Times New Roman" w:cs="Times New Roman"/>
        </w:rPr>
        <w:t xml:space="preserve"> </w:t>
      </w:r>
      <w:proofErr w:type="spellStart"/>
      <w:r w:rsidR="00947845" w:rsidRPr="00943656">
        <w:rPr>
          <w:rFonts w:ascii="Times New Roman" w:hAnsi="Times New Roman" w:cs="Times New Roman"/>
          <w:i/>
          <w:iCs/>
        </w:rPr>
        <w:t>Pseudomonadales</w:t>
      </w:r>
      <w:proofErr w:type="spellEnd"/>
      <w:proofErr w:type="gramEnd"/>
      <w:r w:rsidR="00947845" w:rsidRPr="00556BFD">
        <w:rPr>
          <w:rFonts w:ascii="Times New Roman" w:hAnsi="Times New Roman" w:cs="Times New Roman"/>
        </w:rPr>
        <w:t xml:space="preserve"> </w:t>
      </w:r>
      <w:r w:rsidR="00E823C5" w:rsidRPr="00556BFD">
        <w:rPr>
          <w:rFonts w:ascii="Times New Roman" w:hAnsi="Times New Roman" w:cs="Times New Roman"/>
        </w:rPr>
        <w:t>in</w:t>
      </w:r>
      <w:r w:rsidR="00947845" w:rsidRPr="00556BFD">
        <w:rPr>
          <w:rFonts w:ascii="Times New Roman" w:hAnsi="Times New Roman" w:cs="Times New Roman"/>
        </w:rPr>
        <w:t xml:space="preserve"> </w:t>
      </w:r>
      <w:r w:rsidR="00947845" w:rsidRPr="00556BFD">
        <w:rPr>
          <w:rFonts w:ascii="Times New Roman" w:hAnsi="Times New Roman" w:cs="Times New Roman"/>
          <w:i/>
          <w:iCs/>
        </w:rPr>
        <w:t>Lotus</w:t>
      </w:r>
      <w:r w:rsidR="00947845" w:rsidRPr="00556BFD">
        <w:rPr>
          <w:rFonts w:ascii="Times New Roman" w:hAnsi="Times New Roman" w:cs="Times New Roman"/>
        </w:rPr>
        <w:t xml:space="preserve">, </w:t>
      </w:r>
      <w:r w:rsidR="008961A4" w:rsidRPr="00556BFD">
        <w:rPr>
          <w:rFonts w:ascii="Times New Roman" w:hAnsi="Times New Roman" w:cs="Times New Roman"/>
        </w:rPr>
        <w:t>whereas</w:t>
      </w:r>
      <w:r w:rsidR="00947845" w:rsidRPr="00556BFD">
        <w:rPr>
          <w:rFonts w:ascii="Times New Roman" w:hAnsi="Times New Roman" w:cs="Times New Roman"/>
        </w:rPr>
        <w:t xml:space="preserve"> </w:t>
      </w:r>
      <w:proofErr w:type="spellStart"/>
      <w:r w:rsidR="00947845" w:rsidRPr="00943656">
        <w:rPr>
          <w:rFonts w:ascii="Times New Roman" w:hAnsi="Times New Roman" w:cs="Times New Roman"/>
          <w:i/>
          <w:iCs/>
        </w:rPr>
        <w:t>Flavobacteriales</w:t>
      </w:r>
      <w:proofErr w:type="spellEnd"/>
      <w:r w:rsidR="00947845" w:rsidRPr="00556BFD">
        <w:rPr>
          <w:rFonts w:ascii="Times New Roman" w:hAnsi="Times New Roman" w:cs="Times New Roman"/>
        </w:rPr>
        <w:t xml:space="preserve"> and </w:t>
      </w:r>
      <w:proofErr w:type="spellStart"/>
      <w:r w:rsidR="00947845" w:rsidRPr="00943656">
        <w:rPr>
          <w:rFonts w:ascii="Times New Roman" w:hAnsi="Times New Roman" w:cs="Times New Roman"/>
          <w:i/>
          <w:iCs/>
        </w:rPr>
        <w:t>Streptomycetales</w:t>
      </w:r>
      <w:proofErr w:type="spellEnd"/>
      <w:r w:rsidR="00947845" w:rsidRPr="00556BFD">
        <w:rPr>
          <w:rFonts w:ascii="Times New Roman" w:hAnsi="Times New Roman" w:cs="Times New Roman"/>
        </w:rPr>
        <w:t xml:space="preserve"> </w:t>
      </w:r>
      <w:r w:rsidR="008961A4" w:rsidRPr="00556BFD">
        <w:rPr>
          <w:rFonts w:ascii="Times New Roman" w:hAnsi="Times New Roman" w:cs="Times New Roman"/>
        </w:rPr>
        <w:t xml:space="preserve">were more prevalent </w:t>
      </w:r>
      <w:r w:rsidR="00947845" w:rsidRPr="00556BFD">
        <w:rPr>
          <w:rFonts w:ascii="Times New Roman" w:hAnsi="Times New Roman" w:cs="Times New Roman"/>
        </w:rPr>
        <w:t xml:space="preserve">in </w:t>
      </w:r>
      <w:r w:rsidR="00947845" w:rsidRPr="00556BFD">
        <w:rPr>
          <w:rFonts w:ascii="Times New Roman" w:hAnsi="Times New Roman" w:cs="Times New Roman"/>
          <w:i/>
          <w:iCs/>
        </w:rPr>
        <w:t>Hordeum</w:t>
      </w:r>
      <w:r w:rsidR="008961A4" w:rsidRPr="00556BFD">
        <w:rPr>
          <w:rFonts w:ascii="Times New Roman" w:hAnsi="Times New Roman" w:cs="Times New Roman"/>
        </w:rPr>
        <w:t>,</w:t>
      </w:r>
      <w:r w:rsidR="00947845" w:rsidRPr="00556BFD">
        <w:rPr>
          <w:rFonts w:ascii="Times New Roman" w:hAnsi="Times New Roman" w:cs="Times New Roman"/>
        </w:rPr>
        <w:t xml:space="preserve"> </w:t>
      </w:r>
      <w:r w:rsidR="008961A4" w:rsidRPr="00556BFD">
        <w:rPr>
          <w:rFonts w:ascii="Times New Roman" w:hAnsi="Times New Roman" w:cs="Times New Roman"/>
        </w:rPr>
        <w:t>with t</w:t>
      </w:r>
      <w:r w:rsidR="00947845" w:rsidRPr="00556BFD">
        <w:rPr>
          <w:rFonts w:ascii="Times New Roman" w:hAnsi="Times New Roman" w:cs="Times New Roman"/>
        </w:rPr>
        <w:t>he latter particular</w:t>
      </w:r>
      <w:r w:rsidR="0057297E" w:rsidRPr="00556BFD">
        <w:rPr>
          <w:rFonts w:ascii="Times New Roman" w:hAnsi="Times New Roman" w:cs="Times New Roman"/>
        </w:rPr>
        <w:t>l</w:t>
      </w:r>
      <w:r w:rsidR="00947845" w:rsidRPr="00556BFD">
        <w:rPr>
          <w:rFonts w:ascii="Times New Roman" w:hAnsi="Times New Roman" w:cs="Times New Roman"/>
        </w:rPr>
        <w:t xml:space="preserve">y </w:t>
      </w:r>
      <w:r w:rsidR="008961A4" w:rsidRPr="00556BFD">
        <w:rPr>
          <w:rFonts w:ascii="Times New Roman" w:hAnsi="Times New Roman" w:cs="Times New Roman"/>
        </w:rPr>
        <w:t>enriched in</w:t>
      </w:r>
      <w:r w:rsidR="00947845" w:rsidRPr="00556BFD">
        <w:rPr>
          <w:rFonts w:ascii="Times New Roman" w:hAnsi="Times New Roman" w:cs="Times New Roman"/>
        </w:rPr>
        <w:t xml:space="preserve"> roots. </w:t>
      </w:r>
      <w:commentRangeStart w:id="45"/>
      <w:r w:rsidR="00E823C5" w:rsidRPr="00556BFD">
        <w:rPr>
          <w:rFonts w:ascii="Times New Roman" w:hAnsi="Times New Roman" w:cs="Times New Roman"/>
        </w:rPr>
        <w:t>Soil-dependent</w:t>
      </w:r>
      <w:r w:rsidR="00B72CB7" w:rsidRPr="00556BFD">
        <w:rPr>
          <w:rFonts w:ascii="Times New Roman" w:hAnsi="Times New Roman" w:cs="Times New Roman"/>
        </w:rPr>
        <w:t xml:space="preserve"> </w:t>
      </w:r>
      <w:r w:rsidR="0057297E" w:rsidRPr="00556BFD">
        <w:rPr>
          <w:rFonts w:ascii="Times New Roman" w:hAnsi="Times New Roman" w:cs="Times New Roman"/>
        </w:rPr>
        <w:t xml:space="preserve">community </w:t>
      </w:r>
      <w:r w:rsidR="008961A4" w:rsidRPr="00556BFD">
        <w:rPr>
          <w:rFonts w:ascii="Times New Roman" w:hAnsi="Times New Roman" w:cs="Times New Roman"/>
        </w:rPr>
        <w:t>shifts were also detected</w:t>
      </w:r>
      <w:commentRangeEnd w:id="45"/>
      <w:r w:rsidR="00F57DBF" w:rsidRPr="00556BFD">
        <w:rPr>
          <w:rStyle w:val="CommentReference"/>
          <w:rFonts w:ascii="Times New Roman" w:hAnsi="Times New Roman" w:cs="Times New Roman"/>
          <w:sz w:val="24"/>
          <w:szCs w:val="24"/>
        </w:rPr>
        <w:commentReference w:id="45"/>
      </w:r>
      <w:r w:rsidR="008961A4" w:rsidRPr="00556BFD">
        <w:rPr>
          <w:rFonts w:ascii="Times New Roman" w:hAnsi="Times New Roman" w:cs="Times New Roman"/>
        </w:rPr>
        <w:t xml:space="preserve">. </w:t>
      </w:r>
      <w:proofErr w:type="spellStart"/>
      <w:r w:rsidR="0057297E" w:rsidRPr="00943656">
        <w:rPr>
          <w:rFonts w:ascii="Times New Roman" w:hAnsi="Times New Roman" w:cs="Times New Roman"/>
          <w:i/>
          <w:iCs/>
        </w:rPr>
        <w:t>Burkholderiales</w:t>
      </w:r>
      <w:proofErr w:type="spellEnd"/>
      <w:r w:rsidR="0057297E" w:rsidRPr="00556BFD">
        <w:rPr>
          <w:rFonts w:ascii="Times New Roman" w:hAnsi="Times New Roman" w:cs="Times New Roman"/>
        </w:rPr>
        <w:t xml:space="preserve"> </w:t>
      </w:r>
      <w:r w:rsidR="00943656">
        <w:rPr>
          <w:rFonts w:ascii="Times New Roman" w:hAnsi="Times New Roman" w:cs="Times New Roman"/>
        </w:rPr>
        <w:t>were the most abundant</w:t>
      </w:r>
      <w:r w:rsidR="008961A4" w:rsidRPr="00556BFD">
        <w:rPr>
          <w:rFonts w:ascii="Times New Roman" w:hAnsi="Times New Roman" w:cs="Times New Roman"/>
        </w:rPr>
        <w:t xml:space="preserve"> in</w:t>
      </w:r>
      <w:r w:rsidR="0057297E" w:rsidRPr="00556BFD">
        <w:rPr>
          <w:rFonts w:ascii="Times New Roman" w:hAnsi="Times New Roman" w:cs="Times New Roman"/>
        </w:rPr>
        <w:t xml:space="preserve"> PK and UF in</w:t>
      </w:r>
      <w:r w:rsidR="00B72CB7" w:rsidRPr="00556BFD">
        <w:rPr>
          <w:rFonts w:ascii="Times New Roman" w:hAnsi="Times New Roman" w:cs="Times New Roman"/>
        </w:rPr>
        <w:t xml:space="preserve"> </w:t>
      </w:r>
      <w:r w:rsidR="00531F14" w:rsidRPr="00556BFD">
        <w:rPr>
          <w:rFonts w:ascii="Times New Roman" w:hAnsi="Times New Roman" w:cs="Times New Roman"/>
        </w:rPr>
        <w:t xml:space="preserve">both </w:t>
      </w:r>
      <w:r w:rsidR="0057297E" w:rsidRPr="00556BFD">
        <w:rPr>
          <w:rFonts w:ascii="Times New Roman" w:hAnsi="Times New Roman" w:cs="Times New Roman"/>
        </w:rPr>
        <w:t xml:space="preserve">hosts. In </w:t>
      </w:r>
      <w:r w:rsidR="0057297E" w:rsidRPr="00556BFD">
        <w:rPr>
          <w:rFonts w:ascii="Times New Roman" w:hAnsi="Times New Roman" w:cs="Times New Roman"/>
          <w:i/>
          <w:iCs/>
        </w:rPr>
        <w:t>Lotus</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Chloroflexales</w:t>
      </w:r>
      <w:proofErr w:type="spellEnd"/>
      <w:r w:rsidR="0057297E" w:rsidRPr="00556BFD">
        <w:rPr>
          <w:rFonts w:ascii="Times New Roman" w:hAnsi="Times New Roman" w:cs="Times New Roman"/>
        </w:rPr>
        <w:t xml:space="preserve"> w</w:t>
      </w:r>
      <w:r w:rsidR="00E823C5" w:rsidRPr="00556BFD">
        <w:rPr>
          <w:rFonts w:ascii="Times New Roman" w:hAnsi="Times New Roman" w:cs="Times New Roman"/>
        </w:rPr>
        <w:t>ere</w:t>
      </w:r>
      <w:r w:rsidR="0057297E" w:rsidRPr="00556BFD">
        <w:rPr>
          <w:rFonts w:ascii="Times New Roman" w:hAnsi="Times New Roman" w:cs="Times New Roman"/>
        </w:rPr>
        <w:t xml:space="preserve"> enriched in rhizosphere and root fractions </w:t>
      </w:r>
      <w:r w:rsidR="00B64877" w:rsidRPr="00556BFD">
        <w:rPr>
          <w:rFonts w:ascii="Times New Roman" w:hAnsi="Times New Roman" w:cs="Times New Roman"/>
        </w:rPr>
        <w:t>when plants were grown in</w:t>
      </w:r>
      <w:r w:rsidR="0057297E" w:rsidRPr="00556BFD">
        <w:rPr>
          <w:rFonts w:ascii="Times New Roman" w:hAnsi="Times New Roman" w:cs="Times New Roman"/>
        </w:rPr>
        <w:t xml:space="preserve"> UF soil, </w:t>
      </w:r>
      <w:r w:rsidR="008961A4" w:rsidRPr="00556BFD">
        <w:rPr>
          <w:rFonts w:ascii="Times New Roman" w:hAnsi="Times New Roman" w:cs="Times New Roman"/>
        </w:rPr>
        <w:t>while</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Sphingomonadales</w:t>
      </w:r>
      <w:proofErr w:type="spellEnd"/>
      <w:r w:rsidR="0057297E" w:rsidRPr="00556BFD">
        <w:rPr>
          <w:rFonts w:ascii="Times New Roman" w:hAnsi="Times New Roman" w:cs="Times New Roman"/>
        </w:rPr>
        <w:t xml:space="preserve"> (root) and </w:t>
      </w:r>
      <w:proofErr w:type="spellStart"/>
      <w:r w:rsidR="0057297E" w:rsidRPr="00943656">
        <w:rPr>
          <w:rFonts w:ascii="Times New Roman" w:hAnsi="Times New Roman" w:cs="Times New Roman"/>
          <w:i/>
          <w:iCs/>
        </w:rPr>
        <w:t>Streptomycetales</w:t>
      </w:r>
      <w:proofErr w:type="spellEnd"/>
      <w:r w:rsidR="0057297E" w:rsidRPr="00556BFD">
        <w:rPr>
          <w:rFonts w:ascii="Times New Roman" w:hAnsi="Times New Roman" w:cs="Times New Roman"/>
        </w:rPr>
        <w:t xml:space="preserve"> (rhizosphere) </w:t>
      </w:r>
      <w:r w:rsidR="00E823C5" w:rsidRPr="00556BFD">
        <w:rPr>
          <w:rFonts w:ascii="Times New Roman" w:hAnsi="Times New Roman" w:cs="Times New Roman"/>
        </w:rPr>
        <w:t>were</w:t>
      </w:r>
      <w:r w:rsidR="008961A4" w:rsidRPr="00556BFD">
        <w:rPr>
          <w:rFonts w:ascii="Times New Roman" w:hAnsi="Times New Roman" w:cs="Times New Roman"/>
        </w:rPr>
        <w:t xml:space="preserve"> </w:t>
      </w:r>
      <w:r w:rsidR="00943656">
        <w:rPr>
          <w:rFonts w:ascii="Times New Roman" w:hAnsi="Times New Roman" w:cs="Times New Roman"/>
        </w:rPr>
        <w:t>more abundant in NPK</w:t>
      </w:r>
      <w:r w:rsidR="0057297E" w:rsidRPr="00556BFD">
        <w:rPr>
          <w:rFonts w:ascii="Times New Roman" w:hAnsi="Times New Roman" w:cs="Times New Roman"/>
        </w:rPr>
        <w:t xml:space="preserve">. </w:t>
      </w:r>
      <w:r w:rsidR="008961A4" w:rsidRPr="00556BFD">
        <w:rPr>
          <w:rFonts w:ascii="Times New Roman" w:hAnsi="Times New Roman" w:cs="Times New Roman"/>
        </w:rPr>
        <w:t>In</w:t>
      </w:r>
      <w:r w:rsidR="0057297E" w:rsidRPr="00556BFD">
        <w:rPr>
          <w:rFonts w:ascii="Times New Roman" w:hAnsi="Times New Roman" w:cs="Times New Roman"/>
        </w:rPr>
        <w:t xml:space="preserve"> </w:t>
      </w:r>
      <w:r w:rsidR="0057297E" w:rsidRPr="00556BFD">
        <w:rPr>
          <w:rFonts w:ascii="Times New Roman" w:hAnsi="Times New Roman" w:cs="Times New Roman"/>
          <w:i/>
          <w:iCs/>
        </w:rPr>
        <w:t>Hordeum</w:t>
      </w:r>
      <w:r w:rsidR="0057297E" w:rsidRPr="00556BFD">
        <w:rPr>
          <w:rFonts w:ascii="Times New Roman" w:hAnsi="Times New Roman" w:cs="Times New Roman"/>
        </w:rPr>
        <w:t xml:space="preserve">, </w:t>
      </w:r>
      <w:r w:rsidR="0057297E" w:rsidRPr="00943656">
        <w:rPr>
          <w:rFonts w:ascii="Times New Roman" w:hAnsi="Times New Roman" w:cs="Times New Roman"/>
          <w:i/>
          <w:iCs/>
        </w:rPr>
        <w:t>Caulobacterales</w:t>
      </w:r>
      <w:r w:rsidR="0057297E" w:rsidRPr="00556BFD">
        <w:rPr>
          <w:rFonts w:ascii="Times New Roman" w:hAnsi="Times New Roman" w:cs="Times New Roman"/>
        </w:rPr>
        <w:t xml:space="preserve"> </w:t>
      </w:r>
      <w:r w:rsidR="00943656">
        <w:rPr>
          <w:rFonts w:ascii="Times New Roman" w:hAnsi="Times New Roman" w:cs="Times New Roman"/>
        </w:rPr>
        <w:t>were</w:t>
      </w:r>
      <w:r w:rsidR="0057297E" w:rsidRPr="00556BFD">
        <w:rPr>
          <w:rFonts w:ascii="Times New Roman" w:hAnsi="Times New Roman" w:cs="Times New Roman"/>
        </w:rPr>
        <w:t xml:space="preserve"> </w:t>
      </w:r>
      <w:r w:rsidR="008961A4" w:rsidRPr="00556BFD">
        <w:rPr>
          <w:rFonts w:ascii="Times New Roman" w:hAnsi="Times New Roman" w:cs="Times New Roman"/>
        </w:rPr>
        <w:t>reduced</w:t>
      </w:r>
      <w:r w:rsidR="0057297E" w:rsidRPr="00556BFD">
        <w:rPr>
          <w:rFonts w:ascii="Times New Roman" w:hAnsi="Times New Roman" w:cs="Times New Roman"/>
        </w:rPr>
        <w:t xml:space="preserve"> in </w:t>
      </w:r>
      <w:r w:rsidR="00943656">
        <w:rPr>
          <w:rFonts w:ascii="Times New Roman" w:hAnsi="Times New Roman" w:cs="Times New Roman"/>
        </w:rPr>
        <w:t>NPK</w:t>
      </w:r>
      <w:r w:rsidR="008961A4" w:rsidRPr="00556BFD">
        <w:rPr>
          <w:rFonts w:ascii="Times New Roman" w:hAnsi="Times New Roman" w:cs="Times New Roman"/>
        </w:rPr>
        <w:t xml:space="preserve"> </w:t>
      </w:r>
      <w:r w:rsidR="00943656">
        <w:rPr>
          <w:rFonts w:ascii="Times New Roman" w:hAnsi="Times New Roman" w:cs="Times New Roman"/>
        </w:rPr>
        <w:t>roots</w:t>
      </w:r>
      <w:r w:rsidR="0057297E" w:rsidRPr="00556BFD">
        <w:rPr>
          <w:rFonts w:ascii="Times New Roman" w:hAnsi="Times New Roman" w:cs="Times New Roman"/>
        </w:rPr>
        <w:t xml:space="preserve">, </w:t>
      </w:r>
      <w:r w:rsidR="00F97A99">
        <w:rPr>
          <w:rFonts w:ascii="Times New Roman" w:hAnsi="Times New Roman" w:cs="Times New Roman"/>
        </w:rPr>
        <w:t>while</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Flavobacteriales</w:t>
      </w:r>
      <w:proofErr w:type="spellEnd"/>
      <w:r w:rsidR="0057297E" w:rsidRPr="00556BFD">
        <w:rPr>
          <w:rFonts w:ascii="Times New Roman" w:hAnsi="Times New Roman" w:cs="Times New Roman"/>
        </w:rPr>
        <w:t xml:space="preserve"> </w:t>
      </w:r>
      <w:proofErr w:type="gramStart"/>
      <w:r w:rsidR="00F97A99">
        <w:rPr>
          <w:rFonts w:ascii="Times New Roman" w:hAnsi="Times New Roman" w:cs="Times New Roman"/>
        </w:rPr>
        <w:t>increased  in</w:t>
      </w:r>
      <w:proofErr w:type="gramEnd"/>
      <w:r w:rsidR="00F97A99">
        <w:rPr>
          <w:rFonts w:ascii="Times New Roman" w:hAnsi="Times New Roman" w:cs="Times New Roman"/>
        </w:rPr>
        <w:t xml:space="preserve"> PK and UF</w:t>
      </w:r>
      <w:r w:rsidR="0057297E" w:rsidRPr="00556BFD">
        <w:rPr>
          <w:rFonts w:ascii="Times New Roman" w:hAnsi="Times New Roman" w:cs="Times New Roman"/>
        </w:rPr>
        <w:t xml:space="preserve"> (</w:t>
      </w:r>
      <w:r w:rsidR="0057297E" w:rsidRPr="00F97A99">
        <w:rPr>
          <w:rFonts w:ascii="Times New Roman" w:hAnsi="Times New Roman" w:cs="Times New Roman"/>
          <w:highlight w:val="magenta"/>
        </w:rPr>
        <w:t>Fig. 2E, Suppl. Fig.</w:t>
      </w:r>
      <w:r w:rsidR="0057297E" w:rsidRPr="00F57DBF">
        <w:rPr>
          <w:rFonts w:ascii="Times New Roman" w:hAnsi="Times New Roman" w:cs="Times New Roman"/>
          <w:highlight w:val="magenta"/>
        </w:rPr>
        <w:t xml:space="preserve"> </w:t>
      </w:r>
      <w:r w:rsidR="00F57DBF" w:rsidRPr="00F57DBF">
        <w:rPr>
          <w:rFonts w:ascii="Times New Roman" w:hAnsi="Times New Roman" w:cs="Times New Roman"/>
          <w:highlight w:val="magenta"/>
        </w:rPr>
        <w:t>1C</w:t>
      </w:r>
      <w:r w:rsidR="0057297E" w:rsidRPr="00556BFD">
        <w:rPr>
          <w:rFonts w:ascii="Times New Roman" w:hAnsi="Times New Roman" w:cs="Times New Roman"/>
        </w:rPr>
        <w:t xml:space="preserve">). </w:t>
      </w:r>
      <w:commentRangeStart w:id="46"/>
      <w:r w:rsidR="007F06C8" w:rsidRPr="00556BFD">
        <w:rPr>
          <w:rFonts w:ascii="Times New Roman" w:hAnsi="Times New Roman" w:cs="Times New Roman"/>
          <w:i/>
          <w:iCs/>
        </w:rPr>
        <w:t>Lotus</w:t>
      </w:r>
      <w:r w:rsidR="007F06C8" w:rsidRPr="00556BFD">
        <w:rPr>
          <w:rFonts w:ascii="Times New Roman" w:hAnsi="Times New Roman" w:cs="Times New Roman"/>
        </w:rPr>
        <w:t xml:space="preserve"> </w:t>
      </w:r>
      <w:r w:rsidR="00947845" w:rsidRPr="00556BFD">
        <w:rPr>
          <w:rFonts w:ascii="Times New Roman" w:hAnsi="Times New Roman" w:cs="Times New Roman"/>
        </w:rPr>
        <w:t>nodule</w:t>
      </w:r>
      <w:r w:rsidR="0058006E" w:rsidRPr="00556BFD">
        <w:rPr>
          <w:rFonts w:ascii="Times New Roman" w:hAnsi="Times New Roman" w:cs="Times New Roman"/>
        </w:rPr>
        <w:t>s</w:t>
      </w:r>
      <w:r w:rsidR="00947845" w:rsidRPr="00556BFD">
        <w:rPr>
          <w:rFonts w:ascii="Times New Roman" w:hAnsi="Times New Roman" w:cs="Times New Roman"/>
        </w:rPr>
        <w:t xml:space="preserve"> </w:t>
      </w:r>
      <w:r w:rsidR="0058006E" w:rsidRPr="00556BFD">
        <w:rPr>
          <w:rFonts w:ascii="Times New Roman" w:hAnsi="Times New Roman" w:cs="Times New Roman"/>
        </w:rPr>
        <w:t xml:space="preserve">were colonised by </w:t>
      </w:r>
      <w:proofErr w:type="spellStart"/>
      <w:r w:rsidR="0058006E" w:rsidRPr="00556BFD">
        <w:rPr>
          <w:rFonts w:ascii="Times New Roman" w:hAnsi="Times New Roman" w:cs="Times New Roman"/>
          <w:i/>
          <w:iCs/>
        </w:rPr>
        <w:t>Mesorhizobium</w:t>
      </w:r>
      <w:proofErr w:type="spellEnd"/>
      <w:r w:rsidR="0058006E" w:rsidRPr="00556BFD">
        <w:rPr>
          <w:rFonts w:ascii="Times New Roman" w:hAnsi="Times New Roman" w:cs="Times New Roman"/>
        </w:rPr>
        <w:t xml:space="preserve"> and </w:t>
      </w:r>
      <w:r w:rsidR="0058006E" w:rsidRPr="00556BFD">
        <w:rPr>
          <w:rFonts w:ascii="Times New Roman" w:hAnsi="Times New Roman" w:cs="Times New Roman"/>
          <w:i/>
          <w:iCs/>
        </w:rPr>
        <w:t>Pseudomonas</w:t>
      </w:r>
      <w:r w:rsidR="0058006E" w:rsidRPr="00556BFD">
        <w:rPr>
          <w:rFonts w:ascii="Times New Roman" w:hAnsi="Times New Roman" w:cs="Times New Roman"/>
        </w:rPr>
        <w:t xml:space="preserve"> ASVs</w:t>
      </w:r>
      <w:r w:rsidR="00F97A99">
        <w:rPr>
          <w:rFonts w:ascii="Times New Roman" w:hAnsi="Times New Roman" w:cs="Times New Roman"/>
        </w:rPr>
        <w:t xml:space="preserve">, </w:t>
      </w:r>
      <w:r w:rsidR="00F57DBF">
        <w:rPr>
          <w:rFonts w:ascii="Times New Roman" w:hAnsi="Times New Roman" w:cs="Times New Roman"/>
        </w:rPr>
        <w:t>which largely overlapped between soils but differed in individual abundances in the nodules</w:t>
      </w:r>
      <w:commentRangeEnd w:id="46"/>
      <w:r w:rsidR="00F57DBF">
        <w:rPr>
          <w:rStyle w:val="CommentReference"/>
          <w:rFonts w:ascii="Times New Roman" w:hAnsi="Times New Roman" w:cs="Times New Roman"/>
          <w:sz w:val="24"/>
          <w:szCs w:val="24"/>
        </w:rPr>
        <w:commentReference w:id="46"/>
      </w:r>
      <w:r w:rsidR="00F57DBF">
        <w:rPr>
          <w:rFonts w:ascii="Times New Roman" w:hAnsi="Times New Roman" w:cs="Times New Roman"/>
        </w:rPr>
        <w:t xml:space="preserve"> </w:t>
      </w:r>
      <w:r w:rsidR="0068146F" w:rsidRPr="00556BFD">
        <w:rPr>
          <w:rFonts w:ascii="Times New Roman" w:hAnsi="Times New Roman" w:cs="Times New Roman"/>
        </w:rPr>
        <w:t>(</w:t>
      </w:r>
      <w:r w:rsidR="0068146F" w:rsidRPr="00F97A99">
        <w:rPr>
          <w:rFonts w:ascii="Times New Roman" w:hAnsi="Times New Roman" w:cs="Times New Roman"/>
          <w:highlight w:val="magenta"/>
        </w:rPr>
        <w:t>Suppl. Fig.</w:t>
      </w:r>
      <w:r w:rsidR="0068146F" w:rsidRPr="00F57DBF">
        <w:rPr>
          <w:rFonts w:ascii="Times New Roman" w:hAnsi="Times New Roman" w:cs="Times New Roman"/>
          <w:highlight w:val="magenta"/>
        </w:rPr>
        <w:t xml:space="preserve"> </w:t>
      </w:r>
      <w:r w:rsidR="00F57DBF" w:rsidRPr="00F57DBF">
        <w:rPr>
          <w:rFonts w:ascii="Times New Roman" w:hAnsi="Times New Roman" w:cs="Times New Roman"/>
          <w:highlight w:val="magenta"/>
        </w:rPr>
        <w:t>1D</w:t>
      </w:r>
      <w:r w:rsidR="0068146F" w:rsidRPr="00556BFD">
        <w:rPr>
          <w:rFonts w:ascii="Times New Roman" w:hAnsi="Times New Roman" w:cs="Times New Roman"/>
        </w:rPr>
        <w:t>)</w:t>
      </w:r>
      <w:r w:rsidR="00947845" w:rsidRPr="00556BFD">
        <w:rPr>
          <w:rFonts w:ascii="Times New Roman" w:hAnsi="Times New Roman" w:cs="Times New Roman"/>
        </w:rPr>
        <w:t>.</w:t>
      </w:r>
      <w:r w:rsidR="0068146F" w:rsidRPr="00556BFD">
        <w:rPr>
          <w:rFonts w:ascii="Times New Roman" w:hAnsi="Times New Roman" w:cs="Times New Roman"/>
        </w:rPr>
        <w:t xml:space="preserve"> </w:t>
      </w:r>
      <w:r w:rsidR="00033B2C" w:rsidRPr="00556BFD">
        <w:rPr>
          <w:rFonts w:ascii="Times New Roman" w:hAnsi="Times New Roman" w:cs="Times New Roman"/>
        </w:rPr>
        <w:t xml:space="preserve">Together, these results </w:t>
      </w:r>
      <w:r w:rsidR="00F97A99">
        <w:rPr>
          <w:rFonts w:ascii="Times New Roman" w:hAnsi="Times New Roman" w:cs="Times New Roman"/>
        </w:rPr>
        <w:t>show</w:t>
      </w:r>
      <w:r w:rsidR="00033B2C" w:rsidRPr="00556BFD">
        <w:rPr>
          <w:rFonts w:ascii="Times New Roman" w:hAnsi="Times New Roman" w:cs="Times New Roman"/>
        </w:rPr>
        <w:t xml:space="preserve"> that long-term </w:t>
      </w:r>
      <w:r w:rsidR="0068146F" w:rsidRPr="00556BFD">
        <w:rPr>
          <w:rFonts w:ascii="Times New Roman" w:hAnsi="Times New Roman" w:cs="Times New Roman"/>
        </w:rPr>
        <w:t>fertilis</w:t>
      </w:r>
      <w:r w:rsidR="008961A4" w:rsidRPr="00556BFD">
        <w:rPr>
          <w:rFonts w:ascii="Times New Roman" w:hAnsi="Times New Roman" w:cs="Times New Roman"/>
        </w:rPr>
        <w:t>ation regimes significant</w:t>
      </w:r>
      <w:r w:rsidR="007B464B" w:rsidRPr="00556BFD">
        <w:rPr>
          <w:rFonts w:ascii="Times New Roman" w:hAnsi="Times New Roman" w:cs="Times New Roman"/>
        </w:rPr>
        <w:t>ly</w:t>
      </w:r>
      <w:r w:rsidR="008961A4" w:rsidRPr="00556BFD">
        <w:rPr>
          <w:rFonts w:ascii="Times New Roman" w:hAnsi="Times New Roman" w:cs="Times New Roman"/>
        </w:rPr>
        <w:t xml:space="preserve"> impact </w:t>
      </w:r>
      <w:r w:rsidR="0068146F" w:rsidRPr="00556BFD">
        <w:rPr>
          <w:rFonts w:ascii="Times New Roman" w:hAnsi="Times New Roman" w:cs="Times New Roman"/>
        </w:rPr>
        <w:t>plant fitness</w:t>
      </w:r>
      <w:r w:rsidR="00033B2C" w:rsidRPr="00556BFD">
        <w:rPr>
          <w:rFonts w:ascii="Times New Roman" w:hAnsi="Times New Roman" w:cs="Times New Roman"/>
        </w:rPr>
        <w:t xml:space="preserve"> and associated root microbiota</w:t>
      </w:r>
      <w:r w:rsidR="00F97A99">
        <w:rPr>
          <w:rFonts w:ascii="Times New Roman" w:hAnsi="Times New Roman" w:cs="Times New Roman"/>
        </w:rPr>
        <w:t>, and that different hosts adapt to t</w:t>
      </w:r>
      <w:ins w:id="47" w:author="Simona Radutoiu" w:date="2026-01-25T14:22:00Z" w16du:dateUtc="2026-01-25T13:22:00Z">
        <w:r w:rsidR="00A63004">
          <w:rPr>
            <w:rFonts w:ascii="Times New Roman" w:hAnsi="Times New Roman" w:cs="Times New Roman"/>
          </w:rPr>
          <w:t>he</w:t>
        </w:r>
      </w:ins>
      <w:del w:id="48" w:author="Simona Radutoiu" w:date="2026-01-25T14:22:00Z" w16du:dateUtc="2026-01-25T13:22:00Z">
        <w:r w:rsidR="00F97A99" w:rsidDel="00A63004">
          <w:rPr>
            <w:rFonts w:ascii="Times New Roman" w:hAnsi="Times New Roman" w:cs="Times New Roman"/>
          </w:rPr>
          <w:delText>o</w:delText>
        </w:r>
      </w:del>
      <w:r w:rsidR="00F97A99">
        <w:rPr>
          <w:rFonts w:ascii="Times New Roman" w:hAnsi="Times New Roman" w:cs="Times New Roman"/>
        </w:rPr>
        <w:t xml:space="preserve"> given differences and selectively recruit specific </w:t>
      </w:r>
      <w:r w:rsidR="00033B2C" w:rsidRPr="00556BFD">
        <w:rPr>
          <w:rFonts w:ascii="Times New Roman" w:hAnsi="Times New Roman" w:cs="Times New Roman"/>
        </w:rPr>
        <w:t>bacterial members</w:t>
      </w:r>
      <w:r w:rsidR="008961A4" w:rsidRPr="00556BFD">
        <w:rPr>
          <w:rFonts w:ascii="Times New Roman" w:hAnsi="Times New Roman" w:cs="Times New Roman"/>
        </w:rPr>
        <w:t>, reinforcing the concept of</w:t>
      </w:r>
      <w:r w:rsidR="00BE611C" w:rsidRPr="00556BFD">
        <w:rPr>
          <w:rFonts w:ascii="Times New Roman" w:hAnsi="Times New Roman" w:cs="Times New Roman"/>
        </w:rPr>
        <w:t xml:space="preserve"> host</w:t>
      </w:r>
      <w:r w:rsidR="00033B2C" w:rsidRPr="00556BFD">
        <w:rPr>
          <w:rFonts w:ascii="Times New Roman" w:hAnsi="Times New Roman" w:cs="Times New Roman"/>
        </w:rPr>
        <w:t xml:space="preserve"> preference</w:t>
      </w:r>
      <w:r w:rsidR="00033B2C">
        <w:rPr>
          <w:rFonts w:ascii="Times New Roman" w:hAnsi="Times New Roman" w:cs="Times New Roman"/>
        </w:rPr>
        <w:t xml:space="preserve"> (</w:t>
      </w:r>
      <w:r w:rsidR="00033B2C" w:rsidRPr="00033B2C">
        <w:rPr>
          <w:rFonts w:ascii="Times New Roman" w:hAnsi="Times New Roman" w:cs="Times New Roman"/>
          <w:highlight w:val="red"/>
        </w:rPr>
        <w:t>Wippel et al.</w:t>
      </w:r>
      <w:r w:rsidR="00033B2C">
        <w:rPr>
          <w:rFonts w:ascii="Times New Roman" w:hAnsi="Times New Roman" w:cs="Times New Roman"/>
        </w:rPr>
        <w:t>)</w:t>
      </w:r>
      <w:r w:rsidR="00BE611C" w:rsidRPr="004219CA">
        <w:rPr>
          <w:rFonts w:ascii="Times New Roman" w:hAnsi="Times New Roman" w:cs="Times New Roman"/>
        </w:rPr>
        <w:t>.</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38E99FBE" w:rsidR="00EB1967" w:rsidRPr="004219CA" w:rsidRDefault="00EB1967" w:rsidP="00DB2FCC">
      <w:pPr>
        <w:spacing w:line="276" w:lineRule="auto"/>
        <w:jc w:val="both"/>
        <w:rPr>
          <w:rFonts w:ascii="Times New Roman" w:hAnsi="Times New Roman" w:cs="Times New Roman"/>
          <w:b/>
          <w:bCs/>
        </w:rPr>
      </w:pPr>
      <w:r w:rsidRPr="00282CBA">
        <w:rPr>
          <w:rFonts w:ascii="Times New Roman" w:hAnsi="Times New Roman" w:cs="Times New Roman"/>
          <w:b/>
          <w:bCs/>
        </w:rPr>
        <w:t xml:space="preserve">High accuracy </w:t>
      </w:r>
      <w:r w:rsidR="001333A5" w:rsidRPr="00282CBA">
        <w:rPr>
          <w:rFonts w:ascii="Times New Roman" w:hAnsi="Times New Roman" w:cs="Times New Roman"/>
          <w:b/>
          <w:bCs/>
        </w:rPr>
        <w:t xml:space="preserve">prediction of plant </w:t>
      </w:r>
      <w:r w:rsidRPr="00282CBA">
        <w:rPr>
          <w:rFonts w:ascii="Times New Roman" w:hAnsi="Times New Roman" w:cs="Times New Roman"/>
          <w:b/>
          <w:bCs/>
        </w:rPr>
        <w:t>nutrient status based on bacterial</w:t>
      </w:r>
      <w:r w:rsidR="001333A5" w:rsidRPr="00282CBA">
        <w:rPr>
          <w:rFonts w:ascii="Times New Roman" w:hAnsi="Times New Roman" w:cs="Times New Roman"/>
          <w:b/>
          <w:bCs/>
        </w:rPr>
        <w:t xml:space="preserve"> community </w:t>
      </w:r>
      <w:r w:rsidRPr="00282CBA">
        <w:rPr>
          <w:rFonts w:ascii="Times New Roman" w:hAnsi="Times New Roman" w:cs="Times New Roman"/>
          <w:b/>
          <w:bCs/>
        </w:rPr>
        <w:t>compositions</w:t>
      </w:r>
    </w:p>
    <w:p w14:paraId="70D5D1F7" w14:textId="66306A96" w:rsidR="00933FFE" w:rsidRDefault="001A2753" w:rsidP="008B02E5">
      <w:pPr>
        <w:spacing w:line="276" w:lineRule="auto"/>
        <w:jc w:val="both"/>
        <w:rPr>
          <w:rFonts w:ascii="Times New Roman" w:hAnsi="Times New Roman" w:cs="Times New Roman"/>
        </w:rPr>
      </w:pPr>
      <w:r w:rsidRPr="00556BFD">
        <w:rPr>
          <w:rFonts w:ascii="Times New Roman" w:hAnsi="Times New Roman" w:cs="Times New Roman"/>
        </w:rPr>
        <w:t xml:space="preserve">Following the observed large differences in rhizosphere and root microbiota across the different soils, we asked whether these microbial signatures could be used to predict the nutritional state of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rPr>
        <w:t>Hordeum</w:t>
      </w:r>
      <w:r w:rsidRPr="00556BFD">
        <w:rPr>
          <w:rFonts w:ascii="Times New Roman" w:hAnsi="Times New Roman" w:cs="Times New Roman"/>
          <w:iCs/>
        </w:rPr>
        <w:t>.</w:t>
      </w:r>
      <w:r w:rsidRPr="00556BFD">
        <w:rPr>
          <w:rFonts w:ascii="Times New Roman" w:hAnsi="Times New Roman" w:cs="Times New Roman"/>
        </w:rPr>
        <w:t xml:space="preserve"> W</w:t>
      </w:r>
      <w:r w:rsidR="00DB6A8D" w:rsidRPr="00556BFD">
        <w:rPr>
          <w:rFonts w:ascii="Times New Roman" w:hAnsi="Times New Roman" w:cs="Times New Roman"/>
        </w:rPr>
        <w:t xml:space="preserve">e </w:t>
      </w:r>
      <w:r w:rsidR="008B02E5" w:rsidRPr="00556BFD">
        <w:rPr>
          <w:rFonts w:ascii="Times New Roman" w:hAnsi="Times New Roman" w:cs="Times New Roman"/>
        </w:rPr>
        <w:t xml:space="preserve">developed a </w:t>
      </w:r>
      <w:r w:rsidR="001333A5" w:rsidRPr="00556BFD">
        <w:rPr>
          <w:rFonts w:ascii="Times New Roman" w:hAnsi="Times New Roman" w:cs="Times New Roman"/>
        </w:rPr>
        <w:t>two-step classification model</w:t>
      </w:r>
      <w:r w:rsidRPr="00556BFD">
        <w:rPr>
          <w:rFonts w:ascii="Times New Roman" w:hAnsi="Times New Roman" w:cs="Times New Roman"/>
        </w:rPr>
        <w:t xml:space="preserve"> trained on bacterial community profiles from </w:t>
      </w:r>
      <w:r w:rsidR="00F97A99">
        <w:rPr>
          <w:rFonts w:ascii="Times New Roman" w:hAnsi="Times New Roman" w:cs="Times New Roman"/>
        </w:rPr>
        <w:t xml:space="preserve">plants grown in </w:t>
      </w:r>
      <w:r w:rsidR="00AD1328" w:rsidRPr="00556BFD">
        <w:rPr>
          <w:rFonts w:ascii="Times New Roman" w:hAnsi="Times New Roman" w:cs="Times New Roman"/>
        </w:rPr>
        <w:t>NPK, PK, and UF soil</w:t>
      </w:r>
      <w:r w:rsidR="00FB5D05" w:rsidRPr="00556BFD">
        <w:rPr>
          <w:rFonts w:ascii="Times New Roman" w:hAnsi="Times New Roman" w:cs="Times New Roman"/>
        </w:rPr>
        <w:t>s</w:t>
      </w:r>
      <w:r w:rsidRPr="00556BFD">
        <w:rPr>
          <w:rFonts w:ascii="Times New Roman" w:hAnsi="Times New Roman" w:cs="Times New Roman"/>
        </w:rPr>
        <w:t>. The first model distinguishes plants grown in NPK soil from those in non-</w:t>
      </w:r>
      <w:r w:rsidR="00AD1328" w:rsidRPr="00556BFD">
        <w:rPr>
          <w:rFonts w:ascii="Times New Roman" w:hAnsi="Times New Roman" w:cs="Times New Roman"/>
        </w:rPr>
        <w:t>NPK soil</w:t>
      </w:r>
      <w:r w:rsidRPr="00556BFD">
        <w:rPr>
          <w:rFonts w:ascii="Times New Roman" w:hAnsi="Times New Roman" w:cs="Times New Roman"/>
        </w:rPr>
        <w:t xml:space="preserve">, while the </w:t>
      </w:r>
      <w:r w:rsidR="00FB5D05" w:rsidRPr="00556BFD">
        <w:rPr>
          <w:rFonts w:ascii="Times New Roman" w:hAnsi="Times New Roman" w:cs="Times New Roman"/>
        </w:rPr>
        <w:t xml:space="preserve">second model further </w:t>
      </w:r>
      <w:r w:rsidRPr="00556BFD">
        <w:rPr>
          <w:rFonts w:ascii="Times New Roman" w:hAnsi="Times New Roman" w:cs="Times New Roman"/>
        </w:rPr>
        <w:t>separated</w:t>
      </w:r>
      <w:r w:rsidR="00FB5D05" w:rsidRPr="00556BFD">
        <w:rPr>
          <w:rFonts w:ascii="Times New Roman" w:hAnsi="Times New Roman" w:cs="Times New Roman"/>
        </w:rPr>
        <w:t xml:space="preserve"> </w:t>
      </w:r>
      <w:r w:rsidR="00FB5D05" w:rsidRPr="00556BFD">
        <w:rPr>
          <w:rFonts w:ascii="Times New Roman" w:hAnsi="Times New Roman" w:cs="Times New Roman"/>
        </w:rPr>
        <w:lastRenderedPageBreak/>
        <w:t xml:space="preserve">PK </w:t>
      </w:r>
      <w:r w:rsidRPr="00556BFD">
        <w:rPr>
          <w:rFonts w:ascii="Times New Roman" w:hAnsi="Times New Roman" w:cs="Times New Roman"/>
        </w:rPr>
        <w:t>from</w:t>
      </w:r>
      <w:r w:rsidR="00FB5D05" w:rsidRPr="00556BFD">
        <w:rPr>
          <w:rFonts w:ascii="Times New Roman" w:hAnsi="Times New Roman" w:cs="Times New Roman"/>
        </w:rPr>
        <w:t xml:space="preserve"> UF </w:t>
      </w:r>
      <w:r w:rsidRPr="00FF4841">
        <w:rPr>
          <w:rFonts w:ascii="Times New Roman" w:hAnsi="Times New Roman" w:cs="Times New Roman"/>
        </w:rPr>
        <w:t>samples</w:t>
      </w:r>
      <w:r w:rsidR="00FB5D05" w:rsidRPr="00FF4841">
        <w:rPr>
          <w:rFonts w:ascii="Times New Roman" w:hAnsi="Times New Roman" w:cs="Times New Roman"/>
        </w:rPr>
        <w:t xml:space="preserve"> </w:t>
      </w:r>
      <w:r w:rsidR="00AD1328" w:rsidRPr="00FF4841">
        <w:rPr>
          <w:rFonts w:ascii="Times New Roman" w:hAnsi="Times New Roman" w:cs="Times New Roman"/>
        </w:rPr>
        <w:t>(</w:t>
      </w:r>
      <w:r w:rsidR="00AD1328" w:rsidRPr="00C46181">
        <w:rPr>
          <w:rFonts w:ascii="Times New Roman" w:hAnsi="Times New Roman" w:cs="Times New Roman"/>
          <w:highlight w:val="magenta"/>
        </w:rPr>
        <w:t xml:space="preserve">Fig. </w:t>
      </w:r>
      <w:r w:rsidR="00C46181" w:rsidRPr="00C46181">
        <w:rPr>
          <w:rFonts w:ascii="Times New Roman" w:hAnsi="Times New Roman" w:cs="Times New Roman"/>
          <w:highlight w:val="magenta"/>
        </w:rPr>
        <w:t>3</w:t>
      </w:r>
      <w:r w:rsidR="00AD1328" w:rsidRPr="00C46181">
        <w:rPr>
          <w:rFonts w:ascii="Times New Roman" w:hAnsi="Times New Roman" w:cs="Times New Roman"/>
          <w:highlight w:val="magenta"/>
        </w:rPr>
        <w:t>A</w:t>
      </w:r>
      <w:r w:rsidR="00AD1328" w:rsidRPr="00FF4841">
        <w:rPr>
          <w:rFonts w:ascii="Times New Roman" w:hAnsi="Times New Roman" w:cs="Times New Roman"/>
        </w:rPr>
        <w:t xml:space="preserve">). </w:t>
      </w:r>
      <w:r w:rsidRPr="00FF4841">
        <w:rPr>
          <w:rFonts w:ascii="Times New Roman" w:hAnsi="Times New Roman" w:cs="Times New Roman"/>
        </w:rPr>
        <w:t>Predictions</w:t>
      </w:r>
      <w:r w:rsidRPr="00556BFD">
        <w:rPr>
          <w:rFonts w:ascii="Times New Roman" w:hAnsi="Times New Roman" w:cs="Times New Roman"/>
        </w:rPr>
        <w:t xml:space="preserve"> were based on log-ratios of relative abundances of specific ASV combinations from rhizosphere or root </w:t>
      </w:r>
      <w:r w:rsidRPr="00FF4841">
        <w:rPr>
          <w:rFonts w:ascii="Times New Roman" w:hAnsi="Times New Roman" w:cs="Times New Roman"/>
        </w:rPr>
        <w:t>microbiomes (</w:t>
      </w:r>
      <w:r w:rsidRPr="00C46181">
        <w:rPr>
          <w:rFonts w:ascii="Times New Roman" w:hAnsi="Times New Roman" w:cs="Times New Roman"/>
          <w:highlight w:val="magenta"/>
        </w:rPr>
        <w:t xml:space="preserve">Fig. </w:t>
      </w:r>
      <w:r w:rsidR="00C46181" w:rsidRPr="00C46181">
        <w:rPr>
          <w:rFonts w:ascii="Times New Roman" w:hAnsi="Times New Roman" w:cs="Times New Roman"/>
          <w:highlight w:val="magenta"/>
        </w:rPr>
        <w:t>3</w:t>
      </w:r>
      <w:r w:rsidRPr="00C46181">
        <w:rPr>
          <w:rFonts w:ascii="Times New Roman" w:hAnsi="Times New Roman" w:cs="Times New Roman"/>
          <w:highlight w:val="magenta"/>
        </w:rPr>
        <w:t>C</w:t>
      </w:r>
      <w:r w:rsidR="009836F7" w:rsidRPr="00C46181">
        <w:rPr>
          <w:rFonts w:ascii="Times New Roman" w:hAnsi="Times New Roman" w:cs="Times New Roman"/>
          <w:highlight w:val="magenta"/>
        </w:rPr>
        <w:t xml:space="preserve">; </w:t>
      </w:r>
      <w:r w:rsidRPr="00C46181">
        <w:rPr>
          <w:rFonts w:ascii="Times New Roman" w:hAnsi="Times New Roman" w:cs="Times New Roman"/>
          <w:highlight w:val="magenta"/>
        </w:rPr>
        <w:t xml:space="preserve">Suppl. Table </w:t>
      </w:r>
      <w:r w:rsidR="00C46181" w:rsidRPr="00C46181">
        <w:rPr>
          <w:rFonts w:ascii="Times New Roman" w:hAnsi="Times New Roman" w:cs="Times New Roman"/>
          <w:highlight w:val="magenta"/>
        </w:rPr>
        <w:t>2</w:t>
      </w:r>
      <w:r w:rsidRPr="00FF4841">
        <w:rPr>
          <w:rFonts w:ascii="Times New Roman" w:hAnsi="Times New Roman" w:cs="Times New Roman"/>
        </w:rPr>
        <w:t>)</w:t>
      </w:r>
      <w:r w:rsidR="009836F7" w:rsidRPr="00FF4841">
        <w:rPr>
          <w:rFonts w:ascii="Times New Roman" w:hAnsi="Times New Roman" w:cs="Times New Roman"/>
        </w:rPr>
        <w:t>, which together accounted for 10-45% of total relative abundance (</w:t>
      </w:r>
      <w:r w:rsidR="009836F7" w:rsidRPr="00C46181">
        <w:rPr>
          <w:rFonts w:ascii="Times New Roman" w:hAnsi="Times New Roman" w:cs="Times New Roman"/>
          <w:highlight w:val="magenta"/>
        </w:rPr>
        <w:t>Fig.</w:t>
      </w:r>
      <w:r w:rsidR="00C46181">
        <w:rPr>
          <w:rFonts w:ascii="Times New Roman" w:hAnsi="Times New Roman" w:cs="Times New Roman"/>
          <w:highlight w:val="magenta"/>
        </w:rPr>
        <w:t xml:space="preserve"> </w:t>
      </w:r>
      <w:r w:rsidR="00C46181" w:rsidRPr="00C46181">
        <w:rPr>
          <w:rFonts w:ascii="Times New Roman" w:hAnsi="Times New Roman" w:cs="Times New Roman"/>
          <w:highlight w:val="magenta"/>
        </w:rPr>
        <w:t>3</w:t>
      </w:r>
      <w:r w:rsidR="009836F7" w:rsidRPr="00C46181">
        <w:rPr>
          <w:rFonts w:ascii="Times New Roman" w:hAnsi="Times New Roman" w:cs="Times New Roman"/>
          <w:highlight w:val="magenta"/>
        </w:rPr>
        <w:t>D</w:t>
      </w:r>
      <w:r w:rsidR="009836F7" w:rsidRPr="00FF4841">
        <w:rPr>
          <w:rFonts w:ascii="Times New Roman" w:hAnsi="Times New Roman" w:cs="Times New Roman"/>
        </w:rPr>
        <w:t>)</w:t>
      </w:r>
      <w:r w:rsidRPr="00FF4841">
        <w:rPr>
          <w:rFonts w:ascii="Times New Roman" w:hAnsi="Times New Roman" w:cs="Times New Roman"/>
        </w:rPr>
        <w:t>.</w:t>
      </w:r>
      <w:r w:rsidR="009836F7" w:rsidRPr="00FF4841">
        <w:rPr>
          <w:rFonts w:ascii="Times New Roman" w:hAnsi="Times New Roman" w:cs="Times New Roman"/>
        </w:rPr>
        <w:t xml:space="preserve"> </w:t>
      </w:r>
      <w:r w:rsidR="008B02E5" w:rsidRPr="00FF4841">
        <w:rPr>
          <w:rFonts w:ascii="Times New Roman" w:hAnsi="Times New Roman" w:cs="Times New Roman"/>
        </w:rPr>
        <w:t>Remarkably</w:t>
      </w:r>
      <w:r w:rsidR="008B02E5" w:rsidRPr="00556BFD">
        <w:rPr>
          <w:rFonts w:ascii="Times New Roman" w:hAnsi="Times New Roman" w:cs="Times New Roman"/>
        </w:rPr>
        <w:t xml:space="preserve">, </w:t>
      </w:r>
      <w:r w:rsidR="009836F7" w:rsidRPr="00556BFD">
        <w:rPr>
          <w:rFonts w:ascii="Times New Roman" w:hAnsi="Times New Roman" w:cs="Times New Roman"/>
        </w:rPr>
        <w:t>the</w:t>
      </w:r>
      <w:r w:rsidR="008B02E5" w:rsidRPr="00556BFD">
        <w:rPr>
          <w:rFonts w:ascii="Times New Roman" w:hAnsi="Times New Roman" w:cs="Times New Roman"/>
        </w:rPr>
        <w:t xml:space="preserve"> model achieved an overall accuracy of </w:t>
      </w:r>
      <w:r w:rsidR="00C46181">
        <w:rPr>
          <w:rFonts w:ascii="Times New Roman" w:hAnsi="Times New Roman" w:cs="Times New Roman"/>
        </w:rPr>
        <w:t>86-</w:t>
      </w:r>
      <w:r w:rsidR="008B02E5" w:rsidRPr="00556BFD">
        <w:rPr>
          <w:rFonts w:ascii="Times New Roman" w:hAnsi="Times New Roman" w:cs="Times New Roman"/>
        </w:rPr>
        <w:t xml:space="preserve">90% using rhizosphere data and </w:t>
      </w:r>
      <w:r w:rsidR="00C46181">
        <w:rPr>
          <w:rFonts w:ascii="Times New Roman" w:hAnsi="Times New Roman" w:cs="Times New Roman"/>
        </w:rPr>
        <w:t>93-</w:t>
      </w:r>
      <w:r w:rsidR="008B02E5" w:rsidRPr="00556BFD">
        <w:rPr>
          <w:rFonts w:ascii="Times New Roman" w:hAnsi="Times New Roman" w:cs="Times New Roman"/>
        </w:rPr>
        <w:t>96% using root microbiome data</w:t>
      </w:r>
      <w:r w:rsidR="003173EB" w:rsidRPr="00556BFD">
        <w:rPr>
          <w:rFonts w:ascii="Times New Roman" w:hAnsi="Times New Roman" w:cs="Times New Roman"/>
        </w:rPr>
        <w:t xml:space="preserve">, </w:t>
      </w:r>
      <w:commentRangeStart w:id="49"/>
      <w:r w:rsidR="003173EB" w:rsidRPr="00556BFD">
        <w:rPr>
          <w:rFonts w:ascii="Times New Roman" w:hAnsi="Times New Roman" w:cs="Times New Roman"/>
        </w:rPr>
        <w:t xml:space="preserve">with only </w:t>
      </w:r>
      <w:r w:rsidR="00C46181" w:rsidRPr="003173EB">
        <w:rPr>
          <w:rFonts w:ascii="Times New Roman" w:hAnsi="Times New Roman" w:cs="Times New Roman"/>
          <w:highlight w:val="red"/>
        </w:rPr>
        <w:t>XXX</w:t>
      </w:r>
      <w:r w:rsidR="003173EB" w:rsidRPr="00556BFD">
        <w:rPr>
          <w:rFonts w:ascii="Times New Roman" w:hAnsi="Times New Roman" w:cs="Times New Roman"/>
        </w:rPr>
        <w:t xml:space="preserve"> out of </w:t>
      </w:r>
      <w:r w:rsidR="003173EB" w:rsidRPr="003173EB">
        <w:rPr>
          <w:rFonts w:ascii="Times New Roman" w:hAnsi="Times New Roman" w:cs="Times New Roman"/>
          <w:highlight w:val="red"/>
        </w:rPr>
        <w:t>XXX</w:t>
      </w:r>
      <w:r w:rsidR="003173EB" w:rsidRPr="00556BFD">
        <w:rPr>
          <w:rFonts w:ascii="Times New Roman" w:hAnsi="Times New Roman" w:cs="Times New Roman"/>
        </w:rPr>
        <w:t xml:space="preserve"> samples </w:t>
      </w:r>
      <w:commentRangeEnd w:id="49"/>
      <w:r w:rsidR="00C46181" w:rsidRPr="00556BFD">
        <w:rPr>
          <w:rStyle w:val="CommentReference"/>
          <w:rFonts w:ascii="Times New Roman" w:hAnsi="Times New Roman" w:cs="Times New Roman"/>
          <w:sz w:val="24"/>
          <w:szCs w:val="24"/>
        </w:rPr>
        <w:commentReference w:id="49"/>
      </w:r>
      <w:r w:rsidR="003173EB" w:rsidRPr="00556BFD">
        <w:rPr>
          <w:rFonts w:ascii="Times New Roman" w:hAnsi="Times New Roman" w:cs="Times New Roman"/>
        </w:rPr>
        <w:t xml:space="preserve">being </w:t>
      </w:r>
      <w:r w:rsidR="003173EB" w:rsidRPr="00FF4841">
        <w:rPr>
          <w:rFonts w:ascii="Times New Roman" w:hAnsi="Times New Roman" w:cs="Times New Roman"/>
        </w:rPr>
        <w:t>misclassified</w:t>
      </w:r>
      <w:r w:rsidR="008B02E5" w:rsidRPr="00FF4841">
        <w:rPr>
          <w:rFonts w:ascii="Times New Roman" w:hAnsi="Times New Roman" w:cs="Times New Roman"/>
        </w:rPr>
        <w:t xml:space="preserve"> (</w:t>
      </w:r>
      <w:r w:rsidR="008B02E5" w:rsidRPr="00C46181">
        <w:rPr>
          <w:rFonts w:ascii="Times New Roman" w:hAnsi="Times New Roman" w:cs="Times New Roman"/>
          <w:highlight w:val="magenta"/>
        </w:rPr>
        <w:t>Fig. 3</w:t>
      </w:r>
      <w:proofErr w:type="gramStart"/>
      <w:r w:rsidR="009836F7" w:rsidRPr="00C46181">
        <w:rPr>
          <w:rFonts w:ascii="Times New Roman" w:hAnsi="Times New Roman" w:cs="Times New Roman"/>
          <w:highlight w:val="magenta"/>
        </w:rPr>
        <w:t>B,</w:t>
      </w:r>
      <w:r w:rsidR="008B02E5" w:rsidRPr="00C46181">
        <w:rPr>
          <w:rFonts w:ascii="Times New Roman" w:hAnsi="Times New Roman" w:cs="Times New Roman"/>
          <w:highlight w:val="magenta"/>
        </w:rPr>
        <w:t>C</w:t>
      </w:r>
      <w:proofErr w:type="gramEnd"/>
      <w:r w:rsidR="008B02E5" w:rsidRPr="00FF4841">
        <w:rPr>
          <w:rFonts w:ascii="Times New Roman" w:hAnsi="Times New Roman" w:cs="Times New Roman"/>
        </w:rPr>
        <w:t>)</w:t>
      </w:r>
      <w:r w:rsidR="00AD1328" w:rsidRPr="00FF4841">
        <w:rPr>
          <w:rFonts w:ascii="Times New Roman" w:hAnsi="Times New Roman" w:cs="Times New Roman"/>
        </w:rPr>
        <w:t>.</w:t>
      </w:r>
      <w:r w:rsidR="00CE4777" w:rsidRPr="00FF4841">
        <w:rPr>
          <w:rFonts w:ascii="Times New Roman" w:hAnsi="Times New Roman" w:cs="Times New Roman"/>
        </w:rPr>
        <w:t xml:space="preserve"> </w:t>
      </w:r>
      <w:commentRangeStart w:id="50"/>
      <w:r w:rsidR="00FB5D05" w:rsidRPr="00FF4841">
        <w:rPr>
          <w:rFonts w:ascii="Times New Roman" w:hAnsi="Times New Roman" w:cs="Times New Roman"/>
        </w:rPr>
        <w:t>For</w:t>
      </w:r>
      <w:r w:rsidR="00FB5D05" w:rsidRPr="00556BFD">
        <w:rPr>
          <w:rFonts w:ascii="Times New Roman" w:hAnsi="Times New Roman" w:cs="Times New Roman"/>
        </w:rPr>
        <w:t xml:space="preserve"> </w:t>
      </w:r>
      <w:r w:rsidR="00FB5D05" w:rsidRPr="00556BFD">
        <w:rPr>
          <w:rFonts w:ascii="Times New Roman" w:hAnsi="Times New Roman" w:cs="Times New Roman"/>
          <w:i/>
          <w:iCs/>
        </w:rPr>
        <w:t>Lotus</w:t>
      </w:r>
      <w:r w:rsidR="00FB5D05" w:rsidRPr="00556BFD">
        <w:rPr>
          <w:rFonts w:ascii="Times New Roman" w:hAnsi="Times New Roman" w:cs="Times New Roman"/>
        </w:rPr>
        <w:t xml:space="preserve">, </w:t>
      </w:r>
      <w:r w:rsidR="00B345F8" w:rsidRPr="00556BFD">
        <w:rPr>
          <w:rFonts w:ascii="Times New Roman" w:hAnsi="Times New Roman" w:cs="Times New Roman"/>
        </w:rPr>
        <w:t xml:space="preserve">the most influential ASVs belonged to </w:t>
      </w:r>
      <w:proofErr w:type="spellStart"/>
      <w:r w:rsidR="00B345F8" w:rsidRPr="00F97A99">
        <w:rPr>
          <w:rFonts w:ascii="Times New Roman" w:hAnsi="Times New Roman" w:cs="Times New Roman"/>
          <w:i/>
          <w:iCs/>
        </w:rPr>
        <w:t>Burkholderiales</w:t>
      </w:r>
      <w:proofErr w:type="spellEnd"/>
      <w:r w:rsidR="00B345F8" w:rsidRPr="00556BFD">
        <w:rPr>
          <w:rFonts w:ascii="Times New Roman" w:hAnsi="Times New Roman" w:cs="Times New Roman"/>
        </w:rPr>
        <w:t xml:space="preserve"> (</w:t>
      </w:r>
      <w:proofErr w:type="spellStart"/>
      <w:r w:rsidR="003577CF" w:rsidRPr="00F97A99">
        <w:rPr>
          <w:rFonts w:ascii="Times New Roman" w:hAnsi="Times New Roman" w:cs="Times New Roman"/>
          <w:i/>
          <w:iCs/>
        </w:rPr>
        <w:t>Oxalobacteraceae</w:t>
      </w:r>
      <w:proofErr w:type="spellEnd"/>
      <w:r w:rsidR="00B345F8" w:rsidRPr="00556BFD">
        <w:rPr>
          <w:rFonts w:ascii="Times New Roman" w:hAnsi="Times New Roman" w:cs="Times New Roman"/>
        </w:rPr>
        <w:t>,</w:t>
      </w:r>
      <w:r w:rsidR="003577CF" w:rsidRPr="00556BFD">
        <w:rPr>
          <w:rFonts w:ascii="Times New Roman" w:hAnsi="Times New Roman" w:cs="Times New Roman"/>
        </w:rPr>
        <w:t xml:space="preserve"> </w:t>
      </w:r>
      <w:proofErr w:type="spellStart"/>
      <w:r w:rsidR="003577CF" w:rsidRPr="00F97A99">
        <w:rPr>
          <w:rFonts w:ascii="Times New Roman" w:hAnsi="Times New Roman" w:cs="Times New Roman"/>
          <w:i/>
          <w:iCs/>
        </w:rPr>
        <w:t>Comamonadaceae</w:t>
      </w:r>
      <w:proofErr w:type="spellEnd"/>
      <w:r w:rsidR="00B345F8" w:rsidRPr="00556BFD">
        <w:rPr>
          <w:rFonts w:ascii="Times New Roman" w:hAnsi="Times New Roman" w:cs="Times New Roman"/>
        </w:rPr>
        <w:t>), along with</w:t>
      </w:r>
      <w:r w:rsidR="003577CF" w:rsidRPr="00556BFD">
        <w:rPr>
          <w:rFonts w:ascii="Times New Roman" w:hAnsi="Times New Roman" w:cs="Times New Roman"/>
        </w:rPr>
        <w:t xml:space="preserve"> </w:t>
      </w:r>
      <w:proofErr w:type="spellStart"/>
      <w:r w:rsidR="003577CF" w:rsidRPr="00F97A99">
        <w:rPr>
          <w:rFonts w:ascii="Times New Roman" w:hAnsi="Times New Roman" w:cs="Times New Roman"/>
          <w:i/>
          <w:iCs/>
        </w:rPr>
        <w:t>Pseudomonadales</w:t>
      </w:r>
      <w:proofErr w:type="spellEnd"/>
      <w:r w:rsidR="003577CF" w:rsidRPr="00556BFD">
        <w:rPr>
          <w:rFonts w:ascii="Times New Roman" w:hAnsi="Times New Roman" w:cs="Times New Roman"/>
        </w:rPr>
        <w:t xml:space="preserve"> and </w:t>
      </w:r>
      <w:proofErr w:type="spellStart"/>
      <w:r w:rsidR="00C46181">
        <w:rPr>
          <w:rFonts w:ascii="Times New Roman" w:hAnsi="Times New Roman" w:cs="Times New Roman"/>
          <w:i/>
          <w:iCs/>
        </w:rPr>
        <w:t>Rhizobiales</w:t>
      </w:r>
      <w:proofErr w:type="spellEnd"/>
      <w:r w:rsidR="00B345F8" w:rsidRPr="00556BFD">
        <w:rPr>
          <w:rFonts w:ascii="Times New Roman" w:hAnsi="Times New Roman" w:cs="Times New Roman"/>
        </w:rPr>
        <w:t xml:space="preserve">, each displaying </w:t>
      </w:r>
      <w:r w:rsidR="009836F7" w:rsidRPr="00556BFD">
        <w:rPr>
          <w:rFonts w:ascii="Times New Roman" w:hAnsi="Times New Roman" w:cs="Times New Roman"/>
        </w:rPr>
        <w:t>compartment</w:t>
      </w:r>
      <w:r w:rsidR="00B345F8" w:rsidRPr="00556BFD">
        <w:rPr>
          <w:rFonts w:ascii="Times New Roman" w:hAnsi="Times New Roman" w:cs="Times New Roman"/>
        </w:rPr>
        <w:t>- and soil-type-specific associations</w:t>
      </w:r>
      <w:r w:rsidR="0083263D">
        <w:rPr>
          <w:rFonts w:ascii="Times New Roman" w:hAnsi="Times New Roman" w:cs="Times New Roman"/>
        </w:rPr>
        <w:t xml:space="preserve"> (</w:t>
      </w:r>
      <w:r w:rsidR="0083263D" w:rsidRPr="0083263D">
        <w:rPr>
          <w:rFonts w:ascii="Times New Roman" w:hAnsi="Times New Roman" w:cs="Times New Roman"/>
          <w:highlight w:val="magenta"/>
        </w:rPr>
        <w:t>Fig. 3D, Suppl. Table 2</w:t>
      </w:r>
      <w:r w:rsidR="0083263D">
        <w:rPr>
          <w:rFonts w:ascii="Times New Roman" w:hAnsi="Times New Roman" w:cs="Times New Roman"/>
        </w:rPr>
        <w:t>)</w:t>
      </w:r>
      <w:r w:rsidR="003577CF" w:rsidRPr="00556BFD">
        <w:rPr>
          <w:rFonts w:ascii="Times New Roman" w:hAnsi="Times New Roman" w:cs="Times New Roman"/>
        </w:rPr>
        <w:t xml:space="preserve">. </w:t>
      </w:r>
      <w:r w:rsidR="00B345F8" w:rsidRPr="00556BFD">
        <w:rPr>
          <w:rFonts w:ascii="Times New Roman" w:hAnsi="Times New Roman" w:cs="Times New Roman"/>
        </w:rPr>
        <w:t>In</w:t>
      </w:r>
      <w:r w:rsidR="00C8001E" w:rsidRPr="00556BFD">
        <w:rPr>
          <w:rFonts w:ascii="Times New Roman" w:hAnsi="Times New Roman" w:cs="Times New Roman"/>
        </w:rPr>
        <w:t xml:space="preserve"> </w:t>
      </w:r>
      <w:r w:rsidR="00C8001E" w:rsidRPr="00556BFD">
        <w:rPr>
          <w:rFonts w:ascii="Times New Roman" w:hAnsi="Times New Roman" w:cs="Times New Roman"/>
          <w:i/>
          <w:iCs/>
        </w:rPr>
        <w:t>Hordeum</w:t>
      </w:r>
      <w:r w:rsidR="00C8001E" w:rsidRPr="00556BFD">
        <w:rPr>
          <w:rFonts w:ascii="Times New Roman" w:hAnsi="Times New Roman" w:cs="Times New Roman"/>
        </w:rPr>
        <w:t xml:space="preserve">, </w:t>
      </w:r>
      <w:r w:rsidR="00760F15" w:rsidRPr="00556BFD">
        <w:rPr>
          <w:rFonts w:ascii="Times New Roman" w:hAnsi="Times New Roman" w:cs="Times New Roman"/>
        </w:rPr>
        <w:t xml:space="preserve">a broader taxonomic </w:t>
      </w:r>
      <w:r w:rsidR="009836F7" w:rsidRPr="00556BFD">
        <w:rPr>
          <w:rFonts w:ascii="Times New Roman" w:hAnsi="Times New Roman" w:cs="Times New Roman"/>
        </w:rPr>
        <w:t>range</w:t>
      </w:r>
      <w:r w:rsidR="00B345F8" w:rsidRPr="00556BFD">
        <w:rPr>
          <w:rFonts w:ascii="Times New Roman" w:hAnsi="Times New Roman" w:cs="Times New Roman"/>
        </w:rPr>
        <w:t xml:space="preserve"> contributed to prediction accuracy, </w:t>
      </w:r>
      <w:r w:rsidR="00B345F8" w:rsidRPr="00B150F4">
        <w:rPr>
          <w:rFonts w:ascii="Times New Roman" w:hAnsi="Times New Roman" w:cs="Times New Roman"/>
        </w:rPr>
        <w:t xml:space="preserve">with </w:t>
      </w:r>
      <w:proofErr w:type="spellStart"/>
      <w:r w:rsidR="00760F15" w:rsidRPr="00B150F4">
        <w:rPr>
          <w:rFonts w:ascii="Times New Roman" w:hAnsi="Times New Roman" w:cs="Times New Roman"/>
          <w:i/>
          <w:iCs/>
        </w:rPr>
        <w:t>Flavobacteriales</w:t>
      </w:r>
      <w:proofErr w:type="spellEnd"/>
      <w:r w:rsidR="00760F15" w:rsidRPr="00B150F4">
        <w:rPr>
          <w:rFonts w:ascii="Times New Roman" w:hAnsi="Times New Roman" w:cs="Times New Roman"/>
        </w:rPr>
        <w:t xml:space="preserve"> ASVs </w:t>
      </w:r>
      <w:r w:rsidR="00B345F8" w:rsidRPr="00B150F4">
        <w:rPr>
          <w:rFonts w:ascii="Times New Roman" w:hAnsi="Times New Roman" w:cs="Times New Roman"/>
        </w:rPr>
        <w:t>particularly important across all</w:t>
      </w:r>
      <w:r w:rsidR="00760F15" w:rsidRPr="00B150F4">
        <w:rPr>
          <w:rFonts w:ascii="Times New Roman" w:hAnsi="Times New Roman" w:cs="Times New Roman"/>
        </w:rPr>
        <w:t xml:space="preserve"> </w:t>
      </w:r>
      <w:r w:rsidR="009836F7" w:rsidRPr="00B150F4">
        <w:rPr>
          <w:rFonts w:ascii="Times New Roman" w:hAnsi="Times New Roman" w:cs="Times New Roman"/>
        </w:rPr>
        <w:t>soil-compartment</w:t>
      </w:r>
      <w:r w:rsidR="00760F15" w:rsidRPr="00B150F4">
        <w:rPr>
          <w:rFonts w:ascii="Times New Roman" w:hAnsi="Times New Roman" w:cs="Times New Roman"/>
        </w:rPr>
        <w:t xml:space="preserve"> combinations. </w:t>
      </w:r>
      <w:proofErr w:type="spellStart"/>
      <w:r w:rsidR="00CB78BE" w:rsidRPr="00B150F4">
        <w:rPr>
          <w:rFonts w:ascii="Times New Roman" w:hAnsi="Times New Roman" w:cs="Times New Roman"/>
          <w:i/>
          <w:iCs/>
        </w:rPr>
        <w:t>Bacillales</w:t>
      </w:r>
      <w:proofErr w:type="spellEnd"/>
      <w:r w:rsidR="00CB78BE" w:rsidRPr="00B150F4">
        <w:rPr>
          <w:rFonts w:ascii="Times New Roman" w:hAnsi="Times New Roman" w:cs="Times New Roman"/>
        </w:rPr>
        <w:t xml:space="preserve"> ASVs </w:t>
      </w:r>
      <w:r w:rsidR="00B345F8" w:rsidRPr="00B150F4">
        <w:rPr>
          <w:rFonts w:ascii="Times New Roman" w:hAnsi="Times New Roman" w:cs="Times New Roman"/>
        </w:rPr>
        <w:t>were strong predictors of NPK cultivation</w:t>
      </w:r>
      <w:r w:rsidR="003173EB" w:rsidRPr="00B150F4">
        <w:rPr>
          <w:rFonts w:ascii="Times New Roman" w:hAnsi="Times New Roman" w:cs="Times New Roman"/>
        </w:rPr>
        <w:t xml:space="preserve"> in rhizosphere samples</w:t>
      </w:r>
      <w:r w:rsidR="003C709A" w:rsidRPr="00B150F4">
        <w:rPr>
          <w:rFonts w:ascii="Times New Roman" w:hAnsi="Times New Roman" w:cs="Times New Roman"/>
        </w:rPr>
        <w:t>,</w:t>
      </w:r>
      <w:r w:rsidR="00B345F8" w:rsidRPr="00B150F4">
        <w:rPr>
          <w:rFonts w:ascii="Times New Roman" w:hAnsi="Times New Roman" w:cs="Times New Roman"/>
        </w:rPr>
        <w:t xml:space="preserve"> while </w:t>
      </w:r>
      <w:proofErr w:type="spellStart"/>
      <w:r w:rsidR="00CB78BE" w:rsidRPr="00B150F4">
        <w:rPr>
          <w:rFonts w:ascii="Times New Roman" w:hAnsi="Times New Roman" w:cs="Times New Roman"/>
          <w:i/>
          <w:iCs/>
        </w:rPr>
        <w:t>Pseudonocardiales</w:t>
      </w:r>
      <w:proofErr w:type="spellEnd"/>
      <w:r w:rsidR="00CB78BE" w:rsidRPr="00B150F4">
        <w:rPr>
          <w:rFonts w:ascii="Times New Roman" w:hAnsi="Times New Roman" w:cs="Times New Roman"/>
        </w:rPr>
        <w:t xml:space="preserve"> ASVs </w:t>
      </w:r>
      <w:r w:rsidR="00B345F8" w:rsidRPr="00B150F4">
        <w:rPr>
          <w:rFonts w:ascii="Times New Roman" w:hAnsi="Times New Roman" w:cs="Times New Roman"/>
        </w:rPr>
        <w:t>were crucial for</w:t>
      </w:r>
      <w:r w:rsidR="00CB78BE" w:rsidRPr="00B150F4">
        <w:rPr>
          <w:rFonts w:ascii="Times New Roman" w:hAnsi="Times New Roman" w:cs="Times New Roman"/>
        </w:rPr>
        <w:t xml:space="preserve"> PK prediction</w:t>
      </w:r>
      <w:r w:rsidR="003C709A" w:rsidRPr="00B150F4">
        <w:rPr>
          <w:rFonts w:ascii="Times New Roman" w:hAnsi="Times New Roman" w:cs="Times New Roman"/>
        </w:rPr>
        <w:t>s</w:t>
      </w:r>
      <w:r w:rsidR="003173EB" w:rsidRPr="00B150F4">
        <w:rPr>
          <w:rFonts w:ascii="Times New Roman" w:hAnsi="Times New Roman" w:cs="Times New Roman"/>
        </w:rPr>
        <w:t xml:space="preserve"> for root samples</w:t>
      </w:r>
      <w:r w:rsidR="003C709A" w:rsidRPr="00B150F4">
        <w:rPr>
          <w:rFonts w:ascii="Times New Roman" w:hAnsi="Times New Roman" w:cs="Times New Roman"/>
        </w:rPr>
        <w:t>.</w:t>
      </w:r>
      <w:r w:rsidR="00CB78BE" w:rsidRPr="00B150F4">
        <w:rPr>
          <w:rFonts w:ascii="Times New Roman" w:hAnsi="Times New Roman" w:cs="Times New Roman"/>
        </w:rPr>
        <w:t xml:space="preserve"> </w:t>
      </w:r>
      <w:r w:rsidR="003C709A" w:rsidRPr="00B150F4">
        <w:rPr>
          <w:rFonts w:ascii="Times New Roman" w:hAnsi="Times New Roman" w:cs="Times New Roman"/>
        </w:rPr>
        <w:t>Additional</w:t>
      </w:r>
      <w:r w:rsidR="00CB78BE" w:rsidRPr="00B150F4">
        <w:rPr>
          <w:rFonts w:ascii="Times New Roman" w:hAnsi="Times New Roman" w:cs="Times New Roman"/>
        </w:rPr>
        <w:t xml:space="preserve"> </w:t>
      </w:r>
      <w:r w:rsidR="00B345F8" w:rsidRPr="00B150F4">
        <w:rPr>
          <w:rFonts w:ascii="Times New Roman" w:hAnsi="Times New Roman" w:cs="Times New Roman"/>
        </w:rPr>
        <w:t xml:space="preserve">predictive </w:t>
      </w:r>
      <w:r w:rsidR="00CB78BE" w:rsidRPr="00B150F4">
        <w:rPr>
          <w:rFonts w:ascii="Times New Roman" w:hAnsi="Times New Roman" w:cs="Times New Roman"/>
        </w:rPr>
        <w:t xml:space="preserve">orders included </w:t>
      </w:r>
      <w:proofErr w:type="spellStart"/>
      <w:r w:rsidR="00651848" w:rsidRPr="00B150F4">
        <w:rPr>
          <w:rFonts w:ascii="Times New Roman" w:hAnsi="Times New Roman" w:cs="Times New Roman"/>
          <w:i/>
          <w:iCs/>
        </w:rPr>
        <w:t>Burkholderiales</w:t>
      </w:r>
      <w:proofErr w:type="spellEnd"/>
      <w:r w:rsidR="00651848">
        <w:rPr>
          <w:rFonts w:ascii="Times New Roman" w:hAnsi="Times New Roman" w:cs="Times New Roman"/>
        </w:rPr>
        <w:t>,</w:t>
      </w:r>
      <w:r w:rsidR="00651848" w:rsidRPr="0083263D">
        <w:rPr>
          <w:rFonts w:ascii="Times New Roman" w:hAnsi="Times New Roman" w:cs="Times New Roman"/>
        </w:rPr>
        <w:t xml:space="preserve"> </w:t>
      </w:r>
      <w:r w:rsidR="00651848" w:rsidRPr="00B150F4">
        <w:rPr>
          <w:rFonts w:ascii="Times New Roman" w:hAnsi="Times New Roman" w:cs="Times New Roman"/>
          <w:i/>
          <w:iCs/>
        </w:rPr>
        <w:t>Caulobacterales</w:t>
      </w:r>
      <w:r w:rsidR="00651848" w:rsidRPr="00651848">
        <w:rPr>
          <w:rFonts w:ascii="Times New Roman" w:hAnsi="Times New Roman" w:cs="Times New Roman"/>
        </w:rPr>
        <w:t>,</w:t>
      </w:r>
      <w:r w:rsidR="00651848" w:rsidRPr="00B150F4">
        <w:rPr>
          <w:rFonts w:ascii="Times New Roman" w:hAnsi="Times New Roman" w:cs="Times New Roman"/>
          <w:i/>
          <w:iCs/>
        </w:rPr>
        <w:t xml:space="preserve"> </w:t>
      </w:r>
      <w:proofErr w:type="spellStart"/>
      <w:r w:rsidR="00CB78BE" w:rsidRPr="00B150F4">
        <w:rPr>
          <w:rFonts w:ascii="Times New Roman" w:hAnsi="Times New Roman" w:cs="Times New Roman"/>
          <w:i/>
          <w:iCs/>
        </w:rPr>
        <w:t>Pseudo</w:t>
      </w:r>
      <w:r w:rsidR="003750FF" w:rsidRPr="00B150F4">
        <w:rPr>
          <w:rFonts w:ascii="Times New Roman" w:hAnsi="Times New Roman" w:cs="Times New Roman"/>
          <w:i/>
          <w:iCs/>
        </w:rPr>
        <w:t>mon</w:t>
      </w:r>
      <w:r w:rsidR="00CB78BE" w:rsidRPr="00B150F4">
        <w:rPr>
          <w:rFonts w:ascii="Times New Roman" w:hAnsi="Times New Roman" w:cs="Times New Roman"/>
          <w:i/>
          <w:iCs/>
        </w:rPr>
        <w:t>adales</w:t>
      </w:r>
      <w:proofErr w:type="spellEnd"/>
      <w:r w:rsidR="00CB78BE" w:rsidRPr="00B150F4">
        <w:rPr>
          <w:rFonts w:ascii="Times New Roman" w:hAnsi="Times New Roman" w:cs="Times New Roman"/>
        </w:rPr>
        <w:t xml:space="preserve">, </w:t>
      </w:r>
      <w:proofErr w:type="spellStart"/>
      <w:r w:rsidR="00651848" w:rsidRPr="00651848">
        <w:rPr>
          <w:rFonts w:ascii="Times New Roman" w:hAnsi="Times New Roman" w:cs="Times New Roman"/>
          <w:i/>
          <w:iCs/>
        </w:rPr>
        <w:t>Rhizobiales</w:t>
      </w:r>
      <w:proofErr w:type="spellEnd"/>
      <w:r w:rsidR="00651848" w:rsidRPr="00651848">
        <w:rPr>
          <w:rFonts w:ascii="Times New Roman" w:hAnsi="Times New Roman" w:cs="Times New Roman"/>
        </w:rPr>
        <w:t>,</w:t>
      </w:r>
      <w:r w:rsidR="00651848">
        <w:rPr>
          <w:rFonts w:ascii="Times New Roman" w:hAnsi="Times New Roman" w:cs="Times New Roman"/>
        </w:rPr>
        <w:t xml:space="preserve"> and</w:t>
      </w:r>
      <w:r w:rsidR="00651848" w:rsidRPr="00651848">
        <w:rPr>
          <w:rFonts w:ascii="Times New Roman" w:hAnsi="Times New Roman" w:cs="Times New Roman"/>
        </w:rPr>
        <w:t xml:space="preserve"> </w:t>
      </w:r>
      <w:proofErr w:type="spellStart"/>
      <w:r w:rsidR="00CB78BE" w:rsidRPr="00B150F4">
        <w:rPr>
          <w:rFonts w:ascii="Times New Roman" w:hAnsi="Times New Roman" w:cs="Times New Roman"/>
          <w:i/>
          <w:iCs/>
        </w:rPr>
        <w:t>Streptomycetales</w:t>
      </w:r>
      <w:proofErr w:type="spellEnd"/>
      <w:r w:rsidR="00CB78BE" w:rsidRPr="00B150F4">
        <w:rPr>
          <w:rFonts w:ascii="Times New Roman" w:hAnsi="Times New Roman" w:cs="Times New Roman"/>
        </w:rPr>
        <w:t xml:space="preserve"> </w:t>
      </w:r>
      <w:r w:rsidR="0083263D">
        <w:rPr>
          <w:rFonts w:ascii="Times New Roman" w:hAnsi="Times New Roman" w:cs="Times New Roman"/>
        </w:rPr>
        <w:t>(</w:t>
      </w:r>
      <w:r w:rsidR="0083263D" w:rsidRPr="0083263D">
        <w:rPr>
          <w:rFonts w:ascii="Times New Roman" w:hAnsi="Times New Roman" w:cs="Times New Roman"/>
          <w:highlight w:val="magenta"/>
        </w:rPr>
        <w:t>Fig. 3D, Suppl. Table 2</w:t>
      </w:r>
      <w:r w:rsidR="0083263D">
        <w:rPr>
          <w:rFonts w:ascii="Times New Roman" w:hAnsi="Times New Roman" w:cs="Times New Roman"/>
        </w:rPr>
        <w:t>)</w:t>
      </w:r>
      <w:r w:rsidR="00CB78BE" w:rsidRPr="00B150F4">
        <w:rPr>
          <w:rFonts w:ascii="Times New Roman" w:hAnsi="Times New Roman" w:cs="Times New Roman"/>
        </w:rPr>
        <w:t>.</w:t>
      </w:r>
      <w:r w:rsidR="00B345F8" w:rsidRPr="00B150F4">
        <w:rPr>
          <w:rFonts w:ascii="Times New Roman" w:hAnsi="Times New Roman" w:cs="Times New Roman"/>
        </w:rPr>
        <w:t xml:space="preserve"> </w:t>
      </w:r>
      <w:commentRangeStart w:id="51"/>
      <w:r w:rsidR="003C709A" w:rsidRPr="00B150F4">
        <w:rPr>
          <w:rFonts w:ascii="Times New Roman" w:hAnsi="Times New Roman" w:cs="Times New Roman"/>
        </w:rPr>
        <w:t>P</w:t>
      </w:r>
      <w:r w:rsidR="00B345F8" w:rsidRPr="00B150F4">
        <w:rPr>
          <w:rFonts w:ascii="Times New Roman" w:hAnsi="Times New Roman" w:cs="Times New Roman"/>
        </w:rPr>
        <w:t>redictive ASV</w:t>
      </w:r>
      <w:r w:rsidR="003750FF" w:rsidRPr="00B150F4">
        <w:rPr>
          <w:rFonts w:ascii="Times New Roman" w:hAnsi="Times New Roman" w:cs="Times New Roman"/>
        </w:rPr>
        <w:t>s</w:t>
      </w:r>
      <w:r w:rsidR="00B345F8" w:rsidRPr="00556BFD">
        <w:rPr>
          <w:rFonts w:ascii="Times New Roman" w:hAnsi="Times New Roman" w:cs="Times New Roman"/>
        </w:rPr>
        <w:t xml:space="preserve"> differed substantially between </w:t>
      </w:r>
      <w:r w:rsidR="003C709A" w:rsidRPr="00556BFD">
        <w:rPr>
          <w:rFonts w:ascii="Times New Roman" w:hAnsi="Times New Roman" w:cs="Times New Roman"/>
        </w:rPr>
        <w:t>the two hosts</w:t>
      </w:r>
      <w:r w:rsidR="00B345F8" w:rsidRPr="00556BFD">
        <w:rPr>
          <w:rFonts w:ascii="Times New Roman" w:hAnsi="Times New Roman" w:cs="Times New Roman"/>
        </w:rPr>
        <w:t xml:space="preserve"> and were not conserved across </w:t>
      </w:r>
      <w:r w:rsidR="003C709A" w:rsidRPr="00556BFD">
        <w:rPr>
          <w:rFonts w:ascii="Times New Roman" w:hAnsi="Times New Roman" w:cs="Times New Roman"/>
        </w:rPr>
        <w:t>fertilisation regimes</w:t>
      </w:r>
      <w:r w:rsidR="00B345F8" w:rsidRPr="00556BFD">
        <w:rPr>
          <w:rFonts w:ascii="Times New Roman" w:hAnsi="Times New Roman" w:cs="Times New Roman"/>
        </w:rPr>
        <w:t xml:space="preserve">, suggesting that </w:t>
      </w:r>
      <w:r w:rsidR="003C709A" w:rsidRPr="00556BFD">
        <w:rPr>
          <w:rFonts w:ascii="Times New Roman" w:hAnsi="Times New Roman" w:cs="Times New Roman"/>
        </w:rPr>
        <w:t>each plant species</w:t>
      </w:r>
      <w:r w:rsidR="00B345F8" w:rsidRPr="00556BFD">
        <w:rPr>
          <w:rFonts w:ascii="Times New Roman" w:hAnsi="Times New Roman" w:cs="Times New Roman"/>
        </w:rPr>
        <w:t xml:space="preserve"> recruit</w:t>
      </w:r>
      <w:r w:rsidR="003C709A" w:rsidRPr="00556BFD">
        <w:rPr>
          <w:rFonts w:ascii="Times New Roman" w:hAnsi="Times New Roman" w:cs="Times New Roman"/>
        </w:rPr>
        <w:t>s</w:t>
      </w:r>
      <w:r w:rsidR="00B345F8" w:rsidRPr="00556BFD">
        <w:rPr>
          <w:rFonts w:ascii="Times New Roman" w:hAnsi="Times New Roman" w:cs="Times New Roman"/>
        </w:rPr>
        <w:t xml:space="preserve"> distinct </w:t>
      </w:r>
      <w:r w:rsidR="003C709A" w:rsidRPr="00556BFD">
        <w:rPr>
          <w:rFonts w:ascii="Times New Roman" w:hAnsi="Times New Roman" w:cs="Times New Roman"/>
        </w:rPr>
        <w:t xml:space="preserve">microbial </w:t>
      </w:r>
      <w:r w:rsidR="00B345F8" w:rsidRPr="00556BFD">
        <w:rPr>
          <w:rFonts w:ascii="Times New Roman" w:hAnsi="Times New Roman" w:cs="Times New Roman"/>
        </w:rPr>
        <w:t>indi</w:t>
      </w:r>
      <w:r w:rsidR="00466673" w:rsidRPr="00556BFD">
        <w:rPr>
          <w:rFonts w:ascii="Times New Roman" w:hAnsi="Times New Roman" w:cs="Times New Roman"/>
        </w:rPr>
        <w:t>c</w:t>
      </w:r>
      <w:r w:rsidR="00B345F8" w:rsidRPr="00556BFD">
        <w:rPr>
          <w:rFonts w:ascii="Times New Roman" w:hAnsi="Times New Roman" w:cs="Times New Roman"/>
        </w:rPr>
        <w:t>ator</w:t>
      </w:r>
      <w:r w:rsidR="003C709A" w:rsidRPr="00556BFD">
        <w:rPr>
          <w:rFonts w:ascii="Times New Roman" w:hAnsi="Times New Roman" w:cs="Times New Roman"/>
        </w:rPr>
        <w:t>s</w:t>
      </w:r>
      <w:r w:rsidR="00B345F8" w:rsidRPr="00556BFD">
        <w:rPr>
          <w:rFonts w:ascii="Times New Roman" w:hAnsi="Times New Roman" w:cs="Times New Roman"/>
        </w:rPr>
        <w:t xml:space="preserve"> </w:t>
      </w:r>
      <w:r w:rsidR="003C709A" w:rsidRPr="00556BFD">
        <w:rPr>
          <w:rFonts w:ascii="Times New Roman" w:hAnsi="Times New Roman" w:cs="Times New Roman"/>
        </w:rPr>
        <w:t>of</w:t>
      </w:r>
      <w:r w:rsidR="00B345F8" w:rsidRPr="00556BFD">
        <w:rPr>
          <w:rFonts w:ascii="Times New Roman" w:hAnsi="Times New Roman" w:cs="Times New Roman"/>
        </w:rPr>
        <w:t xml:space="preserve"> nutrient</w:t>
      </w:r>
      <w:r w:rsidR="003C709A" w:rsidRPr="00556BFD">
        <w:rPr>
          <w:rFonts w:ascii="Times New Roman" w:hAnsi="Times New Roman" w:cs="Times New Roman"/>
        </w:rPr>
        <w:t xml:space="preserve"> </w:t>
      </w:r>
      <w:r w:rsidR="00B345F8" w:rsidRPr="00556BFD">
        <w:rPr>
          <w:rFonts w:ascii="Times New Roman" w:hAnsi="Times New Roman" w:cs="Times New Roman"/>
        </w:rPr>
        <w:t xml:space="preserve">status rather than relying on universal </w:t>
      </w:r>
      <w:r w:rsidR="003C709A" w:rsidRPr="00556BFD">
        <w:rPr>
          <w:rFonts w:ascii="Times New Roman" w:hAnsi="Times New Roman" w:cs="Times New Roman"/>
        </w:rPr>
        <w:t>predictors</w:t>
      </w:r>
      <w:r w:rsidR="001333A5" w:rsidRPr="00556BFD">
        <w:rPr>
          <w:rFonts w:ascii="Times New Roman" w:hAnsi="Times New Roman" w:cs="Times New Roman"/>
        </w:rPr>
        <w:t>.</w:t>
      </w:r>
      <w:commentRangeEnd w:id="51"/>
      <w:r w:rsidR="0083263D" w:rsidRPr="00556BFD">
        <w:rPr>
          <w:rStyle w:val="CommentReference"/>
          <w:rFonts w:ascii="Times New Roman" w:hAnsi="Times New Roman" w:cs="Times New Roman"/>
          <w:sz w:val="24"/>
          <w:szCs w:val="24"/>
        </w:rPr>
        <w:commentReference w:id="51"/>
      </w:r>
      <w:r w:rsidR="007777A7" w:rsidRPr="00556BFD">
        <w:rPr>
          <w:rFonts w:ascii="Times New Roman" w:hAnsi="Times New Roman" w:cs="Times New Roman"/>
        </w:rPr>
        <w:t xml:space="preserve"> </w:t>
      </w:r>
      <w:commentRangeEnd w:id="50"/>
      <w:r w:rsidR="00B150F4" w:rsidRPr="00556BFD">
        <w:rPr>
          <w:rStyle w:val="CommentReference"/>
          <w:rFonts w:ascii="Times New Roman" w:hAnsi="Times New Roman" w:cs="Times New Roman"/>
          <w:sz w:val="24"/>
          <w:szCs w:val="24"/>
        </w:rPr>
        <w:commentReference w:id="50"/>
      </w:r>
      <w:r w:rsidR="006419AE" w:rsidRPr="00556BFD">
        <w:rPr>
          <w:rFonts w:ascii="Times New Roman" w:hAnsi="Times New Roman" w:cs="Times New Roman"/>
        </w:rPr>
        <w:t xml:space="preserve">In summary, </w:t>
      </w:r>
      <w:r w:rsidR="003173EB" w:rsidRPr="00556BFD">
        <w:rPr>
          <w:rFonts w:ascii="Times New Roman" w:hAnsi="Times New Roman" w:cs="Times New Roman"/>
        </w:rPr>
        <w:t xml:space="preserve">our model based on </w:t>
      </w:r>
      <w:r w:rsidR="003C709A" w:rsidRPr="00556BFD">
        <w:rPr>
          <w:rFonts w:ascii="Times New Roman" w:hAnsi="Times New Roman" w:cs="Times New Roman"/>
        </w:rPr>
        <w:t xml:space="preserve">bacterial community profiles </w:t>
      </w:r>
      <w:r w:rsidR="003173EB" w:rsidRPr="00556BFD">
        <w:rPr>
          <w:rFonts w:ascii="Times New Roman" w:hAnsi="Times New Roman" w:cs="Times New Roman"/>
        </w:rPr>
        <w:t>provides a</w:t>
      </w:r>
      <w:r w:rsidR="003C709A" w:rsidRPr="00556BFD">
        <w:rPr>
          <w:rFonts w:ascii="Times New Roman" w:hAnsi="Times New Roman" w:cs="Times New Roman"/>
        </w:rPr>
        <w:t xml:space="preserve"> </w:t>
      </w:r>
      <w:r w:rsidR="006419AE" w:rsidRPr="00556BFD">
        <w:rPr>
          <w:rFonts w:ascii="Times New Roman" w:hAnsi="Times New Roman" w:cs="Times New Roman"/>
        </w:rPr>
        <w:t>robust tool for predicting p</w:t>
      </w:r>
      <w:r w:rsidR="002A36BC" w:rsidRPr="00556BFD">
        <w:rPr>
          <w:rFonts w:ascii="Times New Roman" w:hAnsi="Times New Roman" w:cs="Times New Roman"/>
        </w:rPr>
        <w:t>la</w:t>
      </w:r>
      <w:r w:rsidR="006419AE" w:rsidRPr="00556BFD">
        <w:rPr>
          <w:rFonts w:ascii="Times New Roman" w:hAnsi="Times New Roman" w:cs="Times New Roman"/>
        </w:rPr>
        <w:t xml:space="preserve">nt nutrient status with high accuracy, highlighting </w:t>
      </w:r>
      <w:r w:rsidR="003173EB" w:rsidRPr="00556BFD">
        <w:rPr>
          <w:rFonts w:ascii="Times New Roman" w:hAnsi="Times New Roman" w:cs="Times New Roman"/>
        </w:rPr>
        <w:t xml:space="preserve">the </w:t>
      </w:r>
      <w:r w:rsidR="003C709A" w:rsidRPr="00556BFD">
        <w:rPr>
          <w:rFonts w:ascii="Times New Roman" w:hAnsi="Times New Roman" w:cs="Times New Roman"/>
        </w:rPr>
        <w:t>plant</w:t>
      </w:r>
      <w:r w:rsidR="006419AE" w:rsidRPr="00556BFD">
        <w:rPr>
          <w:rFonts w:ascii="Times New Roman" w:hAnsi="Times New Roman" w:cs="Times New Roman"/>
        </w:rPr>
        <w:t>-specific recruitment of indicator taxa</w:t>
      </w:r>
      <w:r w:rsidR="003C709A" w:rsidRPr="00556BFD">
        <w:rPr>
          <w:rFonts w:ascii="Times New Roman" w:hAnsi="Times New Roman" w:cs="Times New Roman"/>
        </w:rPr>
        <w:t xml:space="preserve"> and the intricate interplay </w:t>
      </w:r>
      <w:r w:rsidR="006419AE" w:rsidRPr="00556BFD">
        <w:rPr>
          <w:rFonts w:ascii="Times New Roman" w:hAnsi="Times New Roman" w:cs="Times New Roman"/>
        </w:rPr>
        <w:t xml:space="preserve">between </w:t>
      </w:r>
      <w:r w:rsidR="003C709A" w:rsidRPr="00556BFD">
        <w:rPr>
          <w:rFonts w:ascii="Times New Roman" w:hAnsi="Times New Roman" w:cs="Times New Roman"/>
        </w:rPr>
        <w:t>host</w:t>
      </w:r>
      <w:r w:rsidR="006419AE" w:rsidRPr="00556BFD">
        <w:rPr>
          <w:rFonts w:ascii="Times New Roman" w:hAnsi="Times New Roman" w:cs="Times New Roman"/>
        </w:rPr>
        <w:t xml:space="preserve"> species, soil type, and </w:t>
      </w:r>
      <w:r w:rsidR="003C709A" w:rsidRPr="00556BFD">
        <w:rPr>
          <w:rFonts w:ascii="Times New Roman" w:hAnsi="Times New Roman" w:cs="Times New Roman"/>
        </w:rPr>
        <w:t>microbial community composition.</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018364E4" w:rsidR="00053E8B" w:rsidRPr="00556BFD" w:rsidRDefault="00E6445F" w:rsidP="00DB2FCC">
      <w:pPr>
        <w:spacing w:line="276" w:lineRule="auto"/>
        <w:jc w:val="both"/>
        <w:rPr>
          <w:rFonts w:ascii="Times New Roman" w:hAnsi="Times New Roman" w:cs="Times New Roman"/>
          <w:b/>
          <w:bCs/>
        </w:rPr>
      </w:pPr>
      <w:r w:rsidRPr="00282CBA">
        <w:rPr>
          <w:rFonts w:ascii="Times New Roman" w:hAnsi="Times New Roman" w:cs="Times New Roman"/>
          <w:b/>
          <w:bCs/>
        </w:rPr>
        <w:t>Impai</w:t>
      </w:r>
      <w:r w:rsidR="002158A5" w:rsidRPr="00282CBA">
        <w:rPr>
          <w:rFonts w:ascii="Times New Roman" w:hAnsi="Times New Roman" w:cs="Times New Roman"/>
          <w:b/>
          <w:bCs/>
        </w:rPr>
        <w:t>rment of</w:t>
      </w:r>
      <w:r w:rsidRPr="00282CBA">
        <w:rPr>
          <w:rFonts w:ascii="Times New Roman" w:hAnsi="Times New Roman" w:cs="Times New Roman"/>
          <w:b/>
          <w:bCs/>
        </w:rPr>
        <w:t xml:space="preserve"> symbiosis signalling </w:t>
      </w:r>
      <w:r w:rsidR="002158A5" w:rsidRPr="00282CBA">
        <w:rPr>
          <w:rFonts w:ascii="Times New Roman" w:hAnsi="Times New Roman" w:cs="Times New Roman"/>
          <w:b/>
          <w:bCs/>
        </w:rPr>
        <w:t xml:space="preserve">genes </w:t>
      </w:r>
      <w:r w:rsidR="008C3BCF" w:rsidRPr="00282CBA">
        <w:rPr>
          <w:rFonts w:ascii="Times New Roman" w:hAnsi="Times New Roman" w:cs="Times New Roman"/>
          <w:b/>
          <w:bCs/>
        </w:rPr>
        <w:t>alters microbiome assemblies</w:t>
      </w:r>
    </w:p>
    <w:p w14:paraId="14416391" w14:textId="6614DFBA" w:rsidR="00350B0D" w:rsidRPr="00556BFD" w:rsidRDefault="00844322" w:rsidP="00DB2FCC">
      <w:pPr>
        <w:spacing w:line="276" w:lineRule="auto"/>
        <w:jc w:val="both"/>
        <w:rPr>
          <w:rFonts w:ascii="Times New Roman" w:hAnsi="Times New Roman" w:cs="Times New Roman"/>
          <w:kern w:val="0"/>
        </w:rPr>
      </w:pPr>
      <w:r w:rsidRPr="00556BFD">
        <w:rPr>
          <w:rFonts w:ascii="Times New Roman" w:hAnsi="Times New Roman" w:cs="Times New Roman"/>
        </w:rPr>
        <w:t xml:space="preserve">Building on </w:t>
      </w:r>
      <w:r w:rsidR="009B6775" w:rsidRPr="00556BFD">
        <w:rPr>
          <w:rFonts w:ascii="Times New Roman" w:hAnsi="Times New Roman" w:cs="Times New Roman"/>
        </w:rPr>
        <w:t>the observed</w:t>
      </w:r>
      <w:r w:rsidRPr="00556BFD">
        <w:rPr>
          <w:rFonts w:ascii="Times New Roman" w:hAnsi="Times New Roman" w:cs="Times New Roman"/>
        </w:rPr>
        <w:t xml:space="preserve"> effect</w:t>
      </w:r>
      <w:r w:rsidR="00B36D68" w:rsidRPr="00556BFD">
        <w:rPr>
          <w:rFonts w:ascii="Times New Roman" w:hAnsi="Times New Roman" w:cs="Times New Roman"/>
        </w:rPr>
        <w:t>s</w:t>
      </w:r>
      <w:r w:rsidRPr="00556BFD">
        <w:rPr>
          <w:rFonts w:ascii="Times New Roman" w:hAnsi="Times New Roman" w:cs="Times New Roman"/>
        </w:rPr>
        <w:t xml:space="preserve"> of soil nutrient levels and host</w:t>
      </w:r>
      <w:r w:rsidR="00C17C92">
        <w:rPr>
          <w:rFonts w:ascii="Times New Roman" w:hAnsi="Times New Roman" w:cs="Times New Roman"/>
        </w:rPr>
        <w:t xml:space="preserve">-determined </w:t>
      </w:r>
      <w:r w:rsidR="00EB277E" w:rsidRPr="00556BFD">
        <w:rPr>
          <w:rFonts w:ascii="Times New Roman" w:hAnsi="Times New Roman" w:cs="Times New Roman"/>
        </w:rPr>
        <w:t xml:space="preserve">root-associated </w:t>
      </w:r>
      <w:r w:rsidR="00EB277E" w:rsidRPr="009130AE">
        <w:rPr>
          <w:rFonts w:ascii="Times New Roman" w:hAnsi="Times New Roman" w:cs="Times New Roman"/>
        </w:rPr>
        <w:t>communities</w:t>
      </w:r>
      <w:r w:rsidRPr="009130AE">
        <w:rPr>
          <w:rFonts w:ascii="Times New Roman" w:hAnsi="Times New Roman" w:cs="Times New Roman"/>
        </w:rPr>
        <w:t xml:space="preserve">, we </w:t>
      </w:r>
      <w:r w:rsidR="00204F0B" w:rsidRPr="009130AE">
        <w:rPr>
          <w:rFonts w:ascii="Times New Roman" w:hAnsi="Times New Roman" w:cs="Times New Roman"/>
        </w:rPr>
        <w:t>tested</w:t>
      </w:r>
      <w:r w:rsidR="009B6775" w:rsidRPr="009130AE">
        <w:rPr>
          <w:rFonts w:ascii="Times New Roman" w:hAnsi="Times New Roman" w:cs="Times New Roman"/>
        </w:rPr>
        <w:t xml:space="preserve"> whether active symbiosis signalling in wild-type</w:t>
      </w:r>
      <w:r w:rsidRPr="009130AE">
        <w:rPr>
          <w:rFonts w:ascii="Times New Roman" w:hAnsi="Times New Roman" w:cs="Times New Roman"/>
        </w:rPr>
        <w:t xml:space="preserve"> </w:t>
      </w:r>
      <w:r w:rsidRPr="009130AE">
        <w:rPr>
          <w:rFonts w:ascii="Times New Roman" w:hAnsi="Times New Roman" w:cs="Times New Roman"/>
          <w:i/>
        </w:rPr>
        <w:t>Lotus</w:t>
      </w:r>
      <w:r w:rsidRPr="009130AE">
        <w:rPr>
          <w:rFonts w:ascii="Times New Roman" w:hAnsi="Times New Roman" w:cs="Times New Roman"/>
          <w:iCs/>
        </w:rPr>
        <w:t xml:space="preserve"> and </w:t>
      </w:r>
      <w:r w:rsidRPr="009130AE">
        <w:rPr>
          <w:rFonts w:ascii="Times New Roman" w:hAnsi="Times New Roman" w:cs="Times New Roman"/>
          <w:i/>
          <w:iCs/>
        </w:rPr>
        <w:t>Hordeum</w:t>
      </w:r>
      <w:r w:rsidRPr="009130AE">
        <w:rPr>
          <w:rFonts w:ascii="Times New Roman" w:hAnsi="Times New Roman" w:cs="Times New Roman"/>
        </w:rPr>
        <w:t xml:space="preserve"> </w:t>
      </w:r>
      <w:r w:rsidR="00C17C92" w:rsidRPr="009130AE">
        <w:rPr>
          <w:rFonts w:ascii="Times New Roman" w:hAnsi="Times New Roman" w:cs="Times New Roman"/>
        </w:rPr>
        <w:t>contributes to the</w:t>
      </w:r>
      <w:r w:rsidR="009B6775" w:rsidRPr="009130AE">
        <w:rPr>
          <w:rFonts w:ascii="Times New Roman" w:hAnsi="Times New Roman" w:cs="Times New Roman"/>
        </w:rPr>
        <w:t xml:space="preserve"> </w:t>
      </w:r>
      <w:r w:rsidR="00204F0B" w:rsidRPr="009130AE">
        <w:rPr>
          <w:rFonts w:ascii="Times New Roman" w:hAnsi="Times New Roman" w:cs="Times New Roman"/>
        </w:rPr>
        <w:t>assembly</w:t>
      </w:r>
      <w:r w:rsidR="00204F0B">
        <w:rPr>
          <w:rFonts w:ascii="Times New Roman" w:hAnsi="Times New Roman" w:cs="Times New Roman"/>
        </w:rPr>
        <w:t xml:space="preserve"> of their </w:t>
      </w:r>
      <w:r w:rsidR="009B6775" w:rsidRPr="00556BFD">
        <w:rPr>
          <w:rFonts w:ascii="Times New Roman" w:hAnsi="Times New Roman" w:cs="Times New Roman"/>
        </w:rPr>
        <w:t xml:space="preserve">associated microbial communities. To address this, we compared </w:t>
      </w:r>
      <w:r w:rsidR="00115F49" w:rsidRPr="00556BFD">
        <w:rPr>
          <w:rFonts w:ascii="Times New Roman" w:hAnsi="Times New Roman" w:cs="Times New Roman"/>
        </w:rPr>
        <w:t>CSSP</w:t>
      </w:r>
      <w:r w:rsidRPr="00556BFD">
        <w:rPr>
          <w:rFonts w:ascii="Times New Roman" w:hAnsi="Times New Roman" w:cs="Times New Roman"/>
        </w:rPr>
        <w:t xml:space="preserve"> mutants</w:t>
      </w:r>
      <w:r w:rsidR="009B6775" w:rsidRPr="00556BFD">
        <w:rPr>
          <w:rFonts w:ascii="Times New Roman" w:hAnsi="Times New Roman" w:cs="Times New Roman"/>
        </w:rPr>
        <w:t xml:space="preserve"> (</w:t>
      </w:r>
      <w:proofErr w:type="spellStart"/>
      <w:r w:rsidRPr="00556BFD">
        <w:rPr>
          <w:rFonts w:ascii="Times New Roman" w:hAnsi="Times New Roman" w:cs="Times New Roman"/>
          <w:i/>
          <w:iCs/>
        </w:rPr>
        <w:t>symrk</w:t>
      </w:r>
      <w:proofErr w:type="spellEnd"/>
      <w:r w:rsidRPr="00556BFD">
        <w:rPr>
          <w:rFonts w:ascii="Times New Roman" w:hAnsi="Times New Roman" w:cs="Times New Roman"/>
        </w:rPr>
        <w:t xml:space="preserve">, </w:t>
      </w:r>
      <w:proofErr w:type="spellStart"/>
      <w:r w:rsidRPr="00556BFD">
        <w:rPr>
          <w:rFonts w:ascii="Times New Roman" w:hAnsi="Times New Roman" w:cs="Times New Roman"/>
          <w:i/>
          <w:iCs/>
        </w:rPr>
        <w:t>ccamk</w:t>
      </w:r>
      <w:proofErr w:type="spellEnd"/>
      <w:r w:rsidRPr="00556BFD">
        <w:rPr>
          <w:rFonts w:ascii="Times New Roman" w:hAnsi="Times New Roman" w:cs="Times New Roman"/>
        </w:rPr>
        <w:t xml:space="preserve">, </w:t>
      </w:r>
      <w:r w:rsidRPr="00556BFD">
        <w:rPr>
          <w:rFonts w:ascii="Times New Roman" w:hAnsi="Times New Roman" w:cs="Times New Roman"/>
          <w:i/>
          <w:iCs/>
        </w:rPr>
        <w:t>nsp1</w:t>
      </w:r>
      <w:r w:rsidRPr="00556BFD">
        <w:rPr>
          <w:rFonts w:ascii="Times New Roman" w:hAnsi="Times New Roman" w:cs="Times New Roman"/>
        </w:rPr>
        <w:t xml:space="preserve">, and </w:t>
      </w:r>
      <w:r w:rsidRPr="00556BFD">
        <w:rPr>
          <w:rFonts w:ascii="Times New Roman" w:hAnsi="Times New Roman" w:cs="Times New Roman"/>
          <w:i/>
          <w:iCs/>
        </w:rPr>
        <w:t>nsp2</w:t>
      </w:r>
      <w:r w:rsidR="009B6775" w:rsidRPr="00556BFD">
        <w:rPr>
          <w:rFonts w:ascii="Times New Roman" w:hAnsi="Times New Roman" w:cs="Times New Roman"/>
        </w:rPr>
        <w:t xml:space="preserve">) cultivated </w:t>
      </w:r>
      <w:r w:rsidR="00204F0B">
        <w:rPr>
          <w:rFonts w:ascii="Times New Roman" w:hAnsi="Times New Roman" w:cs="Times New Roman"/>
        </w:rPr>
        <w:t>i</w:t>
      </w:r>
      <w:r w:rsidRPr="00556BFD">
        <w:rPr>
          <w:rFonts w:ascii="Times New Roman" w:hAnsi="Times New Roman" w:cs="Times New Roman"/>
        </w:rPr>
        <w:t>n the three soil</w:t>
      </w:r>
      <w:r w:rsidR="00B36D68" w:rsidRPr="00556BFD">
        <w:rPr>
          <w:rFonts w:ascii="Times New Roman" w:hAnsi="Times New Roman" w:cs="Times New Roman"/>
        </w:rPr>
        <w:t xml:space="preserve"> types </w:t>
      </w:r>
      <w:r w:rsidR="009B6775" w:rsidRPr="00556BFD">
        <w:rPr>
          <w:rFonts w:ascii="Times New Roman" w:hAnsi="Times New Roman" w:cs="Times New Roman"/>
        </w:rPr>
        <w:t>with the</w:t>
      </w:r>
      <w:r w:rsidR="00204F0B">
        <w:rPr>
          <w:rFonts w:ascii="Times New Roman" w:hAnsi="Times New Roman" w:cs="Times New Roman"/>
        </w:rPr>
        <w:t>ir</w:t>
      </w:r>
      <w:r w:rsidR="009B6775" w:rsidRPr="00556BFD">
        <w:rPr>
          <w:rFonts w:ascii="Times New Roman" w:hAnsi="Times New Roman" w:cs="Times New Roman"/>
        </w:rPr>
        <w:t xml:space="preserve"> corresponding wild-type plants</w:t>
      </w:r>
      <w:r w:rsidR="007302DA" w:rsidRPr="00556BFD">
        <w:rPr>
          <w:rFonts w:ascii="Times New Roman" w:hAnsi="Times New Roman" w:cs="Times New Roman"/>
        </w:rPr>
        <w:t xml:space="preserve"> </w:t>
      </w:r>
      <w:r w:rsidRPr="00556BFD">
        <w:rPr>
          <w:rFonts w:ascii="Times New Roman" w:hAnsi="Times New Roman" w:cs="Times New Roman"/>
        </w:rPr>
        <w:t>(</w:t>
      </w:r>
      <w:r w:rsidRPr="0083263D">
        <w:rPr>
          <w:rFonts w:ascii="Times New Roman" w:hAnsi="Times New Roman" w:cs="Times New Roman"/>
          <w:highlight w:val="magenta"/>
        </w:rPr>
        <w:t>Fi</w:t>
      </w:r>
      <w:r w:rsidR="004A2993" w:rsidRPr="0083263D">
        <w:rPr>
          <w:rFonts w:ascii="Times New Roman" w:hAnsi="Times New Roman" w:cs="Times New Roman"/>
          <w:highlight w:val="magenta"/>
        </w:rPr>
        <w:t>g</w:t>
      </w:r>
      <w:r w:rsidRPr="0083263D">
        <w:rPr>
          <w:rFonts w:ascii="Times New Roman" w:hAnsi="Times New Roman" w:cs="Times New Roman"/>
          <w:highlight w:val="magenta"/>
        </w:rPr>
        <w:t>. 4A</w:t>
      </w:r>
      <w:r w:rsidRPr="00556BFD">
        <w:rPr>
          <w:rFonts w:ascii="Times New Roman" w:hAnsi="Times New Roman" w:cs="Times New Roman"/>
        </w:rPr>
        <w:t xml:space="preserve">). </w:t>
      </w:r>
      <w:r w:rsidR="003F3664" w:rsidRPr="00556BFD">
        <w:rPr>
          <w:rFonts w:ascii="Times New Roman" w:hAnsi="Times New Roman" w:cs="Times New Roman"/>
        </w:rPr>
        <w:t xml:space="preserve">In </w:t>
      </w:r>
      <w:r w:rsidRPr="00556BFD">
        <w:rPr>
          <w:rFonts w:ascii="Times New Roman" w:hAnsi="Times New Roman" w:cs="Times New Roman"/>
          <w:i/>
          <w:iCs/>
        </w:rPr>
        <w:t>Lotus</w:t>
      </w:r>
      <w:r w:rsidR="003F3664" w:rsidRPr="00556BFD">
        <w:rPr>
          <w:rFonts w:ascii="Times New Roman" w:hAnsi="Times New Roman" w:cs="Times New Roman"/>
        </w:rPr>
        <w:t xml:space="preserve">, </w:t>
      </w:r>
      <w:proofErr w:type="spellStart"/>
      <w:r w:rsidR="00AA540C" w:rsidRPr="00AA540C">
        <w:rPr>
          <w:rFonts w:ascii="Times New Roman" w:hAnsi="Times New Roman" w:cs="Times New Roman"/>
          <w:i/>
          <w:iCs/>
        </w:rPr>
        <w:t>ccamk</w:t>
      </w:r>
      <w:proofErr w:type="spellEnd"/>
      <w:r w:rsidR="00AA540C">
        <w:rPr>
          <w:rFonts w:ascii="Times New Roman" w:hAnsi="Times New Roman" w:cs="Times New Roman"/>
        </w:rPr>
        <w:t xml:space="preserve"> and </w:t>
      </w:r>
      <w:r w:rsidR="00AA540C" w:rsidRPr="00AA540C">
        <w:rPr>
          <w:rFonts w:ascii="Times New Roman" w:hAnsi="Times New Roman" w:cs="Times New Roman"/>
          <w:i/>
          <w:iCs/>
        </w:rPr>
        <w:t>nsp1</w:t>
      </w:r>
      <w:r w:rsidR="00AA540C">
        <w:rPr>
          <w:rFonts w:ascii="Times New Roman" w:hAnsi="Times New Roman" w:cs="Times New Roman"/>
        </w:rPr>
        <w:t xml:space="preserve"> mutants showed significantly reduced growth </w:t>
      </w:r>
      <w:r w:rsidR="003F3664" w:rsidRPr="00556BFD">
        <w:rPr>
          <w:rFonts w:ascii="Times New Roman" w:hAnsi="Times New Roman" w:cs="Times New Roman"/>
        </w:rPr>
        <w:t>in NPK soi</w:t>
      </w:r>
      <w:r w:rsidR="003F3664" w:rsidRPr="004219CA">
        <w:rPr>
          <w:rFonts w:ascii="Times New Roman" w:hAnsi="Times New Roman" w:cs="Times New Roman"/>
        </w:rPr>
        <w:t xml:space="preserve">l, </w:t>
      </w:r>
      <w:r w:rsidR="00204F0B">
        <w:rPr>
          <w:rFonts w:ascii="Times New Roman" w:hAnsi="Times New Roman" w:cs="Times New Roman"/>
        </w:rPr>
        <w:t>while</w:t>
      </w:r>
      <w:r w:rsidR="003F3664" w:rsidRPr="004219CA">
        <w:rPr>
          <w:rFonts w:ascii="Times New Roman" w:hAnsi="Times New Roman" w:cs="Times New Roman"/>
        </w:rPr>
        <w:t xml:space="preserve"> </w:t>
      </w:r>
      <w:r w:rsidR="00AA540C">
        <w:rPr>
          <w:rFonts w:ascii="Times New Roman" w:hAnsi="Times New Roman" w:cs="Times New Roman"/>
        </w:rPr>
        <w:t xml:space="preserve">all mutants exhibited reduced growth </w:t>
      </w:r>
      <w:r w:rsidR="003F3664" w:rsidRPr="00556BFD">
        <w:rPr>
          <w:rFonts w:ascii="Times New Roman" w:hAnsi="Times New Roman" w:cs="Times New Roman"/>
        </w:rPr>
        <w:t>in PK and UF soil</w:t>
      </w:r>
      <w:r w:rsidR="00B36D68" w:rsidRPr="00556BFD">
        <w:rPr>
          <w:rFonts w:ascii="Times New Roman" w:hAnsi="Times New Roman" w:cs="Times New Roman"/>
        </w:rPr>
        <w:t>s</w:t>
      </w:r>
      <w:r w:rsidR="0083263D">
        <w:rPr>
          <w:rFonts w:ascii="Times New Roman" w:hAnsi="Times New Roman" w:cs="Times New Roman"/>
        </w:rPr>
        <w:t xml:space="preserve"> (</w:t>
      </w:r>
      <w:r w:rsidR="0083263D" w:rsidRPr="0083263D">
        <w:rPr>
          <w:rFonts w:ascii="Times New Roman" w:hAnsi="Times New Roman" w:cs="Times New Roman"/>
          <w:highlight w:val="magenta"/>
        </w:rPr>
        <w:t>Fig. 4B</w:t>
      </w:r>
      <w:r w:rsidR="0083263D">
        <w:rPr>
          <w:rFonts w:ascii="Times New Roman" w:hAnsi="Times New Roman" w:cs="Times New Roman"/>
        </w:rPr>
        <w:t>)</w:t>
      </w:r>
      <w:r w:rsidR="003F3664" w:rsidRPr="00556BFD">
        <w:rPr>
          <w:rFonts w:ascii="Times New Roman" w:hAnsi="Times New Roman" w:cs="Times New Roman"/>
        </w:rPr>
        <w:t xml:space="preserve">. This growth reduction </w:t>
      </w:r>
      <w:r w:rsidR="00B36D68" w:rsidRPr="00556BFD">
        <w:rPr>
          <w:rFonts w:ascii="Times New Roman" w:hAnsi="Times New Roman" w:cs="Times New Roman"/>
        </w:rPr>
        <w:t xml:space="preserve">likely </w:t>
      </w:r>
      <w:r w:rsidR="009B6775" w:rsidRPr="00556BFD">
        <w:rPr>
          <w:rFonts w:ascii="Times New Roman" w:hAnsi="Times New Roman" w:cs="Times New Roman"/>
        </w:rPr>
        <w:t>reflects</w:t>
      </w:r>
      <w:r w:rsidR="003F3664" w:rsidRPr="00556BFD">
        <w:rPr>
          <w:rFonts w:ascii="Times New Roman" w:hAnsi="Times New Roman" w:cs="Times New Roman"/>
        </w:rPr>
        <w:t xml:space="preserve"> </w:t>
      </w:r>
      <w:r w:rsidR="00B36D68" w:rsidRPr="00556BFD">
        <w:rPr>
          <w:rFonts w:ascii="Times New Roman" w:hAnsi="Times New Roman" w:cs="Times New Roman"/>
        </w:rPr>
        <w:t>the</w:t>
      </w:r>
      <w:r w:rsidR="003F3664" w:rsidRPr="00556BFD">
        <w:rPr>
          <w:rFonts w:ascii="Times New Roman" w:hAnsi="Times New Roman" w:cs="Times New Roman"/>
        </w:rPr>
        <w:t xml:space="preserve"> loss of </w:t>
      </w:r>
      <w:r w:rsidR="00882A7A" w:rsidRPr="00556BFD">
        <w:rPr>
          <w:rFonts w:ascii="Times New Roman" w:hAnsi="Times New Roman" w:cs="Times New Roman"/>
        </w:rPr>
        <w:t>SNF</w:t>
      </w:r>
      <w:r w:rsidR="009B6775" w:rsidRPr="00556BFD">
        <w:rPr>
          <w:rFonts w:ascii="Times New Roman" w:hAnsi="Times New Roman" w:cs="Times New Roman"/>
        </w:rPr>
        <w:t>, consistent with</w:t>
      </w:r>
      <w:r w:rsidR="003F3664" w:rsidRPr="00556BFD">
        <w:rPr>
          <w:rFonts w:ascii="Times New Roman" w:hAnsi="Times New Roman" w:cs="Times New Roman"/>
        </w:rPr>
        <w:t xml:space="preserve"> the </w:t>
      </w:r>
      <w:r w:rsidR="00B36D68" w:rsidRPr="00556BFD">
        <w:rPr>
          <w:rFonts w:ascii="Times New Roman" w:hAnsi="Times New Roman" w:cs="Times New Roman"/>
        </w:rPr>
        <w:t>absence</w:t>
      </w:r>
      <w:r w:rsidR="003F3664" w:rsidRPr="00556BFD">
        <w:rPr>
          <w:rFonts w:ascii="Times New Roman" w:hAnsi="Times New Roman" w:cs="Times New Roman"/>
        </w:rPr>
        <w:t xml:space="preserve"> of nodules in all</w:t>
      </w:r>
      <w:r w:rsidR="009B6775" w:rsidRPr="00556BFD">
        <w:rPr>
          <w:rFonts w:ascii="Times New Roman" w:hAnsi="Times New Roman" w:cs="Times New Roman"/>
        </w:rPr>
        <w:t xml:space="preserve"> </w:t>
      </w:r>
      <w:r w:rsidR="003F3664" w:rsidRPr="00556BFD">
        <w:rPr>
          <w:rFonts w:ascii="Times New Roman" w:hAnsi="Times New Roman" w:cs="Times New Roman"/>
        </w:rPr>
        <w:t>mutants</w:t>
      </w:r>
      <w:r w:rsidR="00E96445">
        <w:rPr>
          <w:rFonts w:ascii="Times New Roman" w:hAnsi="Times New Roman" w:cs="Times New Roman"/>
        </w:rPr>
        <w:t xml:space="preserve"> (</w:t>
      </w:r>
      <w:r w:rsidR="00E96445" w:rsidRPr="00E96445">
        <w:rPr>
          <w:rFonts w:ascii="Times New Roman" w:hAnsi="Times New Roman" w:cs="Times New Roman"/>
          <w:highlight w:val="magenta"/>
        </w:rPr>
        <w:t>Suppl. Fig. 2A</w:t>
      </w:r>
      <w:r w:rsidR="00E96445">
        <w:rPr>
          <w:rFonts w:ascii="Times New Roman" w:hAnsi="Times New Roman" w:cs="Times New Roman"/>
        </w:rPr>
        <w:t>)</w:t>
      </w:r>
      <w:r w:rsidR="004A2993" w:rsidRPr="004219CA">
        <w:rPr>
          <w:rFonts w:ascii="Times New Roman" w:hAnsi="Times New Roman" w:cs="Times New Roman"/>
        </w:rPr>
        <w:t>.</w:t>
      </w:r>
      <w:r w:rsidR="003F3664" w:rsidRPr="004219CA">
        <w:rPr>
          <w:rFonts w:ascii="Times New Roman" w:hAnsi="Times New Roman" w:cs="Times New Roman"/>
        </w:rPr>
        <w:t xml:space="preserve"> A</w:t>
      </w:r>
      <w:r w:rsidR="00B36D68" w:rsidRPr="004219CA">
        <w:rPr>
          <w:rFonts w:ascii="Times New Roman" w:hAnsi="Times New Roman" w:cs="Times New Roman"/>
        </w:rPr>
        <w:t>dditionally,</w:t>
      </w:r>
      <w:r w:rsidR="003F3664" w:rsidRPr="004219CA">
        <w:rPr>
          <w:rFonts w:ascii="Times New Roman" w:hAnsi="Times New Roman" w:cs="Times New Roman"/>
        </w:rPr>
        <w:t xml:space="preserve"> AMS </w:t>
      </w:r>
      <w:r w:rsidR="00186225">
        <w:rPr>
          <w:rFonts w:ascii="Times New Roman" w:hAnsi="Times New Roman" w:cs="Times New Roman"/>
        </w:rPr>
        <w:t xml:space="preserve">colonisation </w:t>
      </w:r>
      <w:r w:rsidR="00B36D68" w:rsidRPr="004219CA">
        <w:rPr>
          <w:rFonts w:ascii="Times New Roman" w:hAnsi="Times New Roman" w:cs="Times New Roman"/>
        </w:rPr>
        <w:t>was</w:t>
      </w:r>
      <w:r w:rsidR="003F3664" w:rsidRPr="004219CA">
        <w:rPr>
          <w:rFonts w:ascii="Times New Roman" w:hAnsi="Times New Roman" w:cs="Times New Roman"/>
        </w:rPr>
        <w:t xml:space="preserve"> diminished,</w:t>
      </w:r>
      <w:r w:rsidR="003F3664" w:rsidRPr="004219CA">
        <w:rPr>
          <w:rFonts w:ascii="Times New Roman" w:hAnsi="Times New Roman" w:cs="Times New Roman"/>
          <w:kern w:val="0"/>
        </w:rPr>
        <w:t xml:space="preserve"> which is </w:t>
      </w:r>
      <w:r w:rsidR="00B36D68" w:rsidRPr="004219CA">
        <w:rPr>
          <w:rFonts w:ascii="Times New Roman" w:hAnsi="Times New Roman" w:cs="Times New Roman"/>
          <w:kern w:val="0"/>
        </w:rPr>
        <w:t>crucial</w:t>
      </w:r>
      <w:r w:rsidR="003F3664" w:rsidRPr="004219CA">
        <w:rPr>
          <w:rFonts w:ascii="Times New Roman" w:hAnsi="Times New Roman" w:cs="Times New Roman"/>
          <w:kern w:val="0"/>
        </w:rPr>
        <w:t xml:space="preserve"> for P acquisition</w:t>
      </w:r>
      <w:r w:rsidR="007302DA">
        <w:rPr>
          <w:rFonts w:ascii="Times New Roman" w:hAnsi="Times New Roman" w:cs="Times New Roman"/>
          <w:kern w:val="0"/>
        </w:rPr>
        <w:t xml:space="preserve">, particularly under </w:t>
      </w:r>
      <w:r w:rsidR="003F3664" w:rsidRPr="004219CA">
        <w:rPr>
          <w:rFonts w:ascii="Times New Roman" w:hAnsi="Times New Roman" w:cs="Times New Roman"/>
          <w:kern w:val="0"/>
        </w:rPr>
        <w:t>P</w:t>
      </w:r>
      <w:r w:rsidR="007302DA">
        <w:rPr>
          <w:rFonts w:ascii="Times New Roman" w:hAnsi="Times New Roman" w:cs="Times New Roman"/>
          <w:kern w:val="0"/>
        </w:rPr>
        <w:t>-limited</w:t>
      </w:r>
      <w:r w:rsidR="003F3664" w:rsidRPr="004219CA">
        <w:rPr>
          <w:rFonts w:ascii="Times New Roman" w:hAnsi="Times New Roman" w:cs="Times New Roman"/>
          <w:kern w:val="0"/>
        </w:rPr>
        <w:t xml:space="preserve"> conditions [</w:t>
      </w:r>
      <w:r w:rsidR="006853C3" w:rsidRPr="00C17C92">
        <w:rPr>
          <w:rFonts w:ascii="Times New Roman" w:hAnsi="Times New Roman" w:cs="Times New Roman"/>
          <w:color w:val="000000" w:themeColor="text1"/>
          <w:kern w:val="0"/>
          <w:highlight w:val="red"/>
        </w:rPr>
        <w:t>citation:</w:t>
      </w:r>
      <w:r w:rsidR="003F3664" w:rsidRPr="00C17C92">
        <w:rPr>
          <w:rFonts w:ascii="Times New Roman" w:hAnsi="Times New Roman" w:cs="Times New Roman"/>
          <w:color w:val="000000" w:themeColor="text1"/>
          <w:kern w:val="0"/>
          <w:highlight w:val="red"/>
        </w:rPr>
        <w:t>130</w:t>
      </w:r>
      <w:r w:rsidR="003F3664" w:rsidRPr="004219CA">
        <w:rPr>
          <w:rFonts w:ascii="Times New Roman" w:hAnsi="Times New Roman" w:cs="Times New Roman"/>
          <w:kern w:val="0"/>
        </w:rPr>
        <w:t xml:space="preserve">], </w:t>
      </w:r>
      <w:r w:rsidR="00B36D68" w:rsidRPr="004219CA">
        <w:rPr>
          <w:rFonts w:ascii="Times New Roman" w:hAnsi="Times New Roman" w:cs="Times New Roman"/>
          <w:kern w:val="0"/>
        </w:rPr>
        <w:t>further explaining</w:t>
      </w:r>
      <w:r w:rsidR="009B6775">
        <w:rPr>
          <w:rFonts w:ascii="Times New Roman" w:hAnsi="Times New Roman" w:cs="Times New Roman"/>
          <w:kern w:val="0"/>
        </w:rPr>
        <w:t xml:space="preserve"> </w:t>
      </w:r>
      <w:r w:rsidR="003F3664" w:rsidRPr="004219CA">
        <w:rPr>
          <w:rFonts w:ascii="Times New Roman" w:hAnsi="Times New Roman" w:cs="Times New Roman"/>
          <w:kern w:val="0"/>
        </w:rPr>
        <w:t xml:space="preserve">reduced growth </w:t>
      </w:r>
      <w:r w:rsidR="00B36D68" w:rsidRPr="004219CA">
        <w:rPr>
          <w:rFonts w:ascii="Times New Roman" w:hAnsi="Times New Roman" w:cs="Times New Roman"/>
          <w:kern w:val="0"/>
        </w:rPr>
        <w:t>i</w:t>
      </w:r>
      <w:r w:rsidR="003F3664" w:rsidRPr="004219CA">
        <w:rPr>
          <w:rFonts w:ascii="Times New Roman" w:hAnsi="Times New Roman" w:cs="Times New Roman"/>
          <w:kern w:val="0"/>
        </w:rPr>
        <w:t>n UF soil</w:t>
      </w:r>
      <w:r w:rsidR="003F3664" w:rsidRPr="004219CA">
        <w:rPr>
          <w:rFonts w:ascii="Times New Roman" w:hAnsi="Times New Roman" w:cs="Times New Roman"/>
          <w:highlight w:val="red"/>
        </w:rPr>
        <w:t xml:space="preserve"> (check whether AM colonisation </w:t>
      </w:r>
      <w:r w:rsidR="006853C3" w:rsidRPr="004219CA">
        <w:rPr>
          <w:rFonts w:ascii="Times New Roman" w:hAnsi="Times New Roman" w:cs="Times New Roman"/>
          <w:highlight w:val="red"/>
        </w:rPr>
        <w:t>quantified)</w:t>
      </w:r>
      <w:r w:rsidR="006853C3" w:rsidRPr="004219CA">
        <w:rPr>
          <w:rFonts w:ascii="Times New Roman" w:hAnsi="Times New Roman" w:cs="Times New Roman"/>
        </w:rPr>
        <w:t xml:space="preserve">. </w:t>
      </w:r>
      <w:r w:rsidR="006853C3" w:rsidRPr="00556BFD">
        <w:rPr>
          <w:rFonts w:ascii="Times New Roman" w:hAnsi="Times New Roman" w:cs="Times New Roman"/>
        </w:rPr>
        <w:t xml:space="preserve">In </w:t>
      </w:r>
      <w:r w:rsidR="006853C3" w:rsidRPr="00556BFD">
        <w:rPr>
          <w:rFonts w:ascii="Times New Roman" w:hAnsi="Times New Roman" w:cs="Times New Roman"/>
          <w:i/>
          <w:iCs/>
        </w:rPr>
        <w:t>Hordeum</w:t>
      </w:r>
      <w:r w:rsidR="006853C3" w:rsidRPr="00556BFD">
        <w:rPr>
          <w:rFonts w:ascii="Times New Roman" w:hAnsi="Times New Roman" w:cs="Times New Roman"/>
        </w:rPr>
        <w:t xml:space="preserve">, </w:t>
      </w:r>
      <w:r w:rsidR="009A7DB6" w:rsidRPr="00556BFD">
        <w:rPr>
          <w:rFonts w:ascii="Times New Roman" w:hAnsi="Times New Roman" w:cs="Times New Roman"/>
        </w:rPr>
        <w:t xml:space="preserve">growth was </w:t>
      </w:r>
      <w:r w:rsidR="007302DA" w:rsidRPr="00556BFD">
        <w:rPr>
          <w:rFonts w:ascii="Times New Roman" w:hAnsi="Times New Roman" w:cs="Times New Roman"/>
        </w:rPr>
        <w:t>significantly</w:t>
      </w:r>
      <w:r w:rsidR="009A7DB6" w:rsidRPr="00556BFD">
        <w:rPr>
          <w:rFonts w:ascii="Times New Roman" w:hAnsi="Times New Roman" w:cs="Times New Roman"/>
        </w:rPr>
        <w:t xml:space="preserve"> reduced in</w:t>
      </w:r>
      <w:r w:rsidR="00B36D68" w:rsidRPr="00556BFD">
        <w:rPr>
          <w:rFonts w:ascii="Times New Roman" w:hAnsi="Times New Roman" w:cs="Times New Roman"/>
        </w:rPr>
        <w:t xml:space="preserve"> </w:t>
      </w:r>
      <w:proofErr w:type="spellStart"/>
      <w:r w:rsidR="006853C3" w:rsidRPr="00556BFD">
        <w:rPr>
          <w:rFonts w:ascii="Times New Roman" w:hAnsi="Times New Roman" w:cs="Times New Roman"/>
          <w:i/>
          <w:iCs/>
        </w:rPr>
        <w:t>ccamk</w:t>
      </w:r>
      <w:proofErr w:type="spellEnd"/>
      <w:r w:rsidR="006853C3" w:rsidRPr="00556BFD">
        <w:rPr>
          <w:rFonts w:ascii="Times New Roman" w:hAnsi="Times New Roman" w:cs="Times New Roman"/>
        </w:rPr>
        <w:t xml:space="preserve"> mutant</w:t>
      </w:r>
      <w:r w:rsidR="009A7DB6" w:rsidRPr="00556BFD">
        <w:rPr>
          <w:rFonts w:ascii="Times New Roman" w:hAnsi="Times New Roman" w:cs="Times New Roman"/>
        </w:rPr>
        <w:t xml:space="preserve">s </w:t>
      </w:r>
      <w:r w:rsidR="00B36D68" w:rsidRPr="00556BFD">
        <w:rPr>
          <w:rFonts w:ascii="Times New Roman" w:hAnsi="Times New Roman" w:cs="Times New Roman"/>
        </w:rPr>
        <w:t>across</w:t>
      </w:r>
      <w:r w:rsidR="006853C3" w:rsidRPr="00556BFD">
        <w:rPr>
          <w:rFonts w:ascii="Times New Roman" w:hAnsi="Times New Roman" w:cs="Times New Roman"/>
        </w:rPr>
        <w:t xml:space="preserve"> all soils</w:t>
      </w:r>
      <w:r w:rsidR="009B6775" w:rsidRPr="00556BFD">
        <w:rPr>
          <w:rFonts w:ascii="Times New Roman" w:hAnsi="Times New Roman" w:cs="Times New Roman"/>
        </w:rPr>
        <w:t>,</w:t>
      </w:r>
      <w:r w:rsidR="006853C3" w:rsidRPr="00556BFD">
        <w:rPr>
          <w:rFonts w:ascii="Times New Roman" w:hAnsi="Times New Roman" w:cs="Times New Roman"/>
        </w:rPr>
        <w:t xml:space="preserve"> </w:t>
      </w:r>
      <w:r w:rsidR="009B6775" w:rsidRPr="00556BFD">
        <w:rPr>
          <w:rFonts w:ascii="Times New Roman" w:hAnsi="Times New Roman" w:cs="Times New Roman"/>
        </w:rPr>
        <w:t>whereas other mutants showed milder effects (</w:t>
      </w:r>
      <w:r w:rsidR="009B6775" w:rsidRPr="00E96445">
        <w:rPr>
          <w:rFonts w:ascii="Times New Roman" w:hAnsi="Times New Roman" w:cs="Times New Roman"/>
          <w:highlight w:val="magenta"/>
        </w:rPr>
        <w:t>Fig.</w:t>
      </w:r>
      <w:r w:rsidR="00AD4995" w:rsidRPr="00E96445">
        <w:rPr>
          <w:rFonts w:ascii="Times New Roman" w:hAnsi="Times New Roman" w:cs="Times New Roman"/>
          <w:highlight w:val="magenta"/>
        </w:rPr>
        <w:t xml:space="preserve"> </w:t>
      </w:r>
      <w:r w:rsidR="009B6775" w:rsidRPr="00E96445">
        <w:rPr>
          <w:rFonts w:ascii="Times New Roman" w:hAnsi="Times New Roman" w:cs="Times New Roman"/>
          <w:highlight w:val="magenta"/>
        </w:rPr>
        <w:t>4</w:t>
      </w:r>
      <w:r w:rsidR="00E96445" w:rsidRPr="00E96445">
        <w:rPr>
          <w:rFonts w:ascii="Times New Roman" w:hAnsi="Times New Roman" w:cs="Times New Roman"/>
          <w:highlight w:val="magenta"/>
        </w:rPr>
        <w:t>B</w:t>
      </w:r>
      <w:r w:rsidR="009B6775" w:rsidRPr="00556BFD">
        <w:rPr>
          <w:rFonts w:ascii="Times New Roman" w:hAnsi="Times New Roman" w:cs="Times New Roman"/>
        </w:rPr>
        <w:t xml:space="preserve">). </w:t>
      </w:r>
      <w:r w:rsidR="00AE5B8F" w:rsidRPr="00556BFD">
        <w:rPr>
          <w:rFonts w:ascii="Times New Roman" w:hAnsi="Times New Roman" w:cs="Times New Roman"/>
        </w:rPr>
        <w:t>This reduction was not observed under axenic conditions</w:t>
      </w:r>
      <w:r w:rsidR="009A7DB6" w:rsidRPr="00556BFD">
        <w:rPr>
          <w:rFonts w:ascii="Times New Roman" w:hAnsi="Times New Roman" w:cs="Times New Roman"/>
        </w:rPr>
        <w:t xml:space="preserve"> </w:t>
      </w:r>
      <w:r w:rsidR="006853C3" w:rsidRPr="00556BFD">
        <w:rPr>
          <w:rFonts w:ascii="Times New Roman" w:hAnsi="Times New Roman" w:cs="Times New Roman"/>
        </w:rPr>
        <w:t>(</w:t>
      </w:r>
      <w:r w:rsidR="006853C3" w:rsidRPr="00E96445">
        <w:rPr>
          <w:rFonts w:ascii="Times New Roman" w:hAnsi="Times New Roman" w:cs="Times New Roman"/>
          <w:highlight w:val="magenta"/>
        </w:rPr>
        <w:t xml:space="preserve">Suppl. Fig. </w:t>
      </w:r>
      <w:r w:rsidR="00E96445" w:rsidRPr="00E96445">
        <w:rPr>
          <w:rFonts w:ascii="Times New Roman" w:hAnsi="Times New Roman" w:cs="Times New Roman"/>
          <w:highlight w:val="magenta"/>
        </w:rPr>
        <w:t>2B</w:t>
      </w:r>
      <w:r w:rsidR="006853C3" w:rsidRPr="00556BFD">
        <w:rPr>
          <w:rFonts w:ascii="Times New Roman" w:hAnsi="Times New Roman" w:cs="Times New Roman"/>
        </w:rPr>
        <w:t>)</w:t>
      </w:r>
      <w:r w:rsidR="00AE5B8F" w:rsidRPr="00556BFD">
        <w:rPr>
          <w:rFonts w:ascii="Times New Roman" w:hAnsi="Times New Roman" w:cs="Times New Roman"/>
        </w:rPr>
        <w:t xml:space="preserve">, indicating that the phenotype depends on the presence of soil microbes. Furthermore, none of the </w:t>
      </w:r>
      <w:r w:rsidR="00115F49" w:rsidRPr="00556BFD">
        <w:rPr>
          <w:rFonts w:ascii="Times New Roman" w:hAnsi="Times New Roman" w:cs="Times New Roman"/>
          <w:i/>
          <w:iCs/>
          <w:kern w:val="0"/>
        </w:rPr>
        <w:t>Hordeum</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genotypes</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had established</w:t>
      </w:r>
      <w:r w:rsidR="00115F49" w:rsidRPr="00556BFD">
        <w:rPr>
          <w:rFonts w:ascii="Times New Roman" w:hAnsi="Times New Roman" w:cs="Times New Roman"/>
          <w:kern w:val="0"/>
        </w:rPr>
        <w:t xml:space="preserve"> AMS </w:t>
      </w:r>
      <w:r w:rsidR="009A7DB6" w:rsidRPr="00556BFD">
        <w:rPr>
          <w:rFonts w:ascii="Times New Roman" w:hAnsi="Times New Roman" w:cs="Times New Roman"/>
          <w:kern w:val="0"/>
        </w:rPr>
        <w:t xml:space="preserve">at </w:t>
      </w:r>
      <w:r w:rsidR="00AE5B8F" w:rsidRPr="00556BFD">
        <w:rPr>
          <w:rFonts w:ascii="Times New Roman" w:hAnsi="Times New Roman" w:cs="Times New Roman"/>
          <w:kern w:val="0"/>
        </w:rPr>
        <w:t>this stage</w:t>
      </w:r>
      <w:r w:rsidR="00115F49" w:rsidRPr="00556BFD">
        <w:rPr>
          <w:rFonts w:ascii="Times New Roman" w:hAnsi="Times New Roman" w:cs="Times New Roman"/>
          <w:kern w:val="0"/>
        </w:rPr>
        <w:t xml:space="preserve">, </w:t>
      </w:r>
      <w:r w:rsidR="00AE5B8F" w:rsidRPr="00556BFD">
        <w:rPr>
          <w:rFonts w:ascii="Times New Roman" w:hAnsi="Times New Roman" w:cs="Times New Roman"/>
          <w:kern w:val="0"/>
        </w:rPr>
        <w:t>suggesting</w:t>
      </w:r>
      <w:r w:rsidR="00695932" w:rsidRPr="00556BFD">
        <w:rPr>
          <w:rFonts w:ascii="Times New Roman" w:hAnsi="Times New Roman" w:cs="Times New Roman"/>
          <w:kern w:val="0"/>
        </w:rPr>
        <w:t xml:space="preserve"> that </w:t>
      </w:r>
      <w:r w:rsidR="00AE5B8F" w:rsidRPr="00556BFD">
        <w:rPr>
          <w:rFonts w:ascii="Times New Roman" w:hAnsi="Times New Roman" w:cs="Times New Roman"/>
          <w:kern w:val="0"/>
        </w:rPr>
        <w:t xml:space="preserve">this symbiosis was </w:t>
      </w:r>
      <w:r w:rsidR="00C17C92">
        <w:rPr>
          <w:rFonts w:ascii="Times New Roman" w:hAnsi="Times New Roman" w:cs="Times New Roman"/>
          <w:kern w:val="0"/>
        </w:rPr>
        <w:t xml:space="preserve">not </w:t>
      </w:r>
      <w:r w:rsidR="00D76BDC" w:rsidRPr="00556BFD">
        <w:rPr>
          <w:rFonts w:ascii="Times New Roman" w:hAnsi="Times New Roman" w:cs="Times New Roman"/>
          <w:kern w:val="0"/>
        </w:rPr>
        <w:t>responsible</w:t>
      </w:r>
      <w:r w:rsidR="00AE5B8F" w:rsidRPr="00556BFD">
        <w:rPr>
          <w:rFonts w:ascii="Times New Roman" w:hAnsi="Times New Roman" w:cs="Times New Roman"/>
          <w:kern w:val="0"/>
        </w:rPr>
        <w:t xml:space="preserve"> for the observed growth differences.</w:t>
      </w:r>
      <w:r w:rsidR="00197449" w:rsidRPr="00556BFD">
        <w:rPr>
          <w:rFonts w:ascii="Times New Roman" w:hAnsi="Times New Roman" w:cs="Times New Roman"/>
          <w:kern w:val="0"/>
        </w:rPr>
        <w:t xml:space="preserve"> </w:t>
      </w:r>
      <w:commentRangeStart w:id="52"/>
      <w:r w:rsidR="004A2993" w:rsidRPr="00556BFD">
        <w:rPr>
          <w:rFonts w:ascii="Times New Roman" w:hAnsi="Times New Roman" w:cs="Times New Roman"/>
          <w:kern w:val="0"/>
        </w:rPr>
        <w:t xml:space="preserve">Alpha diversity was </w:t>
      </w:r>
      <w:r w:rsidR="00975BE5" w:rsidRPr="00556BFD">
        <w:rPr>
          <w:rFonts w:ascii="Times New Roman" w:hAnsi="Times New Roman" w:cs="Times New Roman"/>
          <w:kern w:val="0"/>
        </w:rPr>
        <w:t>generally</w:t>
      </w:r>
      <w:r w:rsidR="004A2993" w:rsidRPr="00556BFD">
        <w:rPr>
          <w:rFonts w:ascii="Times New Roman" w:hAnsi="Times New Roman" w:cs="Times New Roman"/>
          <w:kern w:val="0"/>
        </w:rPr>
        <w:t xml:space="preserve"> unaffected by CSSP impairment, </w:t>
      </w:r>
      <w:r w:rsidR="0064767C">
        <w:rPr>
          <w:rFonts w:ascii="Times New Roman" w:hAnsi="Times New Roman" w:cs="Times New Roman"/>
          <w:kern w:val="0"/>
        </w:rPr>
        <w:t>with only</w:t>
      </w:r>
      <w:r w:rsidR="004A2993" w:rsidRPr="00556BFD">
        <w:rPr>
          <w:rFonts w:ascii="Times New Roman" w:hAnsi="Times New Roman" w:cs="Times New Roman"/>
          <w:kern w:val="0"/>
        </w:rPr>
        <w:t xml:space="preserve"> </w:t>
      </w:r>
      <w:r w:rsidR="000B04FF">
        <w:rPr>
          <w:rFonts w:ascii="Times New Roman" w:hAnsi="Times New Roman" w:cs="Times New Roman"/>
          <w:kern w:val="0"/>
        </w:rPr>
        <w:t xml:space="preserve">minor </w:t>
      </w:r>
      <w:r w:rsidR="0064767C">
        <w:rPr>
          <w:rFonts w:ascii="Times New Roman" w:hAnsi="Times New Roman" w:cs="Times New Roman"/>
          <w:kern w:val="0"/>
        </w:rPr>
        <w:t xml:space="preserve">differences </w:t>
      </w:r>
      <w:r w:rsidR="000B04FF">
        <w:rPr>
          <w:rFonts w:ascii="Times New Roman" w:hAnsi="Times New Roman" w:cs="Times New Roman"/>
          <w:kern w:val="0"/>
        </w:rPr>
        <w:t xml:space="preserve">in </w:t>
      </w:r>
      <w:r w:rsidR="0064767C">
        <w:rPr>
          <w:rFonts w:ascii="Times New Roman" w:hAnsi="Times New Roman" w:cs="Times New Roman"/>
          <w:kern w:val="0"/>
        </w:rPr>
        <w:t xml:space="preserve">the </w:t>
      </w:r>
      <w:r w:rsidR="000B04FF" w:rsidRPr="0064767C">
        <w:rPr>
          <w:rFonts w:ascii="Times New Roman" w:hAnsi="Times New Roman" w:cs="Times New Roman"/>
          <w:i/>
          <w:iCs/>
          <w:kern w:val="0"/>
        </w:rPr>
        <w:t>Hordeum</w:t>
      </w:r>
      <w:r w:rsidR="0064767C">
        <w:rPr>
          <w:rFonts w:ascii="Times New Roman" w:hAnsi="Times New Roman" w:cs="Times New Roman"/>
          <w:kern w:val="0"/>
        </w:rPr>
        <w:t xml:space="preserve"> rhizosphere of</w:t>
      </w:r>
      <w:r w:rsidR="000B04FF">
        <w:rPr>
          <w:rFonts w:ascii="Times New Roman" w:hAnsi="Times New Roman" w:cs="Times New Roman"/>
          <w:kern w:val="0"/>
        </w:rPr>
        <w:t xml:space="preserve"> </w:t>
      </w:r>
      <w:proofErr w:type="spellStart"/>
      <w:r w:rsidR="000B04FF" w:rsidRPr="000B04FF">
        <w:rPr>
          <w:rFonts w:ascii="Times New Roman" w:hAnsi="Times New Roman" w:cs="Times New Roman"/>
          <w:i/>
          <w:iCs/>
          <w:kern w:val="0"/>
        </w:rPr>
        <w:t>ccamk</w:t>
      </w:r>
      <w:proofErr w:type="spellEnd"/>
      <w:r w:rsidR="000B04FF">
        <w:rPr>
          <w:rFonts w:ascii="Times New Roman" w:hAnsi="Times New Roman" w:cs="Times New Roman"/>
          <w:kern w:val="0"/>
        </w:rPr>
        <w:t xml:space="preserve"> and </w:t>
      </w:r>
      <w:r w:rsidR="000B04FF" w:rsidRPr="000B04FF">
        <w:rPr>
          <w:rFonts w:ascii="Times New Roman" w:hAnsi="Times New Roman" w:cs="Times New Roman"/>
          <w:i/>
          <w:iCs/>
          <w:kern w:val="0"/>
        </w:rPr>
        <w:t>nsp1</w:t>
      </w:r>
      <w:r w:rsidR="000B04FF">
        <w:rPr>
          <w:rFonts w:ascii="Times New Roman" w:hAnsi="Times New Roman" w:cs="Times New Roman"/>
          <w:kern w:val="0"/>
        </w:rPr>
        <w:t xml:space="preserve"> </w:t>
      </w:r>
      <w:r w:rsidR="0064767C">
        <w:rPr>
          <w:rFonts w:ascii="Times New Roman" w:hAnsi="Times New Roman" w:cs="Times New Roman"/>
          <w:kern w:val="0"/>
        </w:rPr>
        <w:t>mutants (</w:t>
      </w:r>
      <w:r w:rsidR="000B04FF">
        <w:rPr>
          <w:rFonts w:ascii="Times New Roman" w:hAnsi="Times New Roman" w:cs="Times New Roman"/>
          <w:kern w:val="0"/>
        </w:rPr>
        <w:t>NPK soil</w:t>
      </w:r>
      <w:r w:rsidR="0064767C">
        <w:rPr>
          <w:rFonts w:ascii="Times New Roman" w:hAnsi="Times New Roman" w:cs="Times New Roman"/>
          <w:kern w:val="0"/>
        </w:rPr>
        <w:t>)</w:t>
      </w:r>
      <w:r w:rsidR="000B04FF">
        <w:rPr>
          <w:rFonts w:ascii="Times New Roman" w:hAnsi="Times New Roman" w:cs="Times New Roman"/>
          <w:kern w:val="0"/>
        </w:rPr>
        <w:t xml:space="preserve"> and</w:t>
      </w:r>
      <w:r w:rsidR="0064767C">
        <w:rPr>
          <w:rFonts w:ascii="Times New Roman" w:hAnsi="Times New Roman" w:cs="Times New Roman"/>
          <w:kern w:val="0"/>
        </w:rPr>
        <w:t xml:space="preserve"> in the roots of </w:t>
      </w:r>
      <w:r w:rsidR="0064767C" w:rsidRPr="0064767C">
        <w:rPr>
          <w:rFonts w:ascii="Times New Roman" w:hAnsi="Times New Roman" w:cs="Times New Roman"/>
          <w:i/>
          <w:iCs/>
          <w:kern w:val="0"/>
        </w:rPr>
        <w:t>Hordeum</w:t>
      </w:r>
      <w:r w:rsidR="0064767C">
        <w:rPr>
          <w:rFonts w:ascii="Times New Roman" w:hAnsi="Times New Roman" w:cs="Times New Roman"/>
          <w:kern w:val="0"/>
        </w:rPr>
        <w:t xml:space="preserve"> </w:t>
      </w:r>
      <w:r w:rsidR="0064767C" w:rsidRPr="0064767C">
        <w:rPr>
          <w:rFonts w:ascii="Times New Roman" w:hAnsi="Times New Roman" w:cs="Times New Roman"/>
          <w:i/>
          <w:iCs/>
          <w:kern w:val="0"/>
        </w:rPr>
        <w:t>nsp1</w:t>
      </w:r>
      <w:r w:rsidR="0064767C">
        <w:rPr>
          <w:rFonts w:ascii="Times New Roman" w:hAnsi="Times New Roman" w:cs="Times New Roman"/>
          <w:kern w:val="0"/>
        </w:rPr>
        <w:t xml:space="preserve"> and </w:t>
      </w:r>
      <w:r w:rsidR="0064767C" w:rsidRPr="0064767C">
        <w:rPr>
          <w:rFonts w:ascii="Times New Roman" w:hAnsi="Times New Roman" w:cs="Times New Roman"/>
          <w:i/>
          <w:iCs/>
          <w:kern w:val="0"/>
        </w:rPr>
        <w:t>nsp2</w:t>
      </w:r>
      <w:r w:rsidR="0064767C">
        <w:rPr>
          <w:rFonts w:ascii="Times New Roman" w:hAnsi="Times New Roman" w:cs="Times New Roman"/>
          <w:kern w:val="0"/>
        </w:rPr>
        <w:t xml:space="preserve"> mutants (PK and UF soils, respectively)</w:t>
      </w:r>
      <w:commentRangeEnd w:id="52"/>
      <w:r w:rsidR="0064767C">
        <w:rPr>
          <w:rStyle w:val="CommentReference"/>
          <w:rFonts w:ascii="Times New Roman" w:hAnsi="Times New Roman" w:cs="Times New Roman"/>
          <w:kern w:val="0"/>
          <w:sz w:val="24"/>
          <w:szCs w:val="24"/>
        </w:rPr>
        <w:commentReference w:id="52"/>
      </w:r>
      <w:r w:rsidR="000B04FF">
        <w:rPr>
          <w:rFonts w:ascii="Times New Roman" w:hAnsi="Times New Roman" w:cs="Times New Roman"/>
          <w:kern w:val="0"/>
        </w:rPr>
        <w:t xml:space="preserve"> </w:t>
      </w:r>
      <w:r w:rsidR="004A2993" w:rsidRPr="00556BFD">
        <w:rPr>
          <w:rFonts w:ascii="Times New Roman" w:hAnsi="Times New Roman" w:cs="Times New Roman"/>
          <w:kern w:val="0"/>
        </w:rPr>
        <w:t>(</w:t>
      </w:r>
      <w:r w:rsidR="004A2993" w:rsidRPr="000B04FF">
        <w:rPr>
          <w:rFonts w:ascii="Times New Roman" w:hAnsi="Times New Roman" w:cs="Times New Roman"/>
          <w:kern w:val="0"/>
          <w:highlight w:val="magenta"/>
        </w:rPr>
        <w:t xml:space="preserve">Suppl. Fig. </w:t>
      </w:r>
      <w:r w:rsidR="000B04FF" w:rsidRPr="000B04FF">
        <w:rPr>
          <w:rFonts w:ascii="Times New Roman" w:hAnsi="Times New Roman" w:cs="Times New Roman"/>
          <w:kern w:val="0"/>
          <w:highlight w:val="magenta"/>
        </w:rPr>
        <w:t>3</w:t>
      </w:r>
      <w:proofErr w:type="gramStart"/>
      <w:r w:rsidR="000B04FF" w:rsidRPr="000B04FF">
        <w:rPr>
          <w:rFonts w:ascii="Times New Roman" w:hAnsi="Times New Roman" w:cs="Times New Roman"/>
          <w:kern w:val="0"/>
          <w:highlight w:val="magenta"/>
        </w:rPr>
        <w:t>A,B</w:t>
      </w:r>
      <w:proofErr w:type="gramEnd"/>
      <w:r w:rsidR="004A2993" w:rsidRPr="00556BFD">
        <w:rPr>
          <w:rFonts w:ascii="Times New Roman" w:hAnsi="Times New Roman" w:cs="Times New Roman"/>
          <w:kern w:val="0"/>
        </w:rPr>
        <w:t>).</w:t>
      </w:r>
      <w:r w:rsidR="0064767C">
        <w:rPr>
          <w:rFonts w:ascii="Times New Roman" w:hAnsi="Times New Roman" w:cs="Times New Roman"/>
          <w:kern w:val="0"/>
        </w:rPr>
        <w:t xml:space="preserve"> </w:t>
      </w:r>
      <w:commentRangeStart w:id="53"/>
      <w:r w:rsidR="00AA540C">
        <w:rPr>
          <w:rFonts w:ascii="Times New Roman" w:hAnsi="Times New Roman" w:cs="Times New Roman"/>
          <w:kern w:val="0"/>
        </w:rPr>
        <w:t>Beta</w:t>
      </w:r>
      <w:r w:rsidR="009B203D" w:rsidRPr="00556BFD">
        <w:rPr>
          <w:rFonts w:ascii="Times New Roman" w:hAnsi="Times New Roman" w:cs="Times New Roman"/>
          <w:kern w:val="0"/>
        </w:rPr>
        <w:t xml:space="preserve"> diversity was </w:t>
      </w:r>
      <w:r w:rsidR="00AE5B8F" w:rsidRPr="00556BFD">
        <w:rPr>
          <w:rFonts w:ascii="Times New Roman" w:hAnsi="Times New Roman" w:cs="Times New Roman"/>
          <w:kern w:val="0"/>
        </w:rPr>
        <w:t>primarily driven</w:t>
      </w:r>
      <w:r w:rsidR="009B203D" w:rsidRPr="00556BFD">
        <w:rPr>
          <w:rFonts w:ascii="Times New Roman" w:hAnsi="Times New Roman" w:cs="Times New Roman"/>
          <w:kern w:val="0"/>
        </w:rPr>
        <w:t xml:space="preserve"> by soil </w:t>
      </w:r>
      <w:r w:rsidR="00AE5B8F" w:rsidRPr="00556BFD">
        <w:rPr>
          <w:rFonts w:ascii="Times New Roman" w:hAnsi="Times New Roman" w:cs="Times New Roman"/>
          <w:kern w:val="0"/>
        </w:rPr>
        <w:t xml:space="preserve">type </w:t>
      </w:r>
      <w:r w:rsidR="009B203D" w:rsidRPr="00556BFD">
        <w:rPr>
          <w:rFonts w:ascii="Times New Roman" w:hAnsi="Times New Roman" w:cs="Times New Roman"/>
          <w:kern w:val="0"/>
        </w:rPr>
        <w:t>(</w:t>
      </w:r>
      <w:r w:rsidR="009B203D" w:rsidRPr="0064767C">
        <w:rPr>
          <w:rFonts w:ascii="Times New Roman" w:hAnsi="Times New Roman" w:cs="Times New Roman"/>
          <w:kern w:val="0"/>
          <w:highlight w:val="magenta"/>
        </w:rPr>
        <w:t>Fig. 4</w:t>
      </w:r>
      <w:r w:rsidR="0064767C" w:rsidRPr="0064767C">
        <w:rPr>
          <w:rFonts w:ascii="Times New Roman" w:hAnsi="Times New Roman" w:cs="Times New Roman"/>
          <w:kern w:val="0"/>
          <w:highlight w:val="magenta"/>
        </w:rPr>
        <w:t>C, Suppl. Fig. 3</w:t>
      </w:r>
      <w:proofErr w:type="gramStart"/>
      <w:r w:rsidR="0064767C" w:rsidRPr="0064767C">
        <w:rPr>
          <w:rFonts w:ascii="Times New Roman" w:hAnsi="Times New Roman" w:cs="Times New Roman"/>
          <w:kern w:val="0"/>
          <w:highlight w:val="magenta"/>
        </w:rPr>
        <w:t>C,D</w:t>
      </w:r>
      <w:proofErr w:type="gramEnd"/>
      <w:r w:rsidR="009B203D" w:rsidRPr="00556BFD">
        <w:rPr>
          <w:rFonts w:ascii="Times New Roman" w:hAnsi="Times New Roman" w:cs="Times New Roman"/>
          <w:kern w:val="0"/>
        </w:rPr>
        <w:t>)</w:t>
      </w:r>
      <w:r w:rsidR="00AE5B8F" w:rsidRPr="00556BFD">
        <w:rPr>
          <w:rFonts w:ascii="Times New Roman" w:hAnsi="Times New Roman" w:cs="Times New Roman"/>
          <w:kern w:val="0"/>
        </w:rPr>
        <w:t xml:space="preserve">, </w:t>
      </w:r>
      <w:r w:rsidR="009130AE">
        <w:rPr>
          <w:rFonts w:ascii="Times New Roman" w:hAnsi="Times New Roman" w:cs="Times New Roman"/>
          <w:kern w:val="0"/>
        </w:rPr>
        <w:t>al</w:t>
      </w:r>
      <w:r w:rsidR="00AE5B8F" w:rsidRPr="00556BFD">
        <w:rPr>
          <w:rFonts w:ascii="Times New Roman" w:hAnsi="Times New Roman" w:cs="Times New Roman"/>
          <w:kern w:val="0"/>
        </w:rPr>
        <w:t xml:space="preserve">though differential clustering </w:t>
      </w:r>
      <w:r w:rsidR="00AA540C">
        <w:rPr>
          <w:rFonts w:ascii="Times New Roman" w:hAnsi="Times New Roman" w:cs="Times New Roman"/>
          <w:kern w:val="0"/>
        </w:rPr>
        <w:t xml:space="preserve">of genotypes </w:t>
      </w:r>
      <w:r w:rsidR="00AE5B8F" w:rsidRPr="00556BFD">
        <w:rPr>
          <w:rFonts w:ascii="Times New Roman" w:hAnsi="Times New Roman" w:cs="Times New Roman"/>
          <w:kern w:val="0"/>
        </w:rPr>
        <w:t>was observed</w:t>
      </w:r>
      <w:r w:rsidR="009B203D" w:rsidRPr="00556BFD">
        <w:rPr>
          <w:rFonts w:ascii="Times New Roman" w:hAnsi="Times New Roman" w:cs="Times New Roman"/>
          <w:kern w:val="0"/>
        </w:rPr>
        <w:t xml:space="preserve"> </w:t>
      </w:r>
      <w:r w:rsidR="00975BE5" w:rsidRPr="00556BFD">
        <w:rPr>
          <w:rFonts w:ascii="Times New Roman" w:hAnsi="Times New Roman" w:cs="Times New Roman"/>
          <w:kern w:val="0"/>
        </w:rPr>
        <w:t>across</w:t>
      </w:r>
      <w:r w:rsidR="009B203D" w:rsidRPr="00556BFD">
        <w:rPr>
          <w:rFonts w:ascii="Times New Roman" w:hAnsi="Times New Roman" w:cs="Times New Roman"/>
          <w:kern w:val="0"/>
        </w:rPr>
        <w:t xml:space="preserve"> plant-soil</w:t>
      </w:r>
      <w:r w:rsidR="00186225" w:rsidRPr="00556BFD">
        <w:rPr>
          <w:rFonts w:ascii="Times New Roman" w:hAnsi="Times New Roman" w:cs="Times New Roman"/>
          <w:kern w:val="0"/>
        </w:rPr>
        <w:t>-</w:t>
      </w:r>
      <w:r w:rsidR="009B203D" w:rsidRPr="00556BFD">
        <w:rPr>
          <w:rFonts w:ascii="Times New Roman" w:hAnsi="Times New Roman" w:cs="Times New Roman"/>
          <w:kern w:val="0"/>
        </w:rPr>
        <w:t>fraction combinations (</w:t>
      </w:r>
      <w:r w:rsidR="009B203D" w:rsidRPr="0064767C">
        <w:rPr>
          <w:rFonts w:ascii="Times New Roman" w:hAnsi="Times New Roman" w:cs="Times New Roman"/>
          <w:kern w:val="0"/>
          <w:highlight w:val="magenta"/>
        </w:rPr>
        <w:t>Fig. 4</w:t>
      </w:r>
      <w:r w:rsidR="0064767C" w:rsidRPr="0064767C">
        <w:rPr>
          <w:rFonts w:ascii="Times New Roman" w:hAnsi="Times New Roman" w:cs="Times New Roman"/>
          <w:kern w:val="0"/>
          <w:highlight w:val="magenta"/>
        </w:rPr>
        <w:t>C, Suppl. Fig. 3</w:t>
      </w:r>
      <w:proofErr w:type="gramStart"/>
      <w:r w:rsidR="0064767C" w:rsidRPr="0064767C">
        <w:rPr>
          <w:rFonts w:ascii="Times New Roman" w:hAnsi="Times New Roman" w:cs="Times New Roman"/>
          <w:kern w:val="0"/>
          <w:highlight w:val="magenta"/>
        </w:rPr>
        <w:t>E,F</w:t>
      </w:r>
      <w:proofErr w:type="gramEnd"/>
      <w:r w:rsidR="009B203D" w:rsidRPr="00556BFD">
        <w:rPr>
          <w:rFonts w:ascii="Times New Roman" w:hAnsi="Times New Roman" w:cs="Times New Roman"/>
          <w:kern w:val="0"/>
        </w:rPr>
        <w:t>).</w:t>
      </w:r>
      <w:r w:rsidR="002E6A29" w:rsidRPr="00556BFD">
        <w:rPr>
          <w:rFonts w:ascii="Times New Roman" w:hAnsi="Times New Roman" w:cs="Times New Roman"/>
          <w:kern w:val="0"/>
        </w:rPr>
        <w:t xml:space="preserve"> </w:t>
      </w:r>
      <w:commentRangeEnd w:id="53"/>
      <w:r w:rsidR="0064767C">
        <w:rPr>
          <w:rStyle w:val="CommentReference"/>
          <w:rFonts w:ascii="Times New Roman" w:hAnsi="Times New Roman" w:cs="Times New Roman"/>
          <w:kern w:val="0"/>
          <w:sz w:val="24"/>
          <w:szCs w:val="24"/>
        </w:rPr>
        <w:commentReference w:id="53"/>
      </w:r>
      <w:r w:rsidR="00AA540C">
        <w:rPr>
          <w:rFonts w:ascii="Times New Roman" w:hAnsi="Times New Roman" w:cs="Times New Roman"/>
          <w:kern w:val="0"/>
        </w:rPr>
        <w:t xml:space="preserve">Analysis of </w:t>
      </w:r>
      <w:r w:rsidR="002E6A29" w:rsidRPr="00556BFD">
        <w:rPr>
          <w:rFonts w:ascii="Times New Roman" w:hAnsi="Times New Roman" w:cs="Times New Roman"/>
          <w:kern w:val="0"/>
        </w:rPr>
        <w:t>cumulative relative abundance</w:t>
      </w:r>
      <w:r w:rsidR="00AA540C">
        <w:rPr>
          <w:rFonts w:ascii="Times New Roman" w:hAnsi="Times New Roman" w:cs="Times New Roman"/>
          <w:kern w:val="0"/>
        </w:rPr>
        <w:t xml:space="preserve">s at the </w:t>
      </w:r>
      <w:r w:rsidR="002E6A29" w:rsidRPr="00556BFD">
        <w:rPr>
          <w:rFonts w:ascii="Times New Roman" w:hAnsi="Times New Roman" w:cs="Times New Roman"/>
          <w:kern w:val="0"/>
        </w:rPr>
        <w:t>bacterial order</w:t>
      </w:r>
      <w:r w:rsidR="00AA540C">
        <w:rPr>
          <w:rFonts w:ascii="Times New Roman" w:hAnsi="Times New Roman" w:cs="Times New Roman"/>
          <w:kern w:val="0"/>
        </w:rPr>
        <w:t xml:space="preserve"> level</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revealed</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genotype- and soil</w:t>
      </w:r>
      <w:r w:rsidR="009130AE">
        <w:rPr>
          <w:rFonts w:ascii="Times New Roman" w:hAnsi="Times New Roman" w:cs="Times New Roman"/>
          <w:kern w:val="0"/>
        </w:rPr>
        <w:t>-</w:t>
      </w:r>
      <w:r w:rsidR="00AE5B8F" w:rsidRPr="00556BFD">
        <w:rPr>
          <w:rFonts w:ascii="Times New Roman" w:hAnsi="Times New Roman" w:cs="Times New Roman"/>
          <w:kern w:val="0"/>
        </w:rPr>
        <w:t>specific patterns across wild-type and CSSP mutants</w:t>
      </w:r>
      <w:r w:rsidR="00E76038" w:rsidRPr="00556BFD">
        <w:rPr>
          <w:rFonts w:ascii="Times New Roman" w:hAnsi="Times New Roman" w:cs="Times New Roman"/>
          <w:kern w:val="0"/>
        </w:rPr>
        <w:t xml:space="preserve"> (</w:t>
      </w:r>
      <w:r w:rsidR="0064767C" w:rsidRPr="0064767C">
        <w:rPr>
          <w:rFonts w:ascii="Times New Roman" w:hAnsi="Times New Roman" w:cs="Times New Roman"/>
          <w:kern w:val="0"/>
          <w:highlight w:val="magenta"/>
        </w:rPr>
        <w:t xml:space="preserve">Suppl. </w:t>
      </w:r>
      <w:r w:rsidR="00E76038" w:rsidRPr="0064767C">
        <w:rPr>
          <w:rFonts w:ascii="Times New Roman" w:hAnsi="Times New Roman" w:cs="Times New Roman"/>
          <w:kern w:val="0"/>
          <w:highlight w:val="magenta"/>
        </w:rPr>
        <w:t xml:space="preserve">Fig. </w:t>
      </w:r>
      <w:r w:rsidR="0064767C" w:rsidRPr="0064767C">
        <w:rPr>
          <w:rFonts w:ascii="Times New Roman" w:hAnsi="Times New Roman" w:cs="Times New Roman"/>
          <w:kern w:val="0"/>
          <w:highlight w:val="magenta"/>
        </w:rPr>
        <w:t>4</w:t>
      </w:r>
      <w:proofErr w:type="gramStart"/>
      <w:r w:rsidR="00E76038" w:rsidRPr="0064767C">
        <w:rPr>
          <w:rFonts w:ascii="Times New Roman" w:hAnsi="Times New Roman" w:cs="Times New Roman"/>
          <w:kern w:val="0"/>
          <w:highlight w:val="magenta"/>
        </w:rPr>
        <w:t>A,B</w:t>
      </w:r>
      <w:proofErr w:type="gramEnd"/>
      <w:r w:rsidR="00E76038"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D76BDC" w:rsidRPr="00556BFD">
        <w:rPr>
          <w:rFonts w:ascii="Times New Roman" w:hAnsi="Times New Roman" w:cs="Times New Roman"/>
          <w:kern w:val="0"/>
        </w:rPr>
        <w:t xml:space="preserve">In the </w:t>
      </w:r>
      <w:r w:rsidR="00C17C92" w:rsidRPr="00C17C92">
        <w:rPr>
          <w:rFonts w:ascii="Times New Roman" w:hAnsi="Times New Roman" w:cs="Times New Roman"/>
          <w:i/>
          <w:iCs/>
          <w:kern w:val="0"/>
        </w:rPr>
        <w:t>Lotus</w:t>
      </w:r>
      <w:r w:rsidR="00462B0F">
        <w:rPr>
          <w:rFonts w:ascii="Times New Roman" w:hAnsi="Times New Roman" w:cs="Times New Roman"/>
          <w:kern w:val="0"/>
        </w:rPr>
        <w:t xml:space="preserve"> </w:t>
      </w:r>
      <w:r w:rsidR="00462B0F">
        <w:rPr>
          <w:rFonts w:ascii="Times New Roman" w:hAnsi="Times New Roman" w:cs="Times New Roman"/>
          <w:kern w:val="0"/>
        </w:rPr>
        <w:lastRenderedPageBreak/>
        <w:t>rhizosphere</w:t>
      </w:r>
      <w:r w:rsidR="00D76BDC" w:rsidRPr="00556BFD">
        <w:rPr>
          <w:rFonts w:ascii="Times New Roman" w:hAnsi="Times New Roman" w:cs="Times New Roman"/>
          <w:kern w:val="0"/>
        </w:rPr>
        <w:t xml:space="preserve">, symbiosis impairment affected the </w:t>
      </w:r>
      <w:r w:rsidR="00C17C92">
        <w:rPr>
          <w:rFonts w:ascii="Times New Roman" w:hAnsi="Times New Roman" w:cs="Times New Roman"/>
          <w:kern w:val="0"/>
        </w:rPr>
        <w:t>abundance</w:t>
      </w:r>
      <w:r w:rsidR="00D76BDC" w:rsidRPr="00556BFD">
        <w:rPr>
          <w:rFonts w:ascii="Times New Roman" w:hAnsi="Times New Roman" w:cs="Times New Roman"/>
          <w:kern w:val="0"/>
        </w:rPr>
        <w:t xml:space="preserve"> of several bacterial orders, while in roots</w:t>
      </w:r>
      <w:r w:rsidR="00462B0F">
        <w:rPr>
          <w:rFonts w:ascii="Times New Roman" w:hAnsi="Times New Roman" w:cs="Times New Roman"/>
          <w:kern w:val="0"/>
        </w:rPr>
        <w:t>, the</w:t>
      </w:r>
      <w:r w:rsidR="009130AE">
        <w:rPr>
          <w:rFonts w:ascii="Times New Roman" w:hAnsi="Times New Roman" w:cs="Times New Roman"/>
          <w:kern w:val="0"/>
        </w:rPr>
        <w:t xml:space="preserve"> order</w:t>
      </w:r>
      <w:r w:rsidR="00D76BDC" w:rsidRPr="00556BFD">
        <w:rPr>
          <w:rFonts w:ascii="Times New Roman" w:hAnsi="Times New Roman" w:cs="Times New Roman"/>
          <w:kern w:val="0"/>
        </w:rPr>
        <w:t xml:space="preserve"> </w:t>
      </w:r>
      <w:proofErr w:type="spellStart"/>
      <w:r w:rsidR="00D76BDC" w:rsidRPr="00C17C92">
        <w:rPr>
          <w:rFonts w:ascii="Times New Roman" w:hAnsi="Times New Roman" w:cs="Times New Roman"/>
          <w:i/>
          <w:iCs/>
          <w:kern w:val="0"/>
        </w:rPr>
        <w:t>Rhizobiales</w:t>
      </w:r>
      <w:proofErr w:type="spellEnd"/>
      <w:r w:rsidR="00D76BDC" w:rsidRPr="00556BFD">
        <w:rPr>
          <w:rFonts w:ascii="Times New Roman" w:hAnsi="Times New Roman" w:cs="Times New Roman"/>
          <w:kern w:val="0"/>
        </w:rPr>
        <w:t xml:space="preserve"> </w:t>
      </w:r>
      <w:proofErr w:type="gramStart"/>
      <w:r w:rsidR="00531772">
        <w:rPr>
          <w:rFonts w:ascii="Times New Roman" w:hAnsi="Times New Roman" w:cs="Times New Roman"/>
          <w:kern w:val="0"/>
        </w:rPr>
        <w:t xml:space="preserve">in particular </w:t>
      </w:r>
      <w:r w:rsidR="00462B0F">
        <w:rPr>
          <w:rFonts w:ascii="Times New Roman" w:hAnsi="Times New Roman" w:cs="Times New Roman"/>
          <w:kern w:val="0"/>
        </w:rPr>
        <w:t>was</w:t>
      </w:r>
      <w:proofErr w:type="gramEnd"/>
      <w:r w:rsidR="00D76BDC" w:rsidRPr="00556BFD">
        <w:rPr>
          <w:rFonts w:ascii="Times New Roman" w:hAnsi="Times New Roman" w:cs="Times New Roman"/>
          <w:kern w:val="0"/>
        </w:rPr>
        <w:t xml:space="preserve"> reduced in all mutants across all soils, likely due to impaired symbiont colonisation</w:t>
      </w:r>
      <w:r w:rsidR="00D76BDC">
        <w:rPr>
          <w:rFonts w:ascii="Times New Roman" w:hAnsi="Times New Roman" w:cs="Times New Roman"/>
          <w:kern w:val="0"/>
        </w:rPr>
        <w:t xml:space="preserve"> (</w:t>
      </w:r>
      <w:commentRangeStart w:id="54"/>
      <w:r w:rsidR="0064767C" w:rsidRPr="0064767C">
        <w:rPr>
          <w:rFonts w:ascii="Times New Roman" w:hAnsi="Times New Roman" w:cs="Times New Roman"/>
          <w:kern w:val="0"/>
          <w:highlight w:val="magenta"/>
        </w:rPr>
        <w:t>Suppl. Fig. 4</w:t>
      </w:r>
      <w:commentRangeEnd w:id="54"/>
      <w:r w:rsidR="00807B54">
        <w:rPr>
          <w:rStyle w:val="CommentReference"/>
          <w:rFonts w:ascii="Times New Roman" w:hAnsi="Times New Roman" w:cs="Times New Roman"/>
          <w:kern w:val="0"/>
          <w:sz w:val="24"/>
          <w:szCs w:val="24"/>
        </w:rPr>
        <w:commentReference w:id="54"/>
      </w:r>
      <w:r w:rsidR="00807B54">
        <w:rPr>
          <w:rFonts w:ascii="Times New Roman" w:hAnsi="Times New Roman" w:cs="Times New Roman"/>
          <w:kern w:val="0"/>
        </w:rPr>
        <w:t>B</w:t>
      </w:r>
      <w:r w:rsidR="00D76BDC">
        <w:rPr>
          <w:rFonts w:ascii="Times New Roman" w:hAnsi="Times New Roman" w:cs="Times New Roman"/>
          <w:kern w:val="0"/>
        </w:rPr>
        <w:t>)</w:t>
      </w:r>
      <w:r w:rsidR="00A22E66" w:rsidRPr="004219CA">
        <w:rPr>
          <w:rFonts w:ascii="Times New Roman" w:hAnsi="Times New Roman" w:cs="Times New Roman"/>
          <w:kern w:val="0"/>
        </w:rPr>
        <w:t xml:space="preserve">. </w:t>
      </w:r>
      <w:r w:rsidR="002E6A29" w:rsidRPr="00556BFD">
        <w:rPr>
          <w:rFonts w:ascii="Times New Roman" w:hAnsi="Times New Roman" w:cs="Times New Roman"/>
          <w:kern w:val="0"/>
        </w:rPr>
        <w:t xml:space="preserve">In </w:t>
      </w:r>
      <w:r w:rsidR="002E6A29" w:rsidRPr="00556BFD">
        <w:rPr>
          <w:rFonts w:ascii="Times New Roman" w:hAnsi="Times New Roman" w:cs="Times New Roman"/>
          <w:i/>
          <w:iCs/>
          <w:kern w:val="0"/>
        </w:rPr>
        <w:t>Hordeum</w:t>
      </w:r>
      <w:r w:rsidR="002E6A29"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the </w:t>
      </w:r>
      <w:r w:rsidR="00AE5B8F" w:rsidRPr="00556BFD">
        <w:rPr>
          <w:rFonts w:ascii="Times New Roman" w:hAnsi="Times New Roman" w:cs="Times New Roman"/>
          <w:kern w:val="0"/>
        </w:rPr>
        <w:t>strongest effects</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occurred</w:t>
      </w:r>
      <w:r w:rsidR="002E6A29" w:rsidRPr="00556BFD">
        <w:rPr>
          <w:rFonts w:ascii="Times New Roman" w:hAnsi="Times New Roman" w:cs="Times New Roman"/>
          <w:kern w:val="0"/>
        </w:rPr>
        <w:t xml:space="preserve"> in </w:t>
      </w:r>
      <w:proofErr w:type="spellStart"/>
      <w:r w:rsidR="002E6A29" w:rsidRPr="00556BFD">
        <w:rPr>
          <w:rFonts w:ascii="Times New Roman" w:hAnsi="Times New Roman" w:cs="Times New Roman"/>
          <w:i/>
          <w:iCs/>
          <w:kern w:val="0"/>
        </w:rPr>
        <w:t>ccamk</w:t>
      </w:r>
      <w:proofErr w:type="spellEnd"/>
      <w:r w:rsidR="002E6A29" w:rsidRPr="00556BFD">
        <w:rPr>
          <w:rFonts w:ascii="Times New Roman" w:hAnsi="Times New Roman" w:cs="Times New Roman"/>
          <w:kern w:val="0"/>
        </w:rPr>
        <w:t xml:space="preserve"> and </w:t>
      </w:r>
      <w:proofErr w:type="spellStart"/>
      <w:r w:rsidR="002E6A29" w:rsidRPr="00556BFD">
        <w:rPr>
          <w:rFonts w:ascii="Times New Roman" w:hAnsi="Times New Roman" w:cs="Times New Roman"/>
          <w:i/>
          <w:iCs/>
          <w:kern w:val="0"/>
        </w:rPr>
        <w:t>nsp</w:t>
      </w:r>
      <w:proofErr w:type="spellEnd"/>
      <w:r w:rsidR="002E6A29" w:rsidRPr="00556BFD">
        <w:rPr>
          <w:rFonts w:ascii="Times New Roman" w:hAnsi="Times New Roman" w:cs="Times New Roman"/>
          <w:kern w:val="0"/>
        </w:rPr>
        <w:t xml:space="preserve"> mutants in both </w:t>
      </w:r>
      <w:r w:rsidR="00A22E66" w:rsidRPr="00556BFD">
        <w:rPr>
          <w:rFonts w:ascii="Times New Roman" w:hAnsi="Times New Roman" w:cs="Times New Roman"/>
          <w:kern w:val="0"/>
        </w:rPr>
        <w:t xml:space="preserve">rhizosphere and root fractions, </w:t>
      </w:r>
      <w:r w:rsidR="00AE5B8F" w:rsidRPr="00556BFD">
        <w:rPr>
          <w:rFonts w:ascii="Times New Roman" w:hAnsi="Times New Roman" w:cs="Times New Roman"/>
          <w:kern w:val="0"/>
        </w:rPr>
        <w:t xml:space="preserve">involving taxa such as </w:t>
      </w:r>
      <w:proofErr w:type="spellStart"/>
      <w:r w:rsidR="00651848" w:rsidRPr="00531772">
        <w:rPr>
          <w:rFonts w:ascii="Times New Roman" w:hAnsi="Times New Roman" w:cs="Times New Roman"/>
          <w:i/>
          <w:iCs/>
          <w:kern w:val="0"/>
        </w:rPr>
        <w:t>Burkholderiales</w:t>
      </w:r>
      <w:proofErr w:type="spellEnd"/>
      <w:r w:rsidR="00651848" w:rsidRPr="00651848">
        <w:rPr>
          <w:rFonts w:ascii="Times New Roman" w:hAnsi="Times New Roman" w:cs="Times New Roman"/>
          <w:kern w:val="0"/>
        </w:rPr>
        <w:t>,</w:t>
      </w:r>
      <w:r w:rsidR="00651848">
        <w:rPr>
          <w:rFonts w:ascii="Times New Roman" w:hAnsi="Times New Roman" w:cs="Times New Roman"/>
          <w:kern w:val="0"/>
        </w:rPr>
        <w:t xml:space="preserve"> </w:t>
      </w:r>
      <w:r w:rsidR="00807B54" w:rsidRPr="00807B54">
        <w:rPr>
          <w:rFonts w:ascii="Times New Roman" w:hAnsi="Times New Roman" w:cs="Times New Roman"/>
          <w:i/>
          <w:iCs/>
          <w:kern w:val="0"/>
        </w:rPr>
        <w:t>Caulobacterales</w:t>
      </w:r>
      <w:r w:rsidR="00350B0D" w:rsidRPr="00556BFD">
        <w:rPr>
          <w:rFonts w:ascii="Times New Roman" w:hAnsi="Times New Roman" w:cs="Times New Roman"/>
          <w:kern w:val="0"/>
        </w:rPr>
        <w:t>,</w:t>
      </w:r>
      <w:r w:rsidR="00E76038" w:rsidRPr="00556BFD">
        <w:rPr>
          <w:rFonts w:ascii="Times New Roman" w:hAnsi="Times New Roman" w:cs="Times New Roman"/>
          <w:kern w:val="0"/>
        </w:rPr>
        <w:t xml:space="preserve"> </w:t>
      </w:r>
      <w:r w:rsidR="00807B54">
        <w:rPr>
          <w:rFonts w:ascii="Times New Roman" w:hAnsi="Times New Roman" w:cs="Times New Roman"/>
          <w:kern w:val="0"/>
        </w:rPr>
        <w:t xml:space="preserve">and </w:t>
      </w:r>
      <w:proofErr w:type="spellStart"/>
      <w:r w:rsidR="00651848" w:rsidRPr="00531772">
        <w:rPr>
          <w:rFonts w:ascii="Times New Roman" w:hAnsi="Times New Roman" w:cs="Times New Roman"/>
          <w:i/>
          <w:iCs/>
          <w:kern w:val="0"/>
        </w:rPr>
        <w:t>Pseudomonadales</w:t>
      </w:r>
      <w:proofErr w:type="spellEnd"/>
      <w:r w:rsidR="00651848" w:rsidRPr="00556BFD">
        <w:rPr>
          <w:rFonts w:ascii="Times New Roman" w:hAnsi="Times New Roman" w:cs="Times New Roman"/>
          <w:kern w:val="0"/>
        </w:rPr>
        <w:t xml:space="preserve"> </w:t>
      </w:r>
      <w:r w:rsidR="00350B0D" w:rsidRPr="00556BFD">
        <w:rPr>
          <w:rFonts w:ascii="Times New Roman" w:hAnsi="Times New Roman" w:cs="Times New Roman"/>
          <w:kern w:val="0"/>
        </w:rPr>
        <w:t>(</w:t>
      </w:r>
      <w:r w:rsidR="00807B54" w:rsidRPr="0064767C">
        <w:rPr>
          <w:rFonts w:ascii="Times New Roman" w:hAnsi="Times New Roman" w:cs="Times New Roman"/>
          <w:kern w:val="0"/>
          <w:highlight w:val="magenta"/>
        </w:rPr>
        <w:t>Suppl. Fig. 4B</w:t>
      </w:r>
      <w:r w:rsidR="00350B0D" w:rsidRPr="00556BFD">
        <w:rPr>
          <w:rFonts w:ascii="Times New Roman" w:hAnsi="Times New Roman" w:cs="Times New Roman"/>
          <w:kern w:val="0"/>
        </w:rPr>
        <w:t>).</w:t>
      </w:r>
    </w:p>
    <w:p w14:paraId="0C9630A6" w14:textId="25F74CB9" w:rsidR="009B203D" w:rsidRPr="00556BFD" w:rsidRDefault="00AE5B8F" w:rsidP="00DB2FCC">
      <w:pPr>
        <w:spacing w:line="276" w:lineRule="auto"/>
        <w:jc w:val="both"/>
        <w:rPr>
          <w:rFonts w:ascii="Times New Roman" w:hAnsi="Times New Roman" w:cs="Times New Roman"/>
          <w:kern w:val="0"/>
        </w:rPr>
      </w:pPr>
      <w:r w:rsidRPr="00556BFD">
        <w:rPr>
          <w:rFonts w:ascii="Times New Roman" w:hAnsi="Times New Roman" w:cs="Times New Roman"/>
          <w:kern w:val="0"/>
        </w:rPr>
        <w:t>D</w:t>
      </w:r>
      <w:r w:rsidR="00E76038" w:rsidRPr="00556BFD">
        <w:rPr>
          <w:rFonts w:ascii="Times New Roman" w:hAnsi="Times New Roman" w:cs="Times New Roman"/>
          <w:kern w:val="0"/>
        </w:rPr>
        <w:t xml:space="preserve">ifferential abundance </w:t>
      </w:r>
      <w:r w:rsidRPr="00556BFD">
        <w:rPr>
          <w:rFonts w:ascii="Times New Roman" w:hAnsi="Times New Roman" w:cs="Times New Roman"/>
          <w:kern w:val="0"/>
        </w:rPr>
        <w:t>analysis (</w:t>
      </w:r>
      <w:r w:rsidRPr="00807B54">
        <w:rPr>
          <w:rFonts w:ascii="Times New Roman" w:hAnsi="Times New Roman" w:cs="Times New Roman"/>
          <w:kern w:val="0"/>
          <w:highlight w:val="magenta"/>
        </w:rPr>
        <w:t>Fig.</w:t>
      </w:r>
      <w:r w:rsidR="00807B54" w:rsidRPr="00807B54">
        <w:rPr>
          <w:rFonts w:ascii="Times New Roman" w:hAnsi="Times New Roman" w:cs="Times New Roman"/>
          <w:kern w:val="0"/>
          <w:highlight w:val="magenta"/>
        </w:rPr>
        <w:t xml:space="preserve"> 4D</w:t>
      </w:r>
      <w:r w:rsidRPr="00807B54">
        <w:rPr>
          <w:rFonts w:ascii="Times New Roman" w:hAnsi="Times New Roman" w:cs="Times New Roman"/>
          <w:kern w:val="0"/>
          <w:highlight w:val="magenta"/>
        </w:rPr>
        <w:t>, Suppl. Table 3</w:t>
      </w:r>
      <w:r w:rsidRPr="00556BFD">
        <w:rPr>
          <w:rFonts w:ascii="Times New Roman" w:hAnsi="Times New Roman" w:cs="Times New Roman"/>
          <w:kern w:val="0"/>
        </w:rPr>
        <w:t xml:space="preserve">) </w:t>
      </w:r>
      <w:r w:rsidR="00462B0F">
        <w:rPr>
          <w:rFonts w:ascii="Times New Roman" w:hAnsi="Times New Roman" w:cs="Times New Roman"/>
          <w:kern w:val="0"/>
        </w:rPr>
        <w:t xml:space="preserve">identified ASVs representing approximately 6-20% of the total relative abundance in wild-type roots that </w:t>
      </w:r>
      <w:r w:rsidRPr="00556BFD">
        <w:rPr>
          <w:rFonts w:ascii="Times New Roman" w:hAnsi="Times New Roman" w:cs="Times New Roman"/>
          <w:kern w:val="0"/>
        </w:rPr>
        <w:t>showed</w:t>
      </w:r>
      <w:r w:rsidR="00A22E66" w:rsidRPr="00556BFD">
        <w:rPr>
          <w:rFonts w:ascii="Times New Roman" w:hAnsi="Times New Roman" w:cs="Times New Roman"/>
          <w:kern w:val="0"/>
        </w:rPr>
        <w:t xml:space="preserve"> altered</w:t>
      </w:r>
      <w:r w:rsidR="00E76038" w:rsidRPr="00556BFD">
        <w:rPr>
          <w:rFonts w:ascii="Times New Roman" w:hAnsi="Times New Roman" w:cs="Times New Roman"/>
          <w:kern w:val="0"/>
        </w:rPr>
        <w:t xml:space="preserve"> colonisation</w:t>
      </w:r>
      <w:r w:rsidR="00531772">
        <w:rPr>
          <w:rFonts w:ascii="Times New Roman" w:hAnsi="Times New Roman" w:cs="Times New Roman"/>
          <w:kern w:val="0"/>
        </w:rPr>
        <w:t xml:space="preserve"> in </w:t>
      </w:r>
      <w:r w:rsidR="00462B0F">
        <w:rPr>
          <w:rFonts w:ascii="Times New Roman" w:hAnsi="Times New Roman" w:cs="Times New Roman"/>
          <w:kern w:val="0"/>
        </w:rPr>
        <w:t xml:space="preserve">CSSP </w:t>
      </w:r>
      <w:r w:rsidR="00531772">
        <w:rPr>
          <w:rFonts w:ascii="Times New Roman" w:hAnsi="Times New Roman" w:cs="Times New Roman"/>
          <w:kern w:val="0"/>
        </w:rPr>
        <w:t>mutants</w:t>
      </w:r>
      <w:r w:rsidR="00462B0F">
        <w:rPr>
          <w:rFonts w:ascii="Times New Roman" w:hAnsi="Times New Roman" w:cs="Times New Roman"/>
          <w:kern w:val="0"/>
        </w:rPr>
        <w:t xml:space="preserve"> in both hosts</w:t>
      </w:r>
      <w:r w:rsidR="00A511AA" w:rsidRPr="00556BFD">
        <w:rPr>
          <w:rFonts w:ascii="Times New Roman" w:hAnsi="Times New Roman" w:cs="Times New Roman"/>
          <w:kern w:val="0"/>
        </w:rPr>
        <w:t>.</w:t>
      </w:r>
      <w:r w:rsidR="00295735" w:rsidRPr="00556BFD">
        <w:rPr>
          <w:rFonts w:ascii="Times New Roman" w:hAnsi="Times New Roman" w:cs="Times New Roman"/>
          <w:kern w:val="0"/>
        </w:rPr>
        <w:t xml:space="preserve"> </w:t>
      </w:r>
      <w:r w:rsidR="001E0B1C" w:rsidRPr="00556BFD">
        <w:rPr>
          <w:rFonts w:ascii="Times New Roman" w:hAnsi="Times New Roman" w:cs="Times New Roman"/>
          <w:kern w:val="0"/>
        </w:rPr>
        <w:t xml:space="preserve">These ASVs spanned a broad taxonomic range. </w:t>
      </w:r>
      <w:r w:rsidR="002B671D" w:rsidRPr="00556BFD">
        <w:rPr>
          <w:rFonts w:ascii="Times New Roman" w:hAnsi="Times New Roman" w:cs="Times New Roman"/>
          <w:kern w:val="0"/>
        </w:rPr>
        <w:t xml:space="preserve">In </w:t>
      </w:r>
      <w:r w:rsidR="002B671D" w:rsidRPr="00556BFD">
        <w:rPr>
          <w:rFonts w:ascii="Times New Roman" w:hAnsi="Times New Roman" w:cs="Times New Roman"/>
          <w:i/>
          <w:iCs/>
          <w:kern w:val="0"/>
        </w:rPr>
        <w:t>Lotus</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all mutants </w:t>
      </w:r>
      <w:r w:rsidRPr="00556BFD">
        <w:rPr>
          <w:rFonts w:ascii="Times New Roman" w:hAnsi="Times New Roman" w:cs="Times New Roman"/>
          <w:kern w:val="0"/>
        </w:rPr>
        <w:t>displayed</w:t>
      </w:r>
      <w:r w:rsidR="00A22E66" w:rsidRPr="00556BFD">
        <w:rPr>
          <w:rFonts w:ascii="Times New Roman" w:hAnsi="Times New Roman" w:cs="Times New Roman"/>
          <w:kern w:val="0"/>
        </w:rPr>
        <w:t xml:space="preserve"> reduc</w:t>
      </w:r>
      <w:r w:rsidRPr="00556BFD">
        <w:rPr>
          <w:rFonts w:ascii="Times New Roman" w:hAnsi="Times New Roman" w:cs="Times New Roman"/>
          <w:kern w:val="0"/>
        </w:rPr>
        <w:t xml:space="preserve">ed </w:t>
      </w:r>
      <w:r w:rsidR="00A22E66" w:rsidRPr="00556BFD">
        <w:rPr>
          <w:rFonts w:ascii="Times New Roman" w:hAnsi="Times New Roman" w:cs="Times New Roman"/>
          <w:kern w:val="0"/>
        </w:rPr>
        <w:t>colonisation</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of </w:t>
      </w:r>
      <w:proofErr w:type="spellStart"/>
      <w:r w:rsidR="002B671D" w:rsidRPr="00531772">
        <w:rPr>
          <w:rFonts w:ascii="Times New Roman" w:hAnsi="Times New Roman" w:cs="Times New Roman"/>
          <w:i/>
          <w:iCs/>
          <w:kern w:val="0"/>
        </w:rPr>
        <w:t>Rhizobiales</w:t>
      </w:r>
      <w:proofErr w:type="spellEnd"/>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002B671D" w:rsidRPr="00556BFD">
        <w:rPr>
          <w:rFonts w:ascii="Times New Roman" w:hAnsi="Times New Roman" w:cs="Times New Roman"/>
          <w:kern w:val="0"/>
        </w:rPr>
        <w:t xml:space="preserve">most likely symbiotic rhizobia, </w:t>
      </w:r>
      <w:r w:rsidR="00A22E66" w:rsidRPr="00556BFD">
        <w:rPr>
          <w:rFonts w:ascii="Times New Roman" w:hAnsi="Times New Roman" w:cs="Times New Roman"/>
          <w:kern w:val="0"/>
        </w:rPr>
        <w:t xml:space="preserve">alongside </w:t>
      </w:r>
      <w:r w:rsidR="00531772">
        <w:rPr>
          <w:rFonts w:ascii="Times New Roman" w:hAnsi="Times New Roman" w:cs="Times New Roman"/>
          <w:kern w:val="0"/>
        </w:rPr>
        <w:t xml:space="preserve">other taxa that showed </w:t>
      </w:r>
      <w:r w:rsidR="00A22E66" w:rsidRPr="00556BFD">
        <w:rPr>
          <w:rFonts w:ascii="Times New Roman" w:hAnsi="Times New Roman" w:cs="Times New Roman"/>
          <w:kern w:val="0"/>
        </w:rPr>
        <w:t xml:space="preserve">genotype-specific </w:t>
      </w:r>
      <w:r w:rsidR="001E0B1C" w:rsidRPr="00556BFD">
        <w:rPr>
          <w:rFonts w:ascii="Times New Roman" w:hAnsi="Times New Roman" w:cs="Times New Roman"/>
          <w:kern w:val="0"/>
        </w:rPr>
        <w:t>shifts</w:t>
      </w:r>
      <w:r w:rsidR="00A22E66" w:rsidRPr="00556BFD">
        <w:rPr>
          <w:rFonts w:ascii="Times New Roman" w:hAnsi="Times New Roman" w:cs="Times New Roman"/>
          <w:kern w:val="0"/>
        </w:rPr>
        <w:t>.</w:t>
      </w:r>
      <w:r w:rsidR="002B671D" w:rsidRPr="00556BFD">
        <w:rPr>
          <w:rFonts w:ascii="Times New Roman" w:hAnsi="Times New Roman" w:cs="Times New Roman"/>
          <w:kern w:val="0"/>
        </w:rPr>
        <w:t xml:space="preserve"> </w:t>
      </w:r>
      <w:commentRangeStart w:id="55"/>
      <w:r w:rsidR="002B671D" w:rsidRPr="00556BFD">
        <w:rPr>
          <w:rFonts w:ascii="Times New Roman" w:hAnsi="Times New Roman" w:cs="Times New Roman"/>
          <w:kern w:val="0"/>
        </w:rPr>
        <w:t xml:space="preserve">In </w:t>
      </w:r>
      <w:r w:rsidR="002B671D" w:rsidRPr="00556BFD">
        <w:rPr>
          <w:rFonts w:ascii="Times New Roman" w:hAnsi="Times New Roman" w:cs="Times New Roman"/>
          <w:i/>
          <w:iCs/>
          <w:kern w:val="0"/>
        </w:rPr>
        <w:t>Hordeum</w:t>
      </w:r>
      <w:r w:rsidR="002B671D" w:rsidRPr="00556BFD">
        <w:rPr>
          <w:rFonts w:ascii="Times New Roman" w:hAnsi="Times New Roman" w:cs="Times New Roman"/>
          <w:kern w:val="0"/>
        </w:rPr>
        <w:t xml:space="preserve">, </w:t>
      </w:r>
      <w:r w:rsidRPr="00556BFD">
        <w:rPr>
          <w:rFonts w:ascii="Times New Roman" w:hAnsi="Times New Roman" w:cs="Times New Roman"/>
          <w:kern w:val="0"/>
        </w:rPr>
        <w:t>several</w:t>
      </w:r>
      <w:r w:rsidR="002B671D" w:rsidRPr="00556BFD">
        <w:rPr>
          <w:rFonts w:ascii="Times New Roman" w:hAnsi="Times New Roman" w:cs="Times New Roman"/>
          <w:kern w:val="0"/>
        </w:rPr>
        <w:t xml:space="preserve"> </w:t>
      </w:r>
      <w:proofErr w:type="spellStart"/>
      <w:r w:rsidR="00807B54" w:rsidRPr="00891871">
        <w:rPr>
          <w:rFonts w:ascii="Times New Roman" w:hAnsi="Times New Roman" w:cs="Times New Roman"/>
          <w:i/>
          <w:iCs/>
          <w:kern w:val="0"/>
        </w:rPr>
        <w:t>Burkholderiales</w:t>
      </w:r>
      <w:proofErr w:type="spellEnd"/>
      <w:r w:rsidR="00807B54" w:rsidRPr="00891871">
        <w:rPr>
          <w:rFonts w:ascii="Times New Roman" w:hAnsi="Times New Roman" w:cs="Times New Roman"/>
          <w:kern w:val="0"/>
        </w:rPr>
        <w:t xml:space="preserve">, </w:t>
      </w:r>
      <w:proofErr w:type="spellStart"/>
      <w:r w:rsidR="00651848" w:rsidRPr="00891871">
        <w:rPr>
          <w:rFonts w:ascii="Times New Roman" w:hAnsi="Times New Roman" w:cs="Times New Roman"/>
          <w:i/>
          <w:iCs/>
          <w:kern w:val="0"/>
        </w:rPr>
        <w:t>Micromonosporales</w:t>
      </w:r>
      <w:proofErr w:type="spellEnd"/>
      <w:r w:rsidR="002B671D" w:rsidRPr="00891871">
        <w:rPr>
          <w:rFonts w:ascii="Times New Roman" w:hAnsi="Times New Roman" w:cs="Times New Roman"/>
          <w:kern w:val="0"/>
        </w:rPr>
        <w:t>,</w:t>
      </w:r>
      <w:r w:rsidR="00807B54" w:rsidRPr="00891871">
        <w:rPr>
          <w:rFonts w:ascii="Times New Roman" w:hAnsi="Times New Roman" w:cs="Times New Roman"/>
          <w:kern w:val="0"/>
        </w:rPr>
        <w:t xml:space="preserve"> </w:t>
      </w:r>
      <w:proofErr w:type="spellStart"/>
      <w:r w:rsidR="00891871" w:rsidRPr="00891871">
        <w:rPr>
          <w:rFonts w:ascii="Times New Roman" w:hAnsi="Times New Roman" w:cs="Times New Roman"/>
          <w:i/>
          <w:iCs/>
          <w:kern w:val="0"/>
        </w:rPr>
        <w:t>Propionibacteriales</w:t>
      </w:r>
      <w:proofErr w:type="spellEnd"/>
      <w:r w:rsidR="00891871" w:rsidRPr="00891871">
        <w:rPr>
          <w:rFonts w:ascii="Times New Roman" w:hAnsi="Times New Roman" w:cs="Times New Roman"/>
          <w:kern w:val="0"/>
        </w:rPr>
        <w:t xml:space="preserve">, </w:t>
      </w:r>
      <w:r w:rsidR="00807B54" w:rsidRPr="00891871">
        <w:rPr>
          <w:rFonts w:ascii="Times New Roman" w:hAnsi="Times New Roman" w:cs="Times New Roman"/>
          <w:kern w:val="0"/>
        </w:rPr>
        <w:t>and</w:t>
      </w:r>
      <w:r w:rsidR="002B671D" w:rsidRPr="00891871">
        <w:rPr>
          <w:rFonts w:ascii="Times New Roman" w:hAnsi="Times New Roman" w:cs="Times New Roman"/>
          <w:kern w:val="0"/>
        </w:rPr>
        <w:t xml:space="preserve"> </w:t>
      </w:r>
      <w:proofErr w:type="spellStart"/>
      <w:r w:rsidR="00651848" w:rsidRPr="00891871">
        <w:rPr>
          <w:rFonts w:ascii="Times New Roman" w:hAnsi="Times New Roman" w:cs="Times New Roman"/>
          <w:i/>
          <w:iCs/>
          <w:kern w:val="0"/>
        </w:rPr>
        <w:t>Rhizobiales</w:t>
      </w:r>
      <w:proofErr w:type="spellEnd"/>
      <w:r w:rsidR="00651848"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Pr="00556BFD">
        <w:rPr>
          <w:rFonts w:ascii="Times New Roman" w:hAnsi="Times New Roman" w:cs="Times New Roman"/>
          <w:kern w:val="0"/>
        </w:rPr>
        <w:t>were consistently reduced</w:t>
      </w:r>
      <w:r w:rsidR="00531772">
        <w:rPr>
          <w:rFonts w:ascii="Times New Roman" w:hAnsi="Times New Roman" w:cs="Times New Roman"/>
          <w:kern w:val="0"/>
        </w:rPr>
        <w:t xml:space="preserve"> in all mutants</w:t>
      </w:r>
      <w:r w:rsidR="00891871">
        <w:rPr>
          <w:rFonts w:ascii="Times New Roman" w:hAnsi="Times New Roman" w:cs="Times New Roman"/>
          <w:kern w:val="0"/>
        </w:rPr>
        <w:t xml:space="preserve"> (or at least in </w:t>
      </w:r>
      <w:proofErr w:type="spellStart"/>
      <w:r w:rsidR="00891871" w:rsidRPr="00891871">
        <w:rPr>
          <w:rFonts w:ascii="Times New Roman" w:hAnsi="Times New Roman" w:cs="Times New Roman"/>
          <w:i/>
          <w:iCs/>
          <w:kern w:val="0"/>
        </w:rPr>
        <w:t>ccamk</w:t>
      </w:r>
      <w:proofErr w:type="spellEnd"/>
      <w:r w:rsidR="00891871">
        <w:rPr>
          <w:rFonts w:ascii="Times New Roman" w:hAnsi="Times New Roman" w:cs="Times New Roman"/>
          <w:kern w:val="0"/>
        </w:rPr>
        <w:t xml:space="preserve"> and </w:t>
      </w:r>
      <w:proofErr w:type="spellStart"/>
      <w:r w:rsidR="00891871" w:rsidRPr="00891871">
        <w:rPr>
          <w:rFonts w:ascii="Times New Roman" w:hAnsi="Times New Roman" w:cs="Times New Roman"/>
          <w:i/>
          <w:iCs/>
          <w:kern w:val="0"/>
        </w:rPr>
        <w:t>nsps</w:t>
      </w:r>
      <w:proofErr w:type="spellEnd"/>
      <w:r w:rsidR="00891871">
        <w:rPr>
          <w:rFonts w:ascii="Times New Roman" w:hAnsi="Times New Roman" w:cs="Times New Roman"/>
          <w:kern w:val="0"/>
        </w:rPr>
        <w:t>)</w:t>
      </w:r>
      <w:r w:rsidR="007302DA" w:rsidRPr="00556BFD">
        <w:rPr>
          <w:rFonts w:ascii="Times New Roman" w:hAnsi="Times New Roman" w:cs="Times New Roman"/>
          <w:kern w:val="0"/>
        </w:rPr>
        <w:t xml:space="preserve">, while </w:t>
      </w:r>
      <w:r w:rsidR="00531772">
        <w:rPr>
          <w:rFonts w:ascii="Times New Roman" w:hAnsi="Times New Roman" w:cs="Times New Roman"/>
          <w:kern w:val="0"/>
        </w:rPr>
        <w:t xml:space="preserve">other taxa showed </w:t>
      </w:r>
      <w:r w:rsidR="00462B0F">
        <w:rPr>
          <w:rFonts w:ascii="Times New Roman" w:hAnsi="Times New Roman" w:cs="Times New Roman"/>
          <w:kern w:val="0"/>
        </w:rPr>
        <w:t xml:space="preserve">mutant-specific </w:t>
      </w:r>
      <w:r w:rsidR="00531772">
        <w:rPr>
          <w:rFonts w:ascii="Times New Roman" w:hAnsi="Times New Roman" w:cs="Times New Roman"/>
          <w:kern w:val="0"/>
        </w:rPr>
        <w:t xml:space="preserve">enrichment or depletion </w:t>
      </w:r>
      <w:r w:rsidR="00462B0F">
        <w:rPr>
          <w:rFonts w:ascii="Times New Roman" w:hAnsi="Times New Roman" w:cs="Times New Roman"/>
          <w:kern w:val="0"/>
        </w:rPr>
        <w:t>patterns.</w:t>
      </w:r>
      <w:commentRangeEnd w:id="55"/>
      <w:r w:rsidR="00891871" w:rsidRPr="00556BFD">
        <w:rPr>
          <w:rStyle w:val="CommentReference"/>
          <w:rFonts w:ascii="Times New Roman" w:hAnsi="Times New Roman" w:cs="Times New Roman"/>
          <w:kern w:val="0"/>
          <w:sz w:val="24"/>
          <w:szCs w:val="24"/>
        </w:rPr>
        <w:commentReference w:id="55"/>
      </w:r>
    </w:p>
    <w:p w14:paraId="78D5086C" w14:textId="4FA23D86" w:rsidR="00695932" w:rsidRDefault="002B671D" w:rsidP="00DB2FCC">
      <w:pPr>
        <w:spacing w:line="276" w:lineRule="auto"/>
        <w:jc w:val="both"/>
        <w:rPr>
          <w:rFonts w:ascii="Times New Roman" w:hAnsi="Times New Roman" w:cs="Times New Roman"/>
          <w:kern w:val="0"/>
        </w:rPr>
      </w:pPr>
      <w:r w:rsidRPr="00556BFD">
        <w:rPr>
          <w:rFonts w:ascii="Times New Roman" w:hAnsi="Times New Roman" w:cs="Times New Roman"/>
          <w:kern w:val="0"/>
        </w:rPr>
        <w:t xml:space="preserve">Overall, impairment of the CSSP </w:t>
      </w:r>
      <w:r w:rsidR="00531772">
        <w:rPr>
          <w:rFonts w:ascii="Times New Roman" w:hAnsi="Times New Roman" w:cs="Times New Roman"/>
          <w:kern w:val="0"/>
        </w:rPr>
        <w:t xml:space="preserve">at different stages </w:t>
      </w:r>
      <w:r w:rsidRPr="00556BFD">
        <w:rPr>
          <w:rFonts w:ascii="Times New Roman" w:hAnsi="Times New Roman" w:cs="Times New Roman"/>
          <w:kern w:val="0"/>
        </w:rPr>
        <w:t xml:space="preserve">not only </w:t>
      </w:r>
      <w:r w:rsidR="00531772">
        <w:rPr>
          <w:rFonts w:ascii="Times New Roman" w:hAnsi="Times New Roman" w:cs="Times New Roman"/>
          <w:kern w:val="0"/>
        </w:rPr>
        <w:t>impacted</w:t>
      </w:r>
      <w:r w:rsidRPr="00556BFD">
        <w:rPr>
          <w:rFonts w:ascii="Times New Roman" w:hAnsi="Times New Roman" w:cs="Times New Roman"/>
          <w:kern w:val="0"/>
        </w:rPr>
        <w:t xml:space="preserve"> plant growth </w:t>
      </w:r>
      <w:r w:rsidR="001E0B1C" w:rsidRPr="00556BFD">
        <w:rPr>
          <w:rFonts w:ascii="Times New Roman" w:hAnsi="Times New Roman" w:cs="Times New Roman"/>
          <w:kern w:val="0"/>
        </w:rPr>
        <w:t xml:space="preserve">but also significantly influenced the colonisation of a diverse range of bacteria in the </w:t>
      </w:r>
      <w:r w:rsidR="001E0B1C" w:rsidRPr="00556BFD">
        <w:rPr>
          <w:rFonts w:ascii="Times New Roman" w:hAnsi="Times New Roman" w:cs="Times New Roman"/>
          <w:i/>
          <w:iCs/>
          <w:kern w:val="0"/>
        </w:rPr>
        <w:t>Lotus</w:t>
      </w:r>
      <w:r w:rsidR="001E0B1C" w:rsidRPr="00556BFD">
        <w:rPr>
          <w:rFonts w:ascii="Times New Roman" w:hAnsi="Times New Roman" w:cs="Times New Roman"/>
          <w:kern w:val="0"/>
        </w:rPr>
        <w:t xml:space="preserve"> and </w:t>
      </w:r>
      <w:r w:rsidR="001E0B1C" w:rsidRPr="00556BFD">
        <w:rPr>
          <w:rFonts w:ascii="Times New Roman" w:hAnsi="Times New Roman" w:cs="Times New Roman"/>
          <w:i/>
          <w:iCs/>
          <w:kern w:val="0"/>
        </w:rPr>
        <w:t>Hordeum</w:t>
      </w:r>
      <w:r w:rsidR="001E0B1C" w:rsidRPr="00556BFD">
        <w:rPr>
          <w:rFonts w:ascii="Times New Roman" w:hAnsi="Times New Roman" w:cs="Times New Roman"/>
          <w:kern w:val="0"/>
        </w:rPr>
        <w:t xml:space="preserve"> rhizosphere and roots</w:t>
      </w:r>
      <w:r w:rsidRPr="00556BFD">
        <w:rPr>
          <w:rFonts w:ascii="Times New Roman" w:hAnsi="Times New Roman" w:cs="Times New Roman"/>
          <w:kern w:val="0"/>
        </w:rPr>
        <w:t xml:space="preserve">. The </w:t>
      </w:r>
      <w:r w:rsidR="00A22E66" w:rsidRPr="00556BFD">
        <w:rPr>
          <w:rFonts w:ascii="Times New Roman" w:hAnsi="Times New Roman" w:cs="Times New Roman"/>
          <w:kern w:val="0"/>
        </w:rPr>
        <w:t xml:space="preserve">distinct </w:t>
      </w:r>
      <w:r w:rsidR="009130AE">
        <w:rPr>
          <w:rFonts w:ascii="Times New Roman" w:hAnsi="Times New Roman" w:cs="Times New Roman"/>
          <w:kern w:val="0"/>
        </w:rPr>
        <w:t>microbiome shifts observed across</w:t>
      </w:r>
      <w:r w:rsidR="007302DA" w:rsidRPr="00556BFD">
        <w:rPr>
          <w:rFonts w:ascii="Times New Roman" w:hAnsi="Times New Roman" w:cs="Times New Roman"/>
          <w:kern w:val="0"/>
        </w:rPr>
        <w:t xml:space="preserve"> individual muta</w:t>
      </w:r>
      <w:r w:rsidR="009130AE">
        <w:rPr>
          <w:rFonts w:ascii="Times New Roman" w:hAnsi="Times New Roman" w:cs="Times New Roman"/>
          <w:kern w:val="0"/>
        </w:rPr>
        <w:t>nt</w:t>
      </w:r>
      <w:r w:rsidR="007302DA" w:rsidRPr="00556BFD">
        <w:rPr>
          <w:rFonts w:ascii="Times New Roman" w:hAnsi="Times New Roman" w:cs="Times New Roman"/>
          <w:kern w:val="0"/>
        </w:rPr>
        <w:t>s, despite equal impairment of</w:t>
      </w:r>
      <w:r w:rsidR="00A22E66"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A22E66" w:rsidRPr="00556BFD">
        <w:rPr>
          <w:rFonts w:ascii="Times New Roman" w:hAnsi="Times New Roman" w:cs="Times New Roman"/>
          <w:kern w:val="0"/>
        </w:rPr>
        <w:t xml:space="preserve"> and</w:t>
      </w:r>
      <w:ins w:id="56" w:author="Simona Radutoiu" w:date="2026-01-25T14:29:00Z" w16du:dateUtc="2026-01-25T13:29:00Z">
        <w:r w:rsidR="00892557">
          <w:rPr>
            <w:rFonts w:ascii="Times New Roman" w:hAnsi="Times New Roman" w:cs="Times New Roman"/>
            <w:kern w:val="0"/>
          </w:rPr>
          <w:t>/or</w:t>
        </w:r>
      </w:ins>
      <w:r w:rsidR="00A22E66" w:rsidRPr="00556BFD">
        <w:rPr>
          <w:rFonts w:ascii="Times New Roman" w:hAnsi="Times New Roman" w:cs="Times New Roman"/>
          <w:kern w:val="0"/>
        </w:rPr>
        <w:t xml:space="preserve"> AMS</w:t>
      </w:r>
      <w:del w:id="57" w:author="Simona Radutoiu" w:date="2026-01-25T14:29:00Z" w16du:dateUtc="2026-01-25T13:29:00Z">
        <w:r w:rsidR="007302DA" w:rsidRPr="00556BFD" w:rsidDel="00892557">
          <w:rPr>
            <w:rFonts w:ascii="Times New Roman" w:hAnsi="Times New Roman" w:cs="Times New Roman"/>
            <w:kern w:val="0"/>
          </w:rPr>
          <w:delText xml:space="preserve"> (or absence of AMS in wild-type </w:delText>
        </w:r>
        <w:r w:rsidR="007302DA" w:rsidRPr="00556BFD" w:rsidDel="00892557">
          <w:rPr>
            <w:rFonts w:ascii="Times New Roman" w:hAnsi="Times New Roman" w:cs="Times New Roman"/>
            <w:i/>
            <w:iCs/>
            <w:kern w:val="0"/>
          </w:rPr>
          <w:delText>Hordeum</w:delText>
        </w:r>
        <w:r w:rsidR="007302DA" w:rsidRPr="00556BFD" w:rsidDel="00892557">
          <w:rPr>
            <w:rFonts w:ascii="Times New Roman" w:hAnsi="Times New Roman" w:cs="Times New Roman"/>
            <w:kern w:val="0"/>
          </w:rPr>
          <w:delText>),</w:delText>
        </w:r>
      </w:del>
      <w:r w:rsidR="007302DA" w:rsidRPr="00556BFD">
        <w:rPr>
          <w:rFonts w:ascii="Times New Roman" w:hAnsi="Times New Roman" w:cs="Times New Roman"/>
          <w:kern w:val="0"/>
        </w:rPr>
        <w:t xml:space="preserve"> indicate </w:t>
      </w:r>
      <w:r w:rsidR="005D1170" w:rsidRPr="00556BFD">
        <w:rPr>
          <w:rFonts w:ascii="Times New Roman" w:hAnsi="Times New Roman" w:cs="Times New Roman"/>
          <w:kern w:val="0"/>
        </w:rPr>
        <w:t xml:space="preserve">that CSSP genes </w:t>
      </w:r>
      <w:r w:rsidR="007302DA" w:rsidRPr="00556BFD">
        <w:rPr>
          <w:rFonts w:ascii="Times New Roman" w:hAnsi="Times New Roman" w:cs="Times New Roman"/>
          <w:kern w:val="0"/>
        </w:rPr>
        <w:t xml:space="preserve">contribute more </w:t>
      </w:r>
      <w:r w:rsidR="005D1170" w:rsidRPr="00556BFD">
        <w:rPr>
          <w:rFonts w:ascii="Times New Roman" w:hAnsi="Times New Roman" w:cs="Times New Roman"/>
          <w:kern w:val="0"/>
        </w:rPr>
        <w:t>broad</w:t>
      </w:r>
      <w:r w:rsidR="007302DA" w:rsidRPr="00556BFD">
        <w:rPr>
          <w:rFonts w:ascii="Times New Roman" w:hAnsi="Times New Roman" w:cs="Times New Roman"/>
          <w:kern w:val="0"/>
        </w:rPr>
        <w:t>ly</w:t>
      </w:r>
      <w:r w:rsidR="005D1170" w:rsidRPr="00556BFD">
        <w:rPr>
          <w:rFonts w:ascii="Times New Roman" w:hAnsi="Times New Roman" w:cs="Times New Roman"/>
          <w:kern w:val="0"/>
        </w:rPr>
        <w:t xml:space="preserve"> </w:t>
      </w:r>
      <w:r w:rsidR="007302DA" w:rsidRPr="00556BFD">
        <w:rPr>
          <w:rFonts w:ascii="Times New Roman" w:hAnsi="Times New Roman" w:cs="Times New Roman"/>
          <w:kern w:val="0"/>
        </w:rPr>
        <w:t>to</w:t>
      </w:r>
      <w:r w:rsidR="005D1170" w:rsidRPr="00556BFD">
        <w:rPr>
          <w:rFonts w:ascii="Times New Roman" w:hAnsi="Times New Roman" w:cs="Times New Roman"/>
          <w:kern w:val="0"/>
        </w:rPr>
        <w:t xml:space="preserve"> plant</w:t>
      </w:r>
      <w:r w:rsidR="008578A3">
        <w:rPr>
          <w:rFonts w:ascii="Times New Roman" w:hAnsi="Times New Roman" w:cs="Times New Roman"/>
          <w:color w:val="000000" w:themeColor="text1"/>
          <w:kern w:val="0"/>
        </w:rPr>
        <w:t>-</w:t>
      </w:r>
      <w:r w:rsidR="005D1170" w:rsidRPr="00556BFD">
        <w:rPr>
          <w:rFonts w:ascii="Times New Roman" w:hAnsi="Times New Roman" w:cs="Times New Roman"/>
          <w:kern w:val="0"/>
        </w:rPr>
        <w:t xml:space="preserve">microbe interactions beyond their </w:t>
      </w:r>
      <w:r w:rsidR="007302DA" w:rsidRPr="00556BFD">
        <w:rPr>
          <w:rFonts w:ascii="Times New Roman" w:hAnsi="Times New Roman" w:cs="Times New Roman"/>
          <w:kern w:val="0"/>
        </w:rPr>
        <w:t>established</w:t>
      </w:r>
      <w:r w:rsidR="005D1170" w:rsidRPr="00556BFD">
        <w:rPr>
          <w:rFonts w:ascii="Times New Roman" w:hAnsi="Times New Roman" w:cs="Times New Roman"/>
          <w:kern w:val="0"/>
        </w:rPr>
        <w:t xml:space="preserve"> symbiotic </w:t>
      </w:r>
      <w:r w:rsidR="007302DA" w:rsidRPr="00556BFD">
        <w:rPr>
          <w:rFonts w:ascii="Times New Roman" w:hAnsi="Times New Roman" w:cs="Times New Roman"/>
          <w:kern w:val="0"/>
        </w:rPr>
        <w:t>roles</w:t>
      </w:r>
      <w:r w:rsidR="005D1170" w:rsidRPr="00556BFD">
        <w:rPr>
          <w:rFonts w:ascii="Times New Roman" w:hAnsi="Times New Roman" w:cs="Times New Roman"/>
          <w:kern w:val="0"/>
        </w:rPr>
        <w:t xml:space="preserve">. The particularly strong </w:t>
      </w:r>
      <w:r w:rsidR="007302DA" w:rsidRPr="00556BFD">
        <w:rPr>
          <w:rFonts w:ascii="Times New Roman" w:hAnsi="Times New Roman" w:cs="Times New Roman"/>
          <w:kern w:val="0"/>
        </w:rPr>
        <w:t xml:space="preserve">growth defect of </w:t>
      </w:r>
      <w:r w:rsidR="007302DA" w:rsidRPr="00556BFD">
        <w:rPr>
          <w:rFonts w:ascii="Times New Roman" w:hAnsi="Times New Roman" w:cs="Times New Roman"/>
          <w:i/>
          <w:iCs/>
          <w:kern w:val="0"/>
        </w:rPr>
        <w:t>Hordeum</w:t>
      </w:r>
      <w:r w:rsidR="007302DA" w:rsidRPr="00556BFD">
        <w:rPr>
          <w:rFonts w:ascii="Times New Roman" w:hAnsi="Times New Roman" w:cs="Times New Roman"/>
          <w:kern w:val="0"/>
        </w:rPr>
        <w:t xml:space="preserve"> </w:t>
      </w:r>
      <w:proofErr w:type="spellStart"/>
      <w:r w:rsidR="007302DA" w:rsidRPr="00556BFD">
        <w:rPr>
          <w:rFonts w:ascii="Times New Roman" w:hAnsi="Times New Roman" w:cs="Times New Roman"/>
          <w:i/>
          <w:iCs/>
          <w:kern w:val="0"/>
        </w:rPr>
        <w:t>ccamk</w:t>
      </w:r>
      <w:proofErr w:type="spellEnd"/>
      <w:r w:rsidR="007302DA" w:rsidRPr="00556BFD">
        <w:rPr>
          <w:rFonts w:ascii="Times New Roman" w:hAnsi="Times New Roman" w:cs="Times New Roman"/>
          <w:kern w:val="0"/>
        </w:rPr>
        <w:t xml:space="preserve"> </w:t>
      </w:r>
      <w:r w:rsidR="005D1170" w:rsidRPr="00556BFD">
        <w:rPr>
          <w:rFonts w:ascii="Times New Roman" w:hAnsi="Times New Roman" w:cs="Times New Roman"/>
          <w:kern w:val="0"/>
        </w:rPr>
        <w:t xml:space="preserve">in the presence of microbes suggests an additional, yet poorly characterised, </w:t>
      </w:r>
      <w:r w:rsidR="007302DA" w:rsidRPr="00556BFD">
        <w:rPr>
          <w:rFonts w:ascii="Times New Roman" w:hAnsi="Times New Roman" w:cs="Times New Roman"/>
          <w:kern w:val="0"/>
        </w:rPr>
        <w:t>function of this gene</w:t>
      </w:r>
      <w:r w:rsidR="005D1170" w:rsidRPr="00556BFD">
        <w:rPr>
          <w:rFonts w:ascii="Times New Roman" w:hAnsi="Times New Roman" w:cs="Times New Roman"/>
          <w:kern w:val="0"/>
        </w:rPr>
        <w:t xml:space="preserve"> in regulating plant </w:t>
      </w:r>
      <w:r w:rsidR="007302DA" w:rsidRPr="00556BFD">
        <w:rPr>
          <w:rFonts w:ascii="Times New Roman" w:hAnsi="Times New Roman" w:cs="Times New Roman"/>
          <w:kern w:val="0"/>
        </w:rPr>
        <w:t>performance w</w:t>
      </w:r>
      <w:ins w:id="58" w:author="Simona Radutoiu" w:date="2026-01-25T14:30:00Z" w16du:dateUtc="2026-01-25T13:30:00Z">
        <w:r w:rsidR="00892557">
          <w:rPr>
            <w:rFonts w:ascii="Times New Roman" w:hAnsi="Times New Roman" w:cs="Times New Roman"/>
            <w:kern w:val="0"/>
          </w:rPr>
          <w:t>hen grown in</w:t>
        </w:r>
      </w:ins>
      <w:del w:id="59" w:author="Simona Radutoiu" w:date="2026-01-25T14:30:00Z" w16du:dateUtc="2026-01-25T13:30:00Z">
        <w:r w:rsidR="007302DA" w:rsidRPr="00556BFD" w:rsidDel="00892557">
          <w:rPr>
            <w:rFonts w:ascii="Times New Roman" w:hAnsi="Times New Roman" w:cs="Times New Roman"/>
            <w:kern w:val="0"/>
          </w:rPr>
          <w:delText>ithin</w:delText>
        </w:r>
      </w:del>
      <w:r w:rsidR="00EB277E" w:rsidRPr="00556BFD">
        <w:rPr>
          <w:rFonts w:ascii="Times New Roman" w:hAnsi="Times New Roman" w:cs="Times New Roman"/>
          <w:kern w:val="0"/>
        </w:rPr>
        <w:t xml:space="preserve"> complex microbial environment</w:t>
      </w:r>
      <w:r w:rsidR="007302DA" w:rsidRPr="00556BFD">
        <w:rPr>
          <w:rFonts w:ascii="Times New Roman" w:hAnsi="Times New Roman" w:cs="Times New Roman"/>
          <w:kern w:val="0"/>
        </w:rPr>
        <w:t>s</w:t>
      </w:r>
      <w:r w:rsidR="005D1170" w:rsidRPr="00556BFD">
        <w:rPr>
          <w:rFonts w:ascii="Times New Roman" w:hAnsi="Times New Roman" w:cs="Times New Roman"/>
          <w:kern w:val="0"/>
        </w:rPr>
        <w:t>.</w:t>
      </w:r>
    </w:p>
    <w:p w14:paraId="0766A6D4" w14:textId="77777777" w:rsidR="009030FF" w:rsidRDefault="009030FF" w:rsidP="00DB2FCC">
      <w:pPr>
        <w:spacing w:line="276" w:lineRule="auto"/>
        <w:jc w:val="both"/>
        <w:rPr>
          <w:rFonts w:ascii="Times New Roman" w:hAnsi="Times New Roman" w:cs="Times New Roman"/>
          <w:kern w:val="0"/>
        </w:rPr>
      </w:pPr>
    </w:p>
    <w:p w14:paraId="0FEDD945" w14:textId="77777777" w:rsidR="009030FF" w:rsidRPr="00282CBA" w:rsidRDefault="009030FF" w:rsidP="009030FF">
      <w:pPr>
        <w:spacing w:line="276" w:lineRule="auto"/>
        <w:jc w:val="both"/>
        <w:rPr>
          <w:rFonts w:ascii="Times New Roman" w:hAnsi="Times New Roman" w:cs="Times New Roman"/>
          <w:b/>
          <w:bCs/>
        </w:rPr>
      </w:pPr>
      <w:r w:rsidRPr="00282CBA">
        <w:rPr>
          <w:rFonts w:ascii="Times New Roman" w:hAnsi="Times New Roman" w:cs="Times New Roman"/>
          <w:b/>
          <w:bCs/>
        </w:rPr>
        <w:t>Symbiosis signalling pathways can be linked to differential root exudation in both</w:t>
      </w:r>
      <w:commentRangeStart w:id="60"/>
      <w:r w:rsidRPr="00282CBA">
        <w:rPr>
          <w:rFonts w:ascii="Times New Roman" w:hAnsi="Times New Roman" w:cs="Times New Roman"/>
          <w:b/>
          <w:bCs/>
        </w:rPr>
        <w:t xml:space="preserve"> hosts</w:t>
      </w:r>
      <w:commentRangeEnd w:id="60"/>
      <w:r w:rsidR="00A15074" w:rsidRPr="00282CBA">
        <w:rPr>
          <w:rStyle w:val="CommentReference"/>
          <w:rFonts w:ascii="Times New Roman" w:hAnsi="Times New Roman" w:cs="Times New Roman"/>
          <w:b/>
          <w:bCs/>
          <w:sz w:val="24"/>
          <w:szCs w:val="24"/>
        </w:rPr>
        <w:commentReference w:id="60"/>
      </w:r>
    </w:p>
    <w:p w14:paraId="32B4DC19" w14:textId="1DB995BB" w:rsidR="009030FF" w:rsidRPr="00556BFD" w:rsidRDefault="009030FF" w:rsidP="009030FF">
      <w:pPr>
        <w:spacing w:line="276" w:lineRule="auto"/>
        <w:jc w:val="both"/>
        <w:rPr>
          <w:rFonts w:ascii="Times New Roman" w:hAnsi="Times New Roman" w:cs="Times New Roman"/>
        </w:rPr>
      </w:pPr>
      <w:commentRangeStart w:id="61"/>
      <w:r w:rsidRPr="00282CBA">
        <w:rPr>
          <w:rFonts w:ascii="Times New Roman" w:hAnsi="Times New Roman" w:cs="Times New Roman"/>
        </w:rPr>
        <w:t>Root exudates are key drivers of interactions at the root</w:t>
      </w:r>
      <w:r w:rsidRPr="00282CBA">
        <w:rPr>
          <w:rFonts w:ascii="Times New Roman" w:hAnsi="Times New Roman" w:cs="Times New Roman"/>
          <w:color w:val="000000" w:themeColor="text1"/>
          <w:kern w:val="0"/>
        </w:rPr>
        <w:t>-</w:t>
      </w:r>
      <w:r w:rsidRPr="00282CBA">
        <w:rPr>
          <w:rFonts w:ascii="Times New Roman" w:hAnsi="Times New Roman" w:cs="Times New Roman"/>
        </w:rPr>
        <w:t>soil interface, forming a diverse</w:t>
      </w:r>
      <w:r w:rsidRPr="00556BFD">
        <w:rPr>
          <w:rFonts w:ascii="Times New Roman" w:hAnsi="Times New Roman" w:cs="Times New Roman"/>
        </w:rPr>
        <w:t xml:space="preserve"> chemical pool that fosters microbial competition and cooperation</w:t>
      </w:r>
      <w:r>
        <w:rPr>
          <w:rFonts w:ascii="Times New Roman" w:hAnsi="Times New Roman" w:cs="Times New Roman"/>
        </w:rPr>
        <w:t xml:space="preserve"> (</w:t>
      </w:r>
      <w:r w:rsidRPr="009030FF">
        <w:rPr>
          <w:rFonts w:ascii="Times New Roman" w:hAnsi="Times New Roman" w:cs="Times New Roman"/>
          <w:highlight w:val="red"/>
        </w:rPr>
        <w:t>REFS</w:t>
      </w:r>
      <w:r>
        <w:rPr>
          <w:rFonts w:ascii="Times New Roman" w:hAnsi="Times New Roman" w:cs="Times New Roman"/>
        </w:rPr>
        <w:t>)</w:t>
      </w:r>
      <w:r w:rsidRPr="00556BFD">
        <w:rPr>
          <w:rFonts w:ascii="Times New Roman" w:hAnsi="Times New Roman" w:cs="Times New Roman"/>
        </w:rPr>
        <w:t>. Beyond serving as a nutrient source, root exudates contain defence-related metabolites with antimicrobial properties, as well as signalling molecules that are important for communication with beneficial microbes</w:t>
      </w:r>
      <w:r w:rsidR="00772961">
        <w:rPr>
          <w:rFonts w:ascii="Times New Roman" w:hAnsi="Times New Roman" w:cs="Times New Roman"/>
        </w:rPr>
        <w:t xml:space="preserve"> (</w:t>
      </w:r>
      <w:r w:rsidR="00772961" w:rsidRPr="009030FF">
        <w:rPr>
          <w:rFonts w:ascii="Times New Roman" w:hAnsi="Times New Roman" w:cs="Times New Roman"/>
          <w:highlight w:val="red"/>
        </w:rPr>
        <w:t>REFS</w:t>
      </w:r>
      <w:r w:rsidR="00772961">
        <w:rPr>
          <w:rFonts w:ascii="Times New Roman" w:hAnsi="Times New Roman" w:cs="Times New Roman"/>
        </w:rPr>
        <w:t>)</w:t>
      </w:r>
      <w:r w:rsidRPr="00556BFD">
        <w:rPr>
          <w:rFonts w:ascii="Times New Roman" w:hAnsi="Times New Roman" w:cs="Times New Roman"/>
        </w:rPr>
        <w:t xml:space="preserve">. </w:t>
      </w:r>
      <w:commentRangeEnd w:id="61"/>
      <w:r w:rsidR="007B29F6" w:rsidRPr="00556BFD">
        <w:rPr>
          <w:rStyle w:val="CommentReference"/>
          <w:rFonts w:ascii="Times New Roman" w:hAnsi="Times New Roman" w:cs="Times New Roman"/>
          <w:sz w:val="24"/>
          <w:szCs w:val="24"/>
        </w:rPr>
        <w:commentReference w:id="61"/>
      </w:r>
      <w:r w:rsidRPr="00556BFD">
        <w:rPr>
          <w:rFonts w:ascii="Times New Roman" w:hAnsi="Times New Roman" w:cs="Times New Roman"/>
        </w:rPr>
        <w:t xml:space="preserve">To assess whether the observed effects of CSSP mutations on root-associated bacterial communities in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 xml:space="preserve">Hordeum </w:t>
      </w:r>
      <w:r w:rsidRPr="00556BFD">
        <w:rPr>
          <w:rFonts w:ascii="Times New Roman" w:hAnsi="Times New Roman" w:cs="Times New Roman"/>
        </w:rPr>
        <w:t xml:space="preserve">are linked to alterations in root exudates, we analysed root exudate composition in CSSP mutants and wild-type plants under sterile, low-nutrient conditions using untargeted LC-MS/MS. Due to differences in plant phenology, two distinct methods for extracting root exudates were used for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Hordeum</w:t>
      </w:r>
      <w:r w:rsidR="00D731EC">
        <w:rPr>
          <w:rFonts w:ascii="Times New Roman" w:hAnsi="Times New Roman" w:cs="Times New Roman"/>
        </w:rPr>
        <w:t>;</w:t>
      </w:r>
      <w:r w:rsidR="00772961">
        <w:rPr>
          <w:rFonts w:ascii="Times New Roman" w:hAnsi="Times New Roman" w:cs="Times New Roman"/>
        </w:rPr>
        <w:t xml:space="preserve"> hence</w:t>
      </w:r>
      <w:r w:rsidR="00D731EC">
        <w:rPr>
          <w:rFonts w:ascii="Times New Roman" w:hAnsi="Times New Roman" w:cs="Times New Roman"/>
        </w:rPr>
        <w:t>,</w:t>
      </w:r>
      <w:r w:rsidR="00772961">
        <w:rPr>
          <w:rFonts w:ascii="Times New Roman" w:hAnsi="Times New Roman" w:cs="Times New Roman"/>
        </w:rPr>
        <w:t xml:space="preserve"> only comparisons between genotypes of the same species are presented here.</w:t>
      </w:r>
    </w:p>
    <w:p w14:paraId="5DEFA90A" w14:textId="4E9529CC" w:rsidR="009030FF" w:rsidRPr="00556BFD" w:rsidRDefault="00772961" w:rsidP="009030FF">
      <w:pPr>
        <w:spacing w:line="276" w:lineRule="auto"/>
        <w:jc w:val="both"/>
        <w:rPr>
          <w:rFonts w:ascii="Times New Roman" w:hAnsi="Times New Roman" w:cs="Times New Roman"/>
        </w:rPr>
      </w:pPr>
      <w:r>
        <w:rPr>
          <w:rFonts w:ascii="Times New Roman" w:hAnsi="Times New Roman" w:cs="Times New Roman"/>
        </w:rPr>
        <w:t>We</w:t>
      </w:r>
      <w:r w:rsidR="009030FF" w:rsidRPr="00556BFD">
        <w:rPr>
          <w:rFonts w:ascii="Times New Roman" w:hAnsi="Times New Roman" w:cs="Times New Roman"/>
        </w:rPr>
        <w:t xml:space="preserve"> detected approximately </w:t>
      </w:r>
      <w:commentRangeStart w:id="62"/>
      <w:r w:rsidR="009030FF" w:rsidRPr="00556BFD">
        <w:rPr>
          <w:rFonts w:ascii="Times New Roman" w:hAnsi="Times New Roman" w:cs="Times New Roman"/>
        </w:rPr>
        <w:t xml:space="preserve">580 and 1912 </w:t>
      </w:r>
      <w:commentRangeEnd w:id="62"/>
      <w:r w:rsidR="006D2C14" w:rsidRPr="00556BFD">
        <w:rPr>
          <w:rStyle w:val="CommentReference"/>
          <w:rFonts w:ascii="Times New Roman" w:hAnsi="Times New Roman" w:cs="Times New Roman"/>
          <w:sz w:val="24"/>
          <w:szCs w:val="24"/>
        </w:rPr>
        <w:commentReference w:id="62"/>
      </w:r>
      <w:r w:rsidR="009030FF" w:rsidRPr="00556BFD">
        <w:rPr>
          <w:rFonts w:ascii="Times New Roman" w:hAnsi="Times New Roman" w:cs="Times New Roman"/>
        </w:rPr>
        <w:t>metabolic features</w:t>
      </w:r>
      <w:r>
        <w:rPr>
          <w:rFonts w:ascii="Times New Roman" w:hAnsi="Times New Roman" w:cs="Times New Roman"/>
        </w:rPr>
        <w:t xml:space="preserve"> across all genotypes</w:t>
      </w:r>
      <w:r w:rsidR="009030FF" w:rsidRPr="00556BFD">
        <w:rPr>
          <w:rFonts w:ascii="Times New Roman" w:hAnsi="Times New Roman" w:cs="Times New Roman"/>
        </w:rPr>
        <w:t xml:space="preserve"> in </w:t>
      </w:r>
      <w:r w:rsidR="009030FF" w:rsidRPr="00556BFD">
        <w:rPr>
          <w:rFonts w:ascii="Times New Roman" w:hAnsi="Times New Roman" w:cs="Times New Roman"/>
          <w:i/>
          <w:iCs/>
        </w:rPr>
        <w:t>Lotus</w:t>
      </w:r>
      <w:r w:rsidR="009030FF" w:rsidRPr="00556BFD">
        <w:rPr>
          <w:rFonts w:ascii="Times New Roman" w:hAnsi="Times New Roman" w:cs="Times New Roman"/>
        </w:rPr>
        <w:t xml:space="preserve"> and </w:t>
      </w:r>
      <w:r w:rsidR="009030FF" w:rsidRPr="00556BFD">
        <w:rPr>
          <w:rFonts w:ascii="Times New Roman" w:hAnsi="Times New Roman" w:cs="Times New Roman"/>
          <w:i/>
          <w:iCs/>
        </w:rPr>
        <w:t>Hordeum</w:t>
      </w:r>
      <w:r w:rsidR="009030FF" w:rsidRPr="00556BFD">
        <w:rPr>
          <w:rFonts w:ascii="Times New Roman" w:hAnsi="Times New Roman" w:cs="Times New Roman"/>
        </w:rPr>
        <w:t>, respectively. The</w:t>
      </w:r>
      <w:r>
        <w:rPr>
          <w:rFonts w:ascii="Times New Roman" w:hAnsi="Times New Roman" w:cs="Times New Roman"/>
        </w:rPr>
        <w:t>se</w:t>
      </w:r>
      <w:r w:rsidR="009030FF" w:rsidRPr="00556BFD">
        <w:rPr>
          <w:rFonts w:ascii="Times New Roman" w:hAnsi="Times New Roman" w:cs="Times New Roman"/>
        </w:rPr>
        <w:t xml:space="preserve"> metabolites spanned diverse chemical classes, including </w:t>
      </w:r>
      <w:commentRangeStart w:id="63"/>
      <w:r w:rsidR="009030FF" w:rsidRPr="00556BFD">
        <w:rPr>
          <w:rFonts w:ascii="Times New Roman" w:hAnsi="Times New Roman" w:cs="Times New Roman"/>
        </w:rPr>
        <w:t xml:space="preserve">alkaloids, amino acids and peptides, fatty acids, carbohydrates, shikimates and phenylpropanoids, terpenoids, and polyketides </w:t>
      </w:r>
      <w:commentRangeEnd w:id="63"/>
      <w:r w:rsidR="007C648F" w:rsidRPr="00556BFD">
        <w:rPr>
          <w:rStyle w:val="CommentReference"/>
          <w:rFonts w:ascii="Times New Roman" w:hAnsi="Times New Roman" w:cs="Times New Roman"/>
          <w:sz w:val="24"/>
          <w:szCs w:val="24"/>
        </w:rPr>
        <w:commentReference w:id="63"/>
      </w:r>
      <w:r w:rsidR="009030FF" w:rsidRPr="00556BFD">
        <w:rPr>
          <w:rFonts w:ascii="Times New Roman" w:hAnsi="Times New Roman" w:cs="Times New Roman"/>
        </w:rPr>
        <w:t>(</w:t>
      </w:r>
      <w:commentRangeStart w:id="64"/>
      <w:r w:rsidR="006D2C14" w:rsidRPr="006D2C14">
        <w:rPr>
          <w:rFonts w:ascii="Times New Roman" w:hAnsi="Times New Roman" w:cs="Times New Roman"/>
          <w:highlight w:val="magenta"/>
        </w:rPr>
        <w:t xml:space="preserve">Suppl. </w:t>
      </w:r>
      <w:r w:rsidR="009030FF" w:rsidRPr="006D2C14">
        <w:rPr>
          <w:rFonts w:ascii="Times New Roman" w:hAnsi="Times New Roman" w:cs="Times New Roman"/>
          <w:highlight w:val="magenta"/>
        </w:rPr>
        <w:t xml:space="preserve">Fig. </w:t>
      </w:r>
      <w:r w:rsidR="006D2C14" w:rsidRPr="006D2C14">
        <w:rPr>
          <w:rFonts w:ascii="Times New Roman" w:hAnsi="Times New Roman" w:cs="Times New Roman"/>
          <w:highlight w:val="magenta"/>
        </w:rPr>
        <w:t>5A</w:t>
      </w:r>
      <w:commentRangeEnd w:id="64"/>
      <w:r w:rsidR="00282CBA" w:rsidRPr="00556BFD">
        <w:rPr>
          <w:rStyle w:val="CommentReference"/>
          <w:rFonts w:ascii="Times New Roman" w:hAnsi="Times New Roman" w:cs="Times New Roman"/>
          <w:sz w:val="24"/>
          <w:szCs w:val="24"/>
        </w:rPr>
        <w:commentReference w:id="64"/>
      </w:r>
      <w:r w:rsidR="009030FF" w:rsidRPr="00556BFD">
        <w:rPr>
          <w:rFonts w:ascii="Times New Roman" w:hAnsi="Times New Roman" w:cs="Times New Roman"/>
        </w:rPr>
        <w:t>).</w:t>
      </w:r>
      <w:r w:rsidR="00D731EC">
        <w:rPr>
          <w:rFonts w:ascii="Times New Roman" w:hAnsi="Times New Roman" w:cs="Times New Roman"/>
        </w:rPr>
        <w:t xml:space="preserve"> </w:t>
      </w:r>
      <w:r w:rsidR="009030FF" w:rsidRPr="00556BFD">
        <w:rPr>
          <w:rFonts w:ascii="Times New Roman" w:hAnsi="Times New Roman" w:cs="Times New Roman"/>
        </w:rPr>
        <w:t xml:space="preserve">The exudate profiles of all CSSP mutants, except for </w:t>
      </w:r>
      <w:r w:rsidR="009030FF" w:rsidRPr="00556BFD">
        <w:rPr>
          <w:rFonts w:ascii="Times New Roman" w:hAnsi="Times New Roman" w:cs="Times New Roman"/>
          <w:i/>
          <w:iCs/>
        </w:rPr>
        <w:t>Hordeum</w:t>
      </w:r>
      <w:r w:rsidR="009030FF" w:rsidRPr="00556BFD">
        <w:rPr>
          <w:rFonts w:ascii="Times New Roman" w:hAnsi="Times New Roman" w:cs="Times New Roman"/>
        </w:rPr>
        <w:t xml:space="preserve"> </w:t>
      </w:r>
      <w:proofErr w:type="spellStart"/>
      <w:r w:rsidR="009030FF" w:rsidRPr="00556BFD">
        <w:rPr>
          <w:rFonts w:ascii="Times New Roman" w:hAnsi="Times New Roman" w:cs="Times New Roman"/>
          <w:i/>
          <w:iCs/>
        </w:rPr>
        <w:t>symrk</w:t>
      </w:r>
      <w:proofErr w:type="spellEnd"/>
      <w:r w:rsidR="009030FF" w:rsidRPr="00556BFD">
        <w:rPr>
          <w:rFonts w:ascii="Times New Roman" w:hAnsi="Times New Roman" w:cs="Times New Roman"/>
        </w:rPr>
        <w:t xml:space="preserve">, displayed distinct clustering </w:t>
      </w:r>
      <w:r w:rsidR="007C648F">
        <w:rPr>
          <w:rFonts w:ascii="Times New Roman" w:hAnsi="Times New Roman" w:cs="Times New Roman"/>
        </w:rPr>
        <w:t>relative</w:t>
      </w:r>
      <w:r w:rsidR="009030FF" w:rsidRPr="00556BFD">
        <w:rPr>
          <w:rFonts w:ascii="Times New Roman" w:hAnsi="Times New Roman" w:cs="Times New Roman"/>
        </w:rPr>
        <w:t xml:space="preserve"> to their respective </w:t>
      </w:r>
      <w:proofErr w:type="gramStart"/>
      <w:r w:rsidR="009030FF" w:rsidRPr="00556BFD">
        <w:rPr>
          <w:rFonts w:ascii="Times New Roman" w:hAnsi="Times New Roman" w:cs="Times New Roman"/>
        </w:rPr>
        <w:t>wild-type</w:t>
      </w:r>
      <w:proofErr w:type="gramEnd"/>
      <w:r w:rsidR="009030FF" w:rsidRPr="00556BFD">
        <w:rPr>
          <w:rFonts w:ascii="Times New Roman" w:hAnsi="Times New Roman" w:cs="Times New Roman"/>
        </w:rPr>
        <w:t xml:space="preserve"> (</w:t>
      </w:r>
      <w:r w:rsidR="009030FF" w:rsidRPr="006D2C14">
        <w:rPr>
          <w:rFonts w:ascii="Times New Roman" w:hAnsi="Times New Roman" w:cs="Times New Roman"/>
          <w:highlight w:val="magenta"/>
        </w:rPr>
        <w:t xml:space="preserve">Fig. </w:t>
      </w:r>
      <w:r w:rsidR="006D2C14" w:rsidRPr="006D2C14">
        <w:rPr>
          <w:rFonts w:ascii="Times New Roman" w:hAnsi="Times New Roman" w:cs="Times New Roman"/>
          <w:highlight w:val="magenta"/>
        </w:rPr>
        <w:t>5</w:t>
      </w:r>
      <w:r w:rsidR="009030FF" w:rsidRPr="006D2C14">
        <w:rPr>
          <w:rFonts w:ascii="Times New Roman" w:hAnsi="Times New Roman" w:cs="Times New Roman"/>
          <w:highlight w:val="magenta"/>
        </w:rPr>
        <w:t>A</w:t>
      </w:r>
      <w:r w:rsidR="009030FF" w:rsidRPr="00556BFD">
        <w:rPr>
          <w:rFonts w:ascii="Times New Roman" w:hAnsi="Times New Roman" w:cs="Times New Roman"/>
        </w:rPr>
        <w:t>).</w:t>
      </w:r>
    </w:p>
    <w:p w14:paraId="6CB98099" w14:textId="1D1CACA2" w:rsidR="00F023FB" w:rsidRDefault="009030FF" w:rsidP="009030FF">
      <w:pPr>
        <w:spacing w:line="276" w:lineRule="auto"/>
        <w:jc w:val="both"/>
        <w:rPr>
          <w:rFonts w:ascii="Times New Roman" w:hAnsi="Times New Roman" w:cs="Times New Roman"/>
        </w:rPr>
      </w:pPr>
      <w:commentRangeStart w:id="65"/>
      <w:r w:rsidRPr="00556BFD">
        <w:rPr>
          <w:rFonts w:ascii="Times New Roman" w:hAnsi="Times New Roman" w:cs="Times New Roman"/>
        </w:rPr>
        <w:t xml:space="preserve">In </w:t>
      </w:r>
      <w:r w:rsidRPr="00556BFD">
        <w:rPr>
          <w:rFonts w:ascii="Times New Roman" w:hAnsi="Times New Roman" w:cs="Times New Roman"/>
          <w:i/>
          <w:iCs/>
        </w:rPr>
        <w:t>Lotus</w:t>
      </w:r>
      <w:r w:rsidRPr="00556BFD">
        <w:rPr>
          <w:rFonts w:ascii="Times New Roman" w:hAnsi="Times New Roman" w:cs="Times New Roman"/>
        </w:rPr>
        <w:t>, carbohydrates, shikimates, and phenylpropanoids were significantly reduced in all CSSP mutants, wh</w:t>
      </w:r>
      <w:r w:rsidR="007C648F">
        <w:rPr>
          <w:rFonts w:ascii="Times New Roman" w:hAnsi="Times New Roman" w:cs="Times New Roman"/>
        </w:rPr>
        <w:t>ereas</w:t>
      </w:r>
      <w:r w:rsidRPr="00556BFD">
        <w:rPr>
          <w:rFonts w:ascii="Times New Roman" w:hAnsi="Times New Roman" w:cs="Times New Roman"/>
        </w:rPr>
        <w:t xml:space="preserve"> alkaloids, amino acids, and peptides were particularly reduced in </w:t>
      </w:r>
      <w:proofErr w:type="spellStart"/>
      <w:r w:rsidRPr="00556BFD">
        <w:rPr>
          <w:rFonts w:ascii="Times New Roman" w:hAnsi="Times New Roman" w:cs="Times New Roman"/>
          <w:i/>
          <w:iCs/>
        </w:rPr>
        <w:t>ccamk</w:t>
      </w:r>
      <w:proofErr w:type="spellEnd"/>
      <w:r w:rsidRPr="00556BFD">
        <w:rPr>
          <w:rFonts w:ascii="Times New Roman" w:hAnsi="Times New Roman" w:cs="Times New Roman"/>
        </w:rPr>
        <w:t xml:space="preserve"> and </w:t>
      </w:r>
      <w:r w:rsidRPr="00556BFD">
        <w:rPr>
          <w:rFonts w:ascii="Times New Roman" w:hAnsi="Times New Roman" w:cs="Times New Roman"/>
          <w:i/>
          <w:iCs/>
        </w:rPr>
        <w:t>nsp2</w:t>
      </w:r>
      <w:r w:rsidRPr="00556BFD">
        <w:rPr>
          <w:rFonts w:ascii="Times New Roman" w:hAnsi="Times New Roman" w:cs="Times New Roman"/>
        </w:rPr>
        <w:t xml:space="preserve"> mutants</w:t>
      </w:r>
      <w:r w:rsidR="006D2C14">
        <w:rPr>
          <w:rFonts w:ascii="Times New Roman" w:hAnsi="Times New Roman" w:cs="Times New Roman"/>
        </w:rPr>
        <w:t xml:space="preserve"> </w:t>
      </w:r>
      <w:commentRangeEnd w:id="65"/>
      <w:r w:rsidR="006D2C14">
        <w:rPr>
          <w:rStyle w:val="CommentReference"/>
          <w:rFonts w:ascii="Times New Roman" w:hAnsi="Times New Roman" w:cs="Times New Roman"/>
          <w:sz w:val="24"/>
          <w:szCs w:val="24"/>
        </w:rPr>
        <w:commentReference w:id="65"/>
      </w:r>
      <w:r w:rsidR="006D2C14">
        <w:rPr>
          <w:rFonts w:ascii="Times New Roman" w:hAnsi="Times New Roman" w:cs="Times New Roman"/>
        </w:rPr>
        <w:t>(</w:t>
      </w:r>
      <w:r w:rsidR="006D2C14" w:rsidRPr="006D2C14">
        <w:rPr>
          <w:rFonts w:ascii="Times New Roman" w:hAnsi="Times New Roman" w:cs="Times New Roman"/>
          <w:highlight w:val="magenta"/>
        </w:rPr>
        <w:t>Suppl. Fig. 5B</w:t>
      </w:r>
      <w:r w:rsidR="006D2C14">
        <w:rPr>
          <w:rFonts w:ascii="Times New Roman" w:hAnsi="Times New Roman" w:cs="Times New Roman"/>
        </w:rPr>
        <w:t>)</w:t>
      </w:r>
      <w:r w:rsidRPr="00556BFD">
        <w:rPr>
          <w:rFonts w:ascii="Times New Roman" w:hAnsi="Times New Roman" w:cs="Times New Roman"/>
        </w:rPr>
        <w:t>. We identified</w:t>
      </w:r>
      <w:r w:rsidR="00DC5C32">
        <w:rPr>
          <w:rFonts w:ascii="Times New Roman" w:hAnsi="Times New Roman" w:cs="Times New Roman"/>
        </w:rPr>
        <w:t xml:space="preserve"> between 125 and 335</w:t>
      </w:r>
      <w:r w:rsidRPr="00556BFD">
        <w:rPr>
          <w:rFonts w:ascii="Times New Roman" w:hAnsi="Times New Roman" w:cs="Times New Roman"/>
        </w:rPr>
        <w:t xml:space="preserve"> metabolites </w:t>
      </w:r>
      <w:r w:rsidR="00DC5C32">
        <w:rPr>
          <w:rFonts w:ascii="Times New Roman" w:hAnsi="Times New Roman" w:cs="Times New Roman"/>
        </w:rPr>
        <w:t xml:space="preserve">with differential intensity in individual </w:t>
      </w:r>
      <w:r w:rsidR="00DC5C32" w:rsidRPr="00DC5C32">
        <w:rPr>
          <w:rFonts w:ascii="Times New Roman" w:hAnsi="Times New Roman" w:cs="Times New Roman"/>
          <w:i/>
          <w:iCs/>
        </w:rPr>
        <w:t>Lotus</w:t>
      </w:r>
      <w:r w:rsidR="00DC5C32">
        <w:rPr>
          <w:rFonts w:ascii="Times New Roman" w:hAnsi="Times New Roman" w:cs="Times New Roman"/>
        </w:rPr>
        <w:t xml:space="preserve"> CSSP mutants relative to the </w:t>
      </w:r>
      <w:proofErr w:type="gramStart"/>
      <w:r w:rsidR="00DC5C32">
        <w:rPr>
          <w:rFonts w:ascii="Times New Roman" w:hAnsi="Times New Roman" w:cs="Times New Roman"/>
        </w:rPr>
        <w:t>wild-type</w:t>
      </w:r>
      <w:proofErr w:type="gramEnd"/>
      <w:r w:rsidR="00DC5C32">
        <w:rPr>
          <w:rFonts w:ascii="Times New Roman" w:hAnsi="Times New Roman" w:cs="Times New Roman"/>
        </w:rPr>
        <w:t xml:space="preserve"> (hereafter differentially exuded metabolites, </w:t>
      </w:r>
      <w:r w:rsidR="00F023FB">
        <w:rPr>
          <w:rFonts w:ascii="Times New Roman" w:hAnsi="Times New Roman" w:cs="Times New Roman"/>
        </w:rPr>
        <w:t>DEM</w:t>
      </w:r>
      <w:r w:rsidRPr="00556BFD">
        <w:rPr>
          <w:rFonts w:ascii="Times New Roman" w:hAnsi="Times New Roman" w:cs="Times New Roman"/>
        </w:rPr>
        <w:t>), spanning</w:t>
      </w:r>
      <w:r>
        <w:rPr>
          <w:rFonts w:ascii="Times New Roman" w:hAnsi="Times New Roman" w:cs="Times New Roman"/>
        </w:rPr>
        <w:t xml:space="preserve"> multiple compound classes</w:t>
      </w:r>
      <w:r w:rsidR="007C648F">
        <w:rPr>
          <w:rFonts w:ascii="Times New Roman" w:hAnsi="Times New Roman" w:cs="Times New Roman"/>
        </w:rPr>
        <w:t xml:space="preserve"> and</w:t>
      </w:r>
      <w:r w:rsidR="006D2C14">
        <w:rPr>
          <w:rFonts w:ascii="Times New Roman" w:hAnsi="Times New Roman" w:cs="Times New Roman"/>
        </w:rPr>
        <w:t xml:space="preserve"> indicating </w:t>
      </w:r>
      <w:r w:rsidR="006D2C14">
        <w:rPr>
          <w:rFonts w:ascii="Times New Roman" w:hAnsi="Times New Roman" w:cs="Times New Roman"/>
        </w:rPr>
        <w:lastRenderedPageBreak/>
        <w:t>a broad impact of CSSP mutations</w:t>
      </w:r>
      <w:r>
        <w:rPr>
          <w:rFonts w:ascii="Times New Roman" w:hAnsi="Times New Roman" w:cs="Times New Roman"/>
        </w:rPr>
        <w:t xml:space="preserve"> (</w:t>
      </w:r>
      <w:r w:rsidR="006D2C14" w:rsidRPr="006D2C14">
        <w:rPr>
          <w:rFonts w:ascii="Times New Roman" w:hAnsi="Times New Roman" w:cs="Times New Roman"/>
          <w:highlight w:val="magenta"/>
        </w:rPr>
        <w:t>Fig. 5</w:t>
      </w:r>
      <w:proofErr w:type="gramStart"/>
      <w:r w:rsidR="006D2C14" w:rsidRPr="006D2C14">
        <w:rPr>
          <w:rFonts w:ascii="Times New Roman" w:hAnsi="Times New Roman" w:cs="Times New Roman"/>
          <w:highlight w:val="magenta"/>
        </w:rPr>
        <w:t>B,C</w:t>
      </w:r>
      <w:proofErr w:type="gramEnd"/>
      <w:r w:rsidR="006D2C14">
        <w:rPr>
          <w:rFonts w:ascii="Times New Roman" w:hAnsi="Times New Roman" w:cs="Times New Roman"/>
        </w:rPr>
        <w:t xml:space="preserve">). </w:t>
      </w:r>
      <w:r w:rsidR="00F023FB">
        <w:rPr>
          <w:rFonts w:ascii="Times New Roman" w:hAnsi="Times New Roman" w:cs="Times New Roman"/>
        </w:rPr>
        <w:t>Notably</w:t>
      </w:r>
      <w:r w:rsidRPr="004219CA">
        <w:rPr>
          <w:rFonts w:ascii="Times New Roman" w:hAnsi="Times New Roman" w:cs="Times New Roman"/>
        </w:rPr>
        <w:t>, phenylpropanoids, including cinnamic acids</w:t>
      </w:r>
      <w:r w:rsidR="00F023FB">
        <w:rPr>
          <w:rFonts w:ascii="Times New Roman" w:hAnsi="Times New Roman" w:cs="Times New Roman"/>
        </w:rPr>
        <w:t xml:space="preserve"> and derivatives, </w:t>
      </w:r>
      <w:proofErr w:type="spellStart"/>
      <w:r w:rsidR="00F023FB">
        <w:rPr>
          <w:rFonts w:ascii="Times New Roman" w:hAnsi="Times New Roman" w:cs="Times New Roman"/>
        </w:rPr>
        <w:t>isoflavonoids</w:t>
      </w:r>
      <w:proofErr w:type="spellEnd"/>
      <w:r w:rsidR="00F023FB">
        <w:rPr>
          <w:rFonts w:ascii="Times New Roman" w:hAnsi="Times New Roman" w:cs="Times New Roman"/>
        </w:rPr>
        <w:t>, and flavonoids</w:t>
      </w:r>
      <w:r w:rsidR="007C648F">
        <w:rPr>
          <w:rFonts w:ascii="Times New Roman" w:hAnsi="Times New Roman" w:cs="Times New Roman"/>
        </w:rPr>
        <w:t>,</w:t>
      </w:r>
      <w:r w:rsidR="00F023FB">
        <w:rPr>
          <w:rFonts w:ascii="Times New Roman" w:hAnsi="Times New Roman" w:cs="Times New Roman"/>
        </w:rPr>
        <w:t xml:space="preserve"> </w:t>
      </w:r>
      <w:r>
        <w:rPr>
          <w:rFonts w:ascii="Times New Roman" w:hAnsi="Times New Roman" w:cs="Times New Roman"/>
        </w:rPr>
        <w:t>were strongly reduced across all mutants</w:t>
      </w:r>
      <w:r w:rsidR="00F023FB">
        <w:rPr>
          <w:rFonts w:ascii="Times New Roman" w:hAnsi="Times New Roman" w:cs="Times New Roman"/>
        </w:rPr>
        <w:t xml:space="preserve"> (</w:t>
      </w:r>
      <w:r w:rsidR="00F023FB" w:rsidRPr="00F023FB">
        <w:rPr>
          <w:rFonts w:ascii="Times New Roman" w:hAnsi="Times New Roman" w:cs="Times New Roman"/>
          <w:highlight w:val="magenta"/>
        </w:rPr>
        <w:t>Fig. 5C</w:t>
      </w:r>
      <w:r w:rsidR="00F023FB">
        <w:rPr>
          <w:rFonts w:ascii="Times New Roman" w:hAnsi="Times New Roman" w:cs="Times New Roman"/>
        </w:rPr>
        <w:t>)</w:t>
      </w:r>
      <w:r w:rsidRPr="004219CA">
        <w:rPr>
          <w:rFonts w:ascii="Times New Roman" w:hAnsi="Times New Roman" w:cs="Times New Roman"/>
        </w:rPr>
        <w:t xml:space="preserve">. </w:t>
      </w:r>
      <w:r w:rsidR="007C648F">
        <w:rPr>
          <w:rFonts w:ascii="Times New Roman" w:hAnsi="Times New Roman" w:cs="Times New Roman"/>
        </w:rPr>
        <w:t>S</w:t>
      </w:r>
      <w:r w:rsidR="00F023FB">
        <w:rPr>
          <w:rFonts w:ascii="Times New Roman" w:hAnsi="Times New Roman" w:cs="Times New Roman"/>
        </w:rPr>
        <w:t>tructural predictions identif</w:t>
      </w:r>
      <w:r w:rsidR="00DC5C32">
        <w:rPr>
          <w:rFonts w:ascii="Times New Roman" w:hAnsi="Times New Roman" w:cs="Times New Roman"/>
        </w:rPr>
        <w:t>ied</w:t>
      </w:r>
      <w:r w:rsidR="00F023FB">
        <w:rPr>
          <w:rFonts w:ascii="Times New Roman" w:hAnsi="Times New Roman" w:cs="Times New Roman"/>
        </w:rPr>
        <w:t xml:space="preserve"> several well-known components of the phenylpropanoid pathway</w:t>
      </w:r>
      <w:del w:id="66" w:author="Simona Radutoiu" w:date="2026-01-25T14:33:00Z" w16du:dateUtc="2026-01-25T13:33:00Z">
        <w:r w:rsidR="00DC5C32" w:rsidDel="007B29F6">
          <w:rPr>
            <w:rFonts w:ascii="Times New Roman" w:hAnsi="Times New Roman" w:cs="Times New Roman"/>
          </w:rPr>
          <w:delText xml:space="preserve"> among the DEM</w:delText>
        </w:r>
      </w:del>
      <w:r w:rsidR="00F023FB">
        <w:rPr>
          <w:rFonts w:ascii="Times New Roman" w:hAnsi="Times New Roman" w:cs="Times New Roman"/>
        </w:rPr>
        <w:t>, including Coumaric acid (Feature269), Ferulic acid (455), Vanillic acid (285), Naringen</w:t>
      </w:r>
      <w:r w:rsidR="00085F71">
        <w:rPr>
          <w:rFonts w:ascii="Times New Roman" w:hAnsi="Times New Roman" w:cs="Times New Roman"/>
        </w:rPr>
        <w:t>in</w:t>
      </w:r>
      <w:r w:rsidR="00F023FB">
        <w:rPr>
          <w:rFonts w:ascii="Times New Roman" w:hAnsi="Times New Roman" w:cs="Times New Roman"/>
        </w:rPr>
        <w:t xml:space="preserve"> (973), </w:t>
      </w:r>
      <w:proofErr w:type="spellStart"/>
      <w:r w:rsidR="00F023FB">
        <w:rPr>
          <w:rFonts w:ascii="Times New Roman" w:hAnsi="Times New Roman" w:cs="Times New Roman"/>
        </w:rPr>
        <w:t>Vestitione</w:t>
      </w:r>
      <w:proofErr w:type="spellEnd"/>
      <w:r w:rsidR="00F023FB">
        <w:rPr>
          <w:rFonts w:ascii="Times New Roman" w:hAnsi="Times New Roman" w:cs="Times New Roman"/>
        </w:rPr>
        <w:t xml:space="preserve"> (1053</w:t>
      </w:r>
      <w:r w:rsidR="00CE09CE">
        <w:rPr>
          <w:rFonts w:ascii="Times New Roman" w:hAnsi="Times New Roman" w:cs="Times New Roman"/>
        </w:rPr>
        <w:t>)</w:t>
      </w:r>
      <w:r w:rsidR="00F023FB">
        <w:rPr>
          <w:rFonts w:ascii="Times New Roman" w:hAnsi="Times New Roman" w:cs="Times New Roman"/>
        </w:rPr>
        <w:t>, Biochanin</w:t>
      </w:r>
      <w:r w:rsidR="00CE09CE">
        <w:rPr>
          <w:rFonts w:ascii="Times New Roman" w:hAnsi="Times New Roman" w:cs="Times New Roman"/>
        </w:rPr>
        <w:t xml:space="preserve"> </w:t>
      </w:r>
      <w:r w:rsidR="00F023FB">
        <w:rPr>
          <w:rFonts w:ascii="Times New Roman" w:hAnsi="Times New Roman" w:cs="Times New Roman"/>
        </w:rPr>
        <w:t xml:space="preserve">A (1047), Formononetin (945), </w:t>
      </w:r>
      <w:proofErr w:type="spellStart"/>
      <w:r w:rsidR="00F023FB">
        <w:rPr>
          <w:rFonts w:ascii="Times New Roman" w:hAnsi="Times New Roman" w:cs="Times New Roman"/>
        </w:rPr>
        <w:t>Vestitol</w:t>
      </w:r>
      <w:proofErr w:type="spellEnd"/>
      <w:r w:rsidR="00F023FB">
        <w:rPr>
          <w:rFonts w:ascii="Times New Roman" w:hAnsi="Times New Roman" w:cs="Times New Roman"/>
        </w:rPr>
        <w:t xml:space="preserve"> (976), </w:t>
      </w:r>
      <w:proofErr w:type="spellStart"/>
      <w:r w:rsidR="00F023FB">
        <w:rPr>
          <w:rFonts w:ascii="Times New Roman" w:hAnsi="Times New Roman" w:cs="Times New Roman"/>
        </w:rPr>
        <w:t>Dehydroquercetin</w:t>
      </w:r>
      <w:proofErr w:type="spellEnd"/>
      <w:r w:rsidR="00F023FB">
        <w:rPr>
          <w:rFonts w:ascii="Times New Roman" w:hAnsi="Times New Roman" w:cs="Times New Roman"/>
        </w:rPr>
        <w:t xml:space="preserve"> (1177), Diosmetin (1182), Wogonin (1046), and </w:t>
      </w:r>
      <w:proofErr w:type="spellStart"/>
      <w:r w:rsidR="00F023FB">
        <w:rPr>
          <w:rFonts w:ascii="Times New Roman" w:hAnsi="Times New Roman" w:cs="Times New Roman"/>
        </w:rPr>
        <w:t>Velutin</w:t>
      </w:r>
      <w:proofErr w:type="spellEnd"/>
      <w:r w:rsidR="00F023FB">
        <w:rPr>
          <w:rFonts w:ascii="Times New Roman" w:hAnsi="Times New Roman" w:cs="Times New Roman"/>
        </w:rPr>
        <w:t xml:space="preserve"> (1320), most</w:t>
      </w:r>
      <w:r w:rsidR="00CE09CE">
        <w:rPr>
          <w:rFonts w:ascii="Times New Roman" w:hAnsi="Times New Roman" w:cs="Times New Roman"/>
        </w:rPr>
        <w:t>ly</w:t>
      </w:r>
      <w:r w:rsidR="00DC5C32">
        <w:rPr>
          <w:rFonts w:ascii="Times New Roman" w:hAnsi="Times New Roman" w:cs="Times New Roman"/>
        </w:rPr>
        <w:t xml:space="preserve"> reduced in</w:t>
      </w:r>
      <w:r w:rsidR="00F023FB">
        <w:rPr>
          <w:rFonts w:ascii="Times New Roman" w:hAnsi="Times New Roman" w:cs="Times New Roman"/>
        </w:rPr>
        <w:t xml:space="preserve"> </w:t>
      </w:r>
      <w:proofErr w:type="spellStart"/>
      <w:r w:rsidR="00DC5C32" w:rsidRPr="00DC5C32">
        <w:rPr>
          <w:rFonts w:ascii="Times New Roman" w:hAnsi="Times New Roman" w:cs="Times New Roman"/>
          <w:i/>
          <w:iCs/>
        </w:rPr>
        <w:t>ccamk</w:t>
      </w:r>
      <w:proofErr w:type="spellEnd"/>
      <w:r w:rsidR="00DC5C32">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w:t>
      </w:r>
      <w:r>
        <w:rPr>
          <w:rFonts w:ascii="Times New Roman" w:hAnsi="Times New Roman" w:cs="Times New Roman"/>
        </w:rPr>
        <w:t xml:space="preserve"> </w:t>
      </w:r>
      <w:r w:rsidRPr="004219CA">
        <w:rPr>
          <w:rFonts w:ascii="Times New Roman" w:hAnsi="Times New Roman" w:cs="Times New Roman"/>
        </w:rPr>
        <w:t>(</w:t>
      </w:r>
      <w:r w:rsidRPr="00DC5C32">
        <w:rPr>
          <w:rFonts w:ascii="Times New Roman" w:hAnsi="Times New Roman" w:cs="Times New Roman"/>
          <w:highlight w:val="magenta"/>
        </w:rPr>
        <w:t xml:space="preserve">Fig. </w:t>
      </w:r>
      <w:r w:rsidR="00DC5C32" w:rsidRPr="00DC5C32">
        <w:rPr>
          <w:rFonts w:ascii="Times New Roman" w:hAnsi="Times New Roman" w:cs="Times New Roman"/>
          <w:highlight w:val="magenta"/>
        </w:rPr>
        <w:t>5D</w:t>
      </w:r>
      <w:r w:rsidRPr="004219CA">
        <w:rPr>
          <w:rFonts w:ascii="Times New Roman" w:hAnsi="Times New Roman" w:cs="Times New Roman"/>
        </w:rPr>
        <w:t>).</w:t>
      </w:r>
    </w:p>
    <w:p w14:paraId="244F225B" w14:textId="3045568C" w:rsidR="00D731EC" w:rsidRDefault="009030FF" w:rsidP="00D731E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Pr>
          <w:rFonts w:ascii="Times New Roman" w:hAnsi="Times New Roman" w:cs="Times New Roman"/>
        </w:rPr>
        <w:t xml:space="preserve">the wild-type </w:t>
      </w:r>
      <w:r w:rsidR="006D2C14">
        <w:rPr>
          <w:rFonts w:ascii="Times New Roman" w:hAnsi="Times New Roman" w:cs="Times New Roman"/>
        </w:rPr>
        <w:t xml:space="preserve">and </w:t>
      </w:r>
      <w:proofErr w:type="spellStart"/>
      <w:r w:rsidR="006D2C14" w:rsidRPr="006D2C14">
        <w:rPr>
          <w:rFonts w:ascii="Times New Roman" w:hAnsi="Times New Roman" w:cs="Times New Roman"/>
          <w:i/>
          <w:iCs/>
        </w:rPr>
        <w:t>symrk</w:t>
      </w:r>
      <w:proofErr w:type="spellEnd"/>
      <w:r w:rsidR="006D2C14">
        <w:rPr>
          <w:rFonts w:ascii="Times New Roman" w:hAnsi="Times New Roman" w:cs="Times New Roman"/>
        </w:rPr>
        <w:t xml:space="preserve"> </w:t>
      </w:r>
      <w:r>
        <w:rPr>
          <w:rFonts w:ascii="Times New Roman" w:hAnsi="Times New Roman" w:cs="Times New Roman"/>
        </w:rPr>
        <w:t>exudate profile</w:t>
      </w:r>
      <w:r w:rsidR="006D2C14">
        <w:rPr>
          <w:rFonts w:ascii="Times New Roman" w:hAnsi="Times New Roman" w:cs="Times New Roman"/>
        </w:rPr>
        <w:t>s</w:t>
      </w:r>
      <w:r>
        <w:rPr>
          <w:rFonts w:ascii="Times New Roman" w:hAnsi="Times New Roman" w:cs="Times New Roman"/>
        </w:rPr>
        <w:t xml:space="preserve"> </w:t>
      </w:r>
      <w:r w:rsidR="006D2C14">
        <w:rPr>
          <w:rFonts w:ascii="Times New Roman" w:hAnsi="Times New Roman" w:cs="Times New Roman"/>
        </w:rPr>
        <w:t>were similar</w:t>
      </w:r>
      <w:r>
        <w:rPr>
          <w:rFonts w:ascii="Times New Roman" w:hAnsi="Times New Roman" w:cs="Times New Roman"/>
        </w:rPr>
        <w:t xml:space="preserve">, whereas </w:t>
      </w:r>
      <w:proofErr w:type="spellStart"/>
      <w:r w:rsidRPr="008F6466">
        <w:rPr>
          <w:rFonts w:ascii="Times New Roman" w:hAnsi="Times New Roman" w:cs="Times New Roman"/>
          <w:i/>
          <w:iCs/>
        </w:rPr>
        <w:t>ccamk</w:t>
      </w:r>
      <w:proofErr w:type="spellEnd"/>
      <w:r>
        <w:rPr>
          <w:rFonts w:ascii="Times New Roman" w:hAnsi="Times New Roman" w:cs="Times New Roman"/>
        </w:rPr>
        <w:t xml:space="preserve"> and </w:t>
      </w:r>
      <w:proofErr w:type="spellStart"/>
      <w:r w:rsidRPr="008F6466">
        <w:rPr>
          <w:rFonts w:ascii="Times New Roman" w:hAnsi="Times New Roman" w:cs="Times New Roman"/>
          <w:i/>
          <w:iCs/>
        </w:rPr>
        <w:t>nsp</w:t>
      </w:r>
      <w:proofErr w:type="spellEnd"/>
      <w:r>
        <w:rPr>
          <w:rFonts w:ascii="Times New Roman" w:hAnsi="Times New Roman" w:cs="Times New Roman"/>
        </w:rPr>
        <w:t xml:space="preserve"> mutants exhibited pronounced metabolic shifts (</w:t>
      </w:r>
      <w:r w:rsidRPr="00DC5C32">
        <w:rPr>
          <w:rFonts w:ascii="Times New Roman" w:hAnsi="Times New Roman" w:cs="Times New Roman"/>
          <w:highlight w:val="magenta"/>
        </w:rPr>
        <w:t xml:space="preserve">Fig. </w:t>
      </w:r>
      <w:r w:rsidR="00DC5C32" w:rsidRPr="00DC5C32">
        <w:rPr>
          <w:rFonts w:ascii="Times New Roman" w:hAnsi="Times New Roman" w:cs="Times New Roman"/>
          <w:highlight w:val="magenta"/>
        </w:rPr>
        <w:t>5</w:t>
      </w:r>
      <w:r w:rsidRPr="00DC5C32">
        <w:rPr>
          <w:rFonts w:ascii="Times New Roman" w:hAnsi="Times New Roman" w:cs="Times New Roman"/>
          <w:highlight w:val="magenta"/>
        </w:rPr>
        <w:t>A</w:t>
      </w:r>
      <w:r>
        <w:rPr>
          <w:rFonts w:ascii="Times New Roman" w:hAnsi="Times New Roman" w:cs="Times New Roman"/>
        </w:rPr>
        <w:t xml:space="preserve">). </w:t>
      </w:r>
      <w:r w:rsidR="007C648F">
        <w:rPr>
          <w:rFonts w:ascii="Times New Roman" w:hAnsi="Times New Roman" w:cs="Times New Roman"/>
        </w:rPr>
        <w:t>The</w:t>
      </w:r>
      <w:r w:rsidR="00CE09CE">
        <w:rPr>
          <w:rFonts w:ascii="Times New Roman" w:hAnsi="Times New Roman" w:cs="Times New Roman"/>
        </w:rPr>
        <w:t xml:space="preserve"> number of DEM </w:t>
      </w:r>
      <w:r w:rsidR="007C648F">
        <w:rPr>
          <w:rFonts w:ascii="Times New Roman" w:hAnsi="Times New Roman" w:cs="Times New Roman"/>
        </w:rPr>
        <w:t xml:space="preserve">was low </w:t>
      </w:r>
      <w:r w:rsidR="00CE09CE">
        <w:rPr>
          <w:rFonts w:ascii="Times New Roman" w:hAnsi="Times New Roman" w:cs="Times New Roman"/>
        </w:rPr>
        <w:t xml:space="preserve">in </w:t>
      </w:r>
      <w:proofErr w:type="spellStart"/>
      <w:r w:rsidR="00CE09CE" w:rsidRPr="00CE09CE">
        <w:rPr>
          <w:rFonts w:ascii="Times New Roman" w:hAnsi="Times New Roman" w:cs="Times New Roman"/>
          <w:i/>
          <w:iCs/>
        </w:rPr>
        <w:t>symrk</w:t>
      </w:r>
      <w:proofErr w:type="spellEnd"/>
      <w:r w:rsidR="00CE09CE">
        <w:rPr>
          <w:rFonts w:ascii="Times New Roman" w:hAnsi="Times New Roman" w:cs="Times New Roman"/>
        </w:rPr>
        <w:t xml:space="preserve"> mutants (12), </w:t>
      </w:r>
      <w:r w:rsidR="007C648F">
        <w:rPr>
          <w:rFonts w:ascii="Times New Roman" w:hAnsi="Times New Roman" w:cs="Times New Roman"/>
        </w:rPr>
        <w:t>but up to</w:t>
      </w:r>
      <w:r w:rsidR="00CE09CE">
        <w:rPr>
          <w:rFonts w:ascii="Times New Roman" w:hAnsi="Times New Roman" w:cs="Times New Roman"/>
        </w:rPr>
        <w:t xml:space="preserve"> 277 DEM were detected</w:t>
      </w:r>
      <w:r w:rsidR="007C648F">
        <w:rPr>
          <w:rFonts w:ascii="Times New Roman" w:hAnsi="Times New Roman" w:cs="Times New Roman"/>
        </w:rPr>
        <w:t xml:space="preserve"> in other mutants</w:t>
      </w:r>
      <w:r w:rsidR="00CE09CE">
        <w:rPr>
          <w:rFonts w:ascii="Times New Roman" w:hAnsi="Times New Roman" w:cs="Times New Roman"/>
        </w:rPr>
        <w:t xml:space="preserve"> </w:t>
      </w:r>
      <w:r w:rsidRPr="004219CA">
        <w:rPr>
          <w:rFonts w:ascii="Times New Roman" w:hAnsi="Times New Roman" w:cs="Times New Roman"/>
        </w:rPr>
        <w:t>(</w:t>
      </w:r>
      <w:r w:rsidRPr="00DC5C32">
        <w:rPr>
          <w:rFonts w:ascii="Times New Roman" w:hAnsi="Times New Roman" w:cs="Times New Roman"/>
          <w:highlight w:val="magenta"/>
        </w:rPr>
        <w:t>Fig.</w:t>
      </w:r>
      <w:r w:rsidR="00DC5C32" w:rsidRPr="00DC5C32">
        <w:rPr>
          <w:rFonts w:ascii="Times New Roman" w:hAnsi="Times New Roman" w:cs="Times New Roman"/>
          <w:highlight w:val="magenta"/>
        </w:rPr>
        <w:t xml:space="preserve"> 5B</w:t>
      </w:r>
      <w:r w:rsidRPr="004219CA">
        <w:rPr>
          <w:rFonts w:ascii="Times New Roman" w:hAnsi="Times New Roman" w:cs="Times New Roman"/>
        </w:rPr>
        <w:t>)</w:t>
      </w:r>
      <w:r w:rsidR="007C648F">
        <w:rPr>
          <w:rFonts w:ascii="Times New Roman" w:hAnsi="Times New Roman" w:cs="Times New Roman"/>
        </w:rPr>
        <w:t xml:space="preserve">, </w:t>
      </w:r>
      <w:r w:rsidR="00CE09CE">
        <w:rPr>
          <w:rFonts w:ascii="Times New Roman" w:hAnsi="Times New Roman" w:cs="Times New Roman"/>
        </w:rPr>
        <w:t>spann</w:t>
      </w:r>
      <w:r w:rsidR="007C648F">
        <w:rPr>
          <w:rFonts w:ascii="Times New Roman" w:hAnsi="Times New Roman" w:cs="Times New Roman"/>
        </w:rPr>
        <w:t>ing</w:t>
      </w:r>
      <w:r w:rsidR="00CE09CE">
        <w:rPr>
          <w:rFonts w:ascii="Times New Roman" w:hAnsi="Times New Roman" w:cs="Times New Roman"/>
        </w:rPr>
        <w:t xml:space="preserve"> several compound classes (</w:t>
      </w:r>
      <w:r w:rsidR="00CE09CE" w:rsidRPr="00CE09CE">
        <w:rPr>
          <w:rFonts w:ascii="Times New Roman" w:hAnsi="Times New Roman" w:cs="Times New Roman"/>
          <w:highlight w:val="magenta"/>
        </w:rPr>
        <w:t>Fig. 5C</w:t>
      </w:r>
      <w:r w:rsidR="00CE09CE">
        <w:rPr>
          <w:rFonts w:ascii="Times New Roman" w:hAnsi="Times New Roman" w:cs="Times New Roman"/>
        </w:rPr>
        <w:t>)</w:t>
      </w:r>
      <w:r w:rsidR="007C648F">
        <w:rPr>
          <w:rFonts w:ascii="Times New Roman" w:hAnsi="Times New Roman" w:cs="Times New Roman"/>
        </w:rPr>
        <w:t>. Well-characterised</w:t>
      </w:r>
      <w:r w:rsidR="00CE09CE">
        <w:rPr>
          <w:rFonts w:ascii="Times New Roman" w:hAnsi="Times New Roman" w:cs="Times New Roman"/>
        </w:rPr>
        <w:t xml:space="preserve"> compounds </w:t>
      </w:r>
      <w:r w:rsidR="007C648F">
        <w:rPr>
          <w:rFonts w:ascii="Times New Roman" w:hAnsi="Times New Roman" w:cs="Times New Roman"/>
        </w:rPr>
        <w:t>included</w:t>
      </w:r>
      <w:r w:rsidR="00CE09CE">
        <w:rPr>
          <w:rFonts w:ascii="Times New Roman" w:hAnsi="Times New Roman" w:cs="Times New Roman"/>
        </w:rPr>
        <w:t xml:space="preserve"> Gibberellin (2546), Abscisic acid (2889), and phenylpropanoids </w:t>
      </w:r>
      <w:proofErr w:type="spellStart"/>
      <w:r w:rsidR="00CE09CE">
        <w:rPr>
          <w:rFonts w:ascii="Times New Roman" w:hAnsi="Times New Roman" w:cs="Times New Roman"/>
        </w:rPr>
        <w:t>Esculetin</w:t>
      </w:r>
      <w:proofErr w:type="spellEnd"/>
      <w:r w:rsidR="00CE09CE">
        <w:rPr>
          <w:rFonts w:ascii="Times New Roman" w:hAnsi="Times New Roman" w:cs="Times New Roman"/>
        </w:rPr>
        <w:t xml:space="preserve"> (495), </w:t>
      </w:r>
      <w:proofErr w:type="spellStart"/>
      <w:r w:rsidR="00CE09CE">
        <w:rPr>
          <w:rFonts w:ascii="Times New Roman" w:hAnsi="Times New Roman" w:cs="Times New Roman"/>
        </w:rPr>
        <w:t>Paeonin</w:t>
      </w:r>
      <w:proofErr w:type="spellEnd"/>
      <w:r w:rsidR="00CE09CE">
        <w:rPr>
          <w:rFonts w:ascii="Times New Roman" w:hAnsi="Times New Roman" w:cs="Times New Roman"/>
        </w:rPr>
        <w:t xml:space="preserve"> C (3095), </w:t>
      </w:r>
      <w:proofErr w:type="spellStart"/>
      <w:r w:rsidR="00CE09CE">
        <w:rPr>
          <w:rFonts w:ascii="Times New Roman" w:hAnsi="Times New Roman" w:cs="Times New Roman"/>
        </w:rPr>
        <w:t>Isoorientin</w:t>
      </w:r>
      <w:proofErr w:type="spellEnd"/>
      <w:r w:rsidR="00CE09CE">
        <w:rPr>
          <w:rFonts w:ascii="Times New Roman" w:hAnsi="Times New Roman" w:cs="Times New Roman"/>
        </w:rPr>
        <w:t xml:space="preserve"> (3069), and </w:t>
      </w:r>
      <w:proofErr w:type="spellStart"/>
      <w:r w:rsidR="00CE09CE">
        <w:rPr>
          <w:rFonts w:ascii="Times New Roman" w:hAnsi="Times New Roman" w:cs="Times New Roman"/>
        </w:rPr>
        <w:t>Sapopharin</w:t>
      </w:r>
      <w:proofErr w:type="spellEnd"/>
      <w:r w:rsidR="00CE09CE">
        <w:rPr>
          <w:rFonts w:ascii="Times New Roman" w:hAnsi="Times New Roman" w:cs="Times New Roman"/>
        </w:rPr>
        <w:t xml:space="preserve"> (3288)</w:t>
      </w:r>
      <w:r w:rsidRPr="00556BFD">
        <w:rPr>
          <w:rFonts w:ascii="Times New Roman" w:hAnsi="Times New Roman" w:cs="Times New Roman"/>
        </w:rPr>
        <w:t xml:space="preserve"> (</w:t>
      </w:r>
      <w:r w:rsidRPr="00DC5C32">
        <w:rPr>
          <w:rFonts w:ascii="Times New Roman" w:hAnsi="Times New Roman" w:cs="Times New Roman"/>
          <w:highlight w:val="magenta"/>
        </w:rPr>
        <w:t xml:space="preserve">Fig. </w:t>
      </w:r>
      <w:r w:rsidR="00DC5C32" w:rsidRPr="00DC5C32">
        <w:rPr>
          <w:rFonts w:ascii="Times New Roman" w:hAnsi="Times New Roman" w:cs="Times New Roman"/>
          <w:highlight w:val="magenta"/>
        </w:rPr>
        <w:t>5</w:t>
      </w:r>
      <w:r w:rsidR="00CE09CE" w:rsidRPr="00CE09CE">
        <w:rPr>
          <w:rFonts w:ascii="Times New Roman" w:hAnsi="Times New Roman" w:cs="Times New Roman"/>
          <w:highlight w:val="magenta"/>
        </w:rPr>
        <w:t>D</w:t>
      </w:r>
      <w:r w:rsidRPr="00556BFD">
        <w:rPr>
          <w:rFonts w:ascii="Times New Roman" w:hAnsi="Times New Roman" w:cs="Times New Roman"/>
        </w:rPr>
        <w:t>)</w:t>
      </w:r>
      <w:r w:rsidR="00CE09CE">
        <w:rPr>
          <w:rFonts w:ascii="Times New Roman" w:hAnsi="Times New Roman" w:cs="Times New Roman"/>
        </w:rPr>
        <w:t xml:space="preserve">. </w:t>
      </w:r>
      <w:r w:rsidR="007C648F">
        <w:rPr>
          <w:rFonts w:ascii="Times New Roman" w:hAnsi="Times New Roman" w:cs="Times New Roman"/>
        </w:rPr>
        <w:t>Most of t</w:t>
      </w:r>
      <w:r w:rsidR="00CE09CE">
        <w:rPr>
          <w:rFonts w:ascii="Times New Roman" w:hAnsi="Times New Roman" w:cs="Times New Roman"/>
        </w:rPr>
        <w:t xml:space="preserve">hese compounds were reduced in </w:t>
      </w:r>
      <w:proofErr w:type="spellStart"/>
      <w:r w:rsidR="00CE09CE" w:rsidRPr="00CE09CE">
        <w:rPr>
          <w:rFonts w:ascii="Times New Roman" w:hAnsi="Times New Roman" w:cs="Times New Roman"/>
          <w:i/>
          <w:iCs/>
        </w:rPr>
        <w:t>ccamk</w:t>
      </w:r>
      <w:proofErr w:type="spellEnd"/>
      <w:r w:rsidR="00CE09CE">
        <w:rPr>
          <w:rFonts w:ascii="Times New Roman" w:hAnsi="Times New Roman" w:cs="Times New Roman"/>
        </w:rPr>
        <w:t xml:space="preserve"> and/or </w:t>
      </w:r>
      <w:proofErr w:type="spellStart"/>
      <w:r w:rsidR="00CE09CE" w:rsidRPr="00CE09CE">
        <w:rPr>
          <w:rFonts w:ascii="Times New Roman" w:hAnsi="Times New Roman" w:cs="Times New Roman"/>
          <w:i/>
          <w:iCs/>
        </w:rPr>
        <w:t>nsp</w:t>
      </w:r>
      <w:proofErr w:type="spellEnd"/>
      <w:r w:rsidR="00CE09CE">
        <w:rPr>
          <w:rFonts w:ascii="Times New Roman" w:hAnsi="Times New Roman" w:cs="Times New Roman"/>
        </w:rPr>
        <w:t xml:space="preserve"> mutants, except for Abscisic acid, which was exuded at higher levels in </w:t>
      </w:r>
      <w:proofErr w:type="spellStart"/>
      <w:r w:rsidR="00CE09CE" w:rsidRPr="00DF7EC2">
        <w:rPr>
          <w:rFonts w:ascii="Times New Roman" w:hAnsi="Times New Roman" w:cs="Times New Roman"/>
          <w:i/>
          <w:iCs/>
          <w:rPrChange w:id="67" w:author="Simona Radutoiu" w:date="2026-01-25T14:34:00Z" w16du:dateUtc="2026-01-25T13:34:00Z">
            <w:rPr>
              <w:rFonts w:ascii="Times New Roman" w:hAnsi="Times New Roman" w:cs="Times New Roman"/>
            </w:rPr>
          </w:rPrChange>
        </w:rPr>
        <w:t>nsp</w:t>
      </w:r>
      <w:proofErr w:type="spellEnd"/>
      <w:r w:rsidR="00CE09CE">
        <w:rPr>
          <w:rFonts w:ascii="Times New Roman" w:hAnsi="Times New Roman" w:cs="Times New Roman"/>
        </w:rPr>
        <w:t xml:space="preserve"> mutants.</w:t>
      </w:r>
    </w:p>
    <w:p w14:paraId="5C12F6FE" w14:textId="37FB1B33" w:rsidR="009030FF" w:rsidRDefault="007C648F" w:rsidP="00D731EC">
      <w:pPr>
        <w:spacing w:line="276" w:lineRule="auto"/>
        <w:jc w:val="both"/>
        <w:rPr>
          <w:rFonts w:ascii="Times New Roman" w:hAnsi="Times New Roman" w:cs="Times New Roman"/>
        </w:rPr>
      </w:pPr>
      <w:r>
        <w:rPr>
          <w:rFonts w:ascii="Times New Roman" w:hAnsi="Times New Roman" w:cs="Times New Roman"/>
        </w:rPr>
        <w:t>Although</w:t>
      </w:r>
      <w:r w:rsidR="00D731EC">
        <w:rPr>
          <w:rFonts w:ascii="Times New Roman" w:hAnsi="Times New Roman" w:cs="Times New Roman"/>
        </w:rPr>
        <w:t xml:space="preserve"> direct comparisons between species cannot be made due to </w:t>
      </w:r>
      <w:r>
        <w:rPr>
          <w:rFonts w:ascii="Times New Roman" w:hAnsi="Times New Roman" w:cs="Times New Roman"/>
        </w:rPr>
        <w:t xml:space="preserve">differences in </w:t>
      </w:r>
      <w:r w:rsidR="00D731EC">
        <w:rPr>
          <w:rFonts w:ascii="Times New Roman" w:hAnsi="Times New Roman" w:cs="Times New Roman"/>
        </w:rPr>
        <w:t xml:space="preserve">plant phenology, </w:t>
      </w:r>
      <w:r w:rsidR="00CE09CE">
        <w:rPr>
          <w:rFonts w:ascii="Times New Roman" w:hAnsi="Times New Roman" w:cs="Times New Roman"/>
        </w:rPr>
        <w:t xml:space="preserve">phenylpropanoids </w:t>
      </w:r>
      <w:r w:rsidR="009030FF">
        <w:rPr>
          <w:rFonts w:ascii="Times New Roman" w:hAnsi="Times New Roman" w:cs="Times New Roman"/>
        </w:rPr>
        <w:t xml:space="preserve">were consistently affected in CSSP mutants </w:t>
      </w:r>
      <w:r>
        <w:rPr>
          <w:rFonts w:ascii="Times New Roman" w:hAnsi="Times New Roman" w:cs="Times New Roman"/>
        </w:rPr>
        <w:t>of</w:t>
      </w:r>
      <w:r w:rsidR="009030FF">
        <w:rPr>
          <w:rFonts w:ascii="Times New Roman" w:hAnsi="Times New Roman" w:cs="Times New Roman"/>
        </w:rPr>
        <w:t xml:space="preserve"> both </w:t>
      </w:r>
      <w:r w:rsidR="009030FF" w:rsidRPr="00241105">
        <w:rPr>
          <w:rFonts w:ascii="Times New Roman" w:hAnsi="Times New Roman" w:cs="Times New Roman"/>
          <w:i/>
          <w:iCs/>
        </w:rPr>
        <w:t>Lotus</w:t>
      </w:r>
      <w:r w:rsidR="009030FF">
        <w:rPr>
          <w:rFonts w:ascii="Times New Roman" w:hAnsi="Times New Roman" w:cs="Times New Roman"/>
        </w:rPr>
        <w:t xml:space="preserve"> and </w:t>
      </w:r>
      <w:r w:rsidR="009030FF" w:rsidRPr="00241105">
        <w:rPr>
          <w:rFonts w:ascii="Times New Roman" w:hAnsi="Times New Roman" w:cs="Times New Roman"/>
          <w:i/>
          <w:iCs/>
        </w:rPr>
        <w:t>Hordeum</w:t>
      </w:r>
      <w:r w:rsidR="00CE09CE" w:rsidRPr="00CE09CE">
        <w:rPr>
          <w:rFonts w:ascii="Times New Roman" w:hAnsi="Times New Roman" w:cs="Times New Roman"/>
        </w:rPr>
        <w:t xml:space="preserve"> (</w:t>
      </w:r>
      <w:r w:rsidR="00CE09CE" w:rsidRPr="00883032">
        <w:rPr>
          <w:rFonts w:ascii="Times New Roman" w:hAnsi="Times New Roman" w:cs="Times New Roman"/>
          <w:highlight w:val="magenta"/>
        </w:rPr>
        <w:t>Fig. 5</w:t>
      </w:r>
      <w:proofErr w:type="gramStart"/>
      <w:r w:rsidR="00CE09CE" w:rsidRPr="00883032">
        <w:rPr>
          <w:rFonts w:ascii="Times New Roman" w:hAnsi="Times New Roman" w:cs="Times New Roman"/>
          <w:highlight w:val="magenta"/>
        </w:rPr>
        <w:t>C,D</w:t>
      </w:r>
      <w:proofErr w:type="gramEnd"/>
      <w:r w:rsidR="00CE09CE" w:rsidRPr="00CE09CE">
        <w:rPr>
          <w:rFonts w:ascii="Times New Roman" w:hAnsi="Times New Roman" w:cs="Times New Roman"/>
        </w:rPr>
        <w:t>)</w:t>
      </w:r>
      <w:r w:rsidR="00CE09CE">
        <w:rPr>
          <w:rFonts w:ascii="Times New Roman" w:hAnsi="Times New Roman" w:cs="Times New Roman"/>
        </w:rPr>
        <w:t>, s</w:t>
      </w:r>
      <w:r w:rsidR="009030FF">
        <w:rPr>
          <w:rFonts w:ascii="Times New Roman" w:hAnsi="Times New Roman" w:cs="Times New Roman"/>
        </w:rPr>
        <w:t xml:space="preserve">uggesting a conserved role of CSSP genes in regulating </w:t>
      </w:r>
      <w:r>
        <w:rPr>
          <w:rFonts w:ascii="Times New Roman" w:hAnsi="Times New Roman" w:cs="Times New Roman"/>
        </w:rPr>
        <w:t xml:space="preserve">their </w:t>
      </w:r>
      <w:r w:rsidR="00CE09CE">
        <w:rPr>
          <w:rFonts w:ascii="Times New Roman" w:hAnsi="Times New Roman" w:cs="Times New Roman"/>
        </w:rPr>
        <w:t>biosynthesis</w:t>
      </w:r>
      <w:r w:rsidR="00883032">
        <w:rPr>
          <w:rFonts w:ascii="Times New Roman" w:hAnsi="Times New Roman" w:cs="Times New Roman"/>
        </w:rPr>
        <w:t xml:space="preserve">. </w:t>
      </w:r>
      <w:r>
        <w:rPr>
          <w:rFonts w:ascii="Times New Roman" w:hAnsi="Times New Roman" w:cs="Times New Roman"/>
        </w:rPr>
        <w:t>I</w:t>
      </w:r>
      <w:r w:rsidR="00883032">
        <w:rPr>
          <w:rFonts w:ascii="Times New Roman" w:hAnsi="Times New Roman" w:cs="Times New Roman"/>
        </w:rPr>
        <w:t xml:space="preserve">n </w:t>
      </w:r>
      <w:r w:rsidR="00883032" w:rsidRPr="00883032">
        <w:rPr>
          <w:rFonts w:ascii="Times New Roman" w:hAnsi="Times New Roman" w:cs="Times New Roman"/>
          <w:i/>
          <w:iCs/>
        </w:rPr>
        <w:t>Lotus</w:t>
      </w:r>
      <w:r>
        <w:rPr>
          <w:rFonts w:ascii="Times New Roman" w:hAnsi="Times New Roman" w:cs="Times New Roman"/>
        </w:rPr>
        <w:t>,</w:t>
      </w:r>
      <w:r w:rsidR="00883032">
        <w:rPr>
          <w:rFonts w:ascii="Times New Roman" w:hAnsi="Times New Roman" w:cs="Times New Roman"/>
        </w:rPr>
        <w:t xml:space="preserve"> this includes </w:t>
      </w:r>
      <w:proofErr w:type="spellStart"/>
      <w:r>
        <w:rPr>
          <w:rFonts w:ascii="Times New Roman" w:hAnsi="Times New Roman" w:cs="Times New Roman"/>
        </w:rPr>
        <w:t>isoflavonoid</w:t>
      </w:r>
      <w:proofErr w:type="spellEnd"/>
      <w:r w:rsidR="00883032">
        <w:rPr>
          <w:rFonts w:ascii="Times New Roman" w:hAnsi="Times New Roman" w:cs="Times New Roman"/>
        </w:rPr>
        <w:t xml:space="preserve"> biosynthesis, </w:t>
      </w:r>
      <w:r>
        <w:rPr>
          <w:rFonts w:ascii="Times New Roman" w:hAnsi="Times New Roman" w:cs="Times New Roman"/>
        </w:rPr>
        <w:t>whereas in</w:t>
      </w:r>
      <w:r w:rsidR="00883032">
        <w:rPr>
          <w:rFonts w:ascii="Times New Roman" w:hAnsi="Times New Roman" w:cs="Times New Roman"/>
        </w:rPr>
        <w:t xml:space="preserve"> </w:t>
      </w:r>
      <w:r w:rsidR="00883032" w:rsidRPr="00883032">
        <w:rPr>
          <w:rFonts w:ascii="Times New Roman" w:hAnsi="Times New Roman" w:cs="Times New Roman"/>
          <w:i/>
          <w:iCs/>
        </w:rPr>
        <w:t>Hordeum</w:t>
      </w:r>
      <w:r w:rsidR="00883032">
        <w:rPr>
          <w:rFonts w:ascii="Times New Roman" w:hAnsi="Times New Roman" w:cs="Times New Roman"/>
        </w:rPr>
        <w:t xml:space="preserve">, </w:t>
      </w:r>
      <w:r w:rsidR="00B32B51">
        <w:rPr>
          <w:rFonts w:ascii="Times New Roman" w:hAnsi="Times New Roman" w:cs="Times New Roman"/>
        </w:rPr>
        <w:t>mostly biosynthesis of coumarins and glycosylated flavonoids was altered.</w:t>
      </w:r>
    </w:p>
    <w:p w14:paraId="5E9A45B7" w14:textId="01BE1359" w:rsidR="009030FF" w:rsidRPr="00556BFD" w:rsidRDefault="009030FF" w:rsidP="009030FF">
      <w:pPr>
        <w:spacing w:line="276" w:lineRule="auto"/>
        <w:jc w:val="both"/>
        <w:rPr>
          <w:rFonts w:ascii="Times New Roman" w:hAnsi="Times New Roman" w:cs="Times New Roman"/>
        </w:rPr>
      </w:pPr>
      <w:commentRangeStart w:id="68"/>
      <w:r>
        <w:rPr>
          <w:rFonts w:ascii="Times New Roman" w:hAnsi="Times New Roman" w:cs="Times New Roman"/>
        </w:rPr>
        <w:t xml:space="preserve">Despite </w:t>
      </w:r>
      <w:r w:rsidR="00B820A3" w:rsidRPr="00B820A3">
        <w:rPr>
          <w:rFonts w:ascii="Times New Roman" w:hAnsi="Times New Roman" w:cs="Times New Roman"/>
        </w:rPr>
        <w:t xml:space="preserve">these </w:t>
      </w:r>
      <w:r w:rsidRPr="00B820A3">
        <w:rPr>
          <w:rFonts w:ascii="Times New Roman" w:hAnsi="Times New Roman" w:cs="Times New Roman"/>
        </w:rPr>
        <w:t xml:space="preserve">shared trends, </w:t>
      </w:r>
      <w:r w:rsidR="00B820A3" w:rsidRPr="00B820A3">
        <w:rPr>
          <w:rFonts w:ascii="Times New Roman" w:hAnsi="Times New Roman" w:cs="Times New Roman"/>
        </w:rPr>
        <w:t>some</w:t>
      </w:r>
      <w:r w:rsidRPr="00B820A3">
        <w:rPr>
          <w:rFonts w:ascii="Times New Roman" w:hAnsi="Times New Roman" w:cs="Times New Roman"/>
        </w:rPr>
        <w:t xml:space="preserve"> metabolite shifts were </w:t>
      </w:r>
      <w:r w:rsidR="007C648F">
        <w:rPr>
          <w:rFonts w:ascii="Times New Roman" w:hAnsi="Times New Roman" w:cs="Times New Roman"/>
        </w:rPr>
        <w:t>species</w:t>
      </w:r>
      <w:r w:rsidRPr="00B820A3">
        <w:rPr>
          <w:rFonts w:ascii="Times New Roman" w:hAnsi="Times New Roman" w:cs="Times New Roman"/>
        </w:rPr>
        <w:t>-</w:t>
      </w:r>
      <w:r w:rsidR="00B820A3" w:rsidRPr="00B820A3">
        <w:rPr>
          <w:rFonts w:ascii="Times New Roman" w:hAnsi="Times New Roman" w:cs="Times New Roman"/>
        </w:rPr>
        <w:t xml:space="preserve"> and </w:t>
      </w:r>
      <w:r w:rsidR="007C648F">
        <w:rPr>
          <w:rFonts w:ascii="Times New Roman" w:hAnsi="Times New Roman" w:cs="Times New Roman"/>
        </w:rPr>
        <w:t>genotype</w:t>
      </w:r>
      <w:r w:rsidR="00B820A3" w:rsidRPr="00B820A3">
        <w:rPr>
          <w:rFonts w:ascii="Times New Roman" w:hAnsi="Times New Roman" w:cs="Times New Roman"/>
        </w:rPr>
        <w:t>-</w:t>
      </w:r>
      <w:r w:rsidRPr="00B820A3">
        <w:rPr>
          <w:rFonts w:ascii="Times New Roman" w:hAnsi="Times New Roman" w:cs="Times New Roman"/>
        </w:rPr>
        <w:t>specific</w:t>
      </w:r>
      <w:r w:rsidR="007C648F">
        <w:rPr>
          <w:rFonts w:ascii="Times New Roman" w:hAnsi="Times New Roman" w:cs="Times New Roman"/>
        </w:rPr>
        <w:t>.</w:t>
      </w:r>
      <w:r w:rsidR="00883032">
        <w:rPr>
          <w:rFonts w:ascii="Times New Roman" w:hAnsi="Times New Roman" w:cs="Times New Roman"/>
        </w:rPr>
        <w:t xml:space="preserve"> </w:t>
      </w:r>
      <w:r w:rsidR="007C648F">
        <w:rPr>
          <w:rFonts w:ascii="Times New Roman" w:hAnsi="Times New Roman" w:cs="Times New Roman"/>
        </w:rPr>
        <w:t xml:space="preserve">In </w:t>
      </w:r>
      <w:r w:rsidR="007C648F" w:rsidRPr="007C648F">
        <w:rPr>
          <w:rFonts w:ascii="Times New Roman" w:hAnsi="Times New Roman" w:cs="Times New Roman"/>
          <w:i/>
          <w:iCs/>
        </w:rPr>
        <w:t>Hordeum</w:t>
      </w:r>
      <w:r w:rsidR="007C648F">
        <w:rPr>
          <w:rFonts w:ascii="Times New Roman" w:hAnsi="Times New Roman" w:cs="Times New Roman"/>
        </w:rPr>
        <w:t xml:space="preserve">, </w:t>
      </w:r>
      <w:r w:rsidR="00883032">
        <w:rPr>
          <w:rFonts w:ascii="Times New Roman" w:hAnsi="Times New Roman" w:cs="Times New Roman"/>
        </w:rPr>
        <w:t xml:space="preserve">plant hormones </w:t>
      </w:r>
      <w:r w:rsidR="007C648F">
        <w:rPr>
          <w:rFonts w:ascii="Times New Roman" w:hAnsi="Times New Roman" w:cs="Times New Roman"/>
        </w:rPr>
        <w:t xml:space="preserve">such as </w:t>
      </w:r>
      <w:r w:rsidR="00883032">
        <w:rPr>
          <w:rFonts w:ascii="Times New Roman" w:hAnsi="Times New Roman" w:cs="Times New Roman"/>
        </w:rPr>
        <w:t xml:space="preserve">gibberellin and abscisic acid </w:t>
      </w:r>
      <w:r w:rsidR="007C648F">
        <w:rPr>
          <w:rFonts w:ascii="Times New Roman" w:hAnsi="Times New Roman" w:cs="Times New Roman"/>
        </w:rPr>
        <w:t xml:space="preserve">were </w:t>
      </w:r>
      <w:r w:rsidR="007C648F" w:rsidRPr="007C648F">
        <w:rPr>
          <w:rFonts w:ascii="Times New Roman" w:hAnsi="Times New Roman" w:cs="Times New Roman"/>
        </w:rPr>
        <w:t>modulated, whereas these changes were not</w:t>
      </w:r>
      <w:r w:rsidR="007C648F">
        <w:rPr>
          <w:rFonts w:ascii="Times New Roman" w:hAnsi="Times New Roman" w:cs="Times New Roman"/>
          <w:i/>
          <w:iCs/>
        </w:rPr>
        <w:t xml:space="preserve"> </w:t>
      </w:r>
      <w:r w:rsidR="00883032">
        <w:rPr>
          <w:rFonts w:ascii="Times New Roman" w:hAnsi="Times New Roman" w:cs="Times New Roman"/>
        </w:rPr>
        <w:t xml:space="preserve">observed in </w:t>
      </w:r>
      <w:r w:rsidR="00883032" w:rsidRPr="00883032">
        <w:rPr>
          <w:rFonts w:ascii="Times New Roman" w:hAnsi="Times New Roman" w:cs="Times New Roman"/>
          <w:i/>
          <w:iCs/>
        </w:rPr>
        <w:t>Lotus</w:t>
      </w:r>
      <w:r w:rsidR="00883032">
        <w:rPr>
          <w:rFonts w:ascii="Times New Roman" w:hAnsi="Times New Roman" w:cs="Times New Roman"/>
        </w:rPr>
        <w:t xml:space="preserve"> (at least </w:t>
      </w:r>
      <w:r w:rsidR="007C648F">
        <w:rPr>
          <w:rFonts w:ascii="Times New Roman" w:hAnsi="Times New Roman" w:cs="Times New Roman"/>
        </w:rPr>
        <w:t>among</w:t>
      </w:r>
      <w:r w:rsidR="00883032">
        <w:rPr>
          <w:rFonts w:ascii="Times New Roman" w:hAnsi="Times New Roman" w:cs="Times New Roman"/>
        </w:rPr>
        <w:t xml:space="preserve"> metabolites </w:t>
      </w:r>
      <w:r w:rsidR="007C648F">
        <w:rPr>
          <w:rFonts w:ascii="Times New Roman" w:hAnsi="Times New Roman" w:cs="Times New Roman"/>
        </w:rPr>
        <w:t>with</w:t>
      </w:r>
      <w:r w:rsidR="00883032">
        <w:rPr>
          <w:rFonts w:ascii="Times New Roman" w:hAnsi="Times New Roman" w:cs="Times New Roman"/>
        </w:rPr>
        <w:t xml:space="preserve"> defined molecular structural annotations).</w:t>
      </w:r>
      <w:commentRangeEnd w:id="68"/>
      <w:r w:rsidR="006A571A" w:rsidRPr="00556BFD">
        <w:rPr>
          <w:rStyle w:val="CommentReference"/>
          <w:rFonts w:ascii="Times New Roman" w:hAnsi="Times New Roman" w:cs="Times New Roman"/>
          <w:sz w:val="24"/>
          <w:szCs w:val="24"/>
        </w:rPr>
        <w:commentReference w:id="68"/>
      </w:r>
    </w:p>
    <w:p w14:paraId="584BAC3D" w14:textId="277D38C8" w:rsidR="009030FF" w:rsidRPr="004219CA" w:rsidRDefault="009030FF" w:rsidP="009030FF">
      <w:pPr>
        <w:spacing w:line="276" w:lineRule="auto"/>
        <w:jc w:val="both"/>
        <w:rPr>
          <w:rFonts w:ascii="Times New Roman" w:hAnsi="Times New Roman" w:cs="Times New Roman"/>
          <w:kern w:val="0"/>
        </w:rPr>
      </w:pPr>
      <w:r w:rsidRPr="00556BFD">
        <w:rPr>
          <w:rFonts w:ascii="Times New Roman" w:hAnsi="Times New Roman" w:cs="Times New Roman"/>
        </w:rPr>
        <w:t xml:space="preserve">In summary, </w:t>
      </w:r>
      <w:r w:rsidR="007C648F">
        <w:rPr>
          <w:rFonts w:ascii="Times New Roman" w:hAnsi="Times New Roman" w:cs="Times New Roman"/>
        </w:rPr>
        <w:t xml:space="preserve">CSSP </w:t>
      </w:r>
      <w:r w:rsidRPr="00556BFD">
        <w:rPr>
          <w:rFonts w:ascii="Times New Roman" w:hAnsi="Times New Roman" w:cs="Times New Roman"/>
        </w:rPr>
        <w:t>mutations</w:t>
      </w:r>
      <w:r w:rsidR="007C648F">
        <w:rPr>
          <w:rFonts w:ascii="Times New Roman" w:hAnsi="Times New Roman" w:cs="Times New Roman"/>
        </w:rPr>
        <w:t xml:space="preserve"> affect</w:t>
      </w:r>
      <w:r w:rsidRPr="00556BFD">
        <w:rPr>
          <w:rFonts w:ascii="Times New Roman" w:hAnsi="Times New Roman" w:cs="Times New Roman"/>
        </w:rPr>
        <w:t xml:space="preserve"> hundreds of metabolites </w:t>
      </w:r>
      <w:r w:rsidR="00B820A3">
        <w:rPr>
          <w:rFonts w:ascii="Times New Roman" w:hAnsi="Times New Roman" w:cs="Times New Roman"/>
        </w:rPr>
        <w:t xml:space="preserve">across </w:t>
      </w:r>
      <w:r w:rsidRPr="00556BFD">
        <w:rPr>
          <w:rFonts w:ascii="Times New Roman" w:hAnsi="Times New Roman" w:cs="Times New Roman"/>
        </w:rPr>
        <w:t xml:space="preserve">diverse chemical classes. </w:t>
      </w:r>
      <w:r w:rsidR="007C648F">
        <w:rPr>
          <w:rFonts w:ascii="Times New Roman" w:hAnsi="Times New Roman" w:cs="Times New Roman"/>
        </w:rPr>
        <w:t>S</w:t>
      </w:r>
      <w:r w:rsidRPr="00556BFD">
        <w:rPr>
          <w:rFonts w:ascii="Times New Roman" w:hAnsi="Times New Roman" w:cs="Times New Roman"/>
        </w:rPr>
        <w:t xml:space="preserve">ome shifts </w:t>
      </w:r>
      <w:r w:rsidR="007C648F">
        <w:rPr>
          <w:rFonts w:ascii="Times New Roman" w:hAnsi="Times New Roman" w:cs="Times New Roman"/>
        </w:rPr>
        <w:t>are</w:t>
      </w:r>
      <w:r w:rsidRPr="00556BFD">
        <w:rPr>
          <w:rFonts w:ascii="Times New Roman" w:hAnsi="Times New Roman" w:cs="Times New Roman"/>
        </w:rPr>
        <w:t xml:space="preserve"> conserved </w:t>
      </w:r>
      <w:r w:rsidR="007C648F">
        <w:rPr>
          <w:rFonts w:ascii="Times New Roman" w:hAnsi="Times New Roman" w:cs="Times New Roman"/>
        </w:rPr>
        <w:t>across</w:t>
      </w:r>
      <w:r w:rsidRPr="00556BFD">
        <w:rPr>
          <w:rFonts w:ascii="Times New Roman" w:hAnsi="Times New Roman" w:cs="Times New Roman"/>
        </w:rPr>
        <w:t xml:space="preserve"> hosts (phenylpropanoids</w:t>
      </w:r>
      <w:r w:rsidR="00883032">
        <w:rPr>
          <w:rFonts w:ascii="Times New Roman" w:hAnsi="Times New Roman" w:cs="Times New Roman"/>
        </w:rPr>
        <w:t xml:space="preserve">), </w:t>
      </w:r>
      <w:r w:rsidR="007C648F">
        <w:rPr>
          <w:rFonts w:ascii="Times New Roman" w:hAnsi="Times New Roman" w:cs="Times New Roman"/>
        </w:rPr>
        <w:t xml:space="preserve">whereas </w:t>
      </w:r>
      <w:r w:rsidRPr="00556BFD">
        <w:rPr>
          <w:rFonts w:ascii="Times New Roman" w:hAnsi="Times New Roman" w:cs="Times New Roman"/>
        </w:rPr>
        <w:t xml:space="preserve">others </w:t>
      </w:r>
      <w:r w:rsidR="007C648F">
        <w:rPr>
          <w:rFonts w:ascii="Times New Roman" w:hAnsi="Times New Roman" w:cs="Times New Roman"/>
        </w:rPr>
        <w:t>are</w:t>
      </w:r>
      <w:r w:rsidRPr="00556BFD">
        <w:rPr>
          <w:rFonts w:ascii="Times New Roman" w:hAnsi="Times New Roman" w:cs="Times New Roman"/>
        </w:rPr>
        <w:t xml:space="preserve"> species-specific (</w:t>
      </w:r>
      <w:proofErr w:type="spellStart"/>
      <w:r w:rsidR="007C648F">
        <w:rPr>
          <w:rFonts w:ascii="Times New Roman" w:hAnsi="Times New Roman" w:cs="Times New Roman"/>
        </w:rPr>
        <w:t>i</w:t>
      </w:r>
      <w:r w:rsidR="00883032">
        <w:rPr>
          <w:rFonts w:ascii="Times New Roman" w:hAnsi="Times New Roman" w:cs="Times New Roman"/>
        </w:rPr>
        <w:t>so</w:t>
      </w:r>
      <w:r w:rsidRPr="00556BFD">
        <w:rPr>
          <w:rFonts w:ascii="Times New Roman" w:hAnsi="Times New Roman" w:cs="Times New Roman"/>
        </w:rPr>
        <w:t>flavonoids</w:t>
      </w:r>
      <w:proofErr w:type="spellEnd"/>
      <w:r w:rsidRPr="00556BFD">
        <w:rPr>
          <w:rFonts w:ascii="Times New Roman" w:hAnsi="Times New Roman" w:cs="Times New Roman"/>
        </w:rPr>
        <w:t xml:space="preserve"> in </w:t>
      </w:r>
      <w:r w:rsidRPr="00556BFD">
        <w:rPr>
          <w:rFonts w:ascii="Times New Roman" w:hAnsi="Times New Roman" w:cs="Times New Roman"/>
          <w:i/>
          <w:iCs/>
        </w:rPr>
        <w:t>Lotus</w:t>
      </w:r>
      <w:r w:rsidR="007C648F">
        <w:rPr>
          <w:rFonts w:ascii="Times New Roman" w:hAnsi="Times New Roman" w:cs="Times New Roman"/>
        </w:rPr>
        <w:t>;</w:t>
      </w:r>
      <w:r w:rsidRPr="00556BFD">
        <w:rPr>
          <w:rFonts w:ascii="Times New Roman" w:hAnsi="Times New Roman" w:cs="Times New Roman"/>
        </w:rPr>
        <w:t xml:space="preserve"> </w:t>
      </w:r>
      <w:r w:rsidR="007C648F">
        <w:rPr>
          <w:rFonts w:ascii="Times New Roman" w:hAnsi="Times New Roman" w:cs="Times New Roman"/>
        </w:rPr>
        <w:t>g</w:t>
      </w:r>
      <w:r w:rsidR="00883032">
        <w:rPr>
          <w:rFonts w:ascii="Times New Roman" w:hAnsi="Times New Roman" w:cs="Times New Roman"/>
        </w:rPr>
        <w:t xml:space="preserve">ibberellins and </w:t>
      </w:r>
      <w:r w:rsidR="007C648F">
        <w:rPr>
          <w:rFonts w:ascii="Times New Roman" w:hAnsi="Times New Roman" w:cs="Times New Roman"/>
        </w:rPr>
        <w:t>a</w:t>
      </w:r>
      <w:r w:rsidR="00883032">
        <w:rPr>
          <w:rFonts w:ascii="Times New Roman" w:hAnsi="Times New Roman" w:cs="Times New Roman"/>
        </w:rPr>
        <w:t>bscisic acid</w:t>
      </w:r>
      <w:r w:rsidRPr="00556BFD">
        <w:rPr>
          <w:rFonts w:ascii="Times New Roman" w:hAnsi="Times New Roman" w:cs="Times New Roman"/>
        </w:rPr>
        <w:t xml:space="preserve"> in </w:t>
      </w:r>
      <w:r w:rsidRPr="00556BFD">
        <w:rPr>
          <w:rFonts w:ascii="Times New Roman" w:hAnsi="Times New Roman" w:cs="Times New Roman"/>
          <w:i/>
          <w:iCs/>
        </w:rPr>
        <w:t>Hordeum</w:t>
      </w:r>
      <w:r w:rsidRPr="00556BFD">
        <w:rPr>
          <w:rFonts w:ascii="Times New Roman" w:hAnsi="Times New Roman" w:cs="Times New Roman"/>
        </w:rPr>
        <w:t>)</w:t>
      </w:r>
      <w:r w:rsidR="007C648F">
        <w:rPr>
          <w:rFonts w:ascii="Times New Roman" w:hAnsi="Times New Roman" w:cs="Times New Roman"/>
        </w:rPr>
        <w:t xml:space="preserve"> and</w:t>
      </w:r>
      <w:r w:rsidRPr="00556BFD">
        <w:rPr>
          <w:rFonts w:ascii="Times New Roman" w:hAnsi="Times New Roman" w:cs="Times New Roman"/>
        </w:rPr>
        <w:t xml:space="preserve"> </w:t>
      </w:r>
      <w:proofErr w:type="gramStart"/>
      <w:r w:rsidRPr="00556BFD">
        <w:rPr>
          <w:rFonts w:ascii="Times New Roman" w:hAnsi="Times New Roman" w:cs="Times New Roman"/>
        </w:rPr>
        <w:t>genotype-specific</w:t>
      </w:r>
      <w:proofErr w:type="gramEnd"/>
      <w:r>
        <w:rPr>
          <w:rFonts w:ascii="Times New Roman" w:hAnsi="Times New Roman" w:cs="Times New Roman"/>
        </w:rPr>
        <w:t xml:space="preserve">. </w:t>
      </w:r>
      <w:r w:rsidRPr="004219CA">
        <w:rPr>
          <w:rFonts w:ascii="Times New Roman" w:hAnsi="Times New Roman" w:cs="Times New Roman"/>
        </w:rPr>
        <w:t>These findings suggest that CSSP genes regulate not only the biosynthesis of well-characterised symbiosis-related compounds but also broader metabolic processes. Th</w:t>
      </w:r>
      <w:r w:rsidR="00D731EC">
        <w:rPr>
          <w:rFonts w:ascii="Times New Roman" w:hAnsi="Times New Roman" w:cs="Times New Roman"/>
        </w:rPr>
        <w:t>e</w:t>
      </w:r>
      <w:r w:rsidR="00025819">
        <w:rPr>
          <w:rFonts w:ascii="Times New Roman" w:hAnsi="Times New Roman" w:cs="Times New Roman"/>
        </w:rPr>
        <w:t xml:space="preserve"> observed</w:t>
      </w:r>
      <w:r w:rsidR="00D731EC">
        <w:rPr>
          <w:rFonts w:ascii="Times New Roman" w:hAnsi="Times New Roman" w:cs="Times New Roman"/>
        </w:rPr>
        <w:t xml:space="preserve"> ge</w:t>
      </w:r>
      <w:r w:rsidR="00B820A3">
        <w:rPr>
          <w:rFonts w:ascii="Times New Roman" w:hAnsi="Times New Roman" w:cs="Times New Roman"/>
        </w:rPr>
        <w:t>n</w:t>
      </w:r>
      <w:r w:rsidR="00D731EC">
        <w:rPr>
          <w:rFonts w:ascii="Times New Roman" w:hAnsi="Times New Roman" w:cs="Times New Roman"/>
        </w:rPr>
        <w:t>otype</w:t>
      </w:r>
      <w:r w:rsidR="00B820A3">
        <w:rPr>
          <w:rFonts w:ascii="Times New Roman" w:hAnsi="Times New Roman" w:cs="Times New Roman"/>
        </w:rPr>
        <w:t>-</w:t>
      </w:r>
      <w:r w:rsidR="00025819">
        <w:rPr>
          <w:rFonts w:ascii="Times New Roman" w:hAnsi="Times New Roman" w:cs="Times New Roman"/>
        </w:rPr>
        <w:t xml:space="preserve"> and species-</w:t>
      </w:r>
      <w:r w:rsidR="00D731EC">
        <w:rPr>
          <w:rFonts w:ascii="Times New Roman" w:hAnsi="Times New Roman" w:cs="Times New Roman"/>
        </w:rPr>
        <w:t xml:space="preserve">specific differences in exudate profiles could explain </w:t>
      </w:r>
      <w:r>
        <w:rPr>
          <w:rFonts w:ascii="Times New Roman" w:hAnsi="Times New Roman" w:cs="Times New Roman"/>
        </w:rPr>
        <w:t>the shifts in</w:t>
      </w:r>
      <w:r w:rsidRPr="004219CA">
        <w:rPr>
          <w:rFonts w:ascii="Times New Roman" w:hAnsi="Times New Roman" w:cs="Times New Roman"/>
        </w:rPr>
        <w:t xml:space="preserve"> root-associated microbial communities</w:t>
      </w:r>
      <w:r>
        <w:rPr>
          <w:rFonts w:ascii="Times New Roman" w:hAnsi="Times New Roman" w:cs="Times New Roman"/>
        </w:rPr>
        <w:t>.</w:t>
      </w:r>
    </w:p>
    <w:p w14:paraId="1FB11950" w14:textId="77777777" w:rsidR="00295735" w:rsidRPr="004219CA" w:rsidRDefault="00295735"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282CBA">
        <w:rPr>
          <w:rFonts w:ascii="Times New Roman" w:hAnsi="Times New Roman" w:cs="Times New Roman"/>
          <w:b/>
          <w:bCs/>
        </w:rPr>
        <w:t>Community shifts were replicated in gnotobiotic systems with synthetic bacterial communities</w:t>
      </w:r>
    </w:p>
    <w:p w14:paraId="5DC45BCA" w14:textId="3D2CDFDD" w:rsidR="007D677C"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w:t>
      </w:r>
      <w:r w:rsidRPr="00556BFD">
        <w:rPr>
          <w:rFonts w:ascii="Times New Roman" w:hAnsi="Times New Roman" w:cs="Times New Roman"/>
        </w:rPr>
        <w:t xml:space="preserve">in </w:t>
      </w:r>
      <w:r w:rsidR="00295735" w:rsidRPr="00556BFD">
        <w:rPr>
          <w:rFonts w:ascii="Times New Roman" w:hAnsi="Times New Roman" w:cs="Times New Roman"/>
          <w:i/>
          <w:iCs/>
        </w:rPr>
        <w:t>Lotus</w:t>
      </w:r>
      <w:r w:rsidR="00295735" w:rsidRPr="00556BFD">
        <w:rPr>
          <w:rFonts w:ascii="Times New Roman" w:hAnsi="Times New Roman" w:cs="Times New Roman"/>
        </w:rPr>
        <w:t xml:space="preserve"> and </w:t>
      </w:r>
      <w:r w:rsidR="00295735" w:rsidRPr="00556BFD">
        <w:rPr>
          <w:rFonts w:ascii="Times New Roman" w:hAnsi="Times New Roman" w:cs="Times New Roman"/>
          <w:i/>
          <w:iCs/>
        </w:rPr>
        <w:t>Hordeum</w:t>
      </w:r>
      <w:r w:rsidR="00295735" w:rsidRPr="00556BFD">
        <w:rPr>
          <w:rFonts w:ascii="Times New Roman" w:hAnsi="Times New Roman" w:cs="Times New Roman"/>
        </w:rPr>
        <w:t xml:space="preserve"> </w:t>
      </w:r>
      <w:r w:rsidR="00142BB5" w:rsidRPr="00556BFD">
        <w:rPr>
          <w:rFonts w:ascii="Times New Roman" w:hAnsi="Times New Roman" w:cs="Times New Roman"/>
        </w:rPr>
        <w:t>grown in soil</w:t>
      </w:r>
      <w:r w:rsidR="007D677C">
        <w:rPr>
          <w:rFonts w:ascii="Times New Roman" w:hAnsi="Times New Roman" w:cs="Times New Roman"/>
        </w:rPr>
        <w:t xml:space="preserve">, as well as on their root exudate profiles under sterile conditions. </w:t>
      </w:r>
      <w:r w:rsidRPr="00556BFD">
        <w:rPr>
          <w:rFonts w:ascii="Times New Roman" w:hAnsi="Times New Roman" w:cs="Times New Roman"/>
        </w:rPr>
        <w:t>However, s</w:t>
      </w:r>
      <w:r w:rsidR="00295735" w:rsidRPr="00556BFD">
        <w:rPr>
          <w:rFonts w:ascii="Times New Roman" w:hAnsi="Times New Roman" w:cs="Times New Roman"/>
        </w:rPr>
        <w:t xml:space="preserve">oil </w:t>
      </w:r>
      <w:r w:rsidR="007D677C">
        <w:rPr>
          <w:rFonts w:ascii="Times New Roman" w:hAnsi="Times New Roman" w:cs="Times New Roman"/>
        </w:rPr>
        <w:t>is</w:t>
      </w:r>
      <w:r w:rsidRPr="00556BFD">
        <w:rPr>
          <w:rFonts w:ascii="Times New Roman" w:hAnsi="Times New Roman" w:cs="Times New Roman"/>
        </w:rPr>
        <w:t xml:space="preserve"> </w:t>
      </w:r>
      <w:r w:rsidR="00295735" w:rsidRPr="00556BFD">
        <w:rPr>
          <w:rFonts w:ascii="Times New Roman" w:hAnsi="Times New Roman" w:cs="Times New Roman"/>
        </w:rPr>
        <w:t>a complex environment</w:t>
      </w:r>
      <w:r w:rsidRPr="00556BFD">
        <w:rPr>
          <w:rFonts w:ascii="Times New Roman" w:hAnsi="Times New Roman" w:cs="Times New Roman"/>
        </w:rPr>
        <w:t>,</w:t>
      </w:r>
      <w:r w:rsidR="00295735" w:rsidRPr="00556BFD">
        <w:rPr>
          <w:rFonts w:ascii="Times New Roman" w:hAnsi="Times New Roman" w:cs="Times New Roman"/>
        </w:rPr>
        <w:t xml:space="preserve"> </w:t>
      </w:r>
      <w:r w:rsidR="007D677C">
        <w:rPr>
          <w:rFonts w:ascii="Times New Roman" w:hAnsi="Times New Roman" w:cs="Times New Roman"/>
        </w:rPr>
        <w:t>making it difficult to dissect individual plant-microbe interactions and uncover possible mechanisms underlying the observed community shifts.</w:t>
      </w:r>
      <w:r w:rsidR="005B0DEE">
        <w:rPr>
          <w:rFonts w:ascii="Times New Roman" w:hAnsi="Times New Roman" w:cs="Times New Roman"/>
        </w:rPr>
        <w:t xml:space="preserve"> We therefore asked whether these effects could be recapitulated under controlled experimental conditions using complex but defined bacterial communities. For this, we employed controlled growth systems (Material and methods) with reconstituted synthetic communities (</w:t>
      </w:r>
      <w:proofErr w:type="spellStart"/>
      <w:r w:rsidR="005B0DEE">
        <w:rPr>
          <w:rFonts w:ascii="Times New Roman" w:hAnsi="Times New Roman" w:cs="Times New Roman"/>
        </w:rPr>
        <w:t>SynComs</w:t>
      </w:r>
      <w:proofErr w:type="spellEnd"/>
      <w:r w:rsidR="005B0DEE">
        <w:rPr>
          <w:rFonts w:ascii="Times New Roman" w:hAnsi="Times New Roman" w:cs="Times New Roman"/>
        </w:rPr>
        <w:t xml:space="preserve">) to determine whether the effects of impaired symbiosis signalling on bacterial colonisation in </w:t>
      </w:r>
      <w:r w:rsidR="005B0DEE" w:rsidRPr="005B0DEE">
        <w:rPr>
          <w:rFonts w:ascii="Times New Roman" w:hAnsi="Times New Roman" w:cs="Times New Roman"/>
          <w:i/>
          <w:iCs/>
        </w:rPr>
        <w:t>Lotus</w:t>
      </w:r>
      <w:r w:rsidR="005B0DEE">
        <w:rPr>
          <w:rFonts w:ascii="Times New Roman" w:hAnsi="Times New Roman" w:cs="Times New Roman"/>
        </w:rPr>
        <w:t xml:space="preserve"> and </w:t>
      </w:r>
      <w:r w:rsidR="005B0DEE" w:rsidRPr="005B0DEE">
        <w:rPr>
          <w:rFonts w:ascii="Times New Roman" w:hAnsi="Times New Roman" w:cs="Times New Roman"/>
          <w:i/>
          <w:iCs/>
        </w:rPr>
        <w:t>Hordeum</w:t>
      </w:r>
      <w:r w:rsidR="005B0DEE">
        <w:rPr>
          <w:rFonts w:ascii="Times New Roman" w:hAnsi="Times New Roman" w:cs="Times New Roman"/>
        </w:rPr>
        <w:t xml:space="preserve"> are directly plant-mediated</w:t>
      </w:r>
      <w:r w:rsidR="00073F7A">
        <w:rPr>
          <w:rFonts w:ascii="Times New Roman" w:hAnsi="Times New Roman" w:cs="Times New Roman"/>
        </w:rPr>
        <w:t>, likely</w:t>
      </w:r>
      <w:r w:rsidR="005B0DEE">
        <w:rPr>
          <w:rFonts w:ascii="Times New Roman" w:hAnsi="Times New Roman" w:cs="Times New Roman"/>
        </w:rPr>
        <w:t xml:space="preserve"> via </w:t>
      </w:r>
      <w:r w:rsidR="00073F7A">
        <w:rPr>
          <w:rFonts w:ascii="Times New Roman" w:hAnsi="Times New Roman" w:cs="Times New Roman"/>
        </w:rPr>
        <w:t xml:space="preserve">altered </w:t>
      </w:r>
      <w:r w:rsidR="005B0DEE">
        <w:rPr>
          <w:rFonts w:ascii="Times New Roman" w:hAnsi="Times New Roman" w:cs="Times New Roman"/>
        </w:rPr>
        <w:t>root exudat</w:t>
      </w:r>
      <w:r w:rsidR="00073F7A">
        <w:rPr>
          <w:rFonts w:ascii="Times New Roman" w:hAnsi="Times New Roman" w:cs="Times New Roman"/>
        </w:rPr>
        <w:t>ion</w:t>
      </w:r>
      <w:r w:rsidR="005B0DEE">
        <w:rPr>
          <w:rFonts w:ascii="Times New Roman" w:hAnsi="Times New Roman" w:cs="Times New Roman"/>
        </w:rPr>
        <w:t xml:space="preserve">, and independent of other soil environmental factors. </w:t>
      </w:r>
      <w:r w:rsidR="00B17868" w:rsidRPr="00556BFD">
        <w:rPr>
          <w:rFonts w:ascii="Times New Roman" w:hAnsi="Times New Roman" w:cs="Times New Roman"/>
        </w:rPr>
        <w:t xml:space="preserve">We </w:t>
      </w:r>
      <w:r w:rsidR="00142BB5" w:rsidRPr="00556BFD">
        <w:rPr>
          <w:rFonts w:ascii="Times New Roman" w:hAnsi="Times New Roman" w:cs="Times New Roman"/>
        </w:rPr>
        <w:t xml:space="preserve">used </w:t>
      </w:r>
      <w:proofErr w:type="spellStart"/>
      <w:r w:rsidR="00B17868" w:rsidRPr="00556BFD">
        <w:rPr>
          <w:rFonts w:ascii="Times New Roman" w:hAnsi="Times New Roman" w:cs="Times New Roman"/>
        </w:rPr>
        <w:lastRenderedPageBreak/>
        <w:t>SynComs</w:t>
      </w:r>
      <w:proofErr w:type="spellEnd"/>
      <w:r w:rsidR="005B0DEE">
        <w:rPr>
          <w:rFonts w:ascii="Times New Roman" w:hAnsi="Times New Roman" w:cs="Times New Roman"/>
        </w:rPr>
        <w:t xml:space="preserve"> </w:t>
      </w:r>
      <w:r w:rsidR="001A2641" w:rsidRPr="00556BFD">
        <w:rPr>
          <w:rFonts w:ascii="Times New Roman" w:hAnsi="Times New Roman" w:cs="Times New Roman"/>
        </w:rPr>
        <w:t xml:space="preserve">composed </w:t>
      </w:r>
      <w:r w:rsidR="00142BB5" w:rsidRPr="00556BFD">
        <w:rPr>
          <w:rFonts w:ascii="Times New Roman" w:hAnsi="Times New Roman" w:cs="Times New Roman"/>
        </w:rPr>
        <w:t>of bacteria</w:t>
      </w:r>
      <w:r w:rsidR="001A2641" w:rsidRPr="00556BFD">
        <w:rPr>
          <w:rFonts w:ascii="Times New Roman" w:hAnsi="Times New Roman" w:cs="Times New Roman"/>
        </w:rPr>
        <w:t xml:space="preserve">l isolates </w:t>
      </w:r>
      <w:r w:rsidR="005B0DEE">
        <w:rPr>
          <w:rFonts w:ascii="Times New Roman" w:hAnsi="Times New Roman" w:cs="Times New Roman"/>
        </w:rPr>
        <w:t xml:space="preserve">derived from healthy, soil-grown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and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1A2641" w:rsidRPr="00556BFD">
        <w:rPr>
          <w:rFonts w:ascii="Times New Roman" w:hAnsi="Times New Roman" w:cs="Times New Roman"/>
        </w:rPr>
        <w:t xml:space="preserve">plants, </w:t>
      </w:r>
      <w:r w:rsidR="005B0DEE">
        <w:rPr>
          <w:rFonts w:ascii="Times New Roman" w:hAnsi="Times New Roman" w:cs="Times New Roman"/>
        </w:rPr>
        <w:t>representing native members of their respective core</w:t>
      </w:r>
      <w:r w:rsidR="00142BB5" w:rsidRPr="00556BFD">
        <w:rPr>
          <w:rFonts w:ascii="Times New Roman" w:hAnsi="Times New Roman" w:cs="Times New Roman"/>
        </w:rPr>
        <w:t xml:space="preserve"> microbio</w:t>
      </w:r>
      <w:r w:rsidR="00B17868" w:rsidRPr="00556BFD">
        <w:rPr>
          <w:rFonts w:ascii="Times New Roman" w:hAnsi="Times New Roman" w:cs="Times New Roman"/>
        </w:rPr>
        <w:t>ta</w:t>
      </w:r>
      <w:r w:rsidR="00142BB5" w:rsidRPr="00556BFD">
        <w:rPr>
          <w:rFonts w:ascii="Times New Roman" w:hAnsi="Times New Roman" w:cs="Times New Roman"/>
        </w:rPr>
        <w:t xml:space="preserve">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collection: </w:t>
      </w:r>
      <w:proofErr w:type="spellStart"/>
      <w:r w:rsidR="00142BB5" w:rsidRPr="00556BFD">
        <w:rPr>
          <w:rFonts w:ascii="Times New Roman" w:hAnsi="Times New Roman" w:cs="Times New Roman"/>
        </w:rPr>
        <w:t>Lj</w:t>
      </w:r>
      <w:proofErr w:type="spellEnd"/>
      <w:r w:rsidR="00142BB5" w:rsidRPr="00556BFD">
        <w:rPr>
          <w:rFonts w:ascii="Times New Roman" w:hAnsi="Times New Roman" w:cs="Times New Roman"/>
        </w:rPr>
        <w:t xml:space="preserve">-SPHERE, Wippel </w:t>
      </w:r>
      <w:r w:rsidR="00142BB5" w:rsidRPr="00556BFD">
        <w:rPr>
          <w:rFonts w:ascii="Times New Roman" w:hAnsi="Times New Roman" w:cs="Times New Roman"/>
          <w:i/>
          <w:iCs/>
        </w:rPr>
        <w:t>et al</w:t>
      </w:r>
      <w:r w:rsidR="00142BB5" w:rsidRPr="00556BFD">
        <w:rPr>
          <w:rFonts w:ascii="Times New Roman" w:hAnsi="Times New Roman" w:cs="Times New Roman"/>
        </w:rPr>
        <w:t xml:space="preserve">., 2021;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B17868" w:rsidRPr="00556BFD">
        <w:rPr>
          <w:rFonts w:ascii="Times New Roman" w:hAnsi="Times New Roman" w:cs="Times New Roman"/>
        </w:rPr>
        <w:t xml:space="preserve">collection: </w:t>
      </w:r>
      <w:r w:rsidR="005F248D" w:rsidRPr="00556BFD">
        <w:rPr>
          <w:rFonts w:ascii="Times New Roman" w:hAnsi="Times New Roman" w:cs="Times New Roman"/>
        </w:rPr>
        <w:t xml:space="preserve">Selten </w:t>
      </w:r>
      <w:r w:rsidR="005F248D" w:rsidRPr="00556BFD">
        <w:rPr>
          <w:rFonts w:ascii="Times New Roman" w:hAnsi="Times New Roman" w:cs="Times New Roman"/>
          <w:i/>
          <w:iCs/>
        </w:rPr>
        <w:t>et al</w:t>
      </w:r>
      <w:r w:rsidR="005F248D" w:rsidRPr="00556BFD">
        <w:rPr>
          <w:rFonts w:ascii="Times New Roman" w:hAnsi="Times New Roman" w:cs="Times New Roman"/>
        </w:rPr>
        <w:t>., 2024</w:t>
      </w:r>
      <w:r w:rsidR="00825AF3" w:rsidRPr="00556BFD">
        <w:rPr>
          <w:rFonts w:ascii="Times New Roman" w:hAnsi="Times New Roman" w:cs="Times New Roman"/>
        </w:rPr>
        <w:t xml:space="preserve">; </w:t>
      </w:r>
      <w:r w:rsidR="00D71386" w:rsidRPr="00556BFD">
        <w:rPr>
          <w:rFonts w:ascii="Times New Roman" w:hAnsi="Times New Roman" w:cs="Times New Roman"/>
        </w:rPr>
        <w:t>Methods</w:t>
      </w:r>
      <w:r w:rsidR="005B0DEE">
        <w:rPr>
          <w:rFonts w:ascii="Times New Roman" w:hAnsi="Times New Roman" w:cs="Times New Roman"/>
        </w:rPr>
        <w:t>;</w:t>
      </w:r>
      <w:r w:rsidR="00D71386" w:rsidRPr="00556BFD">
        <w:rPr>
          <w:rFonts w:ascii="Times New Roman" w:hAnsi="Times New Roman" w:cs="Times New Roman"/>
        </w:rPr>
        <w:t xml:space="preserve"> </w:t>
      </w:r>
      <w:r w:rsidR="00825AF3" w:rsidRPr="00257346">
        <w:rPr>
          <w:rFonts w:ascii="Times New Roman" w:hAnsi="Times New Roman" w:cs="Times New Roman"/>
          <w:highlight w:val="red"/>
        </w:rPr>
        <w:t>Supp</w:t>
      </w:r>
      <w:r w:rsidR="005B0DEE">
        <w:rPr>
          <w:rFonts w:ascii="Times New Roman" w:hAnsi="Times New Roman" w:cs="Times New Roman"/>
          <w:highlight w:val="red"/>
        </w:rPr>
        <w:t>l</w:t>
      </w:r>
      <w:r w:rsidR="00825AF3" w:rsidRPr="00257346">
        <w:rPr>
          <w:rFonts w:ascii="Times New Roman" w:hAnsi="Times New Roman" w:cs="Times New Roman"/>
          <w:highlight w:val="red"/>
        </w:rPr>
        <w:t xml:space="preserve">. Tables </w:t>
      </w:r>
      <w:proofErr w:type="gramStart"/>
      <w:r w:rsidR="005B0DEE">
        <w:rPr>
          <w:rFonts w:ascii="Times New Roman" w:hAnsi="Times New Roman" w:cs="Times New Roman"/>
          <w:highlight w:val="red"/>
        </w:rPr>
        <w:t>XX,XX</w:t>
      </w:r>
      <w:proofErr w:type="gramEnd"/>
      <w:r w:rsidR="00825AF3">
        <w:rPr>
          <w:rFonts w:ascii="Times New Roman" w:hAnsi="Times New Roman" w:cs="Times New Roman"/>
        </w:rPr>
        <w:t>).</w:t>
      </w:r>
      <w:r w:rsidR="00D71386">
        <w:rPr>
          <w:rFonts w:ascii="Times New Roman" w:hAnsi="Times New Roman" w:cs="Times New Roman"/>
        </w:rPr>
        <w:t xml:space="preserve"> </w:t>
      </w:r>
      <w:r w:rsidR="005B0DEE">
        <w:rPr>
          <w:rFonts w:ascii="Times New Roman" w:hAnsi="Times New Roman" w:cs="Times New Roman"/>
        </w:rPr>
        <w:t>W</w:t>
      </w:r>
      <w:r w:rsidR="00B17868" w:rsidRPr="00556BFD">
        <w:rPr>
          <w:rFonts w:ascii="Times New Roman" w:hAnsi="Times New Roman" w:cs="Times New Roman"/>
        </w:rPr>
        <w:t xml:space="preserve">ild-type </w:t>
      </w:r>
      <w:r w:rsidR="005B0DEE">
        <w:rPr>
          <w:rFonts w:ascii="Times New Roman" w:hAnsi="Times New Roman" w:cs="Times New Roman"/>
        </w:rPr>
        <w:t xml:space="preserve">plants </w:t>
      </w:r>
      <w:r w:rsidR="00B17868" w:rsidRPr="00556BFD">
        <w:rPr>
          <w:rFonts w:ascii="Times New Roman" w:hAnsi="Times New Roman" w:cs="Times New Roman"/>
        </w:rPr>
        <w:t xml:space="preserve">and CSSP mutants </w:t>
      </w:r>
      <w:r w:rsidR="00BF068E" w:rsidRPr="00556BFD">
        <w:rPr>
          <w:rFonts w:ascii="Times New Roman" w:hAnsi="Times New Roman" w:cs="Times New Roman"/>
        </w:rPr>
        <w:t>(</w:t>
      </w:r>
      <w:proofErr w:type="spellStart"/>
      <w:r w:rsidR="00BF068E" w:rsidRPr="00556BFD">
        <w:rPr>
          <w:rFonts w:ascii="Times New Roman" w:hAnsi="Times New Roman" w:cs="Times New Roman"/>
          <w:i/>
          <w:iCs/>
        </w:rPr>
        <w:t>symrk</w:t>
      </w:r>
      <w:proofErr w:type="spellEnd"/>
      <w:r w:rsidR="00BF068E" w:rsidRPr="00556BFD">
        <w:rPr>
          <w:rFonts w:ascii="Times New Roman" w:hAnsi="Times New Roman" w:cs="Times New Roman"/>
        </w:rPr>
        <w:t xml:space="preserve">, </w:t>
      </w:r>
      <w:proofErr w:type="spellStart"/>
      <w:r w:rsidR="00BF068E" w:rsidRPr="00556BFD">
        <w:rPr>
          <w:rFonts w:ascii="Times New Roman" w:hAnsi="Times New Roman" w:cs="Times New Roman"/>
          <w:i/>
          <w:iCs/>
        </w:rPr>
        <w:t>ccamk</w:t>
      </w:r>
      <w:proofErr w:type="spellEnd"/>
      <w:r w:rsidR="00BF068E" w:rsidRPr="00556BFD">
        <w:rPr>
          <w:rFonts w:ascii="Times New Roman" w:hAnsi="Times New Roman" w:cs="Times New Roman"/>
        </w:rPr>
        <w:t xml:space="preserve">, </w:t>
      </w:r>
      <w:r w:rsidR="00BF068E" w:rsidRPr="00556BFD">
        <w:rPr>
          <w:rFonts w:ascii="Times New Roman" w:hAnsi="Times New Roman" w:cs="Times New Roman"/>
          <w:i/>
          <w:iCs/>
        </w:rPr>
        <w:t>nsp1</w:t>
      </w:r>
      <w:r w:rsidR="00BF068E" w:rsidRPr="00556BFD">
        <w:rPr>
          <w:rFonts w:ascii="Times New Roman" w:hAnsi="Times New Roman" w:cs="Times New Roman"/>
        </w:rPr>
        <w:t xml:space="preserve">, </w:t>
      </w:r>
      <w:r w:rsidR="00BF068E" w:rsidRPr="00556BFD">
        <w:rPr>
          <w:rFonts w:ascii="Times New Roman" w:hAnsi="Times New Roman" w:cs="Times New Roman"/>
          <w:i/>
          <w:iCs/>
        </w:rPr>
        <w:t>nsp2</w:t>
      </w:r>
      <w:r w:rsidR="00BF068E" w:rsidRPr="00556BFD">
        <w:rPr>
          <w:rFonts w:ascii="Times New Roman" w:hAnsi="Times New Roman" w:cs="Times New Roman"/>
        </w:rPr>
        <w:t xml:space="preserve">) </w:t>
      </w:r>
      <w:r w:rsidR="005B0DEE">
        <w:rPr>
          <w:rFonts w:ascii="Times New Roman" w:hAnsi="Times New Roman" w:cs="Times New Roman"/>
        </w:rPr>
        <w:t xml:space="preserve">were cultivated </w:t>
      </w:r>
      <w:r w:rsidR="002A36BC" w:rsidRPr="00556BFD">
        <w:rPr>
          <w:rFonts w:ascii="Times New Roman" w:hAnsi="Times New Roman" w:cs="Times New Roman"/>
        </w:rPr>
        <w:t>under</w:t>
      </w:r>
      <w:r w:rsidR="00B17868" w:rsidRPr="00556BFD">
        <w:rPr>
          <w:rFonts w:ascii="Times New Roman" w:hAnsi="Times New Roman" w:cs="Times New Roman"/>
        </w:rPr>
        <w:t xml:space="preserve"> </w:t>
      </w:r>
      <w:r w:rsidR="002A36BC" w:rsidRPr="00556BFD">
        <w:rPr>
          <w:rFonts w:ascii="Times New Roman" w:hAnsi="Times New Roman" w:cs="Times New Roman"/>
        </w:rPr>
        <w:t>sterile, l</w:t>
      </w:r>
      <w:r w:rsidR="00B225F0" w:rsidRPr="00556BFD">
        <w:rPr>
          <w:rFonts w:ascii="Times New Roman" w:hAnsi="Times New Roman" w:cs="Times New Roman"/>
        </w:rPr>
        <w:t>ow</w:t>
      </w:r>
      <w:r w:rsidR="002A36BC" w:rsidRPr="00556BFD">
        <w:rPr>
          <w:rFonts w:ascii="Times New Roman" w:hAnsi="Times New Roman" w:cs="Times New Roman"/>
        </w:rPr>
        <w:t>-</w:t>
      </w:r>
      <w:r w:rsidR="00B225F0" w:rsidRPr="00556BFD">
        <w:rPr>
          <w:rFonts w:ascii="Times New Roman" w:hAnsi="Times New Roman" w:cs="Times New Roman"/>
        </w:rPr>
        <w:t xml:space="preserve">nutrient </w:t>
      </w:r>
      <w:r w:rsidR="002A36BC" w:rsidRPr="00556BFD">
        <w:rPr>
          <w:rFonts w:ascii="Times New Roman" w:hAnsi="Times New Roman" w:cs="Times New Roman"/>
        </w:rPr>
        <w:t>conditions</w:t>
      </w:r>
      <w:r w:rsidR="0077510C" w:rsidRPr="00556BFD">
        <w:rPr>
          <w:rFonts w:ascii="Times New Roman" w:hAnsi="Times New Roman" w:cs="Times New Roman"/>
        </w:rPr>
        <w:t xml:space="preserve"> and inoculated with</w:t>
      </w:r>
      <w:r w:rsidR="00B17868" w:rsidRPr="00556BFD">
        <w:rPr>
          <w:rFonts w:ascii="Times New Roman" w:hAnsi="Times New Roman" w:cs="Times New Roman"/>
        </w:rPr>
        <w:t xml:space="preserve"> either </w:t>
      </w:r>
      <w:r w:rsidR="00683535" w:rsidRPr="00556BFD">
        <w:rPr>
          <w:rFonts w:ascii="Times New Roman" w:hAnsi="Times New Roman" w:cs="Times New Roman"/>
        </w:rPr>
        <w:t>the</w:t>
      </w:r>
      <w:r w:rsidR="00B17868" w:rsidRPr="00556BFD">
        <w:rPr>
          <w:rFonts w:ascii="Times New Roman" w:hAnsi="Times New Roman" w:cs="Times New Roman"/>
        </w:rPr>
        <w:t xml:space="preserve"> </w:t>
      </w:r>
      <w:proofErr w:type="spellStart"/>
      <w:r w:rsidR="00B17868" w:rsidRPr="00556BFD">
        <w:rPr>
          <w:rFonts w:ascii="Times New Roman" w:hAnsi="Times New Roman" w:cs="Times New Roman"/>
        </w:rPr>
        <w:t>Lj</w:t>
      </w:r>
      <w:proofErr w:type="spellEnd"/>
      <w:r w:rsidR="00B17868" w:rsidRPr="00556BFD">
        <w:rPr>
          <w:rFonts w:ascii="Times New Roman" w:hAnsi="Times New Roman" w:cs="Times New Roman"/>
        </w:rPr>
        <w:t xml:space="preserve">-SPHERE </w:t>
      </w:r>
      <w:proofErr w:type="spellStart"/>
      <w:r w:rsidR="00B17868" w:rsidRPr="00556BFD">
        <w:rPr>
          <w:rFonts w:ascii="Times New Roman" w:hAnsi="Times New Roman" w:cs="Times New Roman"/>
        </w:rPr>
        <w:t>SynCom</w:t>
      </w:r>
      <w:proofErr w:type="spellEnd"/>
      <w:r w:rsidR="00B17868" w:rsidRPr="00556BFD">
        <w:rPr>
          <w:rFonts w:ascii="Times New Roman" w:hAnsi="Times New Roman" w:cs="Times New Roman"/>
        </w:rPr>
        <w:t xml:space="preserve"> </w:t>
      </w:r>
      <w:r w:rsidR="00683535" w:rsidRPr="00556BFD">
        <w:rPr>
          <w:rFonts w:ascii="Times New Roman" w:hAnsi="Times New Roman" w:cs="Times New Roman"/>
        </w:rPr>
        <w:t xml:space="preserve">(291 isolates) </w:t>
      </w:r>
      <w:r w:rsidR="00B17868" w:rsidRPr="00556BFD">
        <w:rPr>
          <w:rFonts w:ascii="Times New Roman" w:hAnsi="Times New Roman" w:cs="Times New Roman"/>
        </w:rPr>
        <w:t xml:space="preserve">or the </w:t>
      </w:r>
      <w:r w:rsidR="00B17868" w:rsidRPr="00556BFD">
        <w:rPr>
          <w:rFonts w:ascii="Times New Roman" w:hAnsi="Times New Roman" w:cs="Times New Roman"/>
          <w:i/>
          <w:iCs/>
        </w:rPr>
        <w:t>Hordeum</w:t>
      </w:r>
      <w:r w:rsidR="00B17868" w:rsidRPr="00556BFD">
        <w:rPr>
          <w:rFonts w:ascii="Times New Roman" w:hAnsi="Times New Roman" w:cs="Times New Roman"/>
        </w:rPr>
        <w:t xml:space="preserve"> </w:t>
      </w:r>
      <w:proofErr w:type="spellStart"/>
      <w:r w:rsidR="00B17868" w:rsidRPr="00556BFD">
        <w:rPr>
          <w:rFonts w:ascii="Times New Roman" w:hAnsi="Times New Roman" w:cs="Times New Roman"/>
        </w:rPr>
        <w:t>SynCom</w:t>
      </w:r>
      <w:proofErr w:type="spellEnd"/>
      <w:r w:rsidR="00683535" w:rsidRPr="00556BFD">
        <w:rPr>
          <w:rFonts w:ascii="Times New Roman" w:hAnsi="Times New Roman" w:cs="Times New Roman"/>
        </w:rPr>
        <w:t xml:space="preserve"> (316 isolates)</w:t>
      </w:r>
      <w:r w:rsidR="00B17868" w:rsidRPr="00556BFD">
        <w:rPr>
          <w:rFonts w:ascii="Times New Roman" w:hAnsi="Times New Roman" w:cs="Times New Roman"/>
        </w:rPr>
        <w:t>, respectively</w:t>
      </w:r>
      <w:r w:rsidR="00B225F0" w:rsidRPr="00556BFD">
        <w:rPr>
          <w:rFonts w:ascii="Times New Roman" w:hAnsi="Times New Roman" w:cs="Times New Roman"/>
        </w:rPr>
        <w:t xml:space="preserve"> (</w:t>
      </w:r>
      <w:r w:rsidR="005B0DEE" w:rsidRPr="005B0DEE">
        <w:rPr>
          <w:rFonts w:ascii="Times New Roman" w:hAnsi="Times New Roman" w:cs="Times New Roman"/>
          <w:highlight w:val="magenta"/>
        </w:rPr>
        <w:t>Fig. 6A</w:t>
      </w:r>
      <w:r w:rsidR="00B225F0" w:rsidRPr="00556BFD">
        <w:rPr>
          <w:rFonts w:ascii="Times New Roman" w:hAnsi="Times New Roman" w:cs="Times New Roman"/>
        </w:rPr>
        <w:t>)</w:t>
      </w:r>
      <w:r w:rsidR="00B17868" w:rsidRPr="00556BFD">
        <w:rPr>
          <w:rFonts w:ascii="Times New Roman" w:hAnsi="Times New Roman" w:cs="Times New Roman"/>
        </w:rPr>
        <w:t xml:space="preserve">. </w:t>
      </w:r>
      <w:r w:rsidR="00825AF3" w:rsidRPr="00556BFD">
        <w:rPr>
          <w:rFonts w:ascii="Times New Roman" w:hAnsi="Times New Roman" w:cs="Times New Roman"/>
        </w:rPr>
        <w:t xml:space="preserve">Rhizosphere and root communities were </w:t>
      </w:r>
      <w:r w:rsidR="00FE1580">
        <w:rPr>
          <w:rFonts w:ascii="Times New Roman" w:hAnsi="Times New Roman" w:cs="Times New Roman"/>
        </w:rPr>
        <w:t>analysed</w:t>
      </w:r>
      <w:r w:rsidR="00825AF3" w:rsidRPr="00556BFD">
        <w:rPr>
          <w:rFonts w:ascii="Times New Roman" w:hAnsi="Times New Roman" w:cs="Times New Roman"/>
        </w:rPr>
        <w:t xml:space="preserve"> </w:t>
      </w:r>
      <w:r w:rsidR="00FE1580">
        <w:rPr>
          <w:rFonts w:ascii="Times New Roman" w:hAnsi="Times New Roman" w:cs="Times New Roman"/>
        </w:rPr>
        <w:t>after</w:t>
      </w:r>
      <w:r w:rsidR="00825AF3" w:rsidRPr="00556BFD">
        <w:rPr>
          <w:rFonts w:ascii="Times New Roman" w:hAnsi="Times New Roman" w:cs="Times New Roman"/>
        </w:rPr>
        <w:t xml:space="preserve"> </w:t>
      </w:r>
      <w:r w:rsidR="001A2641" w:rsidRPr="00556BFD">
        <w:rPr>
          <w:rFonts w:ascii="Times New Roman" w:hAnsi="Times New Roman" w:cs="Times New Roman"/>
        </w:rPr>
        <w:t xml:space="preserve">three weeks </w:t>
      </w:r>
      <w:r w:rsidR="00825AF3" w:rsidRPr="00556BFD">
        <w:rPr>
          <w:rFonts w:ascii="Times New Roman" w:hAnsi="Times New Roman" w:cs="Times New Roman"/>
        </w:rPr>
        <w:t>using</w:t>
      </w:r>
      <w:r w:rsidR="00B17868" w:rsidRPr="00556BFD">
        <w:rPr>
          <w:rFonts w:ascii="Times New Roman" w:hAnsi="Times New Roman" w:cs="Times New Roman"/>
        </w:rPr>
        <w:t xml:space="preserve"> </w:t>
      </w:r>
      <w:r w:rsidR="00683535" w:rsidRPr="00556BFD">
        <w:rPr>
          <w:rFonts w:ascii="Times New Roman" w:hAnsi="Times New Roman" w:cs="Times New Roman"/>
        </w:rPr>
        <w:t>16S</w:t>
      </w:r>
      <w:r w:rsidR="00FE1580">
        <w:rPr>
          <w:rFonts w:ascii="Times New Roman" w:hAnsi="Times New Roman" w:cs="Times New Roman"/>
        </w:rPr>
        <w:t xml:space="preserve"> rRNA (</w:t>
      </w:r>
      <w:r w:rsidR="00683535" w:rsidRPr="00556BFD">
        <w:rPr>
          <w:rFonts w:ascii="Times New Roman" w:hAnsi="Times New Roman" w:cs="Times New Roman"/>
        </w:rPr>
        <w:t>V5-V7</w:t>
      </w:r>
      <w:r w:rsidR="00FE1580">
        <w:rPr>
          <w:rFonts w:ascii="Times New Roman" w:hAnsi="Times New Roman" w:cs="Times New Roman"/>
        </w:rPr>
        <w:t>)</w:t>
      </w:r>
      <w:r w:rsidR="00683535" w:rsidRPr="00556BFD">
        <w:rPr>
          <w:rFonts w:ascii="Times New Roman" w:hAnsi="Times New Roman" w:cs="Times New Roman"/>
        </w:rPr>
        <w:t xml:space="preserve"> amplicon sequencing, </w:t>
      </w:r>
      <w:r w:rsidR="0077510C" w:rsidRPr="00556BFD">
        <w:rPr>
          <w:rFonts w:ascii="Times New Roman" w:hAnsi="Times New Roman" w:cs="Times New Roman"/>
        </w:rPr>
        <w:t>alongside</w:t>
      </w:r>
      <w:r w:rsidR="00683535" w:rsidRPr="00556BFD">
        <w:rPr>
          <w:rFonts w:ascii="Times New Roman" w:hAnsi="Times New Roman" w:cs="Times New Roman"/>
        </w:rPr>
        <w:t xml:space="preserve"> </w:t>
      </w:r>
      <w:r w:rsidR="00825AF3" w:rsidRPr="00556BFD">
        <w:rPr>
          <w:rFonts w:ascii="Times New Roman" w:hAnsi="Times New Roman" w:cs="Times New Roman"/>
        </w:rPr>
        <w:t xml:space="preserve">plant </w:t>
      </w:r>
      <w:r w:rsidR="00683535" w:rsidRPr="00556BFD">
        <w:rPr>
          <w:rFonts w:ascii="Times New Roman" w:hAnsi="Times New Roman" w:cs="Times New Roman"/>
        </w:rPr>
        <w:t xml:space="preserve">phenotypic </w:t>
      </w:r>
      <w:r w:rsidR="00FE1580">
        <w:rPr>
          <w:rFonts w:ascii="Times New Roman" w:hAnsi="Times New Roman" w:cs="Times New Roman"/>
        </w:rPr>
        <w:t>measurements</w:t>
      </w:r>
      <w:r w:rsidR="00825AF3" w:rsidRPr="00556BFD">
        <w:rPr>
          <w:rFonts w:ascii="Times New Roman" w:hAnsi="Times New Roman" w:cs="Times New Roman"/>
        </w:rPr>
        <w:t>.</w:t>
      </w:r>
    </w:p>
    <w:p w14:paraId="051DF16F" w14:textId="32546D05" w:rsidR="005D2527" w:rsidRPr="005357A4" w:rsidRDefault="00FE1580" w:rsidP="00DB2FCC">
      <w:pPr>
        <w:spacing w:line="276" w:lineRule="auto"/>
        <w:jc w:val="both"/>
        <w:rPr>
          <w:rStyle w:val="CommentReference"/>
          <w:rFonts w:ascii="Times New Roman" w:hAnsi="Times New Roman" w:cs="Times New Roman"/>
          <w:sz w:val="24"/>
          <w:szCs w:val="24"/>
        </w:rPr>
      </w:pPr>
      <w:r>
        <w:rPr>
          <w:rFonts w:ascii="Times New Roman" w:hAnsi="Times New Roman" w:cs="Times New Roman"/>
        </w:rPr>
        <w:t>In</w:t>
      </w:r>
      <w:r w:rsidR="0077510C" w:rsidRPr="004219CA">
        <w:rPr>
          <w:rFonts w:ascii="Times New Roman" w:hAnsi="Times New Roman" w:cs="Times New Roman"/>
        </w:rPr>
        <w:t xml:space="preserve"> </w:t>
      </w:r>
      <w:r w:rsidR="00B225F0" w:rsidRPr="004219CA">
        <w:rPr>
          <w:rFonts w:ascii="Times New Roman" w:hAnsi="Times New Roman" w:cs="Times New Roman"/>
          <w:i/>
          <w:iCs/>
        </w:rPr>
        <w:t>Lotus</w:t>
      </w:r>
      <w:r>
        <w:rPr>
          <w:rFonts w:ascii="Times New Roman" w:hAnsi="Times New Roman" w:cs="Times New Roman"/>
        </w:rPr>
        <w:t xml:space="preserve">, all CSSP </w:t>
      </w:r>
      <w:r w:rsidR="0077510C" w:rsidRPr="004219CA">
        <w:rPr>
          <w:rFonts w:ascii="Times New Roman" w:hAnsi="Times New Roman" w:cs="Times New Roman"/>
        </w:rPr>
        <w:t xml:space="preserve">mutants exhibited reduced growth, with the </w:t>
      </w:r>
      <w:r>
        <w:rPr>
          <w:rFonts w:ascii="Times New Roman" w:hAnsi="Times New Roman" w:cs="Times New Roman"/>
        </w:rPr>
        <w:t>strongest</w:t>
      </w:r>
      <w:r w:rsidR="0077510C" w:rsidRPr="004219CA">
        <w:rPr>
          <w:rFonts w:ascii="Times New Roman" w:hAnsi="Times New Roman" w:cs="Times New Roman"/>
        </w:rPr>
        <w:t xml:space="preserve"> </w:t>
      </w:r>
      <w:r>
        <w:rPr>
          <w:rFonts w:ascii="Times New Roman" w:hAnsi="Times New Roman" w:cs="Times New Roman"/>
        </w:rPr>
        <w:t>effects observed</w:t>
      </w:r>
      <w:r w:rsidR="0077510C" w:rsidRPr="004219CA">
        <w:rPr>
          <w:rFonts w:ascii="Times New Roman" w:hAnsi="Times New Roman" w:cs="Times New Roman"/>
        </w:rPr>
        <w:t xml:space="preserve"> </w:t>
      </w:r>
      <w:r w:rsidR="00B225F0" w:rsidRPr="004219CA">
        <w:rPr>
          <w:rFonts w:ascii="Times New Roman" w:hAnsi="Times New Roman" w:cs="Times New Roman"/>
        </w:rPr>
        <w:t xml:space="preserve">in </w:t>
      </w:r>
      <w:proofErr w:type="spellStart"/>
      <w:r w:rsidR="00B225F0" w:rsidRPr="004219CA">
        <w:rPr>
          <w:rFonts w:ascii="Times New Roman" w:hAnsi="Times New Roman" w:cs="Times New Roman"/>
          <w:i/>
          <w:iCs/>
        </w:rPr>
        <w:t>symrk</w:t>
      </w:r>
      <w:proofErr w:type="spellEnd"/>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w:t>
      </w:r>
      <w:r>
        <w:rPr>
          <w:rFonts w:ascii="Times New Roman" w:hAnsi="Times New Roman" w:cs="Times New Roman"/>
        </w:rPr>
        <w:t xml:space="preserve">mutants </w:t>
      </w:r>
      <w:r w:rsidR="00B225F0" w:rsidRPr="004219CA">
        <w:rPr>
          <w:rFonts w:ascii="Times New Roman" w:hAnsi="Times New Roman" w:cs="Times New Roman"/>
        </w:rPr>
        <w:t>(</w:t>
      </w:r>
      <w:r w:rsidR="00B225F0" w:rsidRPr="00FE1580">
        <w:rPr>
          <w:rFonts w:ascii="Times New Roman" w:hAnsi="Times New Roman" w:cs="Times New Roman"/>
          <w:highlight w:val="magenta"/>
        </w:rPr>
        <w:t xml:space="preserve">Fig. </w:t>
      </w:r>
      <w:r w:rsidRPr="00FE1580">
        <w:rPr>
          <w:rFonts w:ascii="Times New Roman" w:hAnsi="Times New Roman" w:cs="Times New Roman"/>
          <w:highlight w:val="magenta"/>
        </w:rPr>
        <w:t>6</w:t>
      </w:r>
      <w:r w:rsidR="00B225F0" w:rsidRPr="00FE1580">
        <w:rPr>
          <w:rFonts w:ascii="Times New Roman" w:hAnsi="Times New Roman" w:cs="Times New Roman"/>
          <w:highlight w:val="magenta"/>
        </w:rPr>
        <w:t>B</w:t>
      </w:r>
      <w:r w:rsidR="00B225F0" w:rsidRPr="004219CA">
        <w:rPr>
          <w:rFonts w:ascii="Times New Roman" w:hAnsi="Times New Roman" w:cs="Times New Roman"/>
        </w:rPr>
        <w:t>)</w:t>
      </w:r>
      <w:r>
        <w:rPr>
          <w:rFonts w:ascii="Times New Roman" w:hAnsi="Times New Roman" w:cs="Times New Roman"/>
        </w:rPr>
        <w:t>, consistent with results obtained in depleted soil conditions (</w:t>
      </w:r>
      <w:r w:rsidRPr="00FE1580">
        <w:rPr>
          <w:rFonts w:ascii="Times New Roman" w:hAnsi="Times New Roman" w:cs="Times New Roman"/>
          <w:highlight w:val="magenta"/>
        </w:rPr>
        <w:t>Fig. 4B</w:t>
      </w:r>
      <w:r>
        <w:rPr>
          <w:rFonts w:ascii="Times New Roman" w:hAnsi="Times New Roman" w:cs="Times New Roman"/>
        </w:rPr>
        <w:t>)</w:t>
      </w:r>
      <w:r w:rsidR="00B225F0" w:rsidRPr="004219CA">
        <w:rPr>
          <w:rFonts w:ascii="Times New Roman" w:hAnsi="Times New Roman" w:cs="Times New Roman"/>
        </w:rPr>
        <w:t>.</w:t>
      </w:r>
      <w:r w:rsidR="00C132EB" w:rsidRPr="004219CA">
        <w:rPr>
          <w:rFonts w:ascii="Times New Roman" w:hAnsi="Times New Roman" w:cs="Times New Roman"/>
        </w:rPr>
        <w:t xml:space="preserve"> None of the mutants developed root nodules, </w:t>
      </w:r>
      <w:r w:rsidR="0077510C"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0077510C"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t>
      </w:r>
      <w:proofErr w:type="gramStart"/>
      <w:r w:rsidR="00C132EB" w:rsidRPr="004219CA">
        <w:rPr>
          <w:rFonts w:ascii="Times New Roman" w:hAnsi="Times New Roman" w:cs="Times New Roman"/>
        </w:rPr>
        <w:t>wild-type</w:t>
      </w:r>
      <w:proofErr w:type="gramEnd"/>
      <w:r w:rsidR="00C132EB" w:rsidRPr="004219CA">
        <w:rPr>
          <w:rFonts w:ascii="Times New Roman" w:hAnsi="Times New Roman" w:cs="Times New Roman"/>
        </w:rPr>
        <w:t xml:space="preserve"> (</w:t>
      </w:r>
      <w:r w:rsidR="00C132EB" w:rsidRPr="00FE1580">
        <w:rPr>
          <w:rFonts w:ascii="Times New Roman" w:hAnsi="Times New Roman" w:cs="Times New Roman"/>
          <w:highlight w:val="magenta"/>
        </w:rPr>
        <w:t xml:space="preserve">Suppl. Fig. </w:t>
      </w:r>
      <w:r w:rsidRPr="00FE1580">
        <w:rPr>
          <w:rFonts w:ascii="Times New Roman" w:hAnsi="Times New Roman" w:cs="Times New Roman"/>
          <w:highlight w:val="magenta"/>
        </w:rPr>
        <w:t>6D</w:t>
      </w:r>
      <w:r w:rsidR="00C132EB" w:rsidRPr="004219CA">
        <w:rPr>
          <w:rFonts w:ascii="Times New Roman" w:hAnsi="Times New Roman" w:cs="Times New Roman"/>
        </w:rPr>
        <w:t>). Alpha</w:t>
      </w:r>
      <w:r w:rsidR="0077510C"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0077510C"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0077510C"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0077510C" w:rsidRPr="004219CA">
        <w:rPr>
          <w:rFonts w:ascii="Times New Roman" w:hAnsi="Times New Roman" w:cs="Times New Roman"/>
        </w:rPr>
        <w:t>,</w:t>
      </w:r>
      <w:r w:rsidR="00C132EB" w:rsidRPr="004219CA">
        <w:rPr>
          <w:rFonts w:ascii="Times New Roman" w:hAnsi="Times New Roman" w:cs="Times New Roman"/>
        </w:rPr>
        <w:t xml:space="preserve"> </w:t>
      </w:r>
      <w:r w:rsidR="0077510C"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w:t>
      </w:r>
      <w:r w:rsidR="00AD604F" w:rsidRPr="00FE1580">
        <w:rPr>
          <w:rFonts w:ascii="Times New Roman" w:hAnsi="Times New Roman" w:cs="Times New Roman"/>
          <w:highlight w:val="magenta"/>
        </w:rPr>
        <w:t xml:space="preserve">Suppl. Fig. </w:t>
      </w:r>
      <w:r w:rsidRPr="00FE1580">
        <w:rPr>
          <w:rFonts w:ascii="Times New Roman" w:hAnsi="Times New Roman" w:cs="Times New Roman"/>
          <w:highlight w:val="magenta"/>
        </w:rPr>
        <w:t>6A</w:t>
      </w:r>
      <w:r w:rsidR="00AD604F" w:rsidRPr="004219CA">
        <w:rPr>
          <w:rFonts w:ascii="Times New Roman" w:hAnsi="Times New Roman" w:cs="Times New Roman"/>
        </w:rPr>
        <w:t>)</w:t>
      </w:r>
      <w:r w:rsidR="00C132EB" w:rsidRPr="004219CA">
        <w:rPr>
          <w:rFonts w:ascii="Times New Roman" w:hAnsi="Times New Roman" w:cs="Times New Roman"/>
        </w:rPr>
        <w:t>.</w:t>
      </w:r>
      <w:r w:rsidR="0077510C" w:rsidRPr="004219CA">
        <w:rPr>
          <w:rFonts w:ascii="Times New Roman" w:hAnsi="Times New Roman" w:cs="Times New Roman"/>
        </w:rPr>
        <w:t xml:space="preserve"> </w:t>
      </w:r>
      <w:r w:rsidR="00D71386">
        <w:rPr>
          <w:rFonts w:ascii="Times New Roman" w:hAnsi="Times New Roman" w:cs="Times New Roman"/>
        </w:rPr>
        <w:t>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r>
        <w:rPr>
          <w:rFonts w:ascii="Times New Roman" w:hAnsi="Times New Roman" w:cs="Times New Roman"/>
        </w:rPr>
        <w:t>, however</w:t>
      </w:r>
      <w:r w:rsidR="007177E4">
        <w:rPr>
          <w:rFonts w:ascii="Times New Roman" w:hAnsi="Times New Roman" w:cs="Times New Roman"/>
        </w:rPr>
        <w:t>, b</w:t>
      </w:r>
      <w:r w:rsidR="00B039AA" w:rsidRPr="004219CA">
        <w:rPr>
          <w:rFonts w:ascii="Times New Roman" w:hAnsi="Times New Roman" w:cs="Times New Roman"/>
        </w:rPr>
        <w:t xml:space="preserve">eta diversity analysis </w:t>
      </w:r>
      <w:r w:rsidR="0077510C"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0077510C" w:rsidRPr="004219CA">
        <w:rPr>
          <w:rFonts w:ascii="Times New Roman" w:hAnsi="Times New Roman" w:cs="Times New Roman"/>
        </w:rPr>
        <w:t>between</w:t>
      </w:r>
      <w:r w:rsidR="00B039AA" w:rsidRPr="004219CA">
        <w:rPr>
          <w:rFonts w:ascii="Times New Roman" w:hAnsi="Times New Roman" w:cs="Times New Roman"/>
        </w:rPr>
        <w:t xml:space="preserve"> wild-type </w:t>
      </w:r>
      <w:r w:rsidR="0077510C" w:rsidRPr="004219CA">
        <w:rPr>
          <w:rFonts w:ascii="Times New Roman" w:hAnsi="Times New Roman" w:cs="Times New Roman"/>
        </w:rPr>
        <w:t>and</w:t>
      </w:r>
      <w:r w:rsidR="00B039AA" w:rsidRPr="004219CA">
        <w:rPr>
          <w:rFonts w:ascii="Times New Roman" w:hAnsi="Times New Roman" w:cs="Times New Roman"/>
        </w:rPr>
        <w:t xml:space="preserve"> CSSP mutant</w:t>
      </w:r>
      <w:r w:rsidR="00073F7A">
        <w:rPr>
          <w:rFonts w:ascii="Times New Roman" w:hAnsi="Times New Roman" w:cs="Times New Roman"/>
        </w:rPr>
        <w:t>s</w:t>
      </w:r>
      <w:r w:rsidR="007177E4">
        <w:rPr>
          <w:rFonts w:ascii="Times New Roman" w:hAnsi="Times New Roman" w:cs="Times New Roman"/>
        </w:rPr>
        <w:t xml:space="preserve"> in </w:t>
      </w:r>
      <w:r w:rsidR="0077510C"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0077510C" w:rsidRPr="004219CA">
        <w:rPr>
          <w:rFonts w:ascii="Times New Roman" w:hAnsi="Times New Roman" w:cs="Times New Roman"/>
        </w:rPr>
        <w:t xml:space="preserve"> compartments</w:t>
      </w:r>
      <w:r w:rsidR="007177E4">
        <w:rPr>
          <w:rFonts w:ascii="Times New Roman" w:hAnsi="Times New Roman" w:cs="Times New Roman"/>
        </w:rPr>
        <w:t xml:space="preserve"> </w:t>
      </w:r>
      <w:r w:rsidR="007177E4" w:rsidRPr="004219CA">
        <w:rPr>
          <w:rFonts w:ascii="Times New Roman" w:hAnsi="Times New Roman" w:cs="Times New Roman"/>
        </w:rPr>
        <w:t>(</w:t>
      </w:r>
      <w:r w:rsidR="007177E4" w:rsidRPr="00FE1580">
        <w:rPr>
          <w:rFonts w:ascii="Times New Roman" w:hAnsi="Times New Roman" w:cs="Times New Roman"/>
          <w:highlight w:val="magenta"/>
        </w:rPr>
        <w:t>Fig. 6</w:t>
      </w:r>
      <w:r w:rsidR="007177E4" w:rsidRPr="007177E4">
        <w:rPr>
          <w:rFonts w:ascii="Times New Roman" w:hAnsi="Times New Roman" w:cs="Times New Roman"/>
          <w:highlight w:val="magenta"/>
        </w:rPr>
        <w:t>C</w:t>
      </w:r>
      <w:r w:rsidR="007177E4" w:rsidRPr="004219CA">
        <w:rPr>
          <w:rFonts w:ascii="Times New Roman" w:hAnsi="Times New Roman" w:cs="Times New Roman"/>
        </w:rPr>
        <w:t>)</w:t>
      </w:r>
      <w:r w:rsidR="0077510C" w:rsidRPr="004219CA">
        <w:rPr>
          <w:rFonts w:ascii="Times New Roman" w:hAnsi="Times New Roman" w:cs="Times New Roman"/>
        </w:rPr>
        <w:t>. Additionally,</w:t>
      </w:r>
      <w:r w:rsidR="007177E4">
        <w:rPr>
          <w:rFonts w:ascii="Times New Roman" w:hAnsi="Times New Roman" w:cs="Times New Roman"/>
        </w:rPr>
        <w:t xml:space="preserve"> rhizosphere communities of</w:t>
      </w:r>
      <w:r w:rsidR="0077510C" w:rsidRPr="004219CA">
        <w:rPr>
          <w:rFonts w:ascii="Times New Roman" w:hAnsi="Times New Roman" w:cs="Times New Roman"/>
        </w:rPr>
        <w:t xml:space="preserve"> </w:t>
      </w:r>
      <w:proofErr w:type="spellStart"/>
      <w:r w:rsidR="00F016E4" w:rsidRPr="004219CA">
        <w:rPr>
          <w:rFonts w:ascii="Times New Roman" w:hAnsi="Times New Roman" w:cs="Times New Roman"/>
          <w:i/>
          <w:iCs/>
        </w:rPr>
        <w:t>ccamk</w:t>
      </w:r>
      <w:proofErr w:type="spellEnd"/>
      <w:r w:rsidR="00F016E4" w:rsidRPr="004219CA">
        <w:rPr>
          <w:rFonts w:ascii="Times New Roman" w:hAnsi="Times New Roman" w:cs="Times New Roman"/>
        </w:rPr>
        <w:t xml:space="preserve"> </w:t>
      </w:r>
      <w:r w:rsidR="0077510C" w:rsidRPr="004219CA">
        <w:rPr>
          <w:rFonts w:ascii="Times New Roman" w:hAnsi="Times New Roman" w:cs="Times New Roman"/>
        </w:rPr>
        <w:t>mutant</w:t>
      </w:r>
      <w:r w:rsidR="007177E4">
        <w:rPr>
          <w:rFonts w:ascii="Times New Roman" w:hAnsi="Times New Roman" w:cs="Times New Roman"/>
        </w:rPr>
        <w:t>s</w:t>
      </w:r>
      <w:r w:rsidR="0077510C" w:rsidRPr="004219CA">
        <w:rPr>
          <w:rFonts w:ascii="Times New Roman" w:hAnsi="Times New Roman" w:cs="Times New Roman"/>
        </w:rPr>
        <w:t xml:space="preserve"> formed a distinct cluster, separate </w:t>
      </w:r>
      <w:r w:rsidR="0077510C" w:rsidRPr="00556BFD">
        <w:rPr>
          <w:rFonts w:ascii="Times New Roman" w:hAnsi="Times New Roman" w:cs="Times New Roman"/>
        </w:rPr>
        <w:t xml:space="preserve">from both </w:t>
      </w:r>
      <w:r w:rsidR="00F016E4" w:rsidRPr="00556BFD">
        <w:rPr>
          <w:rFonts w:ascii="Times New Roman" w:hAnsi="Times New Roman" w:cs="Times New Roman"/>
        </w:rPr>
        <w:t xml:space="preserve">wild-type and </w:t>
      </w:r>
      <w:r w:rsidR="008C6C6F" w:rsidRPr="00556BFD">
        <w:rPr>
          <w:rFonts w:ascii="Times New Roman" w:hAnsi="Times New Roman" w:cs="Times New Roman"/>
        </w:rPr>
        <w:t xml:space="preserve">other </w:t>
      </w:r>
      <w:r w:rsidR="00F016E4" w:rsidRPr="00556BFD">
        <w:rPr>
          <w:rFonts w:ascii="Times New Roman" w:hAnsi="Times New Roman" w:cs="Times New Roman"/>
        </w:rPr>
        <w:t>mutant</w:t>
      </w:r>
      <w:r w:rsidR="008C6C6F" w:rsidRPr="00556BFD">
        <w:rPr>
          <w:rFonts w:ascii="Times New Roman" w:hAnsi="Times New Roman" w:cs="Times New Roman"/>
        </w:rPr>
        <w:t xml:space="preserve"> </w:t>
      </w:r>
      <w:r w:rsidR="007177E4">
        <w:rPr>
          <w:rFonts w:ascii="Times New Roman" w:hAnsi="Times New Roman" w:cs="Times New Roman"/>
        </w:rPr>
        <w:t>genotypes</w:t>
      </w:r>
      <w:r w:rsidR="00F016E4" w:rsidRPr="00556BFD">
        <w:rPr>
          <w:rFonts w:ascii="Times New Roman" w:hAnsi="Times New Roman" w:cs="Times New Roman"/>
        </w:rPr>
        <w:t>.</w:t>
      </w:r>
      <w:r w:rsidR="00AD604F" w:rsidRPr="00556BFD">
        <w:rPr>
          <w:rFonts w:ascii="Times New Roman" w:hAnsi="Times New Roman" w:cs="Times New Roman"/>
        </w:rPr>
        <w:t xml:space="preserve"> </w:t>
      </w:r>
      <w:r w:rsidR="007177E4">
        <w:rPr>
          <w:rFonts w:ascii="Times New Roman" w:hAnsi="Times New Roman" w:cs="Times New Roman"/>
        </w:rPr>
        <w:t>S</w:t>
      </w:r>
      <w:r w:rsidR="00B9783C" w:rsidRPr="00556BFD">
        <w:rPr>
          <w:rFonts w:ascii="Times New Roman" w:hAnsi="Times New Roman" w:cs="Times New Roman"/>
        </w:rPr>
        <w:t xml:space="preserve">everal </w:t>
      </w:r>
      <w:r w:rsidR="006F2C4E" w:rsidRPr="00556BFD">
        <w:rPr>
          <w:rFonts w:ascii="Times New Roman" w:hAnsi="Times New Roman" w:cs="Times New Roman"/>
        </w:rPr>
        <w:t>of the</w:t>
      </w:r>
      <w:r w:rsidR="00AD604F" w:rsidRPr="00556BFD">
        <w:rPr>
          <w:rFonts w:ascii="Times New Roman" w:hAnsi="Times New Roman" w:cs="Times New Roman"/>
        </w:rPr>
        <w:t xml:space="preserve"> most abundant bacterial orders </w:t>
      </w:r>
      <w:r w:rsidR="00AC209F" w:rsidRPr="00556BFD">
        <w:rPr>
          <w:rFonts w:ascii="Times New Roman" w:hAnsi="Times New Roman" w:cs="Times New Roman"/>
        </w:rPr>
        <w:t>(</w:t>
      </w:r>
      <w:r w:rsidR="007177E4" w:rsidRPr="007177E4">
        <w:rPr>
          <w:rFonts w:ascii="Times New Roman" w:hAnsi="Times New Roman" w:cs="Times New Roman"/>
          <w:highlight w:val="magenta"/>
        </w:rPr>
        <w:t xml:space="preserve">Suppl. </w:t>
      </w:r>
      <w:r w:rsidR="00AC209F" w:rsidRPr="007177E4">
        <w:rPr>
          <w:rFonts w:ascii="Times New Roman" w:hAnsi="Times New Roman" w:cs="Times New Roman"/>
          <w:highlight w:val="magenta"/>
        </w:rPr>
        <w:t>Fig.</w:t>
      </w:r>
      <w:r w:rsidR="007177E4" w:rsidRPr="007177E4">
        <w:rPr>
          <w:rFonts w:ascii="Times New Roman" w:hAnsi="Times New Roman" w:cs="Times New Roman"/>
          <w:highlight w:val="magenta"/>
        </w:rPr>
        <w:t xml:space="preserve"> 6C</w:t>
      </w:r>
      <w:r w:rsidR="00AC209F" w:rsidRPr="00556BFD">
        <w:rPr>
          <w:rFonts w:ascii="Times New Roman" w:hAnsi="Times New Roman" w:cs="Times New Roman"/>
        </w:rPr>
        <w:t>)</w:t>
      </w:r>
      <w:r w:rsidR="007177E4">
        <w:rPr>
          <w:rFonts w:ascii="Times New Roman" w:hAnsi="Times New Roman" w:cs="Times New Roman"/>
        </w:rPr>
        <w:t>, including</w:t>
      </w:r>
      <w:r w:rsidR="00B9783C" w:rsidRPr="00556BFD">
        <w:rPr>
          <w:rFonts w:ascii="Times New Roman" w:hAnsi="Times New Roman" w:cs="Times New Roman"/>
        </w:rPr>
        <w:t xml:space="preserve"> </w:t>
      </w:r>
      <w:proofErr w:type="spellStart"/>
      <w:r w:rsidR="007177E4" w:rsidRPr="007177E4">
        <w:rPr>
          <w:rFonts w:ascii="Times New Roman" w:hAnsi="Times New Roman" w:cs="Times New Roman"/>
          <w:i/>
          <w:iCs/>
        </w:rPr>
        <w:t>Burkholderiales</w:t>
      </w:r>
      <w:proofErr w:type="spellEnd"/>
      <w:r w:rsidR="007177E4" w:rsidRPr="00233771">
        <w:rPr>
          <w:rFonts w:ascii="Times New Roman" w:hAnsi="Times New Roman" w:cs="Times New Roman"/>
        </w:rPr>
        <w:t>,</w:t>
      </w:r>
      <w:r w:rsidR="007177E4" w:rsidRPr="00556BFD">
        <w:rPr>
          <w:rFonts w:ascii="Times New Roman" w:hAnsi="Times New Roman" w:cs="Times New Roman"/>
        </w:rPr>
        <w:t xml:space="preserve"> </w:t>
      </w:r>
      <w:proofErr w:type="spellStart"/>
      <w:r w:rsidR="00233771" w:rsidRPr="007177E4">
        <w:rPr>
          <w:rFonts w:ascii="Times New Roman" w:hAnsi="Times New Roman" w:cs="Times New Roman"/>
          <w:i/>
          <w:iCs/>
        </w:rPr>
        <w:t>Flavobacteriales</w:t>
      </w:r>
      <w:proofErr w:type="spellEnd"/>
      <w:r w:rsidR="00233771" w:rsidRPr="00233771">
        <w:rPr>
          <w:rFonts w:ascii="Times New Roman" w:hAnsi="Times New Roman" w:cs="Times New Roman"/>
        </w:rPr>
        <w:t>,</w:t>
      </w:r>
      <w:r w:rsidR="00233771" w:rsidRPr="00556BFD">
        <w:rPr>
          <w:rFonts w:ascii="Times New Roman" w:hAnsi="Times New Roman" w:cs="Times New Roman"/>
        </w:rPr>
        <w:t xml:space="preserve"> </w:t>
      </w:r>
      <w:proofErr w:type="spellStart"/>
      <w:r w:rsidR="007177E4" w:rsidRPr="007177E4">
        <w:rPr>
          <w:rFonts w:ascii="Times New Roman" w:hAnsi="Times New Roman" w:cs="Times New Roman"/>
          <w:i/>
          <w:iCs/>
        </w:rPr>
        <w:t>Pseudomonadales</w:t>
      </w:r>
      <w:proofErr w:type="spellEnd"/>
      <w:r w:rsidR="007177E4" w:rsidRPr="00556BFD">
        <w:rPr>
          <w:rFonts w:ascii="Times New Roman" w:hAnsi="Times New Roman" w:cs="Times New Roman"/>
        </w:rPr>
        <w:t xml:space="preserve">, and </w:t>
      </w:r>
      <w:proofErr w:type="spellStart"/>
      <w:r w:rsidR="007177E4" w:rsidRPr="007177E4">
        <w:rPr>
          <w:rFonts w:ascii="Times New Roman" w:hAnsi="Times New Roman" w:cs="Times New Roman"/>
          <w:i/>
          <w:iCs/>
        </w:rPr>
        <w:t>Rhizobiales</w:t>
      </w:r>
      <w:proofErr w:type="spellEnd"/>
      <w:r w:rsidR="007177E4" w:rsidRPr="007177E4">
        <w:rPr>
          <w:rFonts w:ascii="Times New Roman" w:hAnsi="Times New Roman" w:cs="Times New Roman"/>
        </w:rPr>
        <w:t>,</w:t>
      </w:r>
      <w:r w:rsidR="007177E4" w:rsidRPr="00556BFD">
        <w:rPr>
          <w:rFonts w:ascii="Times New Roman" w:hAnsi="Times New Roman" w:cs="Times New Roman"/>
        </w:rPr>
        <w:t xml:space="preserve"> </w:t>
      </w:r>
      <w:r w:rsidR="006F2C4E" w:rsidRPr="00556BFD">
        <w:rPr>
          <w:rFonts w:ascii="Times New Roman" w:hAnsi="Times New Roman" w:cs="Times New Roman"/>
        </w:rPr>
        <w:t>showed altered</w:t>
      </w:r>
      <w:r w:rsidR="00AD604F" w:rsidRPr="00556BFD">
        <w:rPr>
          <w:rFonts w:ascii="Times New Roman" w:hAnsi="Times New Roman" w:cs="Times New Roman"/>
        </w:rPr>
        <w:t xml:space="preserve"> </w:t>
      </w:r>
      <w:r w:rsidR="007177E4">
        <w:rPr>
          <w:rFonts w:ascii="Times New Roman" w:hAnsi="Times New Roman" w:cs="Times New Roman"/>
        </w:rPr>
        <w:t xml:space="preserve">relative </w:t>
      </w:r>
      <w:r w:rsidR="00AD604F" w:rsidRPr="00556BFD">
        <w:rPr>
          <w:rFonts w:ascii="Times New Roman" w:hAnsi="Times New Roman" w:cs="Times New Roman"/>
        </w:rPr>
        <w:t>abundance</w:t>
      </w:r>
      <w:r w:rsidR="007177E4">
        <w:rPr>
          <w:rFonts w:ascii="Times New Roman" w:hAnsi="Times New Roman" w:cs="Times New Roman"/>
        </w:rPr>
        <w:t>s</w:t>
      </w:r>
      <w:r w:rsidR="00AD604F" w:rsidRPr="00556BFD">
        <w:rPr>
          <w:rFonts w:ascii="Times New Roman" w:hAnsi="Times New Roman" w:cs="Times New Roman"/>
        </w:rPr>
        <w:t xml:space="preserve"> </w:t>
      </w:r>
      <w:r w:rsidR="008C6C6F" w:rsidRPr="00556BFD">
        <w:rPr>
          <w:rFonts w:ascii="Times New Roman" w:hAnsi="Times New Roman" w:cs="Times New Roman"/>
        </w:rPr>
        <w:t>across</w:t>
      </w:r>
      <w:r w:rsidR="00AD604F" w:rsidRPr="00556BFD">
        <w:rPr>
          <w:rFonts w:ascii="Times New Roman" w:hAnsi="Times New Roman" w:cs="Times New Roman"/>
        </w:rPr>
        <w:t xml:space="preserve"> </w:t>
      </w:r>
      <w:r w:rsidR="00D71386" w:rsidRPr="00556BFD">
        <w:rPr>
          <w:rFonts w:ascii="Times New Roman" w:hAnsi="Times New Roman" w:cs="Times New Roman"/>
          <w:i/>
          <w:iCs/>
        </w:rPr>
        <w:t>Lotus</w:t>
      </w:r>
      <w:r w:rsidR="00D71386" w:rsidRPr="00556BFD">
        <w:rPr>
          <w:rFonts w:ascii="Times New Roman" w:hAnsi="Times New Roman" w:cs="Times New Roman"/>
        </w:rPr>
        <w:t xml:space="preserve"> </w:t>
      </w:r>
      <w:r w:rsidR="00AD604F" w:rsidRPr="00556BFD">
        <w:rPr>
          <w:rFonts w:ascii="Times New Roman" w:hAnsi="Times New Roman" w:cs="Times New Roman"/>
        </w:rPr>
        <w:t>genotypes</w:t>
      </w:r>
      <w:r w:rsidR="00AD604F" w:rsidRPr="004219CA">
        <w:rPr>
          <w:rFonts w:ascii="Times New Roman" w:hAnsi="Times New Roman" w:cs="Times New Roman"/>
        </w:rPr>
        <w:t xml:space="preserve"> (</w:t>
      </w:r>
      <w:r w:rsidR="00AD604F" w:rsidRPr="007177E4">
        <w:rPr>
          <w:rFonts w:ascii="Times New Roman" w:hAnsi="Times New Roman" w:cs="Times New Roman"/>
          <w:highlight w:val="magenta"/>
        </w:rPr>
        <w:t xml:space="preserve">Fig. </w:t>
      </w:r>
      <w:r w:rsidR="007177E4" w:rsidRPr="007177E4">
        <w:rPr>
          <w:rFonts w:ascii="Times New Roman" w:hAnsi="Times New Roman" w:cs="Times New Roman"/>
          <w:highlight w:val="magenta"/>
        </w:rPr>
        <w:t>6D</w:t>
      </w:r>
      <w:r w:rsidR="00903E18" w:rsidRPr="007177E4">
        <w:rPr>
          <w:rFonts w:ascii="Times New Roman" w:hAnsi="Times New Roman" w:cs="Times New Roman"/>
          <w:highlight w:val="magenta"/>
        </w:rPr>
        <w:t xml:space="preserve">, Suppl. Fig. </w:t>
      </w:r>
      <w:r w:rsidR="007177E4" w:rsidRPr="007177E4">
        <w:rPr>
          <w:rFonts w:ascii="Times New Roman" w:hAnsi="Times New Roman" w:cs="Times New Roman"/>
          <w:highlight w:val="magenta"/>
        </w:rPr>
        <w:t>6C</w:t>
      </w:r>
      <w:r w:rsidR="00AD604F" w:rsidRPr="004219CA">
        <w:rPr>
          <w:rFonts w:ascii="Times New Roman" w:hAnsi="Times New Roman" w:cs="Times New Roman"/>
        </w:rPr>
        <w:t>)</w:t>
      </w:r>
      <w:r w:rsidR="007177E4">
        <w:rPr>
          <w:rFonts w:ascii="Times New Roman" w:hAnsi="Times New Roman" w:cs="Times New Roman"/>
        </w:rPr>
        <w:t xml:space="preserve">. </w:t>
      </w:r>
      <w:r w:rsidR="00073F7A">
        <w:rPr>
          <w:rFonts w:ascii="Times New Roman" w:hAnsi="Times New Roman" w:cs="Times New Roman"/>
        </w:rPr>
        <w:t xml:space="preserve">In roots, </w:t>
      </w:r>
      <w:proofErr w:type="spellStart"/>
      <w:r w:rsidR="007177E4">
        <w:rPr>
          <w:rFonts w:ascii="Times New Roman" w:hAnsi="Times New Roman" w:cs="Times New Roman"/>
          <w:i/>
          <w:iCs/>
        </w:rPr>
        <w:t>Rhizobiales</w:t>
      </w:r>
      <w:proofErr w:type="spellEnd"/>
      <w:r w:rsidR="006F2C4E">
        <w:rPr>
          <w:rFonts w:ascii="Times New Roman" w:hAnsi="Times New Roman" w:cs="Times New Roman"/>
        </w:rPr>
        <w:t xml:space="preserve"> </w:t>
      </w:r>
      <w:r w:rsidR="007177E4">
        <w:rPr>
          <w:rFonts w:ascii="Times New Roman" w:hAnsi="Times New Roman" w:cs="Times New Roman"/>
        </w:rPr>
        <w:t xml:space="preserve">were significantly reduced in CSSP mutants,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w:t>
      </w:r>
      <w:r w:rsidR="00340F94">
        <w:rPr>
          <w:rFonts w:ascii="Times New Roman" w:hAnsi="Times New Roman" w:cs="Times New Roman"/>
        </w:rPr>
        <w:t>in</w:t>
      </w:r>
      <w:r w:rsidR="00F06DC7">
        <w:rPr>
          <w:rFonts w:ascii="Times New Roman" w:hAnsi="Times New Roman" w:cs="Times New Roman"/>
        </w:rPr>
        <w:t xml:space="preserve"> </w:t>
      </w:r>
      <w:r w:rsidR="007177E4">
        <w:rPr>
          <w:rFonts w:ascii="Times New Roman" w:hAnsi="Times New Roman" w:cs="Times New Roman"/>
        </w:rPr>
        <w:t xml:space="preserve">abundance of </w:t>
      </w:r>
      <w:r w:rsidR="008476E4" w:rsidRPr="004219CA">
        <w:rPr>
          <w:rFonts w:ascii="Times New Roman" w:hAnsi="Times New Roman" w:cs="Times New Roman"/>
        </w:rPr>
        <w:t xml:space="preserve">symbiotic </w:t>
      </w:r>
      <w:proofErr w:type="spellStart"/>
      <w:r w:rsidR="008476E4" w:rsidRPr="004219CA">
        <w:rPr>
          <w:rFonts w:ascii="Times New Roman" w:hAnsi="Times New Roman" w:cs="Times New Roman"/>
          <w:i/>
          <w:iCs/>
        </w:rPr>
        <w:t>Mesorhizobium</w:t>
      </w:r>
      <w:proofErr w:type="spellEnd"/>
      <w:r w:rsidR="008476E4" w:rsidRPr="004219CA">
        <w:rPr>
          <w:rFonts w:ascii="Times New Roman" w:hAnsi="Times New Roman" w:cs="Times New Roman"/>
        </w:rPr>
        <w:t xml:space="preserve"> isolates, which </w:t>
      </w:r>
      <w:r w:rsidR="007177E4">
        <w:rPr>
          <w:rFonts w:ascii="Times New Roman" w:hAnsi="Times New Roman" w:cs="Times New Roman"/>
        </w:rPr>
        <w:t>dominated</w:t>
      </w:r>
      <w:r w:rsidR="008C6C6F" w:rsidRPr="004219CA">
        <w:rPr>
          <w:rFonts w:ascii="Times New Roman" w:hAnsi="Times New Roman" w:cs="Times New Roman"/>
        </w:rPr>
        <w:t xml:space="preserve"> </w:t>
      </w:r>
      <w:r w:rsidR="007177E4">
        <w:rPr>
          <w:rFonts w:ascii="Times New Roman" w:hAnsi="Times New Roman" w:cs="Times New Roman"/>
        </w:rPr>
        <w:t xml:space="preserve">wild-type </w:t>
      </w:r>
      <w:r w:rsidR="008C6C6F" w:rsidRPr="004219CA">
        <w:rPr>
          <w:rFonts w:ascii="Times New Roman" w:hAnsi="Times New Roman" w:cs="Times New Roman"/>
        </w:rPr>
        <w:t>roots and nodules</w:t>
      </w:r>
      <w:r w:rsidR="007177E4">
        <w:rPr>
          <w:rFonts w:ascii="Times New Roman" w:hAnsi="Times New Roman" w:cs="Times New Roman"/>
        </w:rPr>
        <w:t xml:space="preserve"> but were</w:t>
      </w:r>
      <w:r w:rsidR="008476E4" w:rsidRPr="004219CA">
        <w:rPr>
          <w:rFonts w:ascii="Times New Roman" w:hAnsi="Times New Roman" w:cs="Times New Roman"/>
        </w:rPr>
        <w:t xml:space="preserve">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w:t>
      </w:r>
      <w:r w:rsidR="007177E4">
        <w:rPr>
          <w:rFonts w:ascii="Times New Roman" w:hAnsi="Times New Roman" w:cs="Times New Roman"/>
        </w:rPr>
        <w:t>from</w:t>
      </w:r>
      <w:r w:rsidR="008476E4" w:rsidRPr="004219CA">
        <w:rPr>
          <w:rFonts w:ascii="Times New Roman" w:hAnsi="Times New Roman" w:cs="Times New Roman"/>
        </w:rPr>
        <w:t xml:space="preserve"> mu</w:t>
      </w:r>
      <w:r w:rsidR="00903E18" w:rsidRPr="004219CA">
        <w:rPr>
          <w:rFonts w:ascii="Times New Roman" w:hAnsi="Times New Roman" w:cs="Times New Roman"/>
        </w:rPr>
        <w:t>ta</w:t>
      </w:r>
      <w:r w:rsidR="008476E4" w:rsidRPr="004219CA">
        <w:rPr>
          <w:rFonts w:ascii="Times New Roman" w:hAnsi="Times New Roman" w:cs="Times New Roman"/>
        </w:rPr>
        <w:t>nt</w:t>
      </w:r>
      <w:r w:rsidR="007177E4">
        <w:rPr>
          <w:rFonts w:ascii="Times New Roman" w:hAnsi="Times New Roman" w:cs="Times New Roman"/>
        </w:rPr>
        <w:t xml:space="preserve"> roots</w:t>
      </w:r>
      <w:r w:rsidR="008476E4" w:rsidRPr="004219CA">
        <w:rPr>
          <w:rFonts w:ascii="Times New Roman" w:hAnsi="Times New Roman" w:cs="Times New Roman"/>
        </w:rPr>
        <w:t xml:space="preserve"> (</w:t>
      </w:r>
      <w:r w:rsidR="008476E4" w:rsidRPr="005D2527">
        <w:rPr>
          <w:rFonts w:ascii="Times New Roman" w:hAnsi="Times New Roman" w:cs="Times New Roman"/>
          <w:highlight w:val="magenta"/>
        </w:rPr>
        <w:t>Fig.</w:t>
      </w:r>
      <w:r w:rsidR="005D2527" w:rsidRPr="005D2527">
        <w:rPr>
          <w:rFonts w:ascii="Times New Roman" w:hAnsi="Times New Roman" w:cs="Times New Roman"/>
          <w:highlight w:val="magenta"/>
        </w:rPr>
        <w:t>6E</w:t>
      </w:r>
      <w:r w:rsidR="005D2527">
        <w:rPr>
          <w:rFonts w:ascii="Times New Roman" w:hAnsi="Times New Roman" w:cs="Times New Roman"/>
        </w:rPr>
        <w:t xml:space="preserve">, </w:t>
      </w:r>
      <w:r w:rsidR="005D2527" w:rsidRPr="005D2527">
        <w:rPr>
          <w:rFonts w:ascii="Times New Roman" w:hAnsi="Times New Roman" w:cs="Times New Roman"/>
          <w:highlight w:val="magenta"/>
        </w:rPr>
        <w:t>Suppl. Fig. 6E</w:t>
      </w:r>
      <w:r w:rsidR="008476E4" w:rsidRPr="004219CA">
        <w:rPr>
          <w:rFonts w:ascii="Times New Roman" w:hAnsi="Times New Roman" w:cs="Times New Roman"/>
        </w:rPr>
        <w:t>).</w:t>
      </w:r>
      <w:r w:rsidR="007257DE">
        <w:rPr>
          <w:rFonts w:ascii="Times New Roman" w:hAnsi="Times New Roman" w:cs="Times New Roman"/>
        </w:rPr>
        <w:t xml:space="preserve"> </w:t>
      </w:r>
      <w:r w:rsidR="005D2527">
        <w:rPr>
          <w:rFonts w:ascii="Times New Roman" w:hAnsi="Times New Roman" w:cs="Times New Roman"/>
        </w:rPr>
        <w:t>More than</w:t>
      </w:r>
      <w:r w:rsidR="00F06DC7">
        <w:rPr>
          <w:rFonts w:ascii="Times New Roman" w:hAnsi="Times New Roman" w:cs="Times New Roman"/>
        </w:rPr>
        <w:t xml:space="preserve"> </w:t>
      </w:r>
      <w:commentRangeStart w:id="69"/>
      <w:r w:rsidR="00F06DC7">
        <w:rPr>
          <w:rFonts w:ascii="Times New Roman" w:hAnsi="Times New Roman" w:cs="Times New Roman"/>
        </w:rPr>
        <w:t>65%</w:t>
      </w:r>
      <w:commentRangeEnd w:id="69"/>
      <w:r w:rsidR="005D2527">
        <w:rPr>
          <w:rStyle w:val="CommentReference"/>
          <w:rFonts w:ascii="Times New Roman" w:hAnsi="Times New Roman" w:cs="Times New Roman"/>
          <w:sz w:val="24"/>
          <w:szCs w:val="24"/>
        </w:rPr>
        <w:commentReference w:id="69"/>
      </w:r>
      <w:r w:rsidR="00F06DC7">
        <w:rPr>
          <w:rFonts w:ascii="Times New Roman" w:hAnsi="Times New Roman" w:cs="Times New Roman"/>
        </w:rPr>
        <w:t xml:space="preserve"> of </w:t>
      </w:r>
      <w:r w:rsidR="006F2C4E">
        <w:rPr>
          <w:rFonts w:ascii="Times New Roman" w:hAnsi="Times New Roman" w:cs="Times New Roman"/>
        </w:rPr>
        <w:t xml:space="preserve">detected </w:t>
      </w:r>
      <w:r w:rsidR="00903E18" w:rsidRPr="004219CA">
        <w:rPr>
          <w:rFonts w:ascii="Times New Roman" w:hAnsi="Times New Roman" w:cs="Times New Roman"/>
        </w:rPr>
        <w:t>isolates</w:t>
      </w:r>
      <w:r w:rsidR="006F2C4E">
        <w:rPr>
          <w:rFonts w:ascii="Times New Roman" w:hAnsi="Times New Roman" w:cs="Times New Roman"/>
        </w:rPr>
        <w:t xml:space="preserve">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CSSP </w:t>
      </w:r>
      <w:r w:rsidR="007257DE" w:rsidRPr="007257DE">
        <w:rPr>
          <w:rFonts w:ascii="Times New Roman" w:hAnsi="Times New Roman" w:cs="Times New Roman"/>
        </w:rPr>
        <w:t xml:space="preserve">mutant </w:t>
      </w:r>
      <w:r w:rsidR="005D2527">
        <w:rPr>
          <w:rFonts w:ascii="Times New Roman" w:hAnsi="Times New Roman" w:cs="Times New Roman"/>
        </w:rPr>
        <w:t>relative</w:t>
      </w:r>
      <w:r w:rsidR="007257DE" w:rsidRPr="007257DE">
        <w:rPr>
          <w:rFonts w:ascii="Times New Roman" w:hAnsi="Times New Roman" w:cs="Times New Roman"/>
        </w:rPr>
        <w:t xml:space="preserve"> to</w:t>
      </w:r>
      <w:r w:rsidR="00AD604F" w:rsidRPr="007257DE">
        <w:rPr>
          <w:rFonts w:ascii="Times New Roman" w:hAnsi="Times New Roman" w:cs="Times New Roman"/>
        </w:rPr>
        <w:t xml:space="preserve"> </w:t>
      </w:r>
      <w:proofErr w:type="gramStart"/>
      <w:r w:rsidR="00AD604F" w:rsidRPr="004219CA">
        <w:rPr>
          <w:rFonts w:ascii="Times New Roman" w:hAnsi="Times New Roman" w:cs="Times New Roman"/>
        </w:rPr>
        <w:t>wild-type</w:t>
      </w:r>
      <w:proofErr w:type="gramEnd"/>
      <w:r w:rsidR="00AD604F" w:rsidRPr="004219CA">
        <w:rPr>
          <w:rFonts w:ascii="Times New Roman" w:hAnsi="Times New Roman" w:cs="Times New Roman"/>
        </w:rPr>
        <w:t xml:space="preserve"> </w:t>
      </w:r>
      <w:r w:rsidR="008476E4" w:rsidRPr="004219CA">
        <w:rPr>
          <w:rFonts w:ascii="Times New Roman" w:hAnsi="Times New Roman" w:cs="Times New Roman"/>
        </w:rPr>
        <w:t>(</w:t>
      </w:r>
      <w:r w:rsidR="008476E4" w:rsidRPr="005D2527">
        <w:rPr>
          <w:rFonts w:ascii="Times New Roman" w:hAnsi="Times New Roman" w:cs="Times New Roman"/>
          <w:highlight w:val="magenta"/>
        </w:rPr>
        <w:t>Fig.</w:t>
      </w:r>
      <w:r w:rsidR="005D2527" w:rsidRPr="005D2527">
        <w:rPr>
          <w:rFonts w:ascii="Times New Roman" w:hAnsi="Times New Roman" w:cs="Times New Roman"/>
          <w:highlight w:val="magenta"/>
        </w:rPr>
        <w:t>6E</w:t>
      </w:r>
      <w:r w:rsidR="00851104" w:rsidRPr="005D2527">
        <w:rPr>
          <w:rFonts w:ascii="Times New Roman" w:hAnsi="Times New Roman" w:cs="Times New Roman"/>
          <w:highlight w:val="magenta"/>
        </w:rPr>
        <w:t xml:space="preserve">, Suppl. Table </w:t>
      </w:r>
      <w:r w:rsidR="005D2527" w:rsidRPr="005D2527">
        <w:rPr>
          <w:rFonts w:ascii="Times New Roman" w:hAnsi="Times New Roman" w:cs="Times New Roman"/>
          <w:highlight w:val="magenta"/>
        </w:rPr>
        <w:t>6</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 xml:space="preserve">differentially abundant </w:t>
      </w:r>
      <w:r w:rsidR="00DB678D" w:rsidRPr="00556BFD">
        <w:rPr>
          <w:rFonts w:ascii="Times New Roman" w:hAnsi="Times New Roman" w:cs="Times New Roman"/>
        </w:rPr>
        <w:t xml:space="preserve">isolates </w:t>
      </w:r>
      <w:r w:rsidR="008C6C6F" w:rsidRPr="00556BFD">
        <w:rPr>
          <w:rFonts w:ascii="Times New Roman" w:hAnsi="Times New Roman" w:cs="Times New Roman"/>
        </w:rPr>
        <w:t>were largely overlapping between</w:t>
      </w:r>
      <w:r w:rsidR="00E14516" w:rsidRPr="00556BFD">
        <w:rPr>
          <w:rFonts w:ascii="Times New Roman" w:hAnsi="Times New Roman" w:cs="Times New Roman"/>
        </w:rPr>
        <w:t xml:space="preserve"> rhizosphere and root fractions and </w:t>
      </w:r>
      <w:r w:rsidR="005D2527">
        <w:rPr>
          <w:rFonts w:ascii="Times New Roman" w:hAnsi="Times New Roman" w:cs="Times New Roman"/>
        </w:rPr>
        <w:t>spanned</w:t>
      </w:r>
      <w:r w:rsidR="00DB678D" w:rsidRPr="00556BFD">
        <w:rPr>
          <w:rFonts w:ascii="Times New Roman" w:hAnsi="Times New Roman" w:cs="Times New Roman"/>
        </w:rPr>
        <w:t xml:space="preserve"> </w:t>
      </w:r>
      <w:r w:rsidR="005F248D" w:rsidRPr="00556BFD">
        <w:rPr>
          <w:rFonts w:ascii="Times New Roman" w:hAnsi="Times New Roman" w:cs="Times New Roman"/>
        </w:rPr>
        <w:t>all major</w:t>
      </w:r>
      <w:r w:rsidR="00DB678D" w:rsidRPr="00556BFD">
        <w:rPr>
          <w:rFonts w:ascii="Times New Roman" w:hAnsi="Times New Roman" w:cs="Times New Roman"/>
        </w:rPr>
        <w:t xml:space="preserve"> </w:t>
      </w:r>
      <w:r w:rsidR="005F248D" w:rsidRPr="00556BFD">
        <w:rPr>
          <w:rFonts w:ascii="Times New Roman" w:hAnsi="Times New Roman" w:cs="Times New Roman"/>
        </w:rPr>
        <w:t xml:space="preserve">bacterial </w:t>
      </w:r>
      <w:r w:rsidR="00DB678D" w:rsidRPr="00556BFD">
        <w:rPr>
          <w:rFonts w:ascii="Times New Roman" w:hAnsi="Times New Roman" w:cs="Times New Roman"/>
        </w:rPr>
        <w:t xml:space="preserve">orders. </w:t>
      </w:r>
      <w:r w:rsidR="008E4B31" w:rsidRPr="00556BFD">
        <w:rPr>
          <w:rFonts w:ascii="Times New Roman" w:hAnsi="Times New Roman" w:cs="Times New Roman"/>
        </w:rPr>
        <w:t>N</w:t>
      </w:r>
      <w:r w:rsidR="008C6C6F" w:rsidRPr="00556BFD">
        <w:rPr>
          <w:rFonts w:ascii="Times New Roman" w:hAnsi="Times New Roman" w:cs="Times New Roman"/>
        </w:rPr>
        <w:t xml:space="preserve">on-symbiotic </w:t>
      </w:r>
      <w:proofErr w:type="spellStart"/>
      <w:r w:rsidR="008C6C6F" w:rsidRPr="005D2527">
        <w:rPr>
          <w:rFonts w:ascii="Times New Roman" w:hAnsi="Times New Roman" w:cs="Times New Roman"/>
          <w:i/>
          <w:iCs/>
        </w:rPr>
        <w:t>Rhizobiales</w:t>
      </w:r>
      <w:proofErr w:type="spellEnd"/>
      <w:r w:rsidR="008C6C6F" w:rsidRPr="00556BFD">
        <w:rPr>
          <w:rFonts w:ascii="Times New Roman" w:hAnsi="Times New Roman" w:cs="Times New Roman"/>
        </w:rPr>
        <w:t xml:space="preserve"> genera </w:t>
      </w:r>
      <w:r w:rsidR="003322F5" w:rsidRPr="00556BFD">
        <w:rPr>
          <w:rFonts w:ascii="Times New Roman" w:hAnsi="Times New Roman" w:cs="Times New Roman"/>
        </w:rPr>
        <w:t>increased in abundance</w:t>
      </w:r>
      <w:r w:rsidR="007257DE" w:rsidRPr="00556BFD">
        <w:rPr>
          <w:rFonts w:ascii="Times New Roman" w:hAnsi="Times New Roman" w:cs="Times New Roman"/>
        </w:rPr>
        <w:t xml:space="preserve">, as well as a </w:t>
      </w:r>
      <w:r w:rsidR="00B9783C" w:rsidRPr="00556BFD">
        <w:rPr>
          <w:rFonts w:ascii="Times New Roman" w:hAnsi="Times New Roman" w:cs="Times New Roman"/>
        </w:rPr>
        <w:t>range</w:t>
      </w:r>
      <w:r w:rsidR="007257DE" w:rsidRPr="00556BFD">
        <w:rPr>
          <w:rFonts w:ascii="Times New Roman" w:hAnsi="Times New Roman" w:cs="Times New Roman"/>
        </w:rPr>
        <w:t xml:space="preserve"> of </w:t>
      </w:r>
      <w:proofErr w:type="spellStart"/>
      <w:r w:rsidR="007257DE" w:rsidRPr="005D2527">
        <w:rPr>
          <w:rFonts w:ascii="Times New Roman" w:hAnsi="Times New Roman" w:cs="Times New Roman"/>
          <w:i/>
          <w:iCs/>
        </w:rPr>
        <w:t>Burkholderiales</w:t>
      </w:r>
      <w:proofErr w:type="spellEnd"/>
      <w:r w:rsidR="007257DE" w:rsidRPr="00556BFD">
        <w:rPr>
          <w:rFonts w:ascii="Times New Roman" w:hAnsi="Times New Roman" w:cs="Times New Roman"/>
        </w:rPr>
        <w:t xml:space="preserve"> and </w:t>
      </w:r>
      <w:proofErr w:type="spellStart"/>
      <w:r w:rsidR="007257DE" w:rsidRPr="005D2527">
        <w:rPr>
          <w:rFonts w:ascii="Times New Roman" w:hAnsi="Times New Roman" w:cs="Times New Roman"/>
          <w:i/>
          <w:iCs/>
        </w:rPr>
        <w:t>Pseudomonadales</w:t>
      </w:r>
      <w:proofErr w:type="spellEnd"/>
      <w:r w:rsidR="007257DE" w:rsidRPr="00556BFD">
        <w:rPr>
          <w:rFonts w:ascii="Times New Roman" w:hAnsi="Times New Roman" w:cs="Times New Roman"/>
        </w:rPr>
        <w:t xml:space="preserve">. </w:t>
      </w:r>
      <w:r w:rsidR="008C6C6F" w:rsidRPr="00556BFD">
        <w:rPr>
          <w:rFonts w:ascii="Times New Roman" w:hAnsi="Times New Roman" w:cs="Times New Roman"/>
        </w:rPr>
        <w:t xml:space="preserve">While some </w:t>
      </w:r>
      <w:r w:rsidR="007802BA" w:rsidRPr="00556BFD">
        <w:rPr>
          <w:rFonts w:ascii="Times New Roman" w:hAnsi="Times New Roman" w:cs="Times New Roman"/>
        </w:rPr>
        <w:t xml:space="preserve">isolates </w:t>
      </w:r>
      <w:r w:rsidR="008C6C6F" w:rsidRPr="00556BFD">
        <w:rPr>
          <w:rFonts w:ascii="Times New Roman" w:hAnsi="Times New Roman" w:cs="Times New Roman"/>
        </w:rPr>
        <w:t xml:space="preserve">showed consistent changes </w:t>
      </w:r>
      <w:r w:rsidR="00340F94" w:rsidRPr="00556BFD">
        <w:rPr>
          <w:rFonts w:ascii="Times New Roman" w:hAnsi="Times New Roman" w:cs="Times New Roman"/>
        </w:rPr>
        <w:t xml:space="preserve">in abundance </w:t>
      </w:r>
      <w:r w:rsidR="008C6C6F" w:rsidRPr="00556BFD">
        <w:rPr>
          <w:rFonts w:ascii="Times New Roman" w:hAnsi="Times New Roman" w:cs="Times New Roman"/>
        </w:rPr>
        <w:t>across all mutants, others exhibited genotype-specific effects</w:t>
      </w:r>
      <w:r w:rsidR="00340F94">
        <w:rPr>
          <w:rFonts w:ascii="Times New Roman" w:hAnsi="Times New Roman" w:cs="Times New Roman"/>
        </w:rPr>
        <w:t xml:space="preserve"> (</w:t>
      </w:r>
      <w:r w:rsidR="00340F94" w:rsidRPr="005D2527">
        <w:rPr>
          <w:rFonts w:ascii="Times New Roman" w:hAnsi="Times New Roman" w:cs="Times New Roman"/>
          <w:highlight w:val="magenta"/>
        </w:rPr>
        <w:t>Fig.</w:t>
      </w:r>
      <w:r w:rsidR="005D2527" w:rsidRPr="005D2527">
        <w:rPr>
          <w:rFonts w:ascii="Times New Roman" w:hAnsi="Times New Roman" w:cs="Times New Roman"/>
          <w:highlight w:val="magenta"/>
        </w:rPr>
        <w:t xml:space="preserve"> 6E</w:t>
      </w:r>
      <w:r w:rsidR="00340F94">
        <w:rPr>
          <w:rFonts w:ascii="Times New Roman" w:hAnsi="Times New Roman" w:cs="Times New Roman"/>
        </w:rPr>
        <w:t>)</w:t>
      </w:r>
      <w:r w:rsidR="008C6C6F" w:rsidRPr="004219CA">
        <w:rPr>
          <w:rFonts w:ascii="Times New Roman" w:hAnsi="Times New Roman" w:cs="Times New Roman"/>
        </w:rPr>
        <w:t>.</w:t>
      </w:r>
    </w:p>
    <w:p w14:paraId="7BDFC09C" w14:textId="6714C8E7" w:rsidR="007257DE" w:rsidRPr="00556BFD" w:rsidRDefault="00194ECD"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 </w:t>
      </w:r>
      <w:r w:rsidR="005D2527">
        <w:rPr>
          <w:rFonts w:ascii="Times New Roman" w:hAnsi="Times New Roman" w:cs="Times New Roman"/>
        </w:rPr>
        <w:t xml:space="preserve">also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w:t>
      </w:r>
      <w:r w:rsidR="006F54C1" w:rsidRPr="008E4B31">
        <w:rPr>
          <w:rFonts w:ascii="Times New Roman" w:hAnsi="Times New Roman" w:cs="Times New Roman"/>
        </w:rPr>
        <w:t>h</w:t>
      </w:r>
      <w:r w:rsidRPr="008E4B31">
        <w:rPr>
          <w:rFonts w:ascii="Times New Roman" w:hAnsi="Times New Roman" w:cs="Times New Roman"/>
        </w:rPr>
        <w:t xml:space="preserve"> (</w:t>
      </w:r>
      <w:r w:rsidRPr="005D2527">
        <w:rPr>
          <w:rFonts w:ascii="Times New Roman" w:hAnsi="Times New Roman" w:cs="Times New Roman"/>
          <w:highlight w:val="magenta"/>
        </w:rPr>
        <w:t>Fig.</w:t>
      </w:r>
      <w:r w:rsidR="005D2527" w:rsidRPr="005D2527">
        <w:rPr>
          <w:rFonts w:ascii="Times New Roman" w:hAnsi="Times New Roman" w:cs="Times New Roman"/>
          <w:highlight w:val="magenta"/>
        </w:rPr>
        <w:t xml:space="preserve"> 6</w:t>
      </w:r>
      <w:r w:rsidRPr="005D2527">
        <w:rPr>
          <w:rFonts w:ascii="Times New Roman" w:hAnsi="Times New Roman" w:cs="Times New Roman"/>
          <w:highlight w:val="magenta"/>
        </w:rPr>
        <w:t>B</w:t>
      </w:r>
      <w:r w:rsidRPr="008E4B31">
        <w:rPr>
          <w:rFonts w:ascii="Times New Roman" w:hAnsi="Times New Roman" w:cs="Times New Roman"/>
        </w:rPr>
        <w:t xml:space="preserve">). </w:t>
      </w:r>
      <w:r w:rsidR="005D2527">
        <w:rPr>
          <w:rFonts w:ascii="Times New Roman" w:hAnsi="Times New Roman" w:cs="Times New Roman"/>
        </w:rPr>
        <w:t xml:space="preserve">As observed in soil-grown plants, this growth reduction was not due to lack of </w:t>
      </w:r>
      <w:r w:rsidRPr="00257346">
        <w:rPr>
          <w:rFonts w:ascii="Times New Roman" w:hAnsi="Times New Roman" w:cs="Times New Roman"/>
        </w:rPr>
        <w:t xml:space="preserve">AMS, </w:t>
      </w:r>
      <w:r w:rsidR="005D2527">
        <w:rPr>
          <w:rFonts w:ascii="Times New Roman" w:hAnsi="Times New Roman" w:cs="Times New Roman"/>
        </w:rPr>
        <w:t xml:space="preserve">since AMS was absent in both </w:t>
      </w:r>
      <w:r w:rsidRPr="00257346">
        <w:rPr>
          <w:rFonts w:ascii="Times New Roman" w:hAnsi="Times New Roman" w:cs="Times New Roman"/>
        </w:rPr>
        <w:t xml:space="preserve">wild-type </w:t>
      </w:r>
      <w:r w:rsidR="006F54C1" w:rsidRPr="00257346">
        <w:rPr>
          <w:rFonts w:ascii="Times New Roman" w:hAnsi="Times New Roman" w:cs="Times New Roman"/>
        </w:rPr>
        <w:t>and</w:t>
      </w:r>
      <w:r w:rsidRPr="00257346">
        <w:rPr>
          <w:rFonts w:ascii="Times New Roman" w:hAnsi="Times New Roman" w:cs="Times New Roman"/>
        </w:rPr>
        <w:t xml:space="preserve"> CSSP mutants at the harvest time</w:t>
      </w:r>
      <w:r w:rsidR="00B9783C" w:rsidRPr="00257346">
        <w:rPr>
          <w:rFonts w:ascii="Times New Roman" w:hAnsi="Times New Roman" w:cs="Times New Roman"/>
        </w:rPr>
        <w:t xml:space="preserve"> </w:t>
      </w:r>
      <w:r w:rsidRPr="00257346">
        <w:rPr>
          <w:rFonts w:ascii="Times New Roman" w:hAnsi="Times New Roman" w:cs="Times New Roman"/>
        </w:rPr>
        <w:t>point</w:t>
      </w:r>
      <w:r w:rsidR="005D2527">
        <w:rPr>
          <w:rFonts w:ascii="Times New Roman" w:hAnsi="Times New Roman" w:cs="Times New Roman"/>
        </w:rPr>
        <w:t xml:space="preserve"> (</w:t>
      </w:r>
      <w:r w:rsidR="00233771" w:rsidRPr="00233771">
        <w:rPr>
          <w:rFonts w:ascii="Times New Roman" w:hAnsi="Times New Roman" w:cs="Times New Roman"/>
          <w:highlight w:val="red"/>
        </w:rPr>
        <w:t>DO WE HAVE PHOTOS/DATA FOR THIS?</w:t>
      </w:r>
      <w:r w:rsidR="00233771">
        <w:rPr>
          <w:rFonts w:ascii="Times New Roman" w:hAnsi="Times New Roman" w:cs="Times New Roman"/>
        </w:rPr>
        <w:t>)</w:t>
      </w:r>
      <w:r w:rsidR="006F54C1" w:rsidRPr="00257346">
        <w:rPr>
          <w:rFonts w:ascii="Times New Roman" w:hAnsi="Times New Roman" w:cs="Times New Roman"/>
        </w:rPr>
        <w:t xml:space="preserve">. </w:t>
      </w:r>
      <w:r w:rsidR="00233771">
        <w:rPr>
          <w:rFonts w:ascii="Times New Roman" w:hAnsi="Times New Roman" w:cs="Times New Roman"/>
        </w:rPr>
        <w:t>A</w:t>
      </w:r>
      <w:r w:rsidR="006F54C1" w:rsidRPr="004219CA">
        <w:rPr>
          <w:rFonts w:ascii="Times New Roman" w:hAnsi="Times New Roman" w:cs="Times New Roman"/>
        </w:rPr>
        <w:t>lpha diversity did not differ significantly</w:t>
      </w:r>
      <w:r w:rsidR="007929D4" w:rsidRPr="004219CA">
        <w:rPr>
          <w:rFonts w:ascii="Times New Roman" w:hAnsi="Times New Roman" w:cs="Times New Roman"/>
        </w:rPr>
        <w:t xml:space="preserve"> between </w:t>
      </w:r>
      <w:r w:rsidR="00233771">
        <w:rPr>
          <w:rFonts w:ascii="Times New Roman" w:hAnsi="Times New Roman" w:cs="Times New Roman"/>
        </w:rPr>
        <w:t>compartments or genotypes</w:t>
      </w:r>
      <w:r w:rsidR="007929D4" w:rsidRPr="004219CA">
        <w:rPr>
          <w:rFonts w:ascii="Times New Roman" w:hAnsi="Times New Roman" w:cs="Times New Roman"/>
        </w:rPr>
        <w:t xml:space="preserve"> (</w:t>
      </w:r>
      <w:r w:rsidR="007929D4" w:rsidRPr="00233771">
        <w:rPr>
          <w:rFonts w:ascii="Times New Roman" w:hAnsi="Times New Roman" w:cs="Times New Roman"/>
          <w:highlight w:val="magenta"/>
        </w:rPr>
        <w:t xml:space="preserve">Suppl. Fig. </w:t>
      </w:r>
      <w:r w:rsidR="00233771" w:rsidRPr="00233771">
        <w:rPr>
          <w:rFonts w:ascii="Times New Roman" w:hAnsi="Times New Roman" w:cs="Times New Roman"/>
          <w:highlight w:val="magenta"/>
        </w:rPr>
        <w:t>6A</w:t>
      </w:r>
      <w:r w:rsidR="007929D4" w:rsidRPr="004219CA">
        <w:rPr>
          <w:rFonts w:ascii="Times New Roman" w:hAnsi="Times New Roman" w:cs="Times New Roman"/>
        </w:rPr>
        <w:t>)</w:t>
      </w:r>
      <w:r w:rsidR="00233771">
        <w:rPr>
          <w:rFonts w:ascii="Times New Roman" w:hAnsi="Times New Roman" w:cs="Times New Roman"/>
        </w:rPr>
        <w:t>,</w:t>
      </w:r>
      <w:r w:rsidR="007929D4" w:rsidRPr="004219CA">
        <w:rPr>
          <w:rFonts w:ascii="Times New Roman" w:hAnsi="Times New Roman" w:cs="Times New Roman"/>
        </w:rPr>
        <w:t xml:space="preserve"> </w:t>
      </w:r>
      <w:r w:rsidR="00233771">
        <w:rPr>
          <w:rFonts w:ascii="Times New Roman" w:hAnsi="Times New Roman" w:cs="Times New Roman"/>
        </w:rPr>
        <w:t>whereas</w:t>
      </w:r>
      <w:r w:rsidR="006F54C1" w:rsidRPr="004219CA">
        <w:rPr>
          <w:rFonts w:ascii="Times New Roman" w:hAnsi="Times New Roman" w:cs="Times New Roman"/>
        </w:rPr>
        <w:t xml:space="preserve">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 xml:space="preserve">analysis </w:t>
      </w:r>
      <w:r w:rsidR="006F54C1" w:rsidRPr="00556BFD">
        <w:rPr>
          <w:rFonts w:ascii="Times New Roman" w:hAnsi="Times New Roman" w:cs="Times New Roman"/>
        </w:rPr>
        <w:t>revealed</w:t>
      </w:r>
      <w:r w:rsidR="007929D4" w:rsidRPr="00556BFD">
        <w:rPr>
          <w:rFonts w:ascii="Times New Roman" w:hAnsi="Times New Roman" w:cs="Times New Roman"/>
        </w:rPr>
        <w:t xml:space="preserve"> that</w:t>
      </w:r>
      <w:r w:rsidR="00233771">
        <w:rPr>
          <w:rFonts w:ascii="Times New Roman" w:hAnsi="Times New Roman" w:cs="Times New Roman"/>
        </w:rPr>
        <w:t xml:space="preserve"> </w:t>
      </w:r>
      <w:proofErr w:type="gramStart"/>
      <w:r w:rsidR="006F54C1" w:rsidRPr="00556BFD">
        <w:rPr>
          <w:rFonts w:ascii="Times New Roman" w:hAnsi="Times New Roman" w:cs="Times New Roman"/>
        </w:rPr>
        <w:t>wild-type</w:t>
      </w:r>
      <w:proofErr w:type="gramEnd"/>
      <w:r w:rsidR="006F54C1" w:rsidRPr="00556BFD">
        <w:rPr>
          <w:rFonts w:ascii="Times New Roman" w:hAnsi="Times New Roman" w:cs="Times New Roman"/>
        </w:rPr>
        <w:t xml:space="preserve"> </w:t>
      </w:r>
      <w:r w:rsidR="00233771">
        <w:rPr>
          <w:rFonts w:ascii="Times New Roman" w:hAnsi="Times New Roman" w:cs="Times New Roman"/>
        </w:rPr>
        <w:t>assembled communities distinct from those of CSSP mutants</w:t>
      </w:r>
      <w:r w:rsidR="006F54C1" w:rsidRPr="00556BFD">
        <w:rPr>
          <w:rFonts w:ascii="Times New Roman" w:hAnsi="Times New Roman" w:cs="Times New Roman"/>
        </w:rPr>
        <w:t xml:space="preserve">, </w:t>
      </w:r>
      <w:r w:rsidR="007257DE" w:rsidRPr="00556BFD">
        <w:rPr>
          <w:rFonts w:ascii="Times New Roman" w:hAnsi="Times New Roman" w:cs="Times New Roman"/>
        </w:rPr>
        <w:t xml:space="preserve">particularly in </w:t>
      </w:r>
      <w:proofErr w:type="spellStart"/>
      <w:r w:rsidR="007257DE" w:rsidRPr="00556BFD">
        <w:rPr>
          <w:rFonts w:ascii="Times New Roman" w:hAnsi="Times New Roman" w:cs="Times New Roman"/>
          <w:i/>
          <w:iCs/>
        </w:rPr>
        <w:t>ccamk</w:t>
      </w:r>
      <w:proofErr w:type="spellEnd"/>
      <w:r w:rsidR="007257DE" w:rsidRPr="00556BFD">
        <w:rPr>
          <w:rFonts w:ascii="Times New Roman" w:hAnsi="Times New Roman" w:cs="Times New Roman"/>
        </w:rPr>
        <w:t xml:space="preserve"> and</w:t>
      </w:r>
      <w:r w:rsidR="007257DE">
        <w:rPr>
          <w:rFonts w:ascii="Times New Roman" w:hAnsi="Times New Roman" w:cs="Times New Roman"/>
        </w:rPr>
        <w:t xml:space="preserve"> </w:t>
      </w:r>
      <w:proofErr w:type="spellStart"/>
      <w:r w:rsidR="006F54C1" w:rsidRPr="004219CA">
        <w:rPr>
          <w:rFonts w:ascii="Times New Roman" w:hAnsi="Times New Roman" w:cs="Times New Roman"/>
          <w:i/>
          <w:iCs/>
        </w:rPr>
        <w:t>nsp</w:t>
      </w:r>
      <w:proofErr w:type="spellEnd"/>
      <w:r w:rsidR="00B9783C">
        <w:rPr>
          <w:rFonts w:ascii="Times New Roman" w:hAnsi="Times New Roman" w:cs="Times New Roman"/>
        </w:rPr>
        <w:t xml:space="preserve"> mutants</w:t>
      </w:r>
      <w:r w:rsidR="00BF068E" w:rsidRPr="004219CA">
        <w:rPr>
          <w:rFonts w:ascii="Times New Roman" w:hAnsi="Times New Roman" w:cs="Times New Roman"/>
        </w:rPr>
        <w:t xml:space="preserve"> (</w:t>
      </w:r>
      <w:r w:rsidR="00BF068E"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w:t>
      </w:r>
      <w:r w:rsidR="00BF068E" w:rsidRPr="00233771">
        <w:rPr>
          <w:rFonts w:ascii="Times New Roman" w:hAnsi="Times New Roman" w:cs="Times New Roman"/>
          <w:highlight w:val="magenta"/>
        </w:rPr>
        <w:t>C</w:t>
      </w:r>
      <w:r w:rsidR="00BF068E" w:rsidRPr="004219CA">
        <w:rPr>
          <w:rFonts w:ascii="Times New Roman" w:hAnsi="Times New Roman" w:cs="Times New Roman"/>
        </w:rPr>
        <w:t>)</w:t>
      </w:r>
      <w:r w:rsidR="007929D4" w:rsidRPr="004219CA">
        <w:rPr>
          <w:rFonts w:ascii="Times New Roman" w:hAnsi="Times New Roman" w:cs="Times New Roman"/>
        </w:rPr>
        <w:t xml:space="preserve">. </w:t>
      </w:r>
      <w:r w:rsidR="00B9783C">
        <w:rPr>
          <w:rFonts w:ascii="Times New Roman" w:hAnsi="Times New Roman" w:cs="Times New Roman"/>
        </w:rPr>
        <w:t xml:space="preserve">Among </w:t>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w:t>
      </w:r>
      <w:r w:rsidR="00BF068E" w:rsidRPr="004219CA">
        <w:rPr>
          <w:rFonts w:ascii="Times New Roman" w:hAnsi="Times New Roman" w:cs="Times New Roman"/>
        </w:rPr>
        <w:t>(</w:t>
      </w:r>
      <w:r w:rsidR="00233771" w:rsidRPr="00233771">
        <w:rPr>
          <w:rFonts w:ascii="Times New Roman" w:hAnsi="Times New Roman" w:cs="Times New Roman"/>
          <w:highlight w:val="magenta"/>
        </w:rPr>
        <w:t xml:space="preserve">Suppl. </w:t>
      </w:r>
      <w:r w:rsidR="00BF068E"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6C</w:t>
      </w:r>
      <w:r w:rsidR="00BF068E" w:rsidRPr="004219CA">
        <w:rPr>
          <w:rFonts w:ascii="Times New Roman" w:hAnsi="Times New Roman" w:cs="Times New Roman"/>
        </w:rPr>
        <w:t>)</w:t>
      </w:r>
      <w:r w:rsidR="007257DE">
        <w:rPr>
          <w:rFonts w:ascii="Times New Roman" w:hAnsi="Times New Roman" w:cs="Times New Roman"/>
        </w:rPr>
        <w:t xml:space="preserve">, </w:t>
      </w:r>
      <w:proofErr w:type="spellStart"/>
      <w:r w:rsidR="00D71A95" w:rsidRPr="00233771">
        <w:rPr>
          <w:rFonts w:ascii="Times New Roman" w:hAnsi="Times New Roman" w:cs="Times New Roman"/>
          <w:i/>
          <w:iCs/>
        </w:rPr>
        <w:t>Burkholderiales</w:t>
      </w:r>
      <w:proofErr w:type="spellEnd"/>
      <w:r w:rsidR="00D71A95">
        <w:rPr>
          <w:rFonts w:ascii="Times New Roman" w:hAnsi="Times New Roman" w:cs="Times New Roman"/>
        </w:rPr>
        <w:t xml:space="preserve">, </w:t>
      </w:r>
      <w:proofErr w:type="spellStart"/>
      <w:r w:rsidR="00D71A95" w:rsidRPr="00233771">
        <w:rPr>
          <w:rFonts w:ascii="Times New Roman" w:hAnsi="Times New Roman" w:cs="Times New Roman"/>
          <w:i/>
          <w:iCs/>
        </w:rPr>
        <w:t>Pseudomonadales</w:t>
      </w:r>
      <w:proofErr w:type="spellEnd"/>
      <w:r w:rsidR="00D71A95" w:rsidRPr="00556BFD">
        <w:rPr>
          <w:rFonts w:ascii="Times New Roman" w:hAnsi="Times New Roman" w:cs="Times New Roman"/>
        </w:rPr>
        <w:t xml:space="preserve">, </w:t>
      </w:r>
      <w:proofErr w:type="spellStart"/>
      <w:r w:rsidR="00233771" w:rsidRPr="00233771">
        <w:rPr>
          <w:rFonts w:ascii="Times New Roman" w:hAnsi="Times New Roman" w:cs="Times New Roman"/>
          <w:i/>
          <w:iCs/>
        </w:rPr>
        <w:t>Sphingomonadales</w:t>
      </w:r>
      <w:proofErr w:type="spellEnd"/>
      <w:r w:rsidR="00233771">
        <w:rPr>
          <w:rFonts w:ascii="Times New Roman" w:hAnsi="Times New Roman" w:cs="Times New Roman"/>
        </w:rPr>
        <w:t>, and</w:t>
      </w:r>
      <w:r w:rsidR="00233771" w:rsidRPr="00556BFD">
        <w:rPr>
          <w:rFonts w:ascii="Times New Roman" w:hAnsi="Times New Roman" w:cs="Times New Roman"/>
        </w:rPr>
        <w:t xml:space="preserve"> </w:t>
      </w:r>
      <w:proofErr w:type="spellStart"/>
      <w:r w:rsidR="00D71A95" w:rsidRPr="00233771">
        <w:rPr>
          <w:rFonts w:ascii="Times New Roman" w:hAnsi="Times New Roman" w:cs="Times New Roman"/>
          <w:i/>
          <w:iCs/>
        </w:rPr>
        <w:t>Xanthomonadales</w:t>
      </w:r>
      <w:proofErr w:type="spellEnd"/>
      <w:r w:rsidR="00233771">
        <w:rPr>
          <w:rFonts w:ascii="Times New Roman" w:hAnsi="Times New Roman" w:cs="Times New Roman"/>
        </w:rPr>
        <w:t xml:space="preserve"> were differently represented when the </w:t>
      </w:r>
      <w:r w:rsidR="00D71A95" w:rsidRPr="00556BFD">
        <w:rPr>
          <w:rFonts w:ascii="Times New Roman" w:hAnsi="Times New Roman" w:cs="Times New Roman"/>
        </w:rPr>
        <w:t xml:space="preserve">CSSP </w:t>
      </w:r>
      <w:r w:rsidR="00233771">
        <w:rPr>
          <w:rFonts w:ascii="Times New Roman" w:hAnsi="Times New Roman" w:cs="Times New Roman"/>
        </w:rPr>
        <w:t>was impaired</w:t>
      </w:r>
      <w:r w:rsidR="00D71A95" w:rsidRPr="00556BFD">
        <w:rPr>
          <w:rFonts w:ascii="Times New Roman" w:hAnsi="Times New Roman" w:cs="Times New Roman"/>
        </w:rPr>
        <w:t xml:space="preserve"> (</w:t>
      </w:r>
      <w:r w:rsidR="00D71A95"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6D</w:t>
      </w:r>
      <w:r w:rsidR="00D71A95" w:rsidRPr="00556BFD">
        <w:rPr>
          <w:rFonts w:ascii="Times New Roman" w:hAnsi="Times New Roman" w:cs="Times New Roman"/>
        </w:rPr>
        <w:t xml:space="preserve">). </w:t>
      </w:r>
      <w:r w:rsidR="008D4B27" w:rsidRPr="00556BFD">
        <w:rPr>
          <w:rFonts w:ascii="Times New Roman" w:hAnsi="Times New Roman" w:cs="Times New Roman"/>
        </w:rPr>
        <w:t xml:space="preserve">At </w:t>
      </w:r>
      <w:r w:rsidR="006F54C1" w:rsidRPr="00556BFD">
        <w:rPr>
          <w:rFonts w:ascii="Times New Roman" w:hAnsi="Times New Roman" w:cs="Times New Roman"/>
        </w:rPr>
        <w:t>the</w:t>
      </w:r>
      <w:r w:rsidR="008D4B27" w:rsidRPr="00556BFD">
        <w:rPr>
          <w:rFonts w:ascii="Times New Roman" w:hAnsi="Times New Roman" w:cs="Times New Roman"/>
        </w:rPr>
        <w:t xml:space="preserve"> isolate level, </w:t>
      </w:r>
      <w:r w:rsidR="00F06DC7" w:rsidRPr="00556BFD">
        <w:rPr>
          <w:rFonts w:ascii="Times New Roman" w:hAnsi="Times New Roman" w:cs="Times New Roman"/>
        </w:rPr>
        <w:t>a substantial proportion of</w:t>
      </w:r>
      <w:r w:rsidR="00D71A95">
        <w:rPr>
          <w:rFonts w:ascii="Times New Roman" w:hAnsi="Times New Roman" w:cs="Times New Roman"/>
        </w:rPr>
        <w:t xml:space="preserve"> </w:t>
      </w:r>
      <w:r w:rsidR="00233771">
        <w:rPr>
          <w:rFonts w:ascii="Times New Roman" w:hAnsi="Times New Roman" w:cs="Times New Roman"/>
        </w:rPr>
        <w:t>the detected community (</w:t>
      </w:r>
      <w:r w:rsidR="008E4B31" w:rsidRPr="008E4B31">
        <w:rPr>
          <w:rFonts w:ascii="Times New Roman" w:hAnsi="Times New Roman" w:cs="Times New Roman"/>
          <w:highlight w:val="red"/>
        </w:rPr>
        <w:t>PERCENTAGE</w:t>
      </w:r>
      <w:r w:rsidR="00233771">
        <w:rPr>
          <w:rFonts w:ascii="Times New Roman" w:hAnsi="Times New Roman" w:cs="Times New Roman"/>
        </w:rPr>
        <w:t>),</w:t>
      </w:r>
      <w:r w:rsidR="008E4B31">
        <w:rPr>
          <w:rFonts w:ascii="Times New Roman" w:hAnsi="Times New Roman" w:cs="Times New Roman"/>
        </w:rPr>
        <w:t xml:space="preserve"> </w:t>
      </w:r>
      <w:r w:rsidR="00F06DC7" w:rsidRPr="00556BFD">
        <w:rPr>
          <w:rFonts w:ascii="Times New Roman" w:hAnsi="Times New Roman" w:cs="Times New Roman"/>
        </w:rPr>
        <w:t>spanning</w:t>
      </w:r>
      <w:r w:rsidR="00D71A95" w:rsidRPr="00556BFD">
        <w:rPr>
          <w:rFonts w:ascii="Times New Roman" w:hAnsi="Times New Roman" w:cs="Times New Roman"/>
        </w:rPr>
        <w:t xml:space="preserve"> a diverse taxonomic range</w:t>
      </w:r>
      <w:r w:rsidR="00233771">
        <w:rPr>
          <w:rFonts w:ascii="Times New Roman" w:hAnsi="Times New Roman" w:cs="Times New Roman"/>
        </w:rPr>
        <w:t>,</w:t>
      </w:r>
      <w:r w:rsidR="00D71A95" w:rsidRPr="00556BFD">
        <w:rPr>
          <w:rFonts w:ascii="Times New Roman" w:hAnsi="Times New Roman" w:cs="Times New Roman"/>
        </w:rPr>
        <w:t xml:space="preserve"> exhibited</w:t>
      </w:r>
      <w:r w:rsidR="008D4B27" w:rsidRPr="00556BFD">
        <w:rPr>
          <w:rFonts w:ascii="Times New Roman" w:hAnsi="Times New Roman" w:cs="Times New Roman"/>
        </w:rPr>
        <w:t xml:space="preserve"> </w:t>
      </w:r>
      <w:r w:rsidR="00233771">
        <w:rPr>
          <w:rFonts w:ascii="Times New Roman" w:hAnsi="Times New Roman" w:cs="Times New Roman"/>
        </w:rPr>
        <w:t>genotype-dependent colonisation patterns</w:t>
      </w:r>
      <w:r w:rsidR="00D71A95">
        <w:rPr>
          <w:rFonts w:ascii="Times New Roman" w:hAnsi="Times New Roman" w:cs="Times New Roman"/>
        </w:rPr>
        <w:t xml:space="preserve"> </w:t>
      </w:r>
      <w:r w:rsidR="007F06C8">
        <w:rPr>
          <w:rFonts w:ascii="Times New Roman" w:hAnsi="Times New Roman" w:cs="Times New Roman"/>
        </w:rPr>
        <w:t>(</w:t>
      </w:r>
      <w:r w:rsidR="007F06C8" w:rsidRPr="00233771">
        <w:rPr>
          <w:rFonts w:ascii="Times New Roman" w:hAnsi="Times New Roman" w:cs="Times New Roman"/>
          <w:highlight w:val="magenta"/>
        </w:rPr>
        <w:t xml:space="preserve">Fig. </w:t>
      </w:r>
      <w:r w:rsidR="00233771" w:rsidRPr="00233771">
        <w:rPr>
          <w:rFonts w:ascii="Times New Roman" w:hAnsi="Times New Roman" w:cs="Times New Roman"/>
          <w:highlight w:val="magenta"/>
        </w:rPr>
        <w:t>6E</w:t>
      </w:r>
      <w:r w:rsidR="007F06C8" w:rsidRPr="00233771">
        <w:rPr>
          <w:rFonts w:ascii="Times New Roman" w:hAnsi="Times New Roman" w:cs="Times New Roman"/>
          <w:highlight w:val="magenta"/>
        </w:rPr>
        <w:t>, Suppl. Table 7</w:t>
      </w:r>
      <w:r w:rsidR="007F06C8">
        <w:rPr>
          <w:rFonts w:ascii="Times New Roman" w:hAnsi="Times New Roman" w:cs="Times New Roman"/>
        </w:rPr>
        <w:t>)</w:t>
      </w:r>
      <w:r w:rsidR="00233771">
        <w:rPr>
          <w:rFonts w:ascii="Times New Roman" w:hAnsi="Times New Roman" w:cs="Times New Roman"/>
        </w:rPr>
        <w:t xml:space="preserve">, </w:t>
      </w:r>
      <w:r w:rsidR="00F06DC7" w:rsidRPr="00556BFD">
        <w:rPr>
          <w:rFonts w:ascii="Times New Roman" w:hAnsi="Times New Roman" w:cs="Times New Roman"/>
        </w:rPr>
        <w:t xml:space="preserve">highlighting both </w:t>
      </w:r>
      <w:r w:rsidR="00825AF3" w:rsidRPr="00556BFD">
        <w:rPr>
          <w:rFonts w:ascii="Times New Roman" w:hAnsi="Times New Roman" w:cs="Times New Roman"/>
        </w:rPr>
        <w:t xml:space="preserve">shared and host-specific </w:t>
      </w:r>
      <w:r w:rsidR="00233771">
        <w:rPr>
          <w:rFonts w:ascii="Times New Roman" w:hAnsi="Times New Roman" w:cs="Times New Roman"/>
        </w:rPr>
        <w:t>responses</w:t>
      </w:r>
      <w:r w:rsidR="00F06DC7" w:rsidRPr="00556BFD">
        <w:rPr>
          <w:rFonts w:ascii="Times New Roman" w:hAnsi="Times New Roman" w:cs="Times New Roman"/>
        </w:rPr>
        <w:t>.</w:t>
      </w:r>
    </w:p>
    <w:p w14:paraId="07CE8421" w14:textId="21147DC3" w:rsidR="00FB055A" w:rsidRPr="003821C2" w:rsidRDefault="003322F5" w:rsidP="00DB2FCC">
      <w:pPr>
        <w:spacing w:line="276" w:lineRule="auto"/>
        <w:jc w:val="both"/>
        <w:rPr>
          <w:rFonts w:ascii="Times New Roman" w:hAnsi="Times New Roman" w:cs="Times New Roman"/>
        </w:rPr>
      </w:pPr>
      <w:r w:rsidRPr="00556BFD">
        <w:rPr>
          <w:rFonts w:ascii="Times New Roman" w:hAnsi="Times New Roman" w:cs="Times New Roman"/>
        </w:rPr>
        <w:t>In summary,</w:t>
      </w:r>
      <w:r w:rsidR="00A9665A" w:rsidRPr="00556BFD">
        <w:rPr>
          <w:rFonts w:ascii="Times New Roman" w:hAnsi="Times New Roman" w:cs="Times New Roman"/>
        </w:rPr>
        <w:t xml:space="preserve"> the observed effects of </w:t>
      </w:r>
      <w:r w:rsidR="00233771">
        <w:rPr>
          <w:rFonts w:ascii="Times New Roman" w:hAnsi="Times New Roman" w:cs="Times New Roman"/>
        </w:rPr>
        <w:t xml:space="preserve">impaired symbiosis signalling </w:t>
      </w:r>
      <w:r w:rsidR="00A9665A" w:rsidRPr="00556BFD">
        <w:rPr>
          <w:rFonts w:ascii="Times New Roman" w:hAnsi="Times New Roman" w:cs="Times New Roman"/>
        </w:rPr>
        <w:t xml:space="preserve">on plant </w:t>
      </w:r>
      <w:r w:rsidR="00233771">
        <w:rPr>
          <w:rFonts w:ascii="Times New Roman" w:hAnsi="Times New Roman" w:cs="Times New Roman"/>
        </w:rPr>
        <w:t>performance</w:t>
      </w:r>
      <w:r w:rsidR="00CC59DF">
        <w:rPr>
          <w:rFonts w:ascii="Times New Roman" w:hAnsi="Times New Roman" w:cs="Times New Roman"/>
        </w:rPr>
        <w:t>, root exudation, and</w:t>
      </w:r>
      <w:r w:rsidR="00A9665A" w:rsidRPr="00556BFD">
        <w:rPr>
          <w:rFonts w:ascii="Times New Roman" w:hAnsi="Times New Roman" w:cs="Times New Roman"/>
        </w:rPr>
        <w:t xml:space="preserve"> </w:t>
      </w:r>
      <w:r w:rsidR="00825AF3" w:rsidRPr="00556BFD">
        <w:rPr>
          <w:rFonts w:ascii="Times New Roman" w:hAnsi="Times New Roman" w:cs="Times New Roman"/>
        </w:rPr>
        <w:t>root</w:t>
      </w:r>
      <w:r w:rsidR="00A9665A" w:rsidRPr="00556BFD">
        <w:rPr>
          <w:rFonts w:ascii="Times New Roman" w:hAnsi="Times New Roman" w:cs="Times New Roman"/>
        </w:rPr>
        <w:t xml:space="preserve">-associated microbiota </w:t>
      </w:r>
      <w:r w:rsidR="003F205F" w:rsidRPr="00556BFD">
        <w:rPr>
          <w:rFonts w:ascii="Times New Roman" w:hAnsi="Times New Roman" w:cs="Times New Roman"/>
        </w:rPr>
        <w:t xml:space="preserve">were </w:t>
      </w:r>
      <w:r w:rsidR="00825AF3" w:rsidRPr="00556BFD">
        <w:rPr>
          <w:rFonts w:ascii="Times New Roman" w:hAnsi="Times New Roman" w:cs="Times New Roman"/>
        </w:rPr>
        <w:t>recapitulated in</w:t>
      </w:r>
      <w:r w:rsidR="00A9665A" w:rsidRPr="00556BFD">
        <w:rPr>
          <w:rFonts w:ascii="Times New Roman" w:hAnsi="Times New Roman" w:cs="Times New Roman"/>
        </w:rPr>
        <w:t xml:space="preserve"> </w:t>
      </w:r>
      <w:r w:rsidR="00CC59DF">
        <w:rPr>
          <w:rFonts w:ascii="Times New Roman" w:hAnsi="Times New Roman" w:cs="Times New Roman"/>
        </w:rPr>
        <w:t>reconstitution</w:t>
      </w:r>
      <w:r w:rsidR="00A9665A" w:rsidRPr="00556BFD">
        <w:rPr>
          <w:rFonts w:ascii="Times New Roman" w:hAnsi="Times New Roman" w:cs="Times New Roman"/>
        </w:rPr>
        <w:t xml:space="preserve"> </w:t>
      </w:r>
      <w:r w:rsidR="00825AF3" w:rsidRPr="00556BFD">
        <w:rPr>
          <w:rFonts w:ascii="Times New Roman" w:hAnsi="Times New Roman" w:cs="Times New Roman"/>
        </w:rPr>
        <w:t>experiments</w:t>
      </w:r>
      <w:r w:rsidR="00CC59DF">
        <w:rPr>
          <w:rFonts w:ascii="Times New Roman" w:hAnsi="Times New Roman" w:cs="Times New Roman"/>
        </w:rPr>
        <w:t xml:space="preserve"> using defined complex </w:t>
      </w:r>
      <w:proofErr w:type="spellStart"/>
      <w:r w:rsidR="00CC59DF">
        <w:rPr>
          <w:rFonts w:ascii="Times New Roman" w:hAnsi="Times New Roman" w:cs="Times New Roman"/>
        </w:rPr>
        <w:t>SynComs</w:t>
      </w:r>
      <w:proofErr w:type="spellEnd"/>
      <w:r w:rsidR="00CC59DF">
        <w:rPr>
          <w:rFonts w:ascii="Times New Roman" w:hAnsi="Times New Roman" w:cs="Times New Roman"/>
        </w:rPr>
        <w:t xml:space="preserve">. These results </w:t>
      </w:r>
      <w:r w:rsidR="00825AF3" w:rsidRPr="00556BFD">
        <w:rPr>
          <w:rFonts w:ascii="Times New Roman" w:hAnsi="Times New Roman" w:cs="Times New Roman"/>
        </w:rPr>
        <w:t xml:space="preserve">confirm that CSSP </w:t>
      </w:r>
      <w:r w:rsidR="00CC59DF">
        <w:rPr>
          <w:rFonts w:ascii="Times New Roman" w:hAnsi="Times New Roman" w:cs="Times New Roman"/>
        </w:rPr>
        <w:t>genes</w:t>
      </w:r>
      <w:r w:rsidR="00825AF3" w:rsidRPr="00556BFD">
        <w:rPr>
          <w:rFonts w:ascii="Times New Roman" w:hAnsi="Times New Roman" w:cs="Times New Roman"/>
        </w:rPr>
        <w:t xml:space="preserve"> </w:t>
      </w:r>
      <w:r w:rsidR="00CC59DF">
        <w:rPr>
          <w:rFonts w:ascii="Times New Roman" w:hAnsi="Times New Roman" w:cs="Times New Roman"/>
        </w:rPr>
        <w:t>influence not only</w:t>
      </w:r>
      <w:r w:rsidR="00825AF3" w:rsidRPr="00556BFD">
        <w:rPr>
          <w:rFonts w:ascii="Times New Roman" w:hAnsi="Times New Roman" w:cs="Times New Roman"/>
        </w:rPr>
        <w:t xml:space="preserve"> </w:t>
      </w:r>
      <w:r w:rsidR="00CC59DF">
        <w:rPr>
          <w:rFonts w:ascii="Times New Roman" w:hAnsi="Times New Roman" w:cs="Times New Roman"/>
        </w:rPr>
        <w:lastRenderedPageBreak/>
        <w:t xml:space="preserve">symbiotic interactions but also the assembly of commensal </w:t>
      </w:r>
      <w:r w:rsidR="00825AF3" w:rsidRPr="00556BFD">
        <w:rPr>
          <w:rFonts w:ascii="Times New Roman" w:hAnsi="Times New Roman" w:cs="Times New Roman"/>
        </w:rPr>
        <w:t>root microbiota</w:t>
      </w:r>
      <w:r w:rsidR="008E4B31" w:rsidRPr="00556BFD">
        <w:rPr>
          <w:rFonts w:ascii="Times New Roman" w:hAnsi="Times New Roman" w:cs="Times New Roman"/>
        </w:rPr>
        <w:t xml:space="preserve">, </w:t>
      </w:r>
      <w:r w:rsidR="00CC59DF">
        <w:rPr>
          <w:rFonts w:ascii="Times New Roman" w:hAnsi="Times New Roman" w:cs="Times New Roman"/>
        </w:rPr>
        <w:t>with pronounced</w:t>
      </w:r>
      <w:r w:rsidR="008E4B31" w:rsidRPr="00556BFD">
        <w:rPr>
          <w:rFonts w:ascii="Times New Roman" w:hAnsi="Times New Roman" w:cs="Times New Roman"/>
        </w:rPr>
        <w:t xml:space="preserve"> effect</w:t>
      </w:r>
      <w:r w:rsidR="00CC59DF">
        <w:rPr>
          <w:rFonts w:ascii="Times New Roman" w:hAnsi="Times New Roman" w:cs="Times New Roman"/>
        </w:rPr>
        <w:t>s</w:t>
      </w:r>
      <w:r w:rsidR="008E4B31" w:rsidRPr="00556BFD">
        <w:rPr>
          <w:rFonts w:ascii="Times New Roman" w:hAnsi="Times New Roman" w:cs="Times New Roman"/>
        </w:rPr>
        <w:t xml:space="preserve"> on plant </w:t>
      </w:r>
      <w:r w:rsidR="00CC59DF">
        <w:rPr>
          <w:rFonts w:ascii="Times New Roman" w:hAnsi="Times New Roman" w:cs="Times New Roman"/>
        </w:rPr>
        <w:t>growth</w:t>
      </w:r>
      <w:r w:rsidR="00825AF3" w:rsidRPr="00556BFD">
        <w:rPr>
          <w:rFonts w:ascii="Times New Roman" w:hAnsi="Times New Roman" w:cs="Times New Roman"/>
        </w:rPr>
        <w:t xml:space="preserve">. </w:t>
      </w:r>
      <w:r w:rsidR="00CC59DF">
        <w:rPr>
          <w:rFonts w:ascii="Times New Roman" w:hAnsi="Times New Roman" w:cs="Times New Roman"/>
        </w:rPr>
        <w:t xml:space="preserve">Although members of </w:t>
      </w:r>
      <w:proofErr w:type="spellStart"/>
      <w:r w:rsidR="00825AF3" w:rsidRPr="00CC59DF">
        <w:rPr>
          <w:rFonts w:ascii="Times New Roman" w:hAnsi="Times New Roman" w:cs="Times New Roman"/>
          <w:i/>
          <w:iCs/>
        </w:rPr>
        <w:t>Rhizobiales</w:t>
      </w:r>
      <w:proofErr w:type="spellEnd"/>
      <w:r w:rsidR="00825AF3" w:rsidRPr="00556BFD">
        <w:rPr>
          <w:rFonts w:ascii="Times New Roman" w:hAnsi="Times New Roman" w:cs="Times New Roman"/>
        </w:rPr>
        <w:t xml:space="preserve"> and </w:t>
      </w:r>
      <w:proofErr w:type="spellStart"/>
      <w:r w:rsidR="00825AF3" w:rsidRPr="00CC59DF">
        <w:rPr>
          <w:rFonts w:ascii="Times New Roman" w:hAnsi="Times New Roman" w:cs="Times New Roman"/>
          <w:i/>
          <w:iCs/>
        </w:rPr>
        <w:t>Burkholderiales</w:t>
      </w:r>
      <w:proofErr w:type="spellEnd"/>
      <w:r w:rsidR="00825AF3" w:rsidRPr="00556BFD">
        <w:rPr>
          <w:rFonts w:ascii="Times New Roman" w:hAnsi="Times New Roman" w:cs="Times New Roman"/>
        </w:rPr>
        <w:t xml:space="preserve"> were most strongly affected </w:t>
      </w:r>
      <w:r w:rsidR="00CC59DF">
        <w:rPr>
          <w:rFonts w:ascii="Times New Roman" w:hAnsi="Times New Roman" w:cs="Times New Roman"/>
        </w:rPr>
        <w:t xml:space="preserve">in both hosts, the specific bacterial taxa responding to CSSP impairment differed </w:t>
      </w:r>
      <w:r w:rsidR="00825AF3" w:rsidRPr="00556BFD">
        <w:rPr>
          <w:rFonts w:ascii="Times New Roman" w:hAnsi="Times New Roman" w:cs="Times New Roman"/>
        </w:rPr>
        <w:t xml:space="preserve">across mutants and </w:t>
      </w:r>
      <w:r w:rsidR="00CC59DF">
        <w:rPr>
          <w:rFonts w:ascii="Times New Roman" w:hAnsi="Times New Roman" w:cs="Times New Roman"/>
        </w:rPr>
        <w:t>plant species</w:t>
      </w:r>
      <w:r w:rsidR="00825AF3" w:rsidRPr="00556BFD">
        <w:rPr>
          <w:rFonts w:ascii="Times New Roman" w:hAnsi="Times New Roman" w:cs="Times New Roman"/>
        </w:rPr>
        <w:t xml:space="preserve">, </w:t>
      </w:r>
      <w:r w:rsidR="00CC59DF">
        <w:rPr>
          <w:rFonts w:ascii="Times New Roman" w:hAnsi="Times New Roman" w:cs="Times New Roman"/>
        </w:rPr>
        <w:t xml:space="preserve">underscoring broader </w:t>
      </w:r>
      <w:r w:rsidR="00825AF3" w:rsidRPr="00556BFD">
        <w:rPr>
          <w:rFonts w:ascii="Times New Roman" w:hAnsi="Times New Roman" w:cs="Times New Roman"/>
        </w:rPr>
        <w:t xml:space="preserve">and host-specific roles </w:t>
      </w:r>
      <w:r w:rsidR="00CC59DF">
        <w:rPr>
          <w:rFonts w:ascii="Times New Roman" w:hAnsi="Times New Roman" w:cs="Times New Roman"/>
        </w:rPr>
        <w:t xml:space="preserve">of symbiosis signalling pathways </w:t>
      </w:r>
      <w:r w:rsidR="00825AF3" w:rsidRPr="00556BFD">
        <w:rPr>
          <w:rFonts w:ascii="Times New Roman" w:hAnsi="Times New Roman" w:cs="Times New Roman"/>
        </w:rPr>
        <w:t xml:space="preserve">in </w:t>
      </w:r>
      <w:r w:rsidR="00CC59DF">
        <w:rPr>
          <w:rFonts w:ascii="Times New Roman" w:hAnsi="Times New Roman" w:cs="Times New Roman"/>
        </w:rPr>
        <w:t>structuring</w:t>
      </w:r>
      <w:r w:rsidR="00825AF3" w:rsidRPr="00556BFD">
        <w:rPr>
          <w:rFonts w:ascii="Times New Roman" w:hAnsi="Times New Roman" w:cs="Times New Roman"/>
        </w:rPr>
        <w:t xml:space="preserve"> root-associated bacterial communities</w:t>
      </w:r>
      <w:r w:rsidR="00CC59DF">
        <w:rPr>
          <w:rFonts w:ascii="Times New Roman" w:hAnsi="Times New Roman" w:cs="Times New Roman"/>
        </w:rPr>
        <w:t>.</w:t>
      </w:r>
    </w:p>
    <w:p w14:paraId="50C849CB" w14:textId="77777777" w:rsidR="00FB055A" w:rsidRDefault="00FB055A" w:rsidP="00DB2FCC">
      <w:pPr>
        <w:spacing w:line="276" w:lineRule="auto"/>
        <w:jc w:val="both"/>
        <w:rPr>
          <w:rFonts w:ascii="Times New Roman" w:hAnsi="Times New Roman" w:cs="Times New Roman"/>
          <w:b/>
          <w:bCs/>
          <w:highlight w:val="green"/>
        </w:rPr>
      </w:pPr>
    </w:p>
    <w:p w14:paraId="7801D0B9" w14:textId="1FA67AF8" w:rsidR="00256E66" w:rsidRPr="00282CBA" w:rsidRDefault="00521906" w:rsidP="00DB2FCC">
      <w:pPr>
        <w:spacing w:line="276" w:lineRule="auto"/>
        <w:jc w:val="both"/>
        <w:rPr>
          <w:rFonts w:ascii="Times New Roman" w:hAnsi="Times New Roman" w:cs="Times New Roman"/>
          <w:b/>
          <w:bCs/>
        </w:rPr>
      </w:pPr>
      <w:commentRangeStart w:id="70"/>
      <w:r w:rsidRPr="00282CBA">
        <w:rPr>
          <w:rFonts w:ascii="Times New Roman" w:hAnsi="Times New Roman" w:cs="Times New Roman"/>
          <w:b/>
          <w:bCs/>
        </w:rPr>
        <w:t>Discussion</w:t>
      </w:r>
      <w:commentRangeEnd w:id="70"/>
      <w:r w:rsidR="009B55B5">
        <w:rPr>
          <w:rStyle w:val="CommentReference"/>
        </w:rPr>
        <w:commentReference w:id="70"/>
      </w:r>
    </w:p>
    <w:p w14:paraId="53EBB69A" w14:textId="3EB65EF7" w:rsidR="00955490" w:rsidRPr="00282CBA" w:rsidRDefault="003821C2" w:rsidP="00DB2FCC">
      <w:pPr>
        <w:spacing w:line="276" w:lineRule="auto"/>
        <w:jc w:val="both"/>
        <w:rPr>
          <w:rFonts w:ascii="Times New Roman" w:hAnsi="Times New Roman" w:cs="Times New Roman"/>
        </w:rPr>
      </w:pPr>
      <w:r w:rsidRPr="00282CBA">
        <w:rPr>
          <w:rFonts w:ascii="Times New Roman" w:hAnsi="Times New Roman" w:cs="Times New Roman"/>
        </w:rPr>
        <w:t xml:space="preserve">Plants integrate environmental and genetic cues to shape root-associated microbiomes, yet the mechanisms linking host signalling pathways to microbial recruitment remain poorly understood. </w:t>
      </w:r>
      <w:r w:rsidR="005E2318" w:rsidRPr="00282CBA">
        <w:rPr>
          <w:rFonts w:ascii="Times New Roman" w:hAnsi="Times New Roman" w:cs="Times New Roman"/>
        </w:rPr>
        <w:t>Here, w</w:t>
      </w:r>
      <w:r w:rsidRPr="00282CBA">
        <w:rPr>
          <w:rFonts w:ascii="Times New Roman" w:hAnsi="Times New Roman" w:cs="Times New Roman"/>
        </w:rPr>
        <w:t xml:space="preserve">e show that the CSSP regulates root microbiota composition, plant growth, and exudate profiles in both the legume </w:t>
      </w:r>
      <w:r w:rsidRPr="00282CBA">
        <w:rPr>
          <w:rFonts w:ascii="Times New Roman" w:hAnsi="Times New Roman" w:cs="Times New Roman"/>
          <w:i/>
          <w:iCs/>
        </w:rPr>
        <w:t>Lotus japonicus</w:t>
      </w:r>
      <w:r w:rsidRPr="00282CBA">
        <w:rPr>
          <w:rFonts w:ascii="Times New Roman" w:hAnsi="Times New Roman" w:cs="Times New Roman"/>
        </w:rPr>
        <w:t xml:space="preserve"> and the cereal </w:t>
      </w:r>
      <w:r w:rsidRPr="00282CBA">
        <w:rPr>
          <w:rFonts w:ascii="Times New Roman" w:hAnsi="Times New Roman" w:cs="Times New Roman"/>
          <w:i/>
          <w:iCs/>
        </w:rPr>
        <w:t>Hordeum vulgare</w:t>
      </w:r>
      <w:r w:rsidRPr="00282CBA">
        <w:rPr>
          <w:rFonts w:ascii="Times New Roman" w:hAnsi="Times New Roman" w:cs="Times New Roman"/>
        </w:rPr>
        <w:t>. S</w:t>
      </w:r>
      <w:r w:rsidR="00225CD1" w:rsidRPr="00282CBA">
        <w:rPr>
          <w:rFonts w:ascii="Times New Roman" w:hAnsi="Times New Roman" w:cs="Times New Roman"/>
        </w:rPr>
        <w:t xml:space="preserve">oil- and </w:t>
      </w:r>
      <w:proofErr w:type="spellStart"/>
      <w:r w:rsidR="00225CD1" w:rsidRPr="00282CBA">
        <w:rPr>
          <w:rFonts w:ascii="Times New Roman" w:hAnsi="Times New Roman" w:cs="Times New Roman"/>
        </w:rPr>
        <w:t>SynCom</w:t>
      </w:r>
      <w:proofErr w:type="spellEnd"/>
      <w:r w:rsidR="00225CD1" w:rsidRPr="00282CBA">
        <w:rPr>
          <w:rFonts w:ascii="Times New Roman" w:hAnsi="Times New Roman" w:cs="Times New Roman"/>
        </w:rPr>
        <w:t>-grown plants</w:t>
      </w:r>
      <w:r w:rsidRPr="00282CBA">
        <w:rPr>
          <w:rFonts w:ascii="Times New Roman" w:hAnsi="Times New Roman" w:cs="Times New Roman"/>
        </w:rPr>
        <w:t xml:space="preserve"> reveal </w:t>
      </w:r>
      <w:r w:rsidR="00225CD1" w:rsidRPr="00282CBA">
        <w:rPr>
          <w:rFonts w:ascii="Times New Roman" w:hAnsi="Times New Roman" w:cs="Times New Roman"/>
        </w:rPr>
        <w:t xml:space="preserve">that host species and genotype </w:t>
      </w:r>
      <w:r w:rsidRPr="00282CBA">
        <w:rPr>
          <w:rFonts w:ascii="Times New Roman" w:hAnsi="Times New Roman" w:cs="Times New Roman"/>
        </w:rPr>
        <w:t xml:space="preserve">shape microbial communities, with CSSP-dependent </w:t>
      </w:r>
      <w:r w:rsidR="007A5FD9" w:rsidRPr="00282CBA">
        <w:rPr>
          <w:rFonts w:ascii="Times New Roman" w:hAnsi="Times New Roman" w:cs="Times New Roman"/>
        </w:rPr>
        <w:t>changes in</w:t>
      </w:r>
      <w:r w:rsidR="00225CD1" w:rsidRPr="00282CBA">
        <w:rPr>
          <w:rFonts w:ascii="Times New Roman" w:hAnsi="Times New Roman" w:cs="Times New Roman"/>
        </w:rPr>
        <w:t xml:space="preserve"> root exudate</w:t>
      </w:r>
      <w:r w:rsidRPr="00282CBA">
        <w:rPr>
          <w:rFonts w:ascii="Times New Roman" w:hAnsi="Times New Roman" w:cs="Times New Roman"/>
        </w:rPr>
        <w:t>s</w:t>
      </w:r>
      <w:r w:rsidR="00225CD1" w:rsidRPr="00282CBA">
        <w:rPr>
          <w:rFonts w:ascii="Times New Roman" w:hAnsi="Times New Roman" w:cs="Times New Roman"/>
        </w:rPr>
        <w:t xml:space="preserve"> </w:t>
      </w:r>
      <w:r w:rsidR="007A5FD9" w:rsidRPr="00282CBA">
        <w:rPr>
          <w:rFonts w:ascii="Times New Roman" w:hAnsi="Times New Roman" w:cs="Times New Roman"/>
        </w:rPr>
        <w:t>driving key shifts in micr</w:t>
      </w:r>
      <w:r w:rsidR="005E2318" w:rsidRPr="00282CBA">
        <w:rPr>
          <w:rFonts w:ascii="Times New Roman" w:hAnsi="Times New Roman" w:cs="Times New Roman"/>
        </w:rPr>
        <w:t>o</w:t>
      </w:r>
      <w:r w:rsidR="007A5FD9" w:rsidRPr="00282CBA">
        <w:rPr>
          <w:rFonts w:ascii="Times New Roman" w:hAnsi="Times New Roman" w:cs="Times New Roman"/>
        </w:rPr>
        <w:t>biome assembly.</w:t>
      </w:r>
      <w:r w:rsidR="005E2318" w:rsidRPr="00282CBA">
        <w:rPr>
          <w:rFonts w:ascii="Times New Roman" w:hAnsi="Times New Roman" w:cs="Times New Roman"/>
        </w:rPr>
        <w:t xml:space="preserve"> These findings highlight a central role for symbiosis signalling beyond classical symbioses in shaping plant-microbe interactions.</w:t>
      </w:r>
    </w:p>
    <w:p w14:paraId="0C6EE462" w14:textId="77777777" w:rsidR="009416C0" w:rsidRPr="00282CBA" w:rsidRDefault="009416C0" w:rsidP="00DB2FCC">
      <w:pPr>
        <w:spacing w:line="276" w:lineRule="auto"/>
        <w:jc w:val="both"/>
        <w:rPr>
          <w:rFonts w:ascii="Times New Roman" w:hAnsi="Times New Roman" w:cs="Times New Roman"/>
        </w:rPr>
      </w:pPr>
    </w:p>
    <w:p w14:paraId="4FBEB607" w14:textId="46F1C45E" w:rsidR="009416C0" w:rsidRPr="00282CBA" w:rsidRDefault="00225CD1" w:rsidP="00DB2FCC">
      <w:pPr>
        <w:spacing w:line="276" w:lineRule="auto"/>
        <w:jc w:val="both"/>
        <w:rPr>
          <w:rFonts w:ascii="Times New Roman" w:hAnsi="Times New Roman" w:cs="Times New Roman"/>
          <w:u w:val="single"/>
        </w:rPr>
      </w:pPr>
      <w:r w:rsidRPr="00282CBA">
        <w:rPr>
          <w:rFonts w:ascii="Times New Roman" w:hAnsi="Times New Roman" w:cs="Times New Roman"/>
          <w:u w:val="single"/>
        </w:rPr>
        <w:t>Soil legacy and microbial recruitment</w:t>
      </w:r>
    </w:p>
    <w:p w14:paraId="6A58F842" w14:textId="0C290639" w:rsidR="00955490" w:rsidRPr="005E2318" w:rsidRDefault="00C756CE" w:rsidP="00503F1A">
      <w:pPr>
        <w:spacing w:line="276" w:lineRule="auto"/>
        <w:jc w:val="both"/>
        <w:rPr>
          <w:rFonts w:ascii="Times New Roman" w:hAnsi="Times New Roman" w:cs="Times New Roman"/>
          <w:color w:val="FFE599" w:themeColor="accent4" w:themeTint="66"/>
        </w:rPr>
      </w:pPr>
      <w:r w:rsidRPr="00282CBA">
        <w:rPr>
          <w:rFonts w:ascii="Times New Roman" w:hAnsi="Times New Roman" w:cs="Times New Roman"/>
        </w:rPr>
        <w:t xml:space="preserve">Long-term </w:t>
      </w:r>
      <w:r w:rsidR="00225CD1" w:rsidRPr="00282CBA">
        <w:rPr>
          <w:rFonts w:ascii="Times New Roman" w:hAnsi="Times New Roman" w:cs="Times New Roman"/>
        </w:rPr>
        <w:t xml:space="preserve">soil </w:t>
      </w:r>
      <w:r w:rsidRPr="00282CBA">
        <w:rPr>
          <w:rFonts w:ascii="Times New Roman" w:hAnsi="Times New Roman" w:cs="Times New Roman"/>
        </w:rPr>
        <w:t xml:space="preserve">fertilisation leaves persistent imprints on microbial communities, </w:t>
      </w:r>
      <w:r w:rsidR="00350939" w:rsidRPr="00282CBA">
        <w:rPr>
          <w:rFonts w:ascii="Times New Roman" w:hAnsi="Times New Roman" w:cs="Times New Roman"/>
        </w:rPr>
        <w:t>known</w:t>
      </w:r>
      <w:r w:rsidR="00225CD1" w:rsidRPr="00282CBA">
        <w:rPr>
          <w:rFonts w:ascii="Times New Roman" w:hAnsi="Times New Roman" w:cs="Times New Roman"/>
        </w:rPr>
        <w:t xml:space="preserve"> as soil </w:t>
      </w:r>
      <w:r w:rsidRPr="00282CBA">
        <w:rPr>
          <w:rFonts w:ascii="Times New Roman" w:hAnsi="Times New Roman" w:cs="Times New Roman"/>
        </w:rPr>
        <w:t>microbial memory or legacy effects</w:t>
      </w:r>
      <w:r w:rsidR="00225CD1" w:rsidRPr="00282CBA">
        <w:rPr>
          <w:rFonts w:ascii="Times New Roman" w:hAnsi="Times New Roman" w:cs="Times New Roman"/>
        </w:rPr>
        <w:t xml:space="preserve"> (</w:t>
      </w:r>
      <w:proofErr w:type="spellStart"/>
      <w:r w:rsidR="00066142" w:rsidRPr="00282CBA">
        <w:rPr>
          <w:rFonts w:ascii="Times New Roman" w:hAnsi="Times New Roman" w:cs="Times New Roman"/>
        </w:rPr>
        <w:t>Ginnan</w:t>
      </w:r>
      <w:proofErr w:type="spellEnd"/>
      <w:r w:rsidR="00066142" w:rsidRPr="00282CBA">
        <w:rPr>
          <w:rFonts w:ascii="Times New Roman" w:hAnsi="Times New Roman" w:cs="Times New Roman"/>
        </w:rPr>
        <w:t xml:space="preserve"> 2025</w:t>
      </w:r>
      <w:r w:rsidR="00B35A5A" w:rsidRPr="00282CBA">
        <w:rPr>
          <w:rFonts w:ascii="Times New Roman" w:hAnsi="Times New Roman" w:cs="Times New Roman"/>
        </w:rPr>
        <w:t>; Philippot 2024</w:t>
      </w:r>
      <w:r w:rsidR="00066142" w:rsidRPr="00282CBA">
        <w:rPr>
          <w:rFonts w:ascii="Times New Roman" w:hAnsi="Times New Roman" w:cs="Times New Roman"/>
        </w:rPr>
        <w:t xml:space="preserve">). NPK, PK, and UF regimes generated </w:t>
      </w:r>
      <w:r w:rsidR="00B35A5A" w:rsidRPr="00282CBA">
        <w:rPr>
          <w:rFonts w:ascii="Times New Roman" w:hAnsi="Times New Roman" w:cs="Times New Roman"/>
        </w:rPr>
        <w:t>distinct</w:t>
      </w:r>
      <w:r w:rsidR="00066142" w:rsidRPr="00282CBA">
        <w:rPr>
          <w:rFonts w:ascii="Times New Roman" w:hAnsi="Times New Roman" w:cs="Times New Roman"/>
        </w:rPr>
        <w:t xml:space="preserve"> soil microbiota, </w:t>
      </w:r>
      <w:r w:rsidR="00F448EB" w:rsidRPr="00282CBA">
        <w:rPr>
          <w:rFonts w:ascii="Times New Roman" w:hAnsi="Times New Roman" w:cs="Times New Roman"/>
        </w:rPr>
        <w:t>with</w:t>
      </w:r>
      <w:r w:rsidR="00066142" w:rsidRPr="00282CBA">
        <w:rPr>
          <w:rFonts w:ascii="Times New Roman" w:hAnsi="Times New Roman" w:cs="Times New Roman"/>
        </w:rPr>
        <w:t xml:space="preserve"> strong </w:t>
      </w:r>
      <w:r w:rsidR="00B35A5A" w:rsidRPr="00282CBA">
        <w:rPr>
          <w:rFonts w:ascii="Times New Roman" w:hAnsi="Times New Roman" w:cs="Times New Roman"/>
        </w:rPr>
        <w:t xml:space="preserve">beta-diversity </w:t>
      </w:r>
      <w:r w:rsidR="00FB055A" w:rsidRPr="00282CBA">
        <w:rPr>
          <w:rFonts w:ascii="Times New Roman" w:hAnsi="Times New Roman" w:cs="Times New Roman"/>
        </w:rPr>
        <w:t xml:space="preserve">shifts </w:t>
      </w:r>
      <w:r w:rsidR="00066142" w:rsidRPr="00282CBA">
        <w:rPr>
          <w:rFonts w:ascii="Times New Roman" w:hAnsi="Times New Roman" w:cs="Times New Roman"/>
        </w:rPr>
        <w:t xml:space="preserve">while alpha diversity remained largely stable. This </w:t>
      </w:r>
      <w:r w:rsidR="005E2318" w:rsidRPr="00282CBA">
        <w:rPr>
          <w:rFonts w:ascii="Times New Roman" w:hAnsi="Times New Roman" w:cs="Times New Roman"/>
        </w:rPr>
        <w:t>indicates</w:t>
      </w:r>
      <w:r w:rsidR="00066142" w:rsidRPr="00282CBA">
        <w:rPr>
          <w:rFonts w:ascii="Times New Roman" w:hAnsi="Times New Roman" w:cs="Times New Roman"/>
        </w:rPr>
        <w:t xml:space="preserve"> that </w:t>
      </w:r>
      <w:r w:rsidR="005E2318" w:rsidRPr="00282CBA">
        <w:rPr>
          <w:rFonts w:ascii="Times New Roman" w:hAnsi="Times New Roman" w:cs="Times New Roman"/>
        </w:rPr>
        <w:t>n</w:t>
      </w:r>
      <w:r w:rsidR="00066142" w:rsidRPr="00282CBA">
        <w:rPr>
          <w:rFonts w:ascii="Times New Roman" w:hAnsi="Times New Roman" w:cs="Times New Roman"/>
        </w:rPr>
        <w:t>utrient input</w:t>
      </w:r>
      <w:r w:rsidR="005E2318" w:rsidRPr="00282CBA">
        <w:rPr>
          <w:rFonts w:ascii="Times New Roman" w:hAnsi="Times New Roman" w:cs="Times New Roman"/>
        </w:rPr>
        <w:t>s</w:t>
      </w:r>
      <w:r w:rsidR="00066142" w:rsidRPr="00282CBA">
        <w:rPr>
          <w:rFonts w:ascii="Times New Roman" w:hAnsi="Times New Roman" w:cs="Times New Roman"/>
        </w:rPr>
        <w:t xml:space="preserve"> reorganise community composition without </w:t>
      </w:r>
      <w:r w:rsidR="00F448EB" w:rsidRPr="00282CBA">
        <w:rPr>
          <w:rFonts w:ascii="Times New Roman" w:hAnsi="Times New Roman" w:cs="Times New Roman"/>
        </w:rPr>
        <w:t>changing</w:t>
      </w:r>
      <w:r w:rsidR="00066142" w:rsidRPr="00282CBA">
        <w:rPr>
          <w:rFonts w:ascii="Times New Roman" w:hAnsi="Times New Roman" w:cs="Times New Roman"/>
        </w:rPr>
        <w:t xml:space="preserve"> overall bacterial richness</w:t>
      </w:r>
      <w:r w:rsidR="005E2318" w:rsidRPr="00282CBA">
        <w:rPr>
          <w:rFonts w:ascii="Times New Roman" w:hAnsi="Times New Roman" w:cs="Times New Roman"/>
        </w:rPr>
        <w:t>,</w:t>
      </w:r>
      <w:r w:rsidR="00B35A5A" w:rsidRPr="00282CBA">
        <w:rPr>
          <w:rFonts w:ascii="Times New Roman" w:hAnsi="Times New Roman" w:cs="Times New Roman"/>
        </w:rPr>
        <w:t xml:space="preserve"> </w:t>
      </w:r>
      <w:r w:rsidR="005E2318" w:rsidRPr="00282CBA">
        <w:rPr>
          <w:rFonts w:ascii="Times New Roman" w:hAnsi="Times New Roman" w:cs="Times New Roman"/>
        </w:rPr>
        <w:t xml:space="preserve">likely reflecting functional redundancy and niche </w:t>
      </w:r>
      <w:r w:rsidR="00350939" w:rsidRPr="00282CBA">
        <w:rPr>
          <w:rFonts w:ascii="Times New Roman" w:hAnsi="Times New Roman" w:cs="Times New Roman"/>
        </w:rPr>
        <w:t xml:space="preserve">construction within </w:t>
      </w:r>
      <w:r w:rsidR="005E2318" w:rsidRPr="00282CBA">
        <w:rPr>
          <w:rFonts w:ascii="Times New Roman" w:hAnsi="Times New Roman" w:cs="Times New Roman"/>
        </w:rPr>
        <w:t xml:space="preserve">the </w:t>
      </w:r>
      <w:r w:rsidR="00350939" w:rsidRPr="00282CBA">
        <w:rPr>
          <w:rFonts w:ascii="Times New Roman" w:hAnsi="Times New Roman" w:cs="Times New Roman"/>
        </w:rPr>
        <w:t>soil microbiome</w:t>
      </w:r>
      <w:r w:rsidR="005E2318" w:rsidRPr="00282CBA">
        <w:rPr>
          <w:rFonts w:ascii="Times New Roman" w:hAnsi="Times New Roman" w:cs="Times New Roman"/>
        </w:rPr>
        <w:t xml:space="preserve"> (Kong 2023, Hallin 2009, Wang 2024, Hannula 2021). </w:t>
      </w:r>
      <w:r w:rsidR="00B35A5A" w:rsidRPr="00282CBA">
        <w:rPr>
          <w:rFonts w:ascii="Times New Roman" w:hAnsi="Times New Roman" w:cs="Times New Roman"/>
          <w:color w:val="000000" w:themeColor="text1"/>
        </w:rPr>
        <w:t>M</w:t>
      </w:r>
      <w:r w:rsidR="000B4DA6" w:rsidRPr="00282CBA">
        <w:rPr>
          <w:rFonts w:ascii="Times New Roman" w:hAnsi="Times New Roman" w:cs="Times New Roman"/>
          <w:color w:val="000000" w:themeColor="text1"/>
        </w:rPr>
        <w:t xml:space="preserve">icrobiota </w:t>
      </w:r>
      <w:r w:rsidR="00023D8A" w:rsidRPr="00282CBA">
        <w:rPr>
          <w:rFonts w:ascii="Times New Roman" w:hAnsi="Times New Roman" w:cs="Times New Roman"/>
          <w:color w:val="000000" w:themeColor="text1"/>
        </w:rPr>
        <w:t xml:space="preserve">composition </w:t>
      </w:r>
      <w:r w:rsidR="00B35A5A" w:rsidRPr="00282CBA">
        <w:rPr>
          <w:rFonts w:ascii="Times New Roman" w:hAnsi="Times New Roman" w:cs="Times New Roman"/>
          <w:color w:val="000000" w:themeColor="text1"/>
        </w:rPr>
        <w:t>proved to be</w:t>
      </w:r>
      <w:r w:rsidR="00023D8A" w:rsidRPr="00282CBA">
        <w:rPr>
          <w:rFonts w:ascii="Times New Roman" w:hAnsi="Times New Roman" w:cs="Times New Roman"/>
          <w:color w:val="000000" w:themeColor="text1"/>
        </w:rPr>
        <w:t xml:space="preserve"> </w:t>
      </w:r>
      <w:r w:rsidR="000B4DA6" w:rsidRPr="00282CBA">
        <w:rPr>
          <w:rFonts w:ascii="Times New Roman" w:hAnsi="Times New Roman" w:cs="Times New Roman"/>
          <w:color w:val="000000" w:themeColor="text1"/>
        </w:rPr>
        <w:t>a robust predictor of plant nutrient status</w:t>
      </w:r>
      <w:r w:rsidR="00B35A5A" w:rsidRPr="00282CBA">
        <w:rPr>
          <w:rFonts w:ascii="Times New Roman" w:hAnsi="Times New Roman" w:cs="Times New Roman"/>
          <w:color w:val="000000" w:themeColor="text1"/>
        </w:rPr>
        <w:t xml:space="preserve">, with </w:t>
      </w:r>
      <w:r w:rsidR="005E2318" w:rsidRPr="00282CBA">
        <w:rPr>
          <w:rFonts w:ascii="Times New Roman" w:hAnsi="Times New Roman" w:cs="Times New Roman"/>
          <w:color w:val="000000" w:themeColor="text1"/>
        </w:rPr>
        <w:t>p</w:t>
      </w:r>
      <w:r w:rsidR="00B35A5A" w:rsidRPr="00282CBA">
        <w:rPr>
          <w:rFonts w:ascii="Times New Roman" w:hAnsi="Times New Roman" w:cs="Times New Roman"/>
          <w:color w:val="000000" w:themeColor="text1"/>
        </w:rPr>
        <w:t>redictive ASVs differ</w:t>
      </w:r>
      <w:r w:rsidR="005E2318" w:rsidRPr="00282CBA">
        <w:rPr>
          <w:rFonts w:ascii="Times New Roman" w:hAnsi="Times New Roman" w:cs="Times New Roman"/>
          <w:color w:val="000000" w:themeColor="text1"/>
        </w:rPr>
        <w:t>ing</w:t>
      </w:r>
      <w:r w:rsidR="00B35A5A" w:rsidRPr="00282CBA">
        <w:rPr>
          <w:rFonts w:ascii="Times New Roman" w:hAnsi="Times New Roman" w:cs="Times New Roman"/>
          <w:color w:val="000000" w:themeColor="text1"/>
        </w:rPr>
        <w:t xml:space="preserve"> between </w:t>
      </w:r>
      <w:r w:rsidR="00B35A5A" w:rsidRPr="00282CBA">
        <w:rPr>
          <w:rFonts w:ascii="Times New Roman" w:hAnsi="Times New Roman" w:cs="Times New Roman"/>
          <w:i/>
          <w:iCs/>
          <w:color w:val="000000" w:themeColor="text1"/>
        </w:rPr>
        <w:t>Lotus</w:t>
      </w:r>
      <w:r w:rsidR="00B35A5A" w:rsidRPr="00282CBA">
        <w:rPr>
          <w:rFonts w:ascii="Times New Roman" w:hAnsi="Times New Roman" w:cs="Times New Roman"/>
          <w:color w:val="000000" w:themeColor="text1"/>
        </w:rPr>
        <w:t xml:space="preserve"> and </w:t>
      </w:r>
      <w:r w:rsidR="00B35A5A" w:rsidRPr="00282CBA">
        <w:rPr>
          <w:rFonts w:ascii="Times New Roman" w:hAnsi="Times New Roman" w:cs="Times New Roman"/>
          <w:i/>
          <w:iCs/>
          <w:color w:val="000000" w:themeColor="text1"/>
        </w:rPr>
        <w:t>Hordeum</w:t>
      </w:r>
      <w:r w:rsidR="00B35A5A" w:rsidRPr="00282CBA">
        <w:rPr>
          <w:rFonts w:ascii="Times New Roman" w:hAnsi="Times New Roman" w:cs="Times New Roman"/>
          <w:color w:val="000000" w:themeColor="text1"/>
        </w:rPr>
        <w:t xml:space="preserve">, highlighting </w:t>
      </w:r>
      <w:r w:rsidR="00B35A5A" w:rsidRPr="00282CBA">
        <w:rPr>
          <w:rFonts w:ascii="Times New Roman" w:hAnsi="Times New Roman" w:cs="Times New Roman"/>
        </w:rPr>
        <w:t xml:space="preserve">species-specific recruitment under </w:t>
      </w:r>
      <w:r w:rsidR="00B35A5A" w:rsidRPr="00282CBA">
        <w:rPr>
          <w:rFonts w:ascii="Times New Roman" w:hAnsi="Times New Roman" w:cs="Times New Roman"/>
          <w:color w:val="000000" w:themeColor="text1"/>
        </w:rPr>
        <w:t>contrasting soils. These results support the</w:t>
      </w:r>
      <w:r w:rsidR="00B35A5A" w:rsidRPr="00E37406">
        <w:rPr>
          <w:rFonts w:ascii="Times New Roman" w:hAnsi="Times New Roman" w:cs="Times New Roman"/>
          <w:color w:val="000000" w:themeColor="text1"/>
        </w:rPr>
        <w:t xml:space="preserve"> emerging concept that plant-</w:t>
      </w:r>
      <w:r w:rsidR="005E2318" w:rsidRPr="00E37406">
        <w:rPr>
          <w:rFonts w:ascii="Times New Roman" w:hAnsi="Times New Roman" w:cs="Times New Roman"/>
          <w:color w:val="000000" w:themeColor="text1"/>
        </w:rPr>
        <w:t xml:space="preserve">associated </w:t>
      </w:r>
      <w:r w:rsidR="00B35A5A" w:rsidRPr="00E37406">
        <w:rPr>
          <w:rFonts w:ascii="Times New Roman" w:hAnsi="Times New Roman" w:cs="Times New Roman"/>
          <w:color w:val="000000" w:themeColor="text1"/>
        </w:rPr>
        <w:t>microbiome</w:t>
      </w:r>
      <w:r w:rsidR="005E2318" w:rsidRPr="00E37406">
        <w:rPr>
          <w:rFonts w:ascii="Times New Roman" w:hAnsi="Times New Roman" w:cs="Times New Roman"/>
          <w:color w:val="000000" w:themeColor="text1"/>
        </w:rPr>
        <w:t>s</w:t>
      </w:r>
      <w:r w:rsidR="00B35A5A" w:rsidRPr="00E37406">
        <w:rPr>
          <w:rFonts w:ascii="Times New Roman" w:hAnsi="Times New Roman" w:cs="Times New Roman"/>
          <w:color w:val="000000" w:themeColor="text1"/>
        </w:rPr>
        <w:t xml:space="preserve"> can provide diagnostic and </w:t>
      </w:r>
      <w:proofErr w:type="spellStart"/>
      <w:r w:rsidR="00B35A5A" w:rsidRPr="00E37406">
        <w:rPr>
          <w:rFonts w:ascii="Times New Roman" w:hAnsi="Times New Roman" w:cs="Times New Roman"/>
          <w:color w:val="000000" w:themeColor="text1"/>
        </w:rPr>
        <w:t>preditive</w:t>
      </w:r>
      <w:proofErr w:type="spellEnd"/>
      <w:r w:rsidR="00B35A5A" w:rsidRPr="00E37406">
        <w:rPr>
          <w:rFonts w:ascii="Times New Roman" w:hAnsi="Times New Roman" w:cs="Times New Roman"/>
          <w:color w:val="000000" w:themeColor="text1"/>
        </w:rPr>
        <w:t xml:space="preserve"> information </w:t>
      </w:r>
      <w:r w:rsidR="005E2318" w:rsidRPr="00E37406">
        <w:rPr>
          <w:rFonts w:ascii="Times New Roman" w:hAnsi="Times New Roman" w:cs="Times New Roman"/>
          <w:color w:val="000000" w:themeColor="text1"/>
        </w:rPr>
        <w:t>on</w:t>
      </w:r>
      <w:r w:rsidR="00B35A5A" w:rsidRPr="00E37406">
        <w:rPr>
          <w:rFonts w:ascii="Times New Roman" w:hAnsi="Times New Roman" w:cs="Times New Roman"/>
          <w:color w:val="000000" w:themeColor="text1"/>
        </w:rPr>
        <w:t xml:space="preserve"> host nutritional state </w:t>
      </w:r>
      <w:r w:rsidR="00C330D9" w:rsidRPr="00E37406">
        <w:rPr>
          <w:rFonts w:ascii="Times New Roman" w:hAnsi="Times New Roman" w:cs="Times New Roman"/>
          <w:color w:val="000000" w:themeColor="text1"/>
        </w:rPr>
        <w:t>(Yang 2024, Shi 2024, Zhang 2024, Tao 2024)</w:t>
      </w:r>
      <w:r w:rsidR="00503F1A" w:rsidRPr="00E37406">
        <w:rPr>
          <w:rFonts w:ascii="Times New Roman" w:hAnsi="Times New Roman" w:cs="Times New Roman"/>
          <w:color w:val="000000" w:themeColor="text1"/>
        </w:rPr>
        <w:t>.</w:t>
      </w:r>
      <w:r w:rsidR="00023D8A" w:rsidRPr="00E37406">
        <w:rPr>
          <w:rFonts w:ascii="Times New Roman" w:hAnsi="Times New Roman" w:cs="Times New Roman"/>
          <w:color w:val="000000" w:themeColor="text1"/>
        </w:rPr>
        <w:t xml:space="preserve"> Extending </w:t>
      </w:r>
      <w:r w:rsidR="005E2318" w:rsidRPr="00E37406">
        <w:rPr>
          <w:rFonts w:ascii="Times New Roman" w:hAnsi="Times New Roman" w:cs="Times New Roman"/>
          <w:color w:val="000000" w:themeColor="text1"/>
        </w:rPr>
        <w:t>this approach</w:t>
      </w:r>
      <w:r w:rsidR="00023D8A" w:rsidRPr="00E37406">
        <w:rPr>
          <w:rFonts w:ascii="Times New Roman" w:hAnsi="Times New Roman" w:cs="Times New Roman"/>
          <w:color w:val="000000" w:themeColor="text1"/>
        </w:rPr>
        <w:t xml:space="preserve"> to other soils will require </w:t>
      </w:r>
      <w:r w:rsidR="00B809F1" w:rsidRPr="00E37406">
        <w:rPr>
          <w:rFonts w:ascii="Times New Roman" w:hAnsi="Times New Roman" w:cs="Times New Roman"/>
          <w:color w:val="000000" w:themeColor="text1"/>
        </w:rPr>
        <w:t>testing</w:t>
      </w:r>
      <w:r w:rsidR="00023D8A" w:rsidRPr="00E37406">
        <w:rPr>
          <w:rFonts w:ascii="Times New Roman" w:hAnsi="Times New Roman" w:cs="Times New Roman"/>
          <w:color w:val="000000" w:themeColor="text1"/>
        </w:rPr>
        <w:t xml:space="preserve"> across </w:t>
      </w:r>
      <w:r w:rsidR="00B809F1" w:rsidRPr="00E37406">
        <w:rPr>
          <w:rFonts w:ascii="Times New Roman" w:hAnsi="Times New Roman" w:cs="Times New Roman"/>
          <w:color w:val="000000" w:themeColor="text1"/>
        </w:rPr>
        <w:t>different</w:t>
      </w:r>
      <w:r w:rsidR="00023D8A" w:rsidRPr="00E37406">
        <w:rPr>
          <w:rFonts w:ascii="Times New Roman" w:hAnsi="Times New Roman" w:cs="Times New Roman"/>
          <w:color w:val="000000" w:themeColor="text1"/>
        </w:rPr>
        <w:t xml:space="preserve"> environmen</w:t>
      </w:r>
      <w:r w:rsidR="00B809F1" w:rsidRPr="00E37406">
        <w:rPr>
          <w:rFonts w:ascii="Times New Roman" w:hAnsi="Times New Roman" w:cs="Times New Roman"/>
          <w:color w:val="000000" w:themeColor="text1"/>
        </w:rPr>
        <w:t>ts</w:t>
      </w:r>
      <w:r w:rsidR="00023D8A" w:rsidRPr="00E37406">
        <w:rPr>
          <w:rFonts w:ascii="Times New Roman" w:hAnsi="Times New Roman" w:cs="Times New Roman"/>
          <w:color w:val="000000" w:themeColor="text1"/>
        </w:rPr>
        <w:t xml:space="preserve"> and microbial communities</w:t>
      </w:r>
      <w:r w:rsidR="00B809F1" w:rsidRPr="00E37406">
        <w:rPr>
          <w:rFonts w:ascii="Times New Roman" w:hAnsi="Times New Roman" w:cs="Times New Roman"/>
          <w:color w:val="000000" w:themeColor="text1"/>
        </w:rPr>
        <w:t>. Nonetheless,</w:t>
      </w:r>
      <w:r w:rsidR="00023D8A" w:rsidRPr="00E37406">
        <w:rPr>
          <w:rFonts w:ascii="Times New Roman" w:hAnsi="Times New Roman" w:cs="Times New Roman"/>
          <w:color w:val="000000" w:themeColor="text1"/>
        </w:rPr>
        <w:t xml:space="preserve"> our findings </w:t>
      </w:r>
      <w:r w:rsidR="00B809F1" w:rsidRPr="00E37406">
        <w:rPr>
          <w:rFonts w:ascii="Times New Roman" w:hAnsi="Times New Roman" w:cs="Times New Roman"/>
          <w:color w:val="000000" w:themeColor="text1"/>
        </w:rPr>
        <w:t>demonstrate</w:t>
      </w:r>
      <w:r w:rsidR="00023D8A" w:rsidRPr="00E37406">
        <w:rPr>
          <w:rFonts w:ascii="Times New Roman" w:hAnsi="Times New Roman" w:cs="Times New Roman"/>
          <w:color w:val="000000" w:themeColor="text1"/>
        </w:rPr>
        <w:t xml:space="preserve"> the power of combining </w:t>
      </w:r>
      <w:r w:rsidR="00B809F1" w:rsidRPr="00E37406">
        <w:rPr>
          <w:rFonts w:ascii="Times New Roman" w:hAnsi="Times New Roman" w:cs="Times New Roman"/>
          <w:color w:val="000000" w:themeColor="text1"/>
        </w:rPr>
        <w:t xml:space="preserve">knowledge of </w:t>
      </w:r>
      <w:r w:rsidR="00023D8A" w:rsidRPr="00E37406">
        <w:rPr>
          <w:rFonts w:ascii="Times New Roman" w:hAnsi="Times New Roman" w:cs="Times New Roman"/>
          <w:color w:val="000000" w:themeColor="text1"/>
        </w:rPr>
        <w:t>soil legacy with host-microbiome interactions to monitor and potentially guide plant nutrition and precision nutrient management.</w:t>
      </w:r>
    </w:p>
    <w:p w14:paraId="3940D42B" w14:textId="77777777" w:rsidR="004E087A" w:rsidRDefault="004E087A" w:rsidP="007C46E4">
      <w:pPr>
        <w:spacing w:line="276" w:lineRule="auto"/>
        <w:jc w:val="both"/>
        <w:rPr>
          <w:rFonts w:ascii="Times New Roman" w:hAnsi="Times New Roman" w:cs="Times New Roman"/>
        </w:rPr>
      </w:pPr>
    </w:p>
    <w:p w14:paraId="5CDA5711" w14:textId="5F35DC70" w:rsidR="004E087A" w:rsidRDefault="004E087A" w:rsidP="007C46E4">
      <w:pPr>
        <w:spacing w:line="276" w:lineRule="auto"/>
        <w:jc w:val="both"/>
        <w:rPr>
          <w:rFonts w:ascii="Times New Roman" w:hAnsi="Times New Roman" w:cs="Times New Roman"/>
          <w:u w:val="single"/>
        </w:rPr>
      </w:pPr>
      <w:commentRangeStart w:id="71"/>
      <w:r w:rsidRPr="004E087A">
        <w:rPr>
          <w:rFonts w:ascii="Times New Roman" w:hAnsi="Times New Roman" w:cs="Times New Roman"/>
          <w:u w:val="single"/>
        </w:rPr>
        <w:t>Role of CSSP genes beyond symbiosis</w:t>
      </w:r>
      <w:commentRangeEnd w:id="71"/>
      <w:r w:rsidR="001412BA">
        <w:rPr>
          <w:rStyle w:val="CommentReference"/>
        </w:rPr>
        <w:commentReference w:id="71"/>
      </w:r>
    </w:p>
    <w:p w14:paraId="783670F1" w14:textId="0C0A6E46" w:rsidR="002323D6" w:rsidRDefault="00F04671" w:rsidP="00503F1A">
      <w:pPr>
        <w:spacing w:line="276" w:lineRule="auto"/>
        <w:jc w:val="both"/>
        <w:rPr>
          <w:rFonts w:ascii="Times New Roman" w:hAnsi="Times New Roman" w:cs="Times New Roman"/>
        </w:rPr>
      </w:pPr>
      <w:r w:rsidRPr="00265A3D">
        <w:rPr>
          <w:rFonts w:ascii="Times New Roman" w:hAnsi="Times New Roman" w:cs="Times New Roman"/>
          <w:color w:val="000000" w:themeColor="text1"/>
        </w:rPr>
        <w:t>CSSP</w:t>
      </w:r>
      <w:r w:rsidR="001E2663" w:rsidRPr="00265A3D">
        <w:rPr>
          <w:rFonts w:ascii="Times New Roman" w:hAnsi="Times New Roman" w:cs="Times New Roman"/>
          <w:color w:val="000000" w:themeColor="text1"/>
        </w:rPr>
        <w:t xml:space="preserve"> </w:t>
      </w:r>
      <w:r w:rsidR="00915DDF" w:rsidRPr="00265A3D">
        <w:rPr>
          <w:rFonts w:ascii="Times New Roman" w:hAnsi="Times New Roman" w:cs="Times New Roman"/>
          <w:color w:val="000000" w:themeColor="text1"/>
        </w:rPr>
        <w:t>genes</w:t>
      </w:r>
      <w:r w:rsidR="001E2663" w:rsidRPr="00265A3D">
        <w:rPr>
          <w:rFonts w:ascii="Times New Roman" w:hAnsi="Times New Roman" w:cs="Times New Roman"/>
          <w:color w:val="000000" w:themeColor="text1"/>
        </w:rPr>
        <w:t xml:space="preserve"> </w:t>
      </w:r>
      <w:r w:rsidRPr="00265A3D">
        <w:rPr>
          <w:rFonts w:ascii="Times New Roman" w:hAnsi="Times New Roman" w:cs="Times New Roman"/>
          <w:color w:val="000000" w:themeColor="text1"/>
        </w:rPr>
        <w:t>are well known for their roles in</w:t>
      </w:r>
      <w:r w:rsidR="00915DDF" w:rsidRPr="00265A3D">
        <w:rPr>
          <w:rFonts w:ascii="Times New Roman" w:hAnsi="Times New Roman" w:cs="Times New Roman"/>
          <w:color w:val="000000" w:themeColor="text1"/>
        </w:rPr>
        <w:t xml:space="preserve"> </w:t>
      </w:r>
      <w:proofErr w:type="spellStart"/>
      <w:r w:rsidR="00915DDF" w:rsidRPr="00265A3D">
        <w:rPr>
          <w:rFonts w:ascii="Times New Roman" w:hAnsi="Times New Roman" w:cs="Times New Roman"/>
          <w:color w:val="000000" w:themeColor="text1"/>
        </w:rPr>
        <w:t>rhizobial</w:t>
      </w:r>
      <w:proofErr w:type="spellEnd"/>
      <w:r w:rsidR="00915DDF" w:rsidRPr="00265A3D">
        <w:rPr>
          <w:rFonts w:ascii="Times New Roman" w:hAnsi="Times New Roman" w:cs="Times New Roman"/>
          <w:color w:val="000000" w:themeColor="text1"/>
        </w:rPr>
        <w:t xml:space="preserve"> and mycorrhizal interactions</w:t>
      </w:r>
      <w:r w:rsidRPr="00265A3D">
        <w:rPr>
          <w:rFonts w:ascii="Times New Roman" w:hAnsi="Times New Roman" w:cs="Times New Roman"/>
          <w:color w:val="000000" w:themeColor="text1"/>
        </w:rPr>
        <w:t>, but o</w:t>
      </w:r>
      <w:r w:rsidR="001E2663" w:rsidRPr="00265A3D">
        <w:rPr>
          <w:rFonts w:ascii="Times New Roman" w:hAnsi="Times New Roman" w:cs="Times New Roman"/>
          <w:color w:val="000000" w:themeColor="text1"/>
        </w:rPr>
        <w:t xml:space="preserve">ur </w:t>
      </w:r>
      <w:r w:rsidRPr="00265A3D">
        <w:rPr>
          <w:rFonts w:ascii="Times New Roman" w:hAnsi="Times New Roman" w:cs="Times New Roman"/>
          <w:color w:val="000000" w:themeColor="text1"/>
        </w:rPr>
        <w:t xml:space="preserve">results </w:t>
      </w:r>
      <w:r w:rsidR="00347EB8" w:rsidRPr="00265A3D">
        <w:rPr>
          <w:rFonts w:ascii="Times New Roman" w:hAnsi="Times New Roman" w:cs="Times New Roman"/>
          <w:color w:val="000000" w:themeColor="text1"/>
        </w:rPr>
        <w:t>reveal</w:t>
      </w:r>
      <w:r w:rsidRPr="00265A3D">
        <w:rPr>
          <w:rFonts w:ascii="Times New Roman" w:hAnsi="Times New Roman" w:cs="Times New Roman"/>
          <w:color w:val="000000" w:themeColor="text1"/>
        </w:rPr>
        <w:t xml:space="preserve"> </w:t>
      </w:r>
      <w:r w:rsidR="00347EB8" w:rsidRPr="00265A3D">
        <w:rPr>
          <w:rFonts w:ascii="Times New Roman" w:hAnsi="Times New Roman" w:cs="Times New Roman"/>
          <w:color w:val="000000" w:themeColor="text1"/>
        </w:rPr>
        <w:t>a broader impact on</w:t>
      </w:r>
      <w:r w:rsidRPr="00265A3D">
        <w:rPr>
          <w:rFonts w:ascii="Times New Roman" w:hAnsi="Times New Roman" w:cs="Times New Roman"/>
          <w:color w:val="000000" w:themeColor="text1"/>
        </w:rPr>
        <w:t xml:space="preserve"> root-associated microbial communities. </w:t>
      </w:r>
      <w:r w:rsidR="001E2663" w:rsidRPr="00265A3D">
        <w:rPr>
          <w:rFonts w:ascii="Times New Roman" w:hAnsi="Times New Roman" w:cs="Times New Roman"/>
          <w:color w:val="000000" w:themeColor="text1"/>
        </w:rPr>
        <w:t xml:space="preserve">In </w:t>
      </w:r>
      <w:r w:rsidR="001E2663" w:rsidRPr="00265A3D">
        <w:rPr>
          <w:rFonts w:ascii="Times New Roman" w:hAnsi="Times New Roman" w:cs="Times New Roman"/>
          <w:i/>
          <w:iCs/>
          <w:color w:val="000000" w:themeColor="text1"/>
        </w:rPr>
        <w:t>Lotus</w:t>
      </w:r>
      <w:r w:rsidR="001E2663" w:rsidRPr="00265A3D">
        <w:rPr>
          <w:rFonts w:ascii="Times New Roman" w:hAnsi="Times New Roman" w:cs="Times New Roman"/>
          <w:color w:val="000000" w:themeColor="text1"/>
        </w:rPr>
        <w:t xml:space="preserve">, </w:t>
      </w:r>
      <w:r w:rsidRPr="00265A3D">
        <w:rPr>
          <w:rFonts w:ascii="Times New Roman" w:hAnsi="Times New Roman" w:cs="Times New Roman"/>
          <w:color w:val="000000" w:themeColor="text1"/>
        </w:rPr>
        <w:t>disruption of</w:t>
      </w:r>
      <w:r w:rsidR="001E2663" w:rsidRPr="00265A3D">
        <w:rPr>
          <w:rFonts w:ascii="Times New Roman" w:hAnsi="Times New Roman" w:cs="Times New Roman"/>
          <w:color w:val="000000" w:themeColor="text1"/>
        </w:rPr>
        <w:t xml:space="preserve"> nodule formation and </w:t>
      </w:r>
      <w:proofErr w:type="spellStart"/>
      <w:r w:rsidRPr="00265A3D">
        <w:rPr>
          <w:rFonts w:ascii="Times New Roman" w:hAnsi="Times New Roman" w:cs="Times New Roman"/>
          <w:color w:val="000000" w:themeColor="text1"/>
        </w:rPr>
        <w:t>rhizobial</w:t>
      </w:r>
      <w:proofErr w:type="spellEnd"/>
      <w:r w:rsidRPr="00265A3D">
        <w:rPr>
          <w:rFonts w:ascii="Times New Roman" w:hAnsi="Times New Roman" w:cs="Times New Roman"/>
          <w:color w:val="000000" w:themeColor="text1"/>
        </w:rPr>
        <w:t xml:space="preserve"> communication </w:t>
      </w:r>
      <w:r w:rsidR="006A0503" w:rsidRPr="00265A3D">
        <w:rPr>
          <w:rFonts w:ascii="Times New Roman" w:hAnsi="Times New Roman" w:cs="Times New Roman"/>
          <w:color w:val="000000" w:themeColor="text1"/>
        </w:rPr>
        <w:t>allowed</w:t>
      </w:r>
      <w:r w:rsidR="001E2663" w:rsidRPr="00265A3D">
        <w:rPr>
          <w:rFonts w:ascii="Times New Roman" w:hAnsi="Times New Roman" w:cs="Times New Roman"/>
          <w:color w:val="000000" w:themeColor="text1"/>
        </w:rPr>
        <w:t xml:space="preserve"> commensal enrichment and niche replacement</w:t>
      </w:r>
      <w:r w:rsidR="005E2318">
        <w:rPr>
          <w:rFonts w:ascii="Times New Roman" w:hAnsi="Times New Roman" w:cs="Times New Roman"/>
          <w:color w:val="000000" w:themeColor="text1"/>
        </w:rPr>
        <w:t>. In</w:t>
      </w:r>
      <w:r w:rsidR="001E2663" w:rsidRPr="00265A3D">
        <w:rPr>
          <w:rFonts w:ascii="Times New Roman" w:hAnsi="Times New Roman" w:cs="Times New Roman"/>
          <w:color w:val="000000" w:themeColor="text1"/>
        </w:rPr>
        <w:t xml:space="preserve"> </w:t>
      </w:r>
      <w:r w:rsidR="001E2663" w:rsidRPr="00265A3D">
        <w:rPr>
          <w:rFonts w:ascii="Times New Roman" w:hAnsi="Times New Roman" w:cs="Times New Roman"/>
          <w:i/>
          <w:iCs/>
          <w:color w:val="000000" w:themeColor="text1"/>
        </w:rPr>
        <w:t>Hordeum</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 xml:space="preserve">CSSP mutants </w:t>
      </w:r>
      <w:r w:rsidR="00347EB8" w:rsidRPr="00265A3D">
        <w:rPr>
          <w:rFonts w:ascii="Times New Roman" w:hAnsi="Times New Roman" w:cs="Times New Roman"/>
          <w:color w:val="000000" w:themeColor="text1"/>
        </w:rPr>
        <w:t>exhibited</w:t>
      </w:r>
      <w:r w:rsidR="001E2663" w:rsidRPr="00265A3D">
        <w:rPr>
          <w:rFonts w:ascii="Times New Roman" w:hAnsi="Times New Roman" w:cs="Times New Roman"/>
          <w:color w:val="000000" w:themeColor="text1"/>
        </w:rPr>
        <w:t xml:space="preserve"> </w:t>
      </w:r>
      <w:r w:rsidRPr="00265A3D">
        <w:rPr>
          <w:rFonts w:ascii="Times New Roman" w:hAnsi="Times New Roman" w:cs="Times New Roman"/>
          <w:color w:val="000000" w:themeColor="text1"/>
        </w:rPr>
        <w:t>extensive</w:t>
      </w:r>
      <w:r w:rsidR="001E2663" w:rsidRPr="00265A3D">
        <w:rPr>
          <w:rFonts w:ascii="Times New Roman" w:hAnsi="Times New Roman" w:cs="Times New Roman"/>
          <w:color w:val="000000" w:themeColor="text1"/>
        </w:rPr>
        <w:t xml:space="preserve"> microb</w:t>
      </w:r>
      <w:r w:rsidR="00347EB8" w:rsidRPr="00265A3D">
        <w:rPr>
          <w:rFonts w:ascii="Times New Roman" w:hAnsi="Times New Roman" w:cs="Times New Roman"/>
          <w:color w:val="000000" w:themeColor="text1"/>
        </w:rPr>
        <w:t xml:space="preserve">ial </w:t>
      </w:r>
      <w:r w:rsidRPr="00265A3D">
        <w:rPr>
          <w:rFonts w:ascii="Times New Roman" w:hAnsi="Times New Roman" w:cs="Times New Roman"/>
          <w:color w:val="000000" w:themeColor="text1"/>
        </w:rPr>
        <w:t>shifts</w:t>
      </w:r>
      <w:r w:rsidR="006A0503" w:rsidRPr="00265A3D">
        <w:rPr>
          <w:rFonts w:ascii="Times New Roman" w:hAnsi="Times New Roman" w:cs="Times New Roman"/>
          <w:color w:val="000000" w:themeColor="text1"/>
        </w:rPr>
        <w:t xml:space="preserve"> despite</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the</w:t>
      </w:r>
      <w:r w:rsidR="001E2663" w:rsidRPr="00265A3D">
        <w:rPr>
          <w:rFonts w:ascii="Times New Roman" w:hAnsi="Times New Roman" w:cs="Times New Roman"/>
          <w:color w:val="000000" w:themeColor="text1"/>
        </w:rPr>
        <w:t xml:space="preserve"> absence of AMS</w:t>
      </w:r>
      <w:r w:rsidR="006A0503" w:rsidRPr="00265A3D">
        <w:rPr>
          <w:rFonts w:ascii="Times New Roman" w:hAnsi="Times New Roman" w:cs="Times New Roman"/>
          <w:color w:val="000000" w:themeColor="text1"/>
        </w:rPr>
        <w:t>,</w:t>
      </w:r>
      <w:r w:rsidR="001E2663" w:rsidRPr="00265A3D">
        <w:rPr>
          <w:rFonts w:ascii="Times New Roman" w:hAnsi="Times New Roman" w:cs="Times New Roman"/>
          <w:color w:val="000000" w:themeColor="text1"/>
        </w:rPr>
        <w:t xml:space="preserve"> </w:t>
      </w:r>
      <w:r w:rsidR="005E2318">
        <w:rPr>
          <w:rFonts w:ascii="Times New Roman" w:hAnsi="Times New Roman" w:cs="Times New Roman"/>
          <w:color w:val="000000" w:themeColor="text1"/>
        </w:rPr>
        <w:t>demonstrating</w:t>
      </w:r>
      <w:r w:rsidR="001E2663" w:rsidRPr="00265A3D">
        <w:rPr>
          <w:rFonts w:ascii="Times New Roman" w:hAnsi="Times New Roman" w:cs="Times New Roman"/>
          <w:color w:val="000000" w:themeColor="text1"/>
        </w:rPr>
        <w:t xml:space="preserve"> conserved </w:t>
      </w:r>
      <w:r w:rsidR="008C038F" w:rsidRPr="00265A3D">
        <w:rPr>
          <w:rFonts w:ascii="Times New Roman" w:hAnsi="Times New Roman" w:cs="Times New Roman"/>
          <w:color w:val="000000" w:themeColor="text1"/>
        </w:rPr>
        <w:t>effects across hosts</w:t>
      </w:r>
      <w:r w:rsidR="006A0503" w:rsidRPr="00265A3D">
        <w:rPr>
          <w:rFonts w:ascii="Times New Roman" w:hAnsi="Times New Roman" w:cs="Times New Roman"/>
          <w:color w:val="000000" w:themeColor="text1"/>
        </w:rPr>
        <w:t>.</w:t>
      </w:r>
      <w:r w:rsidR="00503F1A">
        <w:rPr>
          <w:rFonts w:ascii="Times New Roman" w:hAnsi="Times New Roman" w:cs="Times New Roman"/>
          <w:color w:val="000000" w:themeColor="text1"/>
        </w:rPr>
        <w:t xml:space="preserve"> </w:t>
      </w:r>
      <w:r w:rsidR="005E2318">
        <w:rPr>
          <w:rFonts w:ascii="Times New Roman" w:hAnsi="Times New Roman" w:cs="Times New Roman"/>
          <w:color w:val="000000" w:themeColor="text1"/>
        </w:rPr>
        <w:t>Prior</w:t>
      </w:r>
      <w:r w:rsidR="009A779B" w:rsidRPr="00265A3D">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work</w:t>
      </w:r>
      <w:r w:rsidR="009A779B" w:rsidRPr="00265A3D">
        <w:rPr>
          <w:rFonts w:ascii="Times New Roman" w:hAnsi="Times New Roman" w:cs="Times New Roman"/>
          <w:color w:val="000000" w:themeColor="text1"/>
        </w:rPr>
        <w:t xml:space="preserve"> in legumes</w:t>
      </w:r>
      <w:r w:rsidR="008C038F" w:rsidRPr="00265A3D">
        <w:rPr>
          <w:rFonts w:ascii="Times New Roman" w:hAnsi="Times New Roman" w:cs="Times New Roman"/>
          <w:color w:val="000000" w:themeColor="text1"/>
        </w:rPr>
        <w:t xml:space="preserve"> documented similar </w:t>
      </w:r>
      <w:r w:rsidR="005E2318">
        <w:rPr>
          <w:rFonts w:ascii="Times New Roman" w:hAnsi="Times New Roman" w:cs="Times New Roman"/>
          <w:color w:val="000000" w:themeColor="text1"/>
        </w:rPr>
        <w:t>community</w:t>
      </w:r>
      <w:r w:rsidR="00E37406">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 xml:space="preserve">shifts </w:t>
      </w:r>
      <w:r w:rsidR="00E37406">
        <w:rPr>
          <w:rFonts w:ascii="Times New Roman" w:hAnsi="Times New Roman" w:cs="Times New Roman"/>
          <w:color w:val="000000" w:themeColor="text1"/>
        </w:rPr>
        <w:t>upon</w:t>
      </w:r>
      <w:r w:rsidR="008C038F" w:rsidRPr="00265A3D">
        <w:rPr>
          <w:rFonts w:ascii="Times New Roman" w:hAnsi="Times New Roman" w:cs="Times New Roman"/>
          <w:color w:val="000000" w:themeColor="text1"/>
        </w:rPr>
        <w:t xml:space="preserve"> SNF disruption</w:t>
      </w:r>
      <w:r w:rsidR="006A0503" w:rsidRPr="00265A3D">
        <w:rPr>
          <w:rFonts w:ascii="Times New Roman" w:hAnsi="Times New Roman" w:cs="Times New Roman"/>
          <w:color w:val="000000" w:themeColor="text1"/>
        </w:rPr>
        <w:t xml:space="preserve"> </w:t>
      </w:r>
      <w:r w:rsidR="009A779B" w:rsidRPr="00265A3D">
        <w:rPr>
          <w:rFonts w:ascii="Times New Roman" w:hAnsi="Times New Roman" w:cs="Times New Roman"/>
          <w:color w:val="000000" w:themeColor="text1"/>
        </w:rPr>
        <w:t xml:space="preserve">(Zgadzaj 2016, </w:t>
      </w:r>
      <w:proofErr w:type="spellStart"/>
      <w:r w:rsidR="009A779B" w:rsidRPr="00265A3D">
        <w:rPr>
          <w:rFonts w:ascii="Times New Roman" w:hAnsi="Times New Roman" w:cs="Times New Roman"/>
          <w:color w:val="000000" w:themeColor="text1"/>
        </w:rPr>
        <w:t>Thiergart</w:t>
      </w:r>
      <w:proofErr w:type="spellEnd"/>
      <w:r w:rsidR="009A779B" w:rsidRPr="00265A3D">
        <w:rPr>
          <w:rFonts w:ascii="Times New Roman" w:hAnsi="Times New Roman" w:cs="Times New Roman"/>
          <w:color w:val="000000" w:themeColor="text1"/>
        </w:rPr>
        <w:t xml:space="preserve"> 2019, Tkacz 2022)</w:t>
      </w:r>
      <w:r w:rsidR="008C038F" w:rsidRPr="00265A3D">
        <w:rPr>
          <w:rFonts w:ascii="Times New Roman" w:hAnsi="Times New Roman" w:cs="Times New Roman"/>
          <w:color w:val="000000" w:themeColor="text1"/>
        </w:rPr>
        <w:t xml:space="preserve">, and </w:t>
      </w:r>
      <w:proofErr w:type="spellStart"/>
      <w:r w:rsidR="006A0503" w:rsidRPr="00265A3D">
        <w:rPr>
          <w:rFonts w:ascii="Times New Roman" w:hAnsi="Times New Roman" w:cs="Times New Roman"/>
          <w:color w:val="000000" w:themeColor="text1"/>
        </w:rPr>
        <w:t>rhizobia</w:t>
      </w:r>
      <w:r w:rsidR="00E37406">
        <w:rPr>
          <w:rFonts w:ascii="Times New Roman" w:hAnsi="Times New Roman" w:cs="Times New Roman"/>
          <w:color w:val="000000" w:themeColor="text1"/>
        </w:rPr>
        <w:t>l</w:t>
      </w:r>
      <w:proofErr w:type="spellEnd"/>
      <w:r w:rsidR="006A0503" w:rsidRPr="00265A3D">
        <w:rPr>
          <w:rFonts w:ascii="Times New Roman" w:hAnsi="Times New Roman" w:cs="Times New Roman"/>
          <w:color w:val="000000" w:themeColor="text1"/>
        </w:rPr>
        <w:t xml:space="preserve"> Nod-factor production has </w:t>
      </w:r>
      <w:r w:rsidR="008C038F" w:rsidRPr="00265A3D">
        <w:rPr>
          <w:rFonts w:ascii="Times New Roman" w:hAnsi="Times New Roman" w:cs="Times New Roman"/>
          <w:color w:val="000000" w:themeColor="text1"/>
        </w:rPr>
        <w:t>been linked to</w:t>
      </w:r>
      <w:r w:rsidR="006A0503" w:rsidRPr="00265A3D">
        <w:rPr>
          <w:rFonts w:ascii="Times New Roman" w:hAnsi="Times New Roman" w:cs="Times New Roman"/>
          <w:color w:val="000000" w:themeColor="text1"/>
        </w:rPr>
        <w:t xml:space="preserve"> microbial </w:t>
      </w:r>
      <w:r w:rsidR="009A779B" w:rsidRPr="00265A3D">
        <w:rPr>
          <w:rFonts w:ascii="Times New Roman" w:hAnsi="Times New Roman" w:cs="Times New Roman"/>
          <w:color w:val="000000" w:themeColor="text1"/>
        </w:rPr>
        <w:t xml:space="preserve">connectivity (Tao 2024). </w:t>
      </w:r>
      <w:proofErr w:type="spellStart"/>
      <w:r w:rsidR="00503F1A" w:rsidRPr="00265A3D">
        <w:rPr>
          <w:rFonts w:ascii="Times New Roman" w:hAnsi="Times New Roman" w:cs="Times New Roman"/>
          <w:color w:val="000000" w:themeColor="text1"/>
        </w:rPr>
        <w:t>SynCom</w:t>
      </w:r>
      <w:proofErr w:type="spellEnd"/>
      <w:r w:rsidR="00503F1A" w:rsidRPr="00265A3D">
        <w:rPr>
          <w:rFonts w:ascii="Times New Roman" w:hAnsi="Times New Roman" w:cs="Times New Roman"/>
          <w:color w:val="000000" w:themeColor="text1"/>
        </w:rPr>
        <w:t xml:space="preserve"> experiments confirmed these effects are plant-intrinsic</w:t>
      </w:r>
      <w:r w:rsidR="00503F1A">
        <w:rPr>
          <w:rFonts w:ascii="Times New Roman" w:hAnsi="Times New Roman" w:cs="Times New Roman"/>
          <w:color w:val="000000" w:themeColor="text1"/>
        </w:rPr>
        <w:t>,</w:t>
      </w:r>
      <w:r w:rsidR="00503F1A" w:rsidRPr="00265A3D">
        <w:rPr>
          <w:rFonts w:ascii="Times New Roman" w:hAnsi="Times New Roman" w:cs="Times New Roman"/>
          <w:color w:val="000000" w:themeColor="text1"/>
        </w:rPr>
        <w:t xml:space="preserve"> </w:t>
      </w:r>
      <w:r w:rsidR="00FB055A">
        <w:rPr>
          <w:rFonts w:ascii="Times New Roman" w:hAnsi="Times New Roman" w:cs="Times New Roman"/>
          <w:color w:val="000000" w:themeColor="text1"/>
        </w:rPr>
        <w:t>with</w:t>
      </w:r>
      <w:r w:rsidR="00503F1A" w:rsidRPr="00265A3D">
        <w:rPr>
          <w:rFonts w:ascii="Times New Roman" w:hAnsi="Times New Roman" w:cs="Times New Roman"/>
          <w:color w:val="000000" w:themeColor="text1"/>
        </w:rPr>
        <w:t xml:space="preserve"> CSSP genes modulat</w:t>
      </w:r>
      <w:r w:rsidR="00FB055A">
        <w:rPr>
          <w:rFonts w:ascii="Times New Roman" w:hAnsi="Times New Roman" w:cs="Times New Roman"/>
          <w:color w:val="000000" w:themeColor="text1"/>
        </w:rPr>
        <w:t xml:space="preserve">ing </w:t>
      </w:r>
      <w:r w:rsidR="00503F1A" w:rsidRPr="00265A3D">
        <w:rPr>
          <w:rFonts w:ascii="Times New Roman" w:hAnsi="Times New Roman" w:cs="Times New Roman"/>
          <w:color w:val="000000" w:themeColor="text1"/>
        </w:rPr>
        <w:t xml:space="preserve">bacterial recruitment in a gene-specific manner, likely via altered signalling and nutrient </w:t>
      </w:r>
      <w:r w:rsidR="00E37406">
        <w:rPr>
          <w:rFonts w:ascii="Times New Roman" w:hAnsi="Times New Roman" w:cs="Times New Roman"/>
          <w:color w:val="000000" w:themeColor="text1"/>
        </w:rPr>
        <w:t>allocation</w:t>
      </w:r>
      <w:r w:rsidR="00503F1A" w:rsidRPr="00265A3D">
        <w:rPr>
          <w:rFonts w:ascii="Times New Roman" w:hAnsi="Times New Roman" w:cs="Times New Roman"/>
          <w:color w:val="000000" w:themeColor="text1"/>
        </w:rPr>
        <w:t>.</w:t>
      </w:r>
      <w:r w:rsidR="009A779B" w:rsidRPr="00265A3D">
        <w:rPr>
          <w:rFonts w:ascii="Times New Roman" w:hAnsi="Times New Roman" w:cs="Times New Roman"/>
          <w:color w:val="000000" w:themeColor="text1"/>
        </w:rPr>
        <w:t xml:space="preserve"> </w:t>
      </w:r>
      <w:r w:rsidR="00503F1A">
        <w:rPr>
          <w:rFonts w:ascii="Times New Roman" w:hAnsi="Times New Roman" w:cs="Times New Roman"/>
          <w:color w:val="000000" w:themeColor="text1"/>
        </w:rPr>
        <w:t xml:space="preserve">Root </w:t>
      </w:r>
      <w:r w:rsidR="00965BC2">
        <w:rPr>
          <w:rFonts w:ascii="Times New Roman" w:hAnsi="Times New Roman" w:cs="Times New Roman"/>
        </w:rPr>
        <w:t>exudate</w:t>
      </w:r>
      <w:r w:rsidR="00503F1A">
        <w:rPr>
          <w:rFonts w:ascii="Times New Roman" w:hAnsi="Times New Roman" w:cs="Times New Roman"/>
        </w:rPr>
        <w:t xml:space="preserve"> profiling</w:t>
      </w:r>
      <w:r w:rsidR="00965BC2">
        <w:rPr>
          <w:rFonts w:ascii="Times New Roman" w:hAnsi="Times New Roman" w:cs="Times New Roman"/>
        </w:rPr>
        <w:t xml:space="preserve"> </w:t>
      </w:r>
      <w:r w:rsidR="001D5A5E">
        <w:rPr>
          <w:rFonts w:ascii="Times New Roman" w:hAnsi="Times New Roman" w:cs="Times New Roman"/>
        </w:rPr>
        <w:t>revealed broad metabolic reprogramming</w:t>
      </w:r>
      <w:r w:rsidR="00B32B51">
        <w:rPr>
          <w:rFonts w:ascii="Times New Roman" w:hAnsi="Times New Roman" w:cs="Times New Roman"/>
        </w:rPr>
        <w:t xml:space="preserve"> in CSSP </w:t>
      </w:r>
      <w:r w:rsidR="00B32B51">
        <w:rPr>
          <w:rFonts w:ascii="Times New Roman" w:hAnsi="Times New Roman" w:cs="Times New Roman"/>
        </w:rPr>
        <w:lastRenderedPageBreak/>
        <w:t>mutants</w:t>
      </w:r>
      <w:r w:rsidR="00965BC2">
        <w:rPr>
          <w:rFonts w:ascii="Times New Roman" w:hAnsi="Times New Roman" w:cs="Times New Roman"/>
        </w:rPr>
        <w:t>,</w:t>
      </w:r>
      <w:r w:rsidR="00503F1A" w:rsidRPr="00503F1A">
        <w:rPr>
          <w:rFonts w:ascii="Times New Roman" w:hAnsi="Times New Roman" w:cs="Times New Roman"/>
        </w:rPr>
        <w:t xml:space="preserve"> </w:t>
      </w:r>
      <w:r w:rsidR="00E37406">
        <w:rPr>
          <w:rFonts w:ascii="Times New Roman" w:hAnsi="Times New Roman" w:cs="Times New Roman"/>
        </w:rPr>
        <w:t>with</w:t>
      </w:r>
      <w:r w:rsidR="00503F1A">
        <w:rPr>
          <w:rFonts w:ascii="Times New Roman" w:hAnsi="Times New Roman" w:cs="Times New Roman"/>
        </w:rPr>
        <w:t xml:space="preserve"> diversity patterns closely mirror</w:t>
      </w:r>
      <w:r w:rsidR="00E37406">
        <w:rPr>
          <w:rFonts w:ascii="Times New Roman" w:hAnsi="Times New Roman" w:cs="Times New Roman"/>
        </w:rPr>
        <w:t>ing</w:t>
      </w:r>
      <w:r w:rsidR="00503F1A">
        <w:rPr>
          <w:rFonts w:ascii="Times New Roman" w:hAnsi="Times New Roman" w:cs="Times New Roman"/>
        </w:rPr>
        <w:t xml:space="preserve"> </w:t>
      </w:r>
      <w:r w:rsidR="00E37406">
        <w:rPr>
          <w:rFonts w:ascii="Times New Roman" w:hAnsi="Times New Roman" w:cs="Times New Roman"/>
        </w:rPr>
        <w:t>microbial shifts</w:t>
      </w:r>
      <w:r w:rsidR="00503F1A">
        <w:rPr>
          <w:rFonts w:ascii="Times New Roman" w:hAnsi="Times New Roman" w:cs="Times New Roman"/>
        </w:rPr>
        <w:t>, indicating strong linkage between metabolic outputs and microbial assembly. C</w:t>
      </w:r>
      <w:r w:rsidR="001D5A5E">
        <w:rPr>
          <w:rFonts w:ascii="Times New Roman" w:hAnsi="Times New Roman" w:cs="Times New Roman"/>
        </w:rPr>
        <w:t xml:space="preserve">onserved </w:t>
      </w:r>
      <w:r w:rsidR="00503F1A">
        <w:rPr>
          <w:rFonts w:ascii="Times New Roman" w:hAnsi="Times New Roman" w:cs="Times New Roman"/>
        </w:rPr>
        <w:t xml:space="preserve">effects on phenylpropanoid metabolism (cinnamic acids, flavonoids, coumarins) </w:t>
      </w:r>
      <w:r w:rsidR="00E37406">
        <w:rPr>
          <w:rFonts w:ascii="Times New Roman" w:hAnsi="Times New Roman" w:cs="Times New Roman"/>
        </w:rPr>
        <w:t>were</w:t>
      </w:r>
      <w:r w:rsidR="00503F1A">
        <w:rPr>
          <w:rFonts w:ascii="Times New Roman" w:hAnsi="Times New Roman" w:cs="Times New Roman"/>
        </w:rPr>
        <w:t xml:space="preserve"> observed</w:t>
      </w:r>
      <w:r w:rsidR="00E37406">
        <w:rPr>
          <w:rFonts w:ascii="Times New Roman" w:hAnsi="Times New Roman" w:cs="Times New Roman"/>
        </w:rPr>
        <w:t xml:space="preserve"> in both hosts</w:t>
      </w:r>
      <w:r w:rsidR="00503F1A">
        <w:rPr>
          <w:rFonts w:ascii="Times New Roman" w:hAnsi="Times New Roman" w:cs="Times New Roman"/>
        </w:rPr>
        <w:t xml:space="preserve">, consistent with mechanistic links between </w:t>
      </w:r>
      <w:proofErr w:type="spellStart"/>
      <w:r w:rsidR="00503F1A">
        <w:rPr>
          <w:rFonts w:ascii="Times New Roman" w:hAnsi="Times New Roman" w:cs="Times New Roman"/>
        </w:rPr>
        <w:t>CCaMK</w:t>
      </w:r>
      <w:proofErr w:type="spellEnd"/>
      <w:r w:rsidR="00503F1A">
        <w:rPr>
          <w:rFonts w:ascii="Times New Roman" w:hAnsi="Times New Roman" w:cs="Times New Roman"/>
        </w:rPr>
        <w:t>-dependent Ca</w:t>
      </w:r>
      <w:r w:rsidR="00503F1A" w:rsidRPr="00E37406">
        <w:rPr>
          <w:rFonts w:ascii="Times New Roman" w:hAnsi="Times New Roman" w:cs="Times New Roman"/>
          <w:vertAlign w:val="superscript"/>
        </w:rPr>
        <w:t>2+</w:t>
      </w:r>
      <w:r w:rsidR="00503F1A">
        <w:rPr>
          <w:rFonts w:ascii="Times New Roman" w:hAnsi="Times New Roman" w:cs="Times New Roman"/>
        </w:rPr>
        <w:t xml:space="preserve"> signalling and secondary metabolite production (Cook </w:t>
      </w:r>
      <w:r w:rsidR="00503F1A" w:rsidRPr="00503F1A">
        <w:rPr>
          <w:rFonts w:ascii="Times New Roman" w:hAnsi="Times New Roman" w:cs="Times New Roman"/>
          <w:i/>
          <w:iCs/>
        </w:rPr>
        <w:t>et al</w:t>
      </w:r>
      <w:r w:rsidR="00503F1A">
        <w:rPr>
          <w:rFonts w:ascii="Times New Roman" w:hAnsi="Times New Roman" w:cs="Times New Roman"/>
        </w:rPr>
        <w:t xml:space="preserve">., 2025). Host-specific changes were also </w:t>
      </w:r>
      <w:r w:rsidR="00E37406">
        <w:rPr>
          <w:rFonts w:ascii="Times New Roman" w:hAnsi="Times New Roman" w:cs="Times New Roman"/>
        </w:rPr>
        <w:t>evident:</w:t>
      </w:r>
      <w:r w:rsidR="00503F1A">
        <w:rPr>
          <w:rFonts w:ascii="Times New Roman" w:hAnsi="Times New Roman" w:cs="Times New Roman"/>
        </w:rPr>
        <w:t xml:space="preserve"> </w:t>
      </w:r>
      <w:r w:rsidR="009854A3" w:rsidRPr="001D77B5">
        <w:rPr>
          <w:rFonts w:ascii="Times New Roman" w:hAnsi="Times New Roman" w:cs="Times New Roman"/>
          <w:i/>
          <w:iCs/>
        </w:rPr>
        <w:t>Lotus</w:t>
      </w:r>
      <w:r w:rsidR="00503F1A">
        <w:rPr>
          <w:rFonts w:ascii="Times New Roman" w:hAnsi="Times New Roman" w:cs="Times New Roman"/>
        </w:rPr>
        <w:t xml:space="preserve"> mutants showed reduced</w:t>
      </w:r>
      <w:r w:rsidR="009854A3">
        <w:rPr>
          <w:rFonts w:ascii="Times New Roman" w:hAnsi="Times New Roman" w:cs="Times New Roman"/>
        </w:rPr>
        <w:t xml:space="preserve"> </w:t>
      </w:r>
      <w:proofErr w:type="spellStart"/>
      <w:r w:rsidR="009854A3">
        <w:rPr>
          <w:rFonts w:ascii="Times New Roman" w:hAnsi="Times New Roman" w:cs="Times New Roman"/>
        </w:rPr>
        <w:t>isoflavonoid</w:t>
      </w:r>
      <w:r w:rsidR="00503F1A">
        <w:rPr>
          <w:rFonts w:ascii="Times New Roman" w:hAnsi="Times New Roman" w:cs="Times New Roman"/>
        </w:rPr>
        <w:t>s</w:t>
      </w:r>
      <w:proofErr w:type="spellEnd"/>
      <w:r w:rsidR="009854A3">
        <w:rPr>
          <w:rFonts w:ascii="Times New Roman" w:hAnsi="Times New Roman" w:cs="Times New Roman"/>
        </w:rPr>
        <w:t xml:space="preserve">, </w:t>
      </w:r>
      <w:r w:rsidR="00E37406">
        <w:rPr>
          <w:rFonts w:ascii="Times New Roman" w:hAnsi="Times New Roman" w:cs="Times New Roman"/>
        </w:rPr>
        <w:t xml:space="preserve">aligning with </w:t>
      </w:r>
      <w:r w:rsidR="009854A3">
        <w:rPr>
          <w:rFonts w:ascii="Times New Roman" w:hAnsi="Times New Roman" w:cs="Times New Roman"/>
        </w:rPr>
        <w:t xml:space="preserve">their role in </w:t>
      </w:r>
      <w:proofErr w:type="spellStart"/>
      <w:r w:rsidR="009854A3">
        <w:rPr>
          <w:rFonts w:ascii="Times New Roman" w:hAnsi="Times New Roman" w:cs="Times New Roman"/>
        </w:rPr>
        <w:t>rhizobial</w:t>
      </w:r>
      <w:proofErr w:type="spellEnd"/>
      <w:r w:rsidR="009854A3">
        <w:rPr>
          <w:rFonts w:ascii="Times New Roman" w:hAnsi="Times New Roman" w:cs="Times New Roman"/>
        </w:rPr>
        <w:t xml:space="preserve"> signalling (Liu and Murray 2016)</w:t>
      </w:r>
      <w:r w:rsidR="00E37406">
        <w:rPr>
          <w:rFonts w:ascii="Times New Roman" w:hAnsi="Times New Roman" w:cs="Times New Roman"/>
        </w:rPr>
        <w:t>, whereas</w:t>
      </w:r>
      <w:r w:rsidR="009854A3">
        <w:rPr>
          <w:rFonts w:ascii="Times New Roman" w:hAnsi="Times New Roman" w:cs="Times New Roman"/>
        </w:rPr>
        <w:t xml:space="preserve"> </w:t>
      </w:r>
      <w:r w:rsidR="009854A3" w:rsidRPr="001D77B5">
        <w:rPr>
          <w:rFonts w:ascii="Times New Roman" w:hAnsi="Times New Roman" w:cs="Times New Roman"/>
          <w:i/>
          <w:iCs/>
        </w:rPr>
        <w:t>Hordeum</w:t>
      </w:r>
      <w:r w:rsidR="00E37406">
        <w:rPr>
          <w:rFonts w:ascii="Times New Roman" w:hAnsi="Times New Roman" w:cs="Times New Roman"/>
        </w:rPr>
        <w:t xml:space="preserve"> mutants displayed differential exudation of </w:t>
      </w:r>
      <w:r w:rsidR="009854A3">
        <w:rPr>
          <w:rFonts w:ascii="Times New Roman" w:hAnsi="Times New Roman" w:cs="Times New Roman"/>
        </w:rPr>
        <w:t>gibberellin</w:t>
      </w:r>
      <w:r w:rsidR="00676B99">
        <w:rPr>
          <w:rFonts w:ascii="Times New Roman" w:hAnsi="Times New Roman" w:cs="Times New Roman"/>
        </w:rPr>
        <w:t xml:space="preserve"> and</w:t>
      </w:r>
      <w:r w:rsidR="009854A3">
        <w:rPr>
          <w:rFonts w:ascii="Times New Roman" w:hAnsi="Times New Roman" w:cs="Times New Roman"/>
        </w:rPr>
        <w:t xml:space="preserve"> abscisic acid</w:t>
      </w:r>
      <w:r w:rsidR="00676B99">
        <w:rPr>
          <w:rFonts w:ascii="Times New Roman" w:hAnsi="Times New Roman" w:cs="Times New Roman"/>
        </w:rPr>
        <w:t xml:space="preserve">, </w:t>
      </w:r>
      <w:r w:rsidR="009854A3">
        <w:rPr>
          <w:rFonts w:ascii="Times New Roman" w:hAnsi="Times New Roman" w:cs="Times New Roman"/>
        </w:rPr>
        <w:t xml:space="preserve">known </w:t>
      </w:r>
      <w:r w:rsidR="00E37406">
        <w:rPr>
          <w:rFonts w:ascii="Times New Roman" w:hAnsi="Times New Roman" w:cs="Times New Roman"/>
        </w:rPr>
        <w:t>modulators of</w:t>
      </w:r>
      <w:r w:rsidR="009854A3">
        <w:rPr>
          <w:rFonts w:ascii="Times New Roman" w:hAnsi="Times New Roman" w:cs="Times New Roman"/>
        </w:rPr>
        <w:t xml:space="preserve"> AMS signalling, phosphate-dependent symbiosis suppression</w:t>
      </w:r>
      <w:r w:rsidR="00B32B51">
        <w:rPr>
          <w:rFonts w:ascii="Times New Roman" w:hAnsi="Times New Roman" w:cs="Times New Roman"/>
        </w:rPr>
        <w:t>, and stress responses</w:t>
      </w:r>
      <w:r w:rsidR="009854A3">
        <w:rPr>
          <w:rFonts w:ascii="Times New Roman" w:hAnsi="Times New Roman" w:cs="Times New Roman"/>
        </w:rPr>
        <w:t xml:space="preserve"> (Foo 2013; Takeda 2015; Nouri 2021;</w:t>
      </w:r>
      <w:r w:rsidR="009854A3" w:rsidRPr="0057410F">
        <w:rPr>
          <w:rFonts w:ascii="Times New Roman" w:hAnsi="Times New Roman" w:cs="Times New Roman"/>
        </w:rPr>
        <w:t xml:space="preserve"> </w:t>
      </w:r>
      <w:proofErr w:type="spellStart"/>
      <w:r w:rsidR="009854A3">
        <w:rPr>
          <w:rFonts w:ascii="Times New Roman" w:hAnsi="Times New Roman" w:cs="Times New Roman"/>
        </w:rPr>
        <w:t>Korenblum</w:t>
      </w:r>
      <w:proofErr w:type="spellEnd"/>
      <w:r w:rsidR="009854A3">
        <w:rPr>
          <w:rFonts w:ascii="Times New Roman" w:hAnsi="Times New Roman" w:cs="Times New Roman"/>
        </w:rPr>
        <w:t xml:space="preserve"> 2022</w:t>
      </w:r>
      <w:r w:rsidR="00B32B51">
        <w:rPr>
          <w:rFonts w:ascii="Times New Roman" w:hAnsi="Times New Roman" w:cs="Times New Roman"/>
        </w:rPr>
        <w:t xml:space="preserve">, </w:t>
      </w:r>
      <w:r w:rsidR="00B32B51" w:rsidRPr="00B32B51">
        <w:rPr>
          <w:rFonts w:ascii="Times New Roman" w:hAnsi="Times New Roman" w:cs="Times New Roman"/>
          <w:highlight w:val="red"/>
        </w:rPr>
        <w:t>ADD ABA REFS</w:t>
      </w:r>
      <w:r w:rsidR="009854A3">
        <w:rPr>
          <w:rFonts w:ascii="Times New Roman" w:hAnsi="Times New Roman" w:cs="Times New Roman"/>
        </w:rPr>
        <w:t>)</w:t>
      </w:r>
      <w:r w:rsidR="00B32B51">
        <w:rPr>
          <w:rFonts w:ascii="Times New Roman" w:hAnsi="Times New Roman" w:cs="Times New Roman"/>
        </w:rPr>
        <w:t xml:space="preserve">. </w:t>
      </w:r>
      <w:r w:rsidR="009854A3">
        <w:rPr>
          <w:rFonts w:ascii="Times New Roman" w:hAnsi="Times New Roman" w:cs="Times New Roman"/>
        </w:rPr>
        <w:t xml:space="preserve">Together, </w:t>
      </w:r>
      <w:r w:rsidR="00E37406">
        <w:rPr>
          <w:rFonts w:ascii="Times New Roman" w:hAnsi="Times New Roman" w:cs="Times New Roman"/>
        </w:rPr>
        <w:t>these</w:t>
      </w:r>
      <w:r w:rsidR="009854A3">
        <w:rPr>
          <w:rFonts w:ascii="Times New Roman" w:hAnsi="Times New Roman" w:cs="Times New Roman"/>
        </w:rPr>
        <w:t xml:space="preserve"> findings support a model where CSSP genes coordinate metabolic flux through signalling and defence pathways, fine-tuning chemical outputs that govern microbial recruitment and activity. Divergent metabolic wiring in </w:t>
      </w:r>
      <w:r w:rsidR="009854A3" w:rsidRPr="006278DE">
        <w:rPr>
          <w:rFonts w:ascii="Times New Roman" w:hAnsi="Times New Roman" w:cs="Times New Roman"/>
          <w:i/>
          <w:iCs/>
        </w:rPr>
        <w:t>Lotus</w:t>
      </w:r>
      <w:r w:rsidR="009854A3">
        <w:rPr>
          <w:rFonts w:ascii="Times New Roman" w:hAnsi="Times New Roman" w:cs="Times New Roman"/>
        </w:rPr>
        <w:t xml:space="preserve"> and </w:t>
      </w:r>
      <w:r w:rsidR="009854A3" w:rsidRPr="006278DE">
        <w:rPr>
          <w:rFonts w:ascii="Times New Roman" w:hAnsi="Times New Roman" w:cs="Times New Roman"/>
          <w:i/>
          <w:iCs/>
        </w:rPr>
        <w:t>Hordeum</w:t>
      </w:r>
      <w:r w:rsidR="009854A3">
        <w:rPr>
          <w:rFonts w:ascii="Times New Roman" w:hAnsi="Times New Roman" w:cs="Times New Roman"/>
        </w:rPr>
        <w:t xml:space="preserve"> underscores that CSSP regulation of metabolism is host-specific and shaped by evolutionary adaptation.</w:t>
      </w:r>
    </w:p>
    <w:p w14:paraId="34C2F904" w14:textId="77777777" w:rsidR="009A779B" w:rsidRDefault="009A779B" w:rsidP="001E2663">
      <w:pPr>
        <w:spacing w:line="276" w:lineRule="auto"/>
        <w:jc w:val="both"/>
        <w:rPr>
          <w:rFonts w:ascii="Times New Roman" w:hAnsi="Times New Roman" w:cs="Times New Roman"/>
        </w:rPr>
      </w:pPr>
    </w:p>
    <w:p w14:paraId="4B6F3B79" w14:textId="19A54EC6" w:rsidR="001E2663" w:rsidRDefault="009A779B" w:rsidP="001E2663">
      <w:pPr>
        <w:spacing w:line="276" w:lineRule="auto"/>
        <w:jc w:val="both"/>
        <w:rPr>
          <w:rFonts w:ascii="Times New Roman" w:hAnsi="Times New Roman" w:cs="Times New Roman"/>
          <w:u w:val="single"/>
        </w:rPr>
      </w:pPr>
      <w:proofErr w:type="spellStart"/>
      <w:r w:rsidRPr="009A779B">
        <w:rPr>
          <w:rFonts w:ascii="Times New Roman" w:hAnsi="Times New Roman" w:cs="Times New Roman"/>
          <w:u w:val="single"/>
        </w:rPr>
        <w:t>CCaMK</w:t>
      </w:r>
      <w:proofErr w:type="spellEnd"/>
      <w:r w:rsidRPr="009A779B">
        <w:rPr>
          <w:rFonts w:ascii="Times New Roman" w:hAnsi="Times New Roman" w:cs="Times New Roman"/>
          <w:u w:val="single"/>
        </w:rPr>
        <w:t xml:space="preserve"> at the heart of </w:t>
      </w:r>
      <w:r w:rsidR="00265A3D">
        <w:rPr>
          <w:rFonts w:ascii="Times New Roman" w:hAnsi="Times New Roman" w:cs="Times New Roman"/>
          <w:u w:val="single"/>
        </w:rPr>
        <w:t>CSSP</w:t>
      </w:r>
      <w:r w:rsidR="008578A3">
        <w:rPr>
          <w:rFonts w:ascii="Times New Roman" w:hAnsi="Times New Roman" w:cs="Times New Roman"/>
          <w:u w:val="single"/>
        </w:rPr>
        <w:t>-</w:t>
      </w:r>
      <w:r w:rsidR="00265A3D">
        <w:rPr>
          <w:rFonts w:ascii="Times New Roman" w:hAnsi="Times New Roman" w:cs="Times New Roman"/>
          <w:u w:val="single"/>
        </w:rPr>
        <w:t>mediated</w:t>
      </w:r>
      <w:r w:rsidRPr="009A779B">
        <w:rPr>
          <w:rFonts w:ascii="Times New Roman" w:hAnsi="Times New Roman" w:cs="Times New Roman"/>
          <w:u w:val="single"/>
        </w:rPr>
        <w:t xml:space="preserve"> </w:t>
      </w:r>
      <w:r w:rsidR="00265A3D">
        <w:rPr>
          <w:rFonts w:ascii="Times New Roman" w:hAnsi="Times New Roman" w:cs="Times New Roman"/>
          <w:u w:val="single"/>
        </w:rPr>
        <w:t>microbial regulation</w:t>
      </w:r>
    </w:p>
    <w:p w14:paraId="67E184D5" w14:textId="6359B955" w:rsidR="00257346" w:rsidRDefault="00265A3D" w:rsidP="00705E42">
      <w:pPr>
        <w:spacing w:line="276" w:lineRule="auto"/>
        <w:jc w:val="both"/>
        <w:rPr>
          <w:rFonts w:ascii="Times New Roman" w:hAnsi="Times New Roman" w:cs="Times New Roman"/>
        </w:rPr>
      </w:pPr>
      <w:proofErr w:type="spellStart"/>
      <w:r>
        <w:rPr>
          <w:rFonts w:ascii="Times New Roman" w:hAnsi="Times New Roman" w:cs="Times New Roman"/>
        </w:rPr>
        <w:t>CCaMK</w:t>
      </w:r>
      <w:proofErr w:type="spellEnd"/>
      <w:r w:rsidR="00CB28E5">
        <w:rPr>
          <w:rFonts w:ascii="Times New Roman" w:hAnsi="Times New Roman" w:cs="Times New Roman"/>
        </w:rPr>
        <w:t xml:space="preserve"> </w:t>
      </w:r>
      <w:r w:rsidR="00676B99">
        <w:rPr>
          <w:rFonts w:ascii="Times New Roman" w:hAnsi="Times New Roman" w:cs="Times New Roman"/>
        </w:rPr>
        <w:t xml:space="preserve">impairment </w:t>
      </w:r>
      <w:r w:rsidR="00B32B51">
        <w:rPr>
          <w:rFonts w:ascii="Times New Roman" w:hAnsi="Times New Roman" w:cs="Times New Roman"/>
        </w:rPr>
        <w:t>led to</w:t>
      </w:r>
      <w:r w:rsidR="00CB28E5">
        <w:rPr>
          <w:rFonts w:ascii="Times New Roman" w:hAnsi="Times New Roman" w:cs="Times New Roman"/>
        </w:rPr>
        <w:t xml:space="preserve"> </w:t>
      </w:r>
      <w:r w:rsidR="00676B99">
        <w:rPr>
          <w:rFonts w:ascii="Times New Roman" w:hAnsi="Times New Roman" w:cs="Times New Roman"/>
        </w:rPr>
        <w:t>pronounced</w:t>
      </w:r>
      <w:r>
        <w:rPr>
          <w:rFonts w:ascii="Times New Roman" w:hAnsi="Times New Roman" w:cs="Times New Roman"/>
        </w:rPr>
        <w:t xml:space="preserve"> shifts in</w:t>
      </w:r>
      <w:r w:rsidR="00CB28E5">
        <w:rPr>
          <w:rFonts w:ascii="Times New Roman" w:hAnsi="Times New Roman" w:cs="Times New Roman"/>
        </w:rPr>
        <w:t xml:space="preserve"> </w:t>
      </w:r>
      <w:r>
        <w:rPr>
          <w:rFonts w:ascii="Times New Roman" w:hAnsi="Times New Roman" w:cs="Times New Roman"/>
        </w:rPr>
        <w:t xml:space="preserve">root-associated </w:t>
      </w:r>
      <w:r w:rsidR="00CB28E5">
        <w:rPr>
          <w:rFonts w:ascii="Times New Roman" w:hAnsi="Times New Roman" w:cs="Times New Roman"/>
        </w:rPr>
        <w:t xml:space="preserve">bacterial </w:t>
      </w:r>
      <w:r w:rsidR="00C02D31">
        <w:rPr>
          <w:rFonts w:ascii="Times New Roman" w:hAnsi="Times New Roman" w:cs="Times New Roman"/>
        </w:rPr>
        <w:t>communities</w:t>
      </w:r>
      <w:r w:rsidR="00CB28E5">
        <w:rPr>
          <w:rFonts w:ascii="Times New Roman" w:hAnsi="Times New Roman" w:cs="Times New Roman"/>
        </w:rPr>
        <w:t xml:space="preserve">, </w:t>
      </w:r>
      <w:r>
        <w:rPr>
          <w:rFonts w:ascii="Times New Roman" w:hAnsi="Times New Roman" w:cs="Times New Roman"/>
        </w:rPr>
        <w:t xml:space="preserve">forming genotype-specific </w:t>
      </w:r>
      <w:r w:rsidR="00C02D31">
        <w:rPr>
          <w:rFonts w:ascii="Times New Roman" w:hAnsi="Times New Roman" w:cs="Times New Roman"/>
        </w:rPr>
        <w:t xml:space="preserve">clusters and altering </w:t>
      </w:r>
      <w:r>
        <w:rPr>
          <w:rFonts w:ascii="Times New Roman" w:hAnsi="Times New Roman" w:cs="Times New Roman"/>
        </w:rPr>
        <w:t xml:space="preserve">the abundance of </w:t>
      </w:r>
      <w:r w:rsidR="00C02D31">
        <w:rPr>
          <w:rFonts w:ascii="Times New Roman" w:hAnsi="Times New Roman" w:cs="Times New Roman"/>
        </w:rPr>
        <w:t xml:space="preserve">specific </w:t>
      </w:r>
      <w:r w:rsidR="00CB28E5">
        <w:rPr>
          <w:rFonts w:ascii="Times New Roman" w:hAnsi="Times New Roman" w:cs="Times New Roman"/>
        </w:rPr>
        <w:t>ASV</w:t>
      </w:r>
      <w:r w:rsidR="00C02D31">
        <w:rPr>
          <w:rFonts w:ascii="Times New Roman" w:hAnsi="Times New Roman" w:cs="Times New Roman"/>
        </w:rPr>
        <w:t>s</w:t>
      </w:r>
      <w:r w:rsidR="00CB28E5">
        <w:rPr>
          <w:rFonts w:ascii="Times New Roman" w:hAnsi="Times New Roman" w:cs="Times New Roman"/>
        </w:rPr>
        <w:t xml:space="preserve">. </w:t>
      </w:r>
      <w:r>
        <w:rPr>
          <w:rFonts w:ascii="Times New Roman" w:hAnsi="Times New Roman" w:cs="Times New Roman"/>
        </w:rPr>
        <w:t>I</w:t>
      </w:r>
      <w:r w:rsidR="00CB28E5">
        <w:rPr>
          <w:rFonts w:ascii="Times New Roman" w:hAnsi="Times New Roman" w:cs="Times New Roman"/>
        </w:rPr>
        <w:t xml:space="preserve">n </w:t>
      </w:r>
      <w:r w:rsidR="00CB28E5" w:rsidRPr="00CB28E5">
        <w:rPr>
          <w:rFonts w:ascii="Times New Roman" w:hAnsi="Times New Roman" w:cs="Times New Roman"/>
          <w:i/>
          <w:iCs/>
        </w:rPr>
        <w:t>Hordeum</w:t>
      </w:r>
      <w:r w:rsidR="00CB28E5">
        <w:rPr>
          <w:rFonts w:ascii="Times New Roman" w:hAnsi="Times New Roman" w:cs="Times New Roman"/>
        </w:rPr>
        <w:t xml:space="preserve">, </w:t>
      </w:r>
      <w:proofErr w:type="spellStart"/>
      <w:r w:rsidR="00676B99" w:rsidRPr="00676B99">
        <w:rPr>
          <w:rFonts w:ascii="Times New Roman" w:hAnsi="Times New Roman" w:cs="Times New Roman"/>
          <w:i/>
          <w:iCs/>
        </w:rPr>
        <w:t>ccamk</w:t>
      </w:r>
      <w:proofErr w:type="spellEnd"/>
      <w:r>
        <w:rPr>
          <w:rFonts w:ascii="Times New Roman" w:hAnsi="Times New Roman" w:cs="Times New Roman"/>
        </w:rPr>
        <w:t xml:space="preserve"> mutants </w:t>
      </w:r>
      <w:r w:rsidR="00676B99">
        <w:rPr>
          <w:rFonts w:ascii="Times New Roman" w:hAnsi="Times New Roman" w:cs="Times New Roman"/>
        </w:rPr>
        <w:t>showed</w:t>
      </w:r>
      <w:r>
        <w:rPr>
          <w:rFonts w:ascii="Times New Roman" w:hAnsi="Times New Roman" w:cs="Times New Roman"/>
        </w:rPr>
        <w:t xml:space="preserve"> reduced growth in soil and </w:t>
      </w:r>
      <w:proofErr w:type="spellStart"/>
      <w:r>
        <w:rPr>
          <w:rFonts w:ascii="Times New Roman" w:hAnsi="Times New Roman" w:cs="Times New Roman"/>
        </w:rPr>
        <w:t>SynCom</w:t>
      </w:r>
      <w:proofErr w:type="spellEnd"/>
      <w:r>
        <w:rPr>
          <w:rFonts w:ascii="Times New Roman" w:hAnsi="Times New Roman" w:cs="Times New Roman"/>
        </w:rPr>
        <w:t xml:space="preserve"> conditions</w:t>
      </w:r>
      <w:r w:rsidR="00676B99">
        <w:rPr>
          <w:rFonts w:ascii="Times New Roman" w:hAnsi="Times New Roman" w:cs="Times New Roman"/>
        </w:rPr>
        <w:t xml:space="preserve"> but grew </w:t>
      </w:r>
      <w:r>
        <w:rPr>
          <w:rFonts w:ascii="Times New Roman" w:hAnsi="Times New Roman" w:cs="Times New Roman"/>
        </w:rPr>
        <w:t>comparably to wild-type plants under axenic conditions</w:t>
      </w:r>
      <w:r w:rsidR="00676B99">
        <w:rPr>
          <w:rFonts w:ascii="Times New Roman" w:hAnsi="Times New Roman" w:cs="Times New Roman"/>
        </w:rPr>
        <w:t>, indicating that</w:t>
      </w:r>
      <w:r>
        <w:rPr>
          <w:rFonts w:ascii="Times New Roman" w:hAnsi="Times New Roman" w:cs="Times New Roman"/>
        </w:rPr>
        <w:t xml:space="preserve"> </w:t>
      </w:r>
      <w:proofErr w:type="spellStart"/>
      <w:r>
        <w:rPr>
          <w:rFonts w:ascii="Times New Roman" w:hAnsi="Times New Roman" w:cs="Times New Roman"/>
        </w:rPr>
        <w:t>CCaMK</w:t>
      </w:r>
      <w:proofErr w:type="spellEnd"/>
      <w:r>
        <w:rPr>
          <w:rFonts w:ascii="Times New Roman" w:hAnsi="Times New Roman" w:cs="Times New Roman"/>
        </w:rPr>
        <w:t xml:space="preserve"> mediates plant responses to microbial colonisation</w:t>
      </w:r>
      <w:r w:rsidR="00676B99">
        <w:rPr>
          <w:rFonts w:ascii="Times New Roman" w:hAnsi="Times New Roman" w:cs="Times New Roman"/>
        </w:rPr>
        <w:t xml:space="preserve"> rather than intrinsic growth</w:t>
      </w:r>
      <w:r w:rsidR="00705E42">
        <w:rPr>
          <w:rFonts w:ascii="Times New Roman" w:hAnsi="Times New Roman" w:cs="Times New Roman"/>
        </w:rPr>
        <w:t xml:space="preserve">. Similar microbe-dependent growth penalties have been observed in </w:t>
      </w:r>
      <w:r w:rsidR="00676B99">
        <w:rPr>
          <w:rFonts w:ascii="Times New Roman" w:hAnsi="Times New Roman" w:cs="Times New Roman"/>
        </w:rPr>
        <w:t xml:space="preserve">AM-defective maize under field conditions </w:t>
      </w:r>
      <w:r w:rsidR="00705E42">
        <w:rPr>
          <w:rFonts w:ascii="Times New Roman" w:hAnsi="Times New Roman" w:cs="Times New Roman"/>
        </w:rPr>
        <w:t xml:space="preserve">(Sawers </w:t>
      </w:r>
      <w:r w:rsidR="00705E42" w:rsidRPr="00676B99">
        <w:rPr>
          <w:rFonts w:ascii="Times New Roman" w:hAnsi="Times New Roman" w:cs="Times New Roman"/>
          <w:i/>
          <w:iCs/>
        </w:rPr>
        <w:t>et al</w:t>
      </w:r>
      <w:r w:rsidR="00705E42">
        <w:rPr>
          <w:rFonts w:ascii="Times New Roman" w:hAnsi="Times New Roman" w:cs="Times New Roman"/>
        </w:rPr>
        <w:t>.,</w:t>
      </w:r>
      <w:r w:rsidR="00676B99">
        <w:rPr>
          <w:rFonts w:ascii="Times New Roman" w:hAnsi="Times New Roman" w:cs="Times New Roman"/>
        </w:rPr>
        <w:t xml:space="preserve"> 2018</w:t>
      </w:r>
      <w:r w:rsidR="00705E42">
        <w:rPr>
          <w:rFonts w:ascii="Times New Roman" w:hAnsi="Times New Roman" w:cs="Times New Roman"/>
        </w:rPr>
        <w:t>).</w:t>
      </w:r>
      <w:r w:rsidR="0095500A">
        <w:rPr>
          <w:rFonts w:ascii="Times New Roman" w:hAnsi="Times New Roman" w:cs="Times New Roman"/>
        </w:rPr>
        <w:t xml:space="preserve"> </w:t>
      </w:r>
      <w:r w:rsidR="00E37406">
        <w:rPr>
          <w:rFonts w:ascii="Times New Roman" w:hAnsi="Times New Roman" w:cs="Times New Roman"/>
        </w:rPr>
        <w:t>T</w:t>
      </w:r>
      <w:r w:rsidR="00676B99">
        <w:rPr>
          <w:rFonts w:ascii="Times New Roman" w:hAnsi="Times New Roman" w:cs="Times New Roman"/>
        </w:rPr>
        <w:t xml:space="preserve">hese </w:t>
      </w:r>
      <w:r w:rsidR="00E37406">
        <w:rPr>
          <w:rFonts w:ascii="Times New Roman" w:hAnsi="Times New Roman" w:cs="Times New Roman"/>
        </w:rPr>
        <w:t>results</w:t>
      </w:r>
      <w:r w:rsidR="00676B99">
        <w:rPr>
          <w:rFonts w:ascii="Times New Roman" w:hAnsi="Times New Roman" w:cs="Times New Roman"/>
        </w:rPr>
        <w:t xml:space="preserve"> support a model </w:t>
      </w:r>
      <w:r w:rsidR="00705E42">
        <w:rPr>
          <w:rFonts w:ascii="Times New Roman" w:hAnsi="Times New Roman" w:cs="Times New Roman"/>
        </w:rPr>
        <w:t xml:space="preserve">in which </w:t>
      </w:r>
      <w:proofErr w:type="spellStart"/>
      <w:r w:rsidR="00705E42">
        <w:rPr>
          <w:rFonts w:ascii="Times New Roman" w:hAnsi="Times New Roman" w:cs="Times New Roman"/>
        </w:rPr>
        <w:t>CCaMK</w:t>
      </w:r>
      <w:proofErr w:type="spellEnd"/>
      <w:r w:rsidR="00705E42">
        <w:rPr>
          <w:rFonts w:ascii="Times New Roman" w:hAnsi="Times New Roman" w:cs="Times New Roman"/>
        </w:rPr>
        <w:t xml:space="preserve"> integrates Ca</w:t>
      </w:r>
      <w:r w:rsidR="00705E42" w:rsidRPr="00705E42">
        <w:rPr>
          <w:rFonts w:ascii="Times New Roman" w:hAnsi="Times New Roman" w:cs="Times New Roman"/>
          <w:vertAlign w:val="superscript"/>
        </w:rPr>
        <w:t>2+</w:t>
      </w:r>
      <w:r w:rsidR="00705E42">
        <w:rPr>
          <w:rFonts w:ascii="Times New Roman" w:hAnsi="Times New Roman" w:cs="Times New Roman"/>
        </w:rPr>
        <w:t xml:space="preserve"> signalling with downstream metabolic outputs to modulate microbial community assembly</w:t>
      </w:r>
      <w:r w:rsidR="00676B99">
        <w:rPr>
          <w:rFonts w:ascii="Times New Roman" w:hAnsi="Times New Roman" w:cs="Times New Roman"/>
        </w:rPr>
        <w:t xml:space="preserve">, balancing colonisation by beneficial microbes while constraining maladaptive interactions. Emerging evidence also links </w:t>
      </w:r>
      <w:proofErr w:type="spellStart"/>
      <w:r w:rsidR="00676B99">
        <w:rPr>
          <w:rFonts w:ascii="Times New Roman" w:hAnsi="Times New Roman" w:cs="Times New Roman"/>
        </w:rPr>
        <w:t>CCaMK</w:t>
      </w:r>
      <w:proofErr w:type="spellEnd"/>
      <w:r w:rsidR="00676B99">
        <w:rPr>
          <w:rFonts w:ascii="Times New Roman" w:hAnsi="Times New Roman" w:cs="Times New Roman"/>
        </w:rPr>
        <w:t xml:space="preserve"> to immunity and stress responses, further positioning it as a central regulator of plant-microbe co-regulation (Cook </w:t>
      </w:r>
      <w:r w:rsidR="00676B99" w:rsidRPr="00676B99">
        <w:rPr>
          <w:rFonts w:ascii="Times New Roman" w:hAnsi="Times New Roman" w:cs="Times New Roman"/>
          <w:i/>
          <w:iCs/>
        </w:rPr>
        <w:t>et al</w:t>
      </w:r>
      <w:r w:rsidR="00676B99">
        <w:rPr>
          <w:rFonts w:ascii="Times New Roman" w:hAnsi="Times New Roman" w:cs="Times New Roman"/>
        </w:rPr>
        <w:t xml:space="preserve">., 2025; </w:t>
      </w:r>
      <w:proofErr w:type="spellStart"/>
      <w:r w:rsidR="00676B99">
        <w:rPr>
          <w:rFonts w:ascii="Times New Roman" w:hAnsi="Times New Roman" w:cs="Times New Roman"/>
        </w:rPr>
        <w:t>Poovaiah</w:t>
      </w:r>
      <w:proofErr w:type="spellEnd"/>
      <w:r w:rsidR="00676B99">
        <w:rPr>
          <w:rFonts w:ascii="Times New Roman" w:hAnsi="Times New Roman" w:cs="Times New Roman"/>
        </w:rPr>
        <w:t>, 2013).</w:t>
      </w:r>
    </w:p>
    <w:p w14:paraId="1C93699A" w14:textId="77777777" w:rsidR="00AD2D79" w:rsidRDefault="00AD2D79" w:rsidP="001E2663">
      <w:pPr>
        <w:spacing w:line="276" w:lineRule="auto"/>
        <w:jc w:val="both"/>
        <w:rPr>
          <w:rFonts w:ascii="Times New Roman" w:hAnsi="Times New Roman" w:cs="Times New Roman"/>
        </w:rPr>
      </w:pPr>
    </w:p>
    <w:p w14:paraId="63159025" w14:textId="77777777" w:rsidR="00676B99" w:rsidRDefault="00676B99" w:rsidP="00676B99">
      <w:pPr>
        <w:spacing w:line="276" w:lineRule="auto"/>
        <w:jc w:val="both"/>
        <w:rPr>
          <w:rFonts w:ascii="Times New Roman" w:hAnsi="Times New Roman" w:cs="Times New Roman"/>
          <w:u w:val="single"/>
        </w:rPr>
      </w:pPr>
      <w:r w:rsidRPr="002A2E8F">
        <w:rPr>
          <w:rFonts w:ascii="Times New Roman" w:hAnsi="Times New Roman" w:cs="Times New Roman"/>
          <w:u w:val="single"/>
        </w:rPr>
        <w:t>Implications and broader significance</w:t>
      </w:r>
    </w:p>
    <w:p w14:paraId="093B367E" w14:textId="43294478" w:rsidR="00FB055A" w:rsidRDefault="0037790D" w:rsidP="00DB2FCC">
      <w:pPr>
        <w:spacing w:line="276" w:lineRule="auto"/>
        <w:jc w:val="both"/>
        <w:rPr>
          <w:rFonts w:ascii="Times New Roman" w:hAnsi="Times New Roman" w:cs="Times New Roman"/>
        </w:rPr>
      </w:pPr>
      <w:r>
        <w:rPr>
          <w:rFonts w:ascii="Times New Roman" w:hAnsi="Times New Roman" w:cs="Times New Roman"/>
        </w:rPr>
        <w:t>Our</w:t>
      </w:r>
      <w:r w:rsidR="00CF3BE2">
        <w:rPr>
          <w:rFonts w:ascii="Times New Roman" w:hAnsi="Times New Roman" w:cs="Times New Roman"/>
        </w:rPr>
        <w:t xml:space="preserve"> </w:t>
      </w:r>
      <w:r w:rsidR="00676B99">
        <w:rPr>
          <w:rFonts w:ascii="Times New Roman" w:hAnsi="Times New Roman" w:cs="Times New Roman"/>
        </w:rPr>
        <w:t>findings</w:t>
      </w:r>
      <w:r w:rsidR="00CF3BE2">
        <w:rPr>
          <w:rFonts w:ascii="Times New Roman" w:hAnsi="Times New Roman" w:cs="Times New Roman"/>
        </w:rPr>
        <w:t xml:space="preserve"> </w:t>
      </w:r>
      <w:r w:rsidR="001C79AF">
        <w:rPr>
          <w:rFonts w:ascii="Times New Roman" w:hAnsi="Times New Roman" w:cs="Times New Roman"/>
        </w:rPr>
        <w:t>demonstrate</w:t>
      </w:r>
      <w:r w:rsidR="00CF3BE2">
        <w:rPr>
          <w:rFonts w:ascii="Times New Roman" w:hAnsi="Times New Roman" w:cs="Times New Roman"/>
        </w:rPr>
        <w:t xml:space="preserve"> that CSSP genes </w:t>
      </w:r>
      <w:r w:rsidR="001C79AF">
        <w:rPr>
          <w:rFonts w:ascii="Times New Roman" w:hAnsi="Times New Roman" w:cs="Times New Roman"/>
        </w:rPr>
        <w:t>orchestrate</w:t>
      </w:r>
      <w:r w:rsidR="00CF3BE2">
        <w:rPr>
          <w:rFonts w:ascii="Times New Roman" w:hAnsi="Times New Roman" w:cs="Times New Roman"/>
        </w:rPr>
        <w:t xml:space="preserve"> plant growth, </w:t>
      </w:r>
      <w:r w:rsidR="001C79AF">
        <w:rPr>
          <w:rFonts w:ascii="Times New Roman" w:hAnsi="Times New Roman" w:cs="Times New Roman"/>
        </w:rPr>
        <w:t xml:space="preserve">root </w:t>
      </w:r>
      <w:r w:rsidR="00CF3BE2">
        <w:rPr>
          <w:rFonts w:ascii="Times New Roman" w:hAnsi="Times New Roman" w:cs="Times New Roman"/>
        </w:rPr>
        <w:t xml:space="preserve">exudation, and microbial </w:t>
      </w:r>
      <w:r w:rsidR="001C79AF">
        <w:rPr>
          <w:rFonts w:ascii="Times New Roman" w:hAnsi="Times New Roman" w:cs="Times New Roman"/>
        </w:rPr>
        <w:t xml:space="preserve">community </w:t>
      </w:r>
      <w:r w:rsidR="00CF3BE2">
        <w:rPr>
          <w:rFonts w:ascii="Times New Roman" w:hAnsi="Times New Roman" w:cs="Times New Roman"/>
        </w:rPr>
        <w:t xml:space="preserve">assembly </w:t>
      </w:r>
      <w:r w:rsidR="001C79AF">
        <w:rPr>
          <w:rFonts w:ascii="Times New Roman" w:hAnsi="Times New Roman" w:cs="Times New Roman"/>
        </w:rPr>
        <w:t>even</w:t>
      </w:r>
      <w:r w:rsidR="00CF3BE2">
        <w:rPr>
          <w:rFonts w:ascii="Times New Roman" w:hAnsi="Times New Roman" w:cs="Times New Roman"/>
        </w:rPr>
        <w:t xml:space="preserve"> </w:t>
      </w:r>
      <w:r w:rsidR="002A2E8F">
        <w:rPr>
          <w:rFonts w:ascii="Times New Roman" w:hAnsi="Times New Roman" w:cs="Times New Roman"/>
        </w:rPr>
        <w:t>under</w:t>
      </w:r>
      <w:r w:rsidR="00CF3BE2">
        <w:rPr>
          <w:rFonts w:ascii="Times New Roman" w:hAnsi="Times New Roman" w:cs="Times New Roman"/>
        </w:rPr>
        <w:t xml:space="preserve"> complex </w:t>
      </w:r>
      <w:r w:rsidR="001C79AF">
        <w:rPr>
          <w:rFonts w:ascii="Times New Roman" w:hAnsi="Times New Roman" w:cs="Times New Roman"/>
        </w:rPr>
        <w:t xml:space="preserve">soil </w:t>
      </w:r>
      <w:r w:rsidR="002A2E8F">
        <w:rPr>
          <w:rFonts w:ascii="Times New Roman" w:hAnsi="Times New Roman" w:cs="Times New Roman"/>
        </w:rPr>
        <w:t>conditions</w:t>
      </w:r>
      <w:r w:rsidR="00CF3BE2">
        <w:rPr>
          <w:rFonts w:ascii="Times New Roman" w:hAnsi="Times New Roman" w:cs="Times New Roman"/>
        </w:rPr>
        <w:t xml:space="preserve">. </w:t>
      </w:r>
      <w:r w:rsidR="00676B99">
        <w:rPr>
          <w:rFonts w:ascii="Times New Roman" w:hAnsi="Times New Roman" w:cs="Times New Roman"/>
        </w:rPr>
        <w:t>Beyond mutant</w:t>
      </w:r>
      <w:r w:rsidR="00E37406">
        <w:rPr>
          <w:rFonts w:ascii="Times New Roman" w:hAnsi="Times New Roman" w:cs="Times New Roman"/>
        </w:rPr>
        <w:t xml:space="preserve"> studies</w:t>
      </w:r>
      <w:r w:rsidR="00676B99">
        <w:rPr>
          <w:rFonts w:ascii="Times New Roman" w:hAnsi="Times New Roman" w:cs="Times New Roman"/>
        </w:rPr>
        <w:t xml:space="preserve">, natural variation in CSSP genes </w:t>
      </w:r>
      <w:r w:rsidR="00E37406">
        <w:rPr>
          <w:rFonts w:ascii="Times New Roman" w:hAnsi="Times New Roman" w:cs="Times New Roman"/>
        </w:rPr>
        <w:t>offers</w:t>
      </w:r>
      <w:r w:rsidR="00676B99">
        <w:rPr>
          <w:rFonts w:ascii="Times New Roman" w:hAnsi="Times New Roman" w:cs="Times New Roman"/>
        </w:rPr>
        <w:t xml:space="preserve"> a promising </w:t>
      </w:r>
      <w:r w:rsidR="00E37406">
        <w:rPr>
          <w:rFonts w:ascii="Times New Roman" w:hAnsi="Times New Roman" w:cs="Times New Roman"/>
        </w:rPr>
        <w:t>avenue</w:t>
      </w:r>
      <w:r w:rsidR="00676B99">
        <w:rPr>
          <w:rFonts w:ascii="Times New Roman" w:hAnsi="Times New Roman" w:cs="Times New Roman"/>
        </w:rPr>
        <w:t xml:space="preserve"> to exploit plant-microbe interactions for agricultural benefit.</w:t>
      </w:r>
      <w:r w:rsidR="00FB055A" w:rsidRPr="00FB055A">
        <w:rPr>
          <w:rFonts w:ascii="Times New Roman" w:hAnsi="Times New Roman" w:cs="Times New Roman"/>
        </w:rPr>
        <w:t xml:space="preserve"> </w:t>
      </w:r>
      <w:r w:rsidR="00FB055A">
        <w:rPr>
          <w:rFonts w:ascii="Times New Roman" w:hAnsi="Times New Roman" w:cs="Times New Roman"/>
        </w:rPr>
        <w:t>By understanding how host genetics shape microbial recruitment and nutrient acquisition, it may be possible to select or engineer crops that efficiently harness beneficial microbiomes, even in non-symbiotic contexts.</w:t>
      </w:r>
      <w:r w:rsidR="00FB055A" w:rsidRPr="00FB055A">
        <w:rPr>
          <w:rFonts w:ascii="Times New Roman" w:hAnsi="Times New Roman" w:cs="Times New Roman"/>
        </w:rPr>
        <w:t xml:space="preserve"> </w:t>
      </w:r>
      <w:r w:rsidR="00FB055A">
        <w:rPr>
          <w:rFonts w:ascii="Times New Roman" w:hAnsi="Times New Roman" w:cs="Times New Roman"/>
        </w:rPr>
        <w:t>These results highlight that ancient symbiotic signalling pathways modulate broader microbial networks, offering opportunities to improve plant performance, nutrient use efficiency, and resilience through microbiome-informed breeding and management strategies.</w:t>
      </w:r>
    </w:p>
    <w:p w14:paraId="35666014" w14:textId="77777777" w:rsidR="00FB055A" w:rsidRPr="004219CA" w:rsidRDefault="00FB055A" w:rsidP="00DB2FCC">
      <w:pPr>
        <w:spacing w:line="276" w:lineRule="auto"/>
        <w:jc w:val="both"/>
        <w:rPr>
          <w:rFonts w:ascii="Times New Roman" w:hAnsi="Times New Roman" w:cs="Times New Roman"/>
        </w:rPr>
      </w:pPr>
    </w:p>
    <w:p w14:paraId="6E16FC5F" w14:textId="77777777" w:rsidR="00574963" w:rsidRPr="00C73E21" w:rsidRDefault="00521906" w:rsidP="00DB2FCC">
      <w:pPr>
        <w:spacing w:line="276" w:lineRule="auto"/>
        <w:jc w:val="both"/>
        <w:rPr>
          <w:rFonts w:ascii="Times New Roman" w:hAnsi="Times New Roman" w:cs="Times New Roman"/>
          <w:b/>
          <w:bCs/>
        </w:rPr>
      </w:pPr>
      <w:r w:rsidRPr="00C73E21">
        <w:rPr>
          <w:rFonts w:ascii="Times New Roman" w:hAnsi="Times New Roman" w:cs="Times New Roman"/>
          <w:b/>
          <w:bCs/>
        </w:rPr>
        <w:t>Material and Methods</w:t>
      </w:r>
    </w:p>
    <w:p w14:paraId="02DCC0B3" w14:textId="77777777" w:rsidR="00256E66" w:rsidRPr="00C73E21" w:rsidRDefault="00256E66" w:rsidP="00DB2FCC">
      <w:pPr>
        <w:spacing w:line="276" w:lineRule="auto"/>
        <w:jc w:val="both"/>
        <w:rPr>
          <w:rFonts w:ascii="Times New Roman" w:hAnsi="Times New Roman" w:cs="Times New Roman"/>
          <w:b/>
          <w:bCs/>
        </w:rPr>
      </w:pPr>
      <w:r w:rsidRPr="00C73E21">
        <w:rPr>
          <w:rFonts w:ascii="Times New Roman" w:hAnsi="Times New Roman" w:cs="Times New Roman"/>
          <w:b/>
          <w:bCs/>
        </w:rPr>
        <w:t>Plant material</w:t>
      </w:r>
      <w:r w:rsidR="00F729C5" w:rsidRPr="00C73E21">
        <w:rPr>
          <w:rFonts w:ascii="Times New Roman" w:hAnsi="Times New Roman" w:cs="Times New Roman"/>
          <w:b/>
          <w:bCs/>
        </w:rPr>
        <w:t xml:space="preserve">, </w:t>
      </w:r>
      <w:r w:rsidRPr="00C73E21">
        <w:rPr>
          <w:rFonts w:ascii="Times New Roman" w:hAnsi="Times New Roman" w:cs="Times New Roman"/>
          <w:b/>
          <w:bCs/>
        </w:rPr>
        <w:t>seed sterilisation</w:t>
      </w:r>
      <w:r w:rsidR="0053475C" w:rsidRPr="00C73E21">
        <w:rPr>
          <w:rFonts w:ascii="Times New Roman" w:hAnsi="Times New Roman" w:cs="Times New Roman"/>
          <w:b/>
          <w:bCs/>
        </w:rPr>
        <w:t xml:space="preserve"> and germination</w:t>
      </w:r>
    </w:p>
    <w:p w14:paraId="051180FE" w14:textId="3CB76044" w:rsidR="00845DE0" w:rsidRPr="00C73E21" w:rsidRDefault="00256E66" w:rsidP="00DB2FCC">
      <w:pPr>
        <w:spacing w:line="276" w:lineRule="auto"/>
        <w:jc w:val="both"/>
        <w:rPr>
          <w:rFonts w:ascii="Times New Roman" w:hAnsi="Times New Roman" w:cs="Times New Roman"/>
        </w:rPr>
      </w:pPr>
      <w:r w:rsidRPr="00C73E21">
        <w:rPr>
          <w:rFonts w:ascii="Times New Roman" w:hAnsi="Times New Roman" w:cs="Times New Roman"/>
          <w:i/>
          <w:iCs/>
        </w:rPr>
        <w:t>Lotus japonicus</w:t>
      </w:r>
      <w:r w:rsidRPr="00C73E21">
        <w:rPr>
          <w:rFonts w:ascii="Times New Roman" w:hAnsi="Times New Roman" w:cs="Times New Roman"/>
        </w:rPr>
        <w:t xml:space="preserve"> ecotype Gifu-B129</w:t>
      </w:r>
      <w:r w:rsidR="008763EA" w:rsidRPr="00C73E21">
        <w:rPr>
          <w:rFonts w:ascii="Times New Roman" w:hAnsi="Times New Roman" w:cs="Times New Roman"/>
        </w:rPr>
        <w:t xml:space="preserve"> </w:t>
      </w:r>
      <w:r w:rsidRPr="00C73E21">
        <w:rPr>
          <w:rFonts w:ascii="Times New Roman" w:hAnsi="Times New Roman" w:cs="Times New Roman"/>
        </w:rPr>
        <w:t xml:space="preserve">and </w:t>
      </w:r>
      <w:r w:rsidRPr="00C73E21">
        <w:rPr>
          <w:rFonts w:ascii="Times New Roman" w:hAnsi="Times New Roman" w:cs="Times New Roman"/>
          <w:i/>
          <w:iCs/>
        </w:rPr>
        <w:t>Hordeum vulgare</w:t>
      </w:r>
      <w:r w:rsidRPr="00C73E21">
        <w:rPr>
          <w:rFonts w:ascii="Times New Roman" w:hAnsi="Times New Roman" w:cs="Times New Roman"/>
        </w:rPr>
        <w:t xml:space="preserve"> var. Golden Promise</w:t>
      </w:r>
      <w:r w:rsidR="008763EA" w:rsidRPr="00C73E21">
        <w:rPr>
          <w:rFonts w:ascii="Times New Roman" w:hAnsi="Times New Roman" w:cs="Times New Roman"/>
        </w:rPr>
        <w:t xml:space="preserve"> </w:t>
      </w:r>
      <w:r w:rsidRPr="00C73E21">
        <w:rPr>
          <w:rFonts w:ascii="Times New Roman" w:hAnsi="Times New Roman" w:cs="Times New Roman"/>
        </w:rPr>
        <w:t xml:space="preserve">were used as wild-type genotypes. Common Symbiosis Signalling </w:t>
      </w:r>
      <w:r w:rsidR="006463FD" w:rsidRPr="00C73E21">
        <w:rPr>
          <w:rFonts w:ascii="Times New Roman" w:hAnsi="Times New Roman" w:cs="Times New Roman"/>
        </w:rPr>
        <w:t>P</w:t>
      </w:r>
      <w:r w:rsidRPr="00C73E21">
        <w:rPr>
          <w:rFonts w:ascii="Times New Roman" w:hAnsi="Times New Roman" w:cs="Times New Roman"/>
        </w:rPr>
        <w:t xml:space="preserve">athway </w:t>
      </w:r>
      <w:r w:rsidR="006463FD" w:rsidRPr="00C73E21">
        <w:rPr>
          <w:rFonts w:ascii="Times New Roman" w:hAnsi="Times New Roman" w:cs="Times New Roman"/>
        </w:rPr>
        <w:t xml:space="preserve">(CSSP) </w:t>
      </w:r>
      <w:r w:rsidRPr="00C73E21">
        <w:rPr>
          <w:rFonts w:ascii="Times New Roman" w:hAnsi="Times New Roman" w:cs="Times New Roman"/>
        </w:rPr>
        <w:t xml:space="preserve">mutants </w:t>
      </w:r>
      <w:r w:rsidRPr="00C73E21">
        <w:rPr>
          <w:rFonts w:ascii="Times New Roman" w:hAnsi="Times New Roman" w:cs="Times New Roman"/>
          <w:i/>
          <w:iCs/>
        </w:rPr>
        <w:t>symrk-3</w:t>
      </w:r>
      <w:r w:rsidRPr="00C73E21">
        <w:rPr>
          <w:rFonts w:ascii="Times New Roman" w:hAnsi="Times New Roman" w:cs="Times New Roman"/>
        </w:rPr>
        <w:t xml:space="preserve">, </w:t>
      </w:r>
      <w:r w:rsidRPr="00C73E21">
        <w:rPr>
          <w:rFonts w:ascii="Times New Roman" w:hAnsi="Times New Roman" w:cs="Times New Roman"/>
          <w:i/>
          <w:iCs/>
        </w:rPr>
        <w:t>ccamk-1</w:t>
      </w:r>
      <w:r w:rsidR="00E213B7" w:rsidRPr="00C73E21">
        <w:rPr>
          <w:rFonts w:ascii="Times New Roman" w:hAnsi="Times New Roman" w:cs="Times New Roman"/>
          <w:i/>
          <w:iCs/>
        </w:rPr>
        <w:t>3</w:t>
      </w:r>
      <w:r w:rsidRPr="00C73E21">
        <w:rPr>
          <w:rFonts w:ascii="Times New Roman" w:hAnsi="Times New Roman" w:cs="Times New Roman"/>
        </w:rPr>
        <w:t xml:space="preserve">, </w:t>
      </w:r>
      <w:r w:rsidRPr="00C73E21">
        <w:rPr>
          <w:rFonts w:ascii="Times New Roman" w:hAnsi="Times New Roman" w:cs="Times New Roman"/>
          <w:i/>
          <w:iCs/>
        </w:rPr>
        <w:t>nsp1-</w:t>
      </w:r>
      <w:r w:rsidR="00B55FDA" w:rsidRPr="00C73E21">
        <w:rPr>
          <w:rFonts w:ascii="Times New Roman" w:hAnsi="Times New Roman" w:cs="Times New Roman"/>
          <w:i/>
          <w:iCs/>
        </w:rPr>
        <w:t>1</w:t>
      </w:r>
      <w:r w:rsidR="00506907" w:rsidRPr="00C73E21">
        <w:rPr>
          <w:rFonts w:ascii="Times New Roman" w:hAnsi="Times New Roman" w:cs="Times New Roman"/>
        </w:rPr>
        <w:t>,</w:t>
      </w:r>
      <w:r w:rsidRPr="00C73E21">
        <w:rPr>
          <w:rFonts w:ascii="Times New Roman" w:hAnsi="Times New Roman" w:cs="Times New Roman"/>
        </w:rPr>
        <w:t xml:space="preserve"> and </w:t>
      </w:r>
      <w:r w:rsidRPr="00C73E21">
        <w:rPr>
          <w:rFonts w:ascii="Times New Roman" w:hAnsi="Times New Roman" w:cs="Times New Roman"/>
          <w:i/>
          <w:iCs/>
        </w:rPr>
        <w:t>nsp2-</w:t>
      </w:r>
      <w:r w:rsidR="00B55FDA" w:rsidRPr="00C73E21">
        <w:rPr>
          <w:rFonts w:ascii="Times New Roman" w:hAnsi="Times New Roman" w:cs="Times New Roman"/>
          <w:i/>
          <w:iCs/>
        </w:rPr>
        <w:t>3</w:t>
      </w:r>
      <w:r w:rsidRPr="00C73E21">
        <w:rPr>
          <w:rFonts w:ascii="Times New Roman" w:hAnsi="Times New Roman" w:cs="Times New Roman"/>
        </w:rPr>
        <w:t xml:space="preserve"> were used for </w:t>
      </w:r>
      <w:r w:rsidRPr="00C73E21">
        <w:rPr>
          <w:rFonts w:ascii="Times New Roman" w:hAnsi="Times New Roman" w:cs="Times New Roman"/>
          <w:i/>
          <w:iCs/>
        </w:rPr>
        <w:t>Lotus</w:t>
      </w:r>
      <w:r w:rsidRPr="00C73E21">
        <w:rPr>
          <w:rFonts w:ascii="Times New Roman" w:hAnsi="Times New Roman" w:cs="Times New Roman"/>
        </w:rPr>
        <w:t xml:space="preserve"> (Aarhus University LORE1 insertion mutant collection</w:t>
      </w:r>
      <w:r w:rsidR="00E116C7" w:rsidRPr="00C73E21">
        <w:rPr>
          <w:rFonts w:ascii="Times New Roman" w:hAnsi="Times New Roman" w:cs="Times New Roman"/>
        </w:rPr>
        <w:t xml:space="preserve"> in</w:t>
      </w:r>
      <w:r w:rsidR="00506907" w:rsidRPr="00C73E21">
        <w:rPr>
          <w:rFonts w:ascii="Times New Roman" w:hAnsi="Times New Roman" w:cs="Times New Roman"/>
        </w:rPr>
        <w:t xml:space="preserve"> the</w:t>
      </w:r>
      <w:r w:rsidRPr="00C73E21">
        <w:rPr>
          <w:rFonts w:ascii="Times New Roman" w:hAnsi="Times New Roman" w:cs="Times New Roman"/>
        </w:rPr>
        <w:t xml:space="preserve"> Gifu</w:t>
      </w:r>
      <w:r w:rsidR="00F65633" w:rsidRPr="00C73E21">
        <w:rPr>
          <w:rFonts w:ascii="Times New Roman" w:hAnsi="Times New Roman" w:cs="Times New Roman"/>
        </w:rPr>
        <w:t>-B129</w:t>
      </w:r>
      <w:r w:rsidR="00E116C7" w:rsidRPr="00C73E21">
        <w:rPr>
          <w:rFonts w:ascii="Times New Roman" w:hAnsi="Times New Roman" w:cs="Times New Roman"/>
        </w:rPr>
        <w:t xml:space="preserve"> background</w:t>
      </w:r>
      <w:r w:rsidR="00750014" w:rsidRPr="00C73E21">
        <w:rPr>
          <w:rFonts w:ascii="Times New Roman" w:hAnsi="Times New Roman" w:cs="Times New Roman"/>
        </w:rPr>
        <w:t>)</w:t>
      </w:r>
      <w:r w:rsidR="0030580B" w:rsidRPr="00C73E21">
        <w:rPr>
          <w:rFonts w:ascii="Times New Roman" w:hAnsi="Times New Roman" w:cs="Times New Roman"/>
        </w:rPr>
        <w:t>,</w:t>
      </w:r>
      <w:r w:rsidRPr="00C73E21">
        <w:rPr>
          <w:rFonts w:ascii="Times New Roman" w:hAnsi="Times New Roman" w:cs="Times New Roman"/>
        </w:rPr>
        <w:t xml:space="preserve"> </w:t>
      </w:r>
      <w:r w:rsidR="00506907" w:rsidRPr="00C73E21">
        <w:rPr>
          <w:rFonts w:ascii="Times New Roman" w:hAnsi="Times New Roman" w:cs="Times New Roman"/>
        </w:rPr>
        <w:t>while</w:t>
      </w:r>
      <w:r w:rsidRPr="00C73E21">
        <w:rPr>
          <w:rFonts w:ascii="Times New Roman" w:hAnsi="Times New Roman" w:cs="Times New Roman"/>
        </w:rPr>
        <w:t xml:space="preserve"> CRISPR/Cas9 mutants </w:t>
      </w:r>
      <w:r w:rsidRPr="00C73E21">
        <w:rPr>
          <w:rFonts w:ascii="Times New Roman" w:hAnsi="Times New Roman" w:cs="Times New Roman"/>
          <w:i/>
          <w:iCs/>
        </w:rPr>
        <w:t>symrk-1</w:t>
      </w:r>
      <w:r w:rsidRPr="00C73E21">
        <w:rPr>
          <w:rFonts w:ascii="Times New Roman" w:hAnsi="Times New Roman" w:cs="Times New Roman"/>
        </w:rPr>
        <w:t xml:space="preserve">, </w:t>
      </w:r>
      <w:r w:rsidRPr="00C73E21">
        <w:rPr>
          <w:rFonts w:ascii="Times New Roman" w:hAnsi="Times New Roman" w:cs="Times New Roman"/>
          <w:i/>
          <w:iCs/>
        </w:rPr>
        <w:t>ccamk-1</w:t>
      </w:r>
      <w:r w:rsidRPr="00C73E21">
        <w:rPr>
          <w:rFonts w:ascii="Times New Roman" w:hAnsi="Times New Roman" w:cs="Times New Roman"/>
        </w:rPr>
        <w:t xml:space="preserve">, </w:t>
      </w:r>
      <w:r w:rsidRPr="00C73E21">
        <w:rPr>
          <w:rFonts w:ascii="Times New Roman" w:hAnsi="Times New Roman" w:cs="Times New Roman"/>
          <w:i/>
          <w:iCs/>
        </w:rPr>
        <w:lastRenderedPageBreak/>
        <w:t>nsp1-</w:t>
      </w:r>
      <w:r w:rsidR="006463FD" w:rsidRPr="00C73E21">
        <w:rPr>
          <w:rFonts w:ascii="Times New Roman" w:hAnsi="Times New Roman" w:cs="Times New Roman"/>
          <w:i/>
          <w:iCs/>
        </w:rPr>
        <w:t>1</w:t>
      </w:r>
      <w:r w:rsidRPr="00C73E21">
        <w:rPr>
          <w:rFonts w:ascii="Times New Roman" w:hAnsi="Times New Roman" w:cs="Times New Roman"/>
        </w:rPr>
        <w:t>,</w:t>
      </w:r>
      <w:r w:rsidR="00506907" w:rsidRPr="00C73E21">
        <w:rPr>
          <w:rFonts w:ascii="Times New Roman" w:hAnsi="Times New Roman" w:cs="Times New Roman"/>
        </w:rPr>
        <w:t xml:space="preserve"> and</w:t>
      </w:r>
      <w:r w:rsidRPr="00C73E21">
        <w:rPr>
          <w:rFonts w:ascii="Times New Roman" w:hAnsi="Times New Roman" w:cs="Times New Roman"/>
        </w:rPr>
        <w:t xml:space="preserve"> </w:t>
      </w:r>
      <w:r w:rsidRPr="00C73E21">
        <w:rPr>
          <w:rFonts w:ascii="Times New Roman" w:hAnsi="Times New Roman" w:cs="Times New Roman"/>
          <w:i/>
          <w:iCs/>
        </w:rPr>
        <w:t>nsp2-</w:t>
      </w:r>
      <w:r w:rsidR="006463FD" w:rsidRPr="00C73E21">
        <w:rPr>
          <w:rFonts w:ascii="Times New Roman" w:hAnsi="Times New Roman" w:cs="Times New Roman"/>
          <w:i/>
          <w:iCs/>
        </w:rPr>
        <w:t>1</w:t>
      </w:r>
      <w:r w:rsidRPr="00C73E21">
        <w:rPr>
          <w:rFonts w:ascii="Times New Roman" w:hAnsi="Times New Roman" w:cs="Times New Roman"/>
        </w:rPr>
        <w:t xml:space="preserve"> </w:t>
      </w:r>
      <w:r w:rsidR="00506907" w:rsidRPr="00C73E21">
        <w:rPr>
          <w:rFonts w:ascii="Times New Roman" w:hAnsi="Times New Roman" w:cs="Times New Roman"/>
        </w:rPr>
        <w:t xml:space="preserve">were used </w:t>
      </w:r>
      <w:r w:rsidR="0053475C" w:rsidRPr="00C73E21">
        <w:rPr>
          <w:rFonts w:ascii="Times New Roman" w:hAnsi="Times New Roman" w:cs="Times New Roman"/>
        </w:rPr>
        <w:t xml:space="preserve">for </w:t>
      </w:r>
      <w:r w:rsidR="006463FD" w:rsidRPr="00C73E21">
        <w:rPr>
          <w:rFonts w:ascii="Times New Roman" w:hAnsi="Times New Roman" w:cs="Times New Roman"/>
          <w:i/>
          <w:iCs/>
        </w:rPr>
        <w:t>Hordeum</w:t>
      </w:r>
      <w:r w:rsidR="00E116C7" w:rsidRPr="00C73E21">
        <w:rPr>
          <w:rFonts w:ascii="Times New Roman" w:hAnsi="Times New Roman" w:cs="Times New Roman"/>
        </w:rPr>
        <w:t xml:space="preserve"> (Li </w:t>
      </w:r>
      <w:r w:rsidR="00E116C7" w:rsidRPr="00C73E21">
        <w:rPr>
          <w:rFonts w:ascii="Times New Roman" w:hAnsi="Times New Roman" w:cs="Times New Roman"/>
          <w:i/>
        </w:rPr>
        <w:t>et al.</w:t>
      </w:r>
      <w:r w:rsidR="00E116C7" w:rsidRPr="00C73E21">
        <w:rPr>
          <w:rFonts w:ascii="Times New Roman" w:hAnsi="Times New Roman" w:cs="Times New Roman"/>
        </w:rPr>
        <w:t>, 2022)</w:t>
      </w:r>
      <w:r w:rsidRPr="00C73E21">
        <w:rPr>
          <w:rFonts w:ascii="Times New Roman" w:hAnsi="Times New Roman" w:cs="Times New Roman"/>
        </w:rPr>
        <w:t xml:space="preserve">. </w:t>
      </w:r>
      <w:r w:rsidR="00BE5EC1" w:rsidRPr="00C73E21">
        <w:rPr>
          <w:rFonts w:ascii="Times New Roman" w:hAnsi="Times New Roman" w:cs="Times New Roman"/>
        </w:rPr>
        <w:t xml:space="preserve">Seeds </w:t>
      </w:r>
      <w:r w:rsidR="00F65633" w:rsidRPr="00C73E21">
        <w:rPr>
          <w:rFonts w:ascii="Times New Roman" w:hAnsi="Times New Roman" w:cs="Times New Roman"/>
        </w:rPr>
        <w:t xml:space="preserve">were </w:t>
      </w:r>
      <w:proofErr w:type="gramStart"/>
      <w:r w:rsidR="00506907" w:rsidRPr="00C73E21">
        <w:rPr>
          <w:rFonts w:ascii="Times New Roman" w:hAnsi="Times New Roman" w:cs="Times New Roman"/>
        </w:rPr>
        <w:t>surface-</w:t>
      </w:r>
      <w:r w:rsidR="00BE5EC1" w:rsidRPr="00C73E21">
        <w:rPr>
          <w:rFonts w:ascii="Times New Roman" w:hAnsi="Times New Roman" w:cs="Times New Roman"/>
        </w:rPr>
        <w:t>sterilised</w:t>
      </w:r>
      <w:proofErr w:type="gramEnd"/>
      <w:r w:rsidR="00F65633" w:rsidRPr="00C73E21">
        <w:rPr>
          <w:rFonts w:ascii="Times New Roman" w:hAnsi="Times New Roman" w:cs="Times New Roman"/>
        </w:rPr>
        <w:t xml:space="preserve"> in </w:t>
      </w:r>
      <w:r w:rsidR="00BE5EC1" w:rsidRPr="00C73E21">
        <w:rPr>
          <w:rFonts w:ascii="Times New Roman" w:hAnsi="Times New Roman" w:cs="Times New Roman"/>
        </w:rPr>
        <w:t>4</w:t>
      </w:r>
      <w:r w:rsidR="00F65633" w:rsidRPr="00C73E21">
        <w:rPr>
          <w:rFonts w:ascii="Times New Roman" w:hAnsi="Times New Roman" w:cs="Times New Roman"/>
        </w:rPr>
        <w:t xml:space="preserve">% </w:t>
      </w:r>
      <w:r w:rsidR="00506907" w:rsidRPr="00C73E21">
        <w:rPr>
          <w:rFonts w:ascii="Times New Roman" w:hAnsi="Times New Roman" w:cs="Times New Roman"/>
        </w:rPr>
        <w:t xml:space="preserve">(v/v) </w:t>
      </w:r>
      <w:r w:rsidR="00F65633" w:rsidRPr="00C73E21">
        <w:rPr>
          <w:rFonts w:ascii="Times New Roman" w:hAnsi="Times New Roman" w:cs="Times New Roman"/>
        </w:rPr>
        <w:t xml:space="preserve">bleach for </w:t>
      </w:r>
      <w:r w:rsidR="00BE5EC1" w:rsidRPr="00C73E21">
        <w:rPr>
          <w:rFonts w:ascii="Times New Roman" w:hAnsi="Times New Roman" w:cs="Times New Roman"/>
        </w:rPr>
        <w:t>5</w:t>
      </w:r>
      <w:r w:rsidR="00F65633" w:rsidRPr="00C73E21">
        <w:rPr>
          <w:rFonts w:ascii="Times New Roman" w:hAnsi="Times New Roman" w:cs="Times New Roman"/>
        </w:rPr>
        <w:t>min</w:t>
      </w:r>
      <w:r w:rsidR="00BE5EC1" w:rsidRPr="00C73E21">
        <w:rPr>
          <w:rFonts w:ascii="Times New Roman" w:hAnsi="Times New Roman" w:cs="Times New Roman"/>
        </w:rPr>
        <w:t>,</w:t>
      </w:r>
      <w:r w:rsidR="00E77CE9" w:rsidRPr="00C73E21">
        <w:rPr>
          <w:rFonts w:ascii="Times New Roman" w:hAnsi="Times New Roman" w:cs="Times New Roman"/>
        </w:rPr>
        <w:t xml:space="preserve"> </w:t>
      </w:r>
      <w:r w:rsidR="00BE5EC1" w:rsidRPr="00C73E21">
        <w:rPr>
          <w:rFonts w:ascii="Times New Roman" w:hAnsi="Times New Roman" w:cs="Times New Roman"/>
        </w:rPr>
        <w:t>followed by</w:t>
      </w:r>
      <w:r w:rsidR="00F65633" w:rsidRPr="00C73E21">
        <w:rPr>
          <w:rFonts w:ascii="Times New Roman" w:hAnsi="Times New Roman" w:cs="Times New Roman"/>
        </w:rPr>
        <w:t xml:space="preserve"> five </w:t>
      </w:r>
      <w:r w:rsidR="00BE5EC1" w:rsidRPr="00C73E21">
        <w:rPr>
          <w:rFonts w:ascii="Times New Roman" w:hAnsi="Times New Roman" w:cs="Times New Roman"/>
        </w:rPr>
        <w:t>wash</w:t>
      </w:r>
      <w:r w:rsidR="00506907" w:rsidRPr="00C73E21">
        <w:rPr>
          <w:rFonts w:ascii="Times New Roman" w:hAnsi="Times New Roman" w:cs="Times New Roman"/>
        </w:rPr>
        <w:t>e</w:t>
      </w:r>
      <w:r w:rsidR="00BE5EC1" w:rsidRPr="00C73E21">
        <w:rPr>
          <w:rFonts w:ascii="Times New Roman" w:hAnsi="Times New Roman" w:cs="Times New Roman"/>
        </w:rPr>
        <w:t xml:space="preserve">s with </w:t>
      </w:r>
      <w:r w:rsidR="00F65633" w:rsidRPr="00C73E21">
        <w:rPr>
          <w:rFonts w:ascii="Times New Roman" w:hAnsi="Times New Roman" w:cs="Times New Roman"/>
        </w:rPr>
        <w:t xml:space="preserve">sterile </w:t>
      </w:r>
      <w:proofErr w:type="spellStart"/>
      <w:r w:rsidR="00F65633" w:rsidRPr="00C73E21">
        <w:rPr>
          <w:rFonts w:ascii="Times New Roman" w:hAnsi="Times New Roman" w:cs="Times New Roman"/>
        </w:rPr>
        <w:t>milliQ</w:t>
      </w:r>
      <w:proofErr w:type="spellEnd"/>
      <w:r w:rsidR="00506907" w:rsidRPr="00C73E21">
        <w:rPr>
          <w:rFonts w:ascii="Times New Roman" w:hAnsi="Times New Roman" w:cs="Times New Roman"/>
        </w:rPr>
        <w:t xml:space="preserve"> water</w:t>
      </w:r>
      <w:r w:rsidR="00F65633" w:rsidRPr="00C73E21">
        <w:rPr>
          <w:rFonts w:ascii="Times New Roman" w:hAnsi="Times New Roman" w:cs="Times New Roman"/>
        </w:rPr>
        <w:t xml:space="preserve">. </w:t>
      </w:r>
      <w:r w:rsidR="00BE5EC1" w:rsidRPr="00C73E21">
        <w:rPr>
          <w:rFonts w:ascii="Times New Roman" w:hAnsi="Times New Roman" w:cs="Times New Roman"/>
          <w:i/>
          <w:iCs/>
        </w:rPr>
        <w:t>Lotus</w:t>
      </w:r>
      <w:r w:rsidR="00BE5EC1" w:rsidRPr="00C73E21">
        <w:rPr>
          <w:rFonts w:ascii="Times New Roman" w:hAnsi="Times New Roman" w:cs="Times New Roman"/>
        </w:rPr>
        <w:t xml:space="preserve"> s</w:t>
      </w:r>
      <w:r w:rsidR="00F65633" w:rsidRPr="00C73E21">
        <w:rPr>
          <w:rFonts w:ascii="Times New Roman" w:hAnsi="Times New Roman" w:cs="Times New Roman"/>
        </w:rPr>
        <w:t xml:space="preserve">eeds were </w:t>
      </w:r>
      <w:r w:rsidR="00BE5EC1" w:rsidRPr="00C73E21">
        <w:rPr>
          <w:rFonts w:ascii="Times New Roman" w:hAnsi="Times New Roman" w:cs="Times New Roman"/>
        </w:rPr>
        <w:t xml:space="preserve">additionally scarified with sandpaper </w:t>
      </w:r>
      <w:r w:rsidR="00506907" w:rsidRPr="00C73E21">
        <w:rPr>
          <w:rFonts w:ascii="Times New Roman" w:hAnsi="Times New Roman" w:cs="Times New Roman"/>
        </w:rPr>
        <w:t>prior to</w:t>
      </w:r>
      <w:r w:rsidR="00BE5EC1" w:rsidRPr="00C73E21">
        <w:rPr>
          <w:rFonts w:ascii="Times New Roman" w:hAnsi="Times New Roman" w:cs="Times New Roman"/>
        </w:rPr>
        <w:t xml:space="preserve"> sterilisation and </w:t>
      </w:r>
      <w:r w:rsidR="00506907" w:rsidRPr="00C73E21">
        <w:rPr>
          <w:rFonts w:ascii="Times New Roman" w:hAnsi="Times New Roman" w:cs="Times New Roman"/>
        </w:rPr>
        <w:t xml:space="preserve">incubated overnight </w:t>
      </w:r>
      <w:r w:rsidR="00BE5EC1" w:rsidRPr="00C73E21">
        <w:rPr>
          <w:rFonts w:ascii="Times New Roman" w:hAnsi="Times New Roman" w:cs="Times New Roman"/>
        </w:rPr>
        <w:t xml:space="preserve">at 4°C </w:t>
      </w:r>
      <w:r w:rsidR="00C73E21" w:rsidRPr="00C73E21">
        <w:rPr>
          <w:rFonts w:ascii="Times New Roman" w:hAnsi="Times New Roman" w:cs="Times New Roman"/>
        </w:rPr>
        <w:t xml:space="preserve">with gentle shaking in sterile </w:t>
      </w:r>
      <w:proofErr w:type="spellStart"/>
      <w:r w:rsidR="00C73E21" w:rsidRPr="00C73E21">
        <w:rPr>
          <w:rFonts w:ascii="Times New Roman" w:hAnsi="Times New Roman" w:cs="Times New Roman"/>
        </w:rPr>
        <w:t>milliQ</w:t>
      </w:r>
      <w:proofErr w:type="spellEnd"/>
      <w:r w:rsidR="00F65633" w:rsidRPr="00C73E21">
        <w:rPr>
          <w:rFonts w:ascii="Times New Roman" w:hAnsi="Times New Roman" w:cs="Times New Roman"/>
        </w:rPr>
        <w:t>.</w:t>
      </w:r>
      <w:r w:rsidR="0005137E" w:rsidRPr="00C73E21">
        <w:rPr>
          <w:rFonts w:ascii="Times New Roman" w:hAnsi="Times New Roman" w:cs="Times New Roman"/>
        </w:rPr>
        <w:t xml:space="preserve"> </w:t>
      </w:r>
      <w:r w:rsidR="0053475C" w:rsidRPr="00C73E21">
        <w:rPr>
          <w:rFonts w:ascii="Times New Roman" w:hAnsi="Times New Roman" w:cs="Times New Roman"/>
        </w:rPr>
        <w:t xml:space="preserve">Seeds were germinated on </w:t>
      </w:r>
      <w:r w:rsidR="00C73E21" w:rsidRPr="00C73E21">
        <w:rPr>
          <w:rFonts w:ascii="Times New Roman" w:hAnsi="Times New Roman" w:cs="Times New Roman"/>
        </w:rPr>
        <w:t>moist</w:t>
      </w:r>
      <w:r w:rsidR="0053475C" w:rsidRPr="00C73E21">
        <w:rPr>
          <w:rFonts w:ascii="Times New Roman" w:hAnsi="Times New Roman" w:cs="Times New Roman"/>
        </w:rPr>
        <w:t xml:space="preserve"> filter paper in sterile square </w:t>
      </w:r>
      <w:r w:rsidR="00C73E21" w:rsidRPr="00C73E21">
        <w:rPr>
          <w:rFonts w:ascii="Times New Roman" w:hAnsi="Times New Roman" w:cs="Times New Roman"/>
        </w:rPr>
        <w:t>P</w:t>
      </w:r>
      <w:r w:rsidR="0053475C" w:rsidRPr="00C73E21">
        <w:rPr>
          <w:rFonts w:ascii="Times New Roman" w:hAnsi="Times New Roman" w:cs="Times New Roman"/>
        </w:rPr>
        <w:t>etri dishes for five days (21°C</w:t>
      </w:r>
      <w:r w:rsidR="00BE5EC1" w:rsidRPr="00C73E21">
        <w:rPr>
          <w:rFonts w:ascii="Times New Roman" w:hAnsi="Times New Roman" w:cs="Times New Roman"/>
        </w:rPr>
        <w:t>;</w:t>
      </w:r>
      <w:r w:rsidR="0053475C" w:rsidRPr="00C73E21">
        <w:rPr>
          <w:rFonts w:ascii="Times New Roman" w:hAnsi="Times New Roman" w:cs="Times New Roman"/>
        </w:rPr>
        <w:t xml:space="preserve"> 14/10h</w:t>
      </w:r>
      <w:r w:rsidR="00BE5EC1" w:rsidRPr="00C73E21">
        <w:rPr>
          <w:rFonts w:ascii="Times New Roman" w:hAnsi="Times New Roman" w:cs="Times New Roman"/>
        </w:rPr>
        <w:t xml:space="preserve"> day/night cycle</w:t>
      </w:r>
      <w:r w:rsidR="0053475C" w:rsidRPr="00C73E21">
        <w:rPr>
          <w:rFonts w:ascii="Times New Roman" w:hAnsi="Times New Roman" w:cs="Times New Roman"/>
        </w:rPr>
        <w:t>).</w:t>
      </w:r>
    </w:p>
    <w:p w14:paraId="5177FD42" w14:textId="77777777" w:rsidR="00F65633" w:rsidRPr="00CF4621" w:rsidRDefault="00F65633" w:rsidP="00DB2FCC">
      <w:pPr>
        <w:spacing w:line="276" w:lineRule="auto"/>
        <w:jc w:val="both"/>
        <w:rPr>
          <w:rFonts w:ascii="Times New Roman" w:hAnsi="Times New Roman" w:cs="Times New Roman"/>
          <w:highlight w:val="green"/>
        </w:rPr>
      </w:pPr>
    </w:p>
    <w:p w14:paraId="033BB07C" w14:textId="77777777" w:rsidR="00F65633" w:rsidRPr="00C73E21" w:rsidRDefault="00F65633" w:rsidP="00DB2FCC">
      <w:pPr>
        <w:spacing w:line="276" w:lineRule="auto"/>
        <w:jc w:val="both"/>
        <w:rPr>
          <w:rFonts w:ascii="Times New Roman" w:hAnsi="Times New Roman" w:cs="Times New Roman"/>
          <w:b/>
          <w:bCs/>
        </w:rPr>
      </w:pPr>
      <w:r w:rsidRPr="00C73E21">
        <w:rPr>
          <w:rFonts w:ascii="Times New Roman" w:hAnsi="Times New Roman" w:cs="Times New Roman"/>
          <w:b/>
          <w:bCs/>
        </w:rPr>
        <w:t xml:space="preserve">Plant cultivation in </w:t>
      </w:r>
      <w:r w:rsidR="00F729C5" w:rsidRPr="00C73E21">
        <w:rPr>
          <w:rFonts w:ascii="Times New Roman" w:hAnsi="Times New Roman" w:cs="Times New Roman"/>
          <w:b/>
          <w:bCs/>
        </w:rPr>
        <w:t xml:space="preserve">Askov </w:t>
      </w:r>
      <w:r w:rsidRPr="00C73E21">
        <w:rPr>
          <w:rFonts w:ascii="Times New Roman" w:hAnsi="Times New Roman" w:cs="Times New Roman"/>
          <w:b/>
          <w:bCs/>
        </w:rPr>
        <w:t>soil</w:t>
      </w:r>
      <w:r w:rsidR="00F729C5" w:rsidRPr="00C73E21">
        <w:rPr>
          <w:rFonts w:ascii="Times New Roman" w:hAnsi="Times New Roman" w:cs="Times New Roman"/>
          <w:b/>
          <w:bCs/>
        </w:rPr>
        <w:t>s</w:t>
      </w:r>
      <w:r w:rsidRPr="00C73E21">
        <w:rPr>
          <w:rFonts w:ascii="Times New Roman" w:hAnsi="Times New Roman" w:cs="Times New Roman"/>
          <w:b/>
          <w:bCs/>
        </w:rPr>
        <w:t xml:space="preserve"> with different fertilisation regimes </w:t>
      </w:r>
    </w:p>
    <w:p w14:paraId="23EE40EB" w14:textId="50E4A0EB" w:rsidR="002032DB" w:rsidRPr="00D213B7" w:rsidRDefault="00F65633" w:rsidP="00DB2FCC">
      <w:pPr>
        <w:spacing w:line="276" w:lineRule="auto"/>
        <w:jc w:val="both"/>
        <w:rPr>
          <w:rFonts w:ascii="Times New Roman" w:hAnsi="Times New Roman" w:cs="Times New Roman"/>
        </w:rPr>
      </w:pPr>
      <w:r w:rsidRPr="00C73E21">
        <w:rPr>
          <w:rFonts w:ascii="Times New Roman" w:hAnsi="Times New Roman" w:cs="Times New Roman"/>
        </w:rPr>
        <w:t xml:space="preserve">Germinated seedlings were </w:t>
      </w:r>
      <w:r w:rsidR="00C73E21" w:rsidRPr="00C73E21">
        <w:rPr>
          <w:rFonts w:ascii="Times New Roman" w:hAnsi="Times New Roman" w:cs="Times New Roman"/>
        </w:rPr>
        <w:t>transplanted into</w:t>
      </w:r>
      <w:r w:rsidRPr="00C73E21">
        <w:rPr>
          <w:rFonts w:ascii="Times New Roman" w:hAnsi="Times New Roman" w:cs="Times New Roman"/>
        </w:rPr>
        <w:t xml:space="preserve"> </w:t>
      </w:r>
      <w:r w:rsidR="00E116C7" w:rsidRPr="00C73E21">
        <w:rPr>
          <w:rFonts w:ascii="Times New Roman" w:hAnsi="Times New Roman" w:cs="Times New Roman"/>
        </w:rPr>
        <w:t>sterile</w:t>
      </w:r>
      <w:r w:rsidRPr="00C73E21">
        <w:rPr>
          <w:rFonts w:ascii="Times New Roman" w:hAnsi="Times New Roman" w:cs="Times New Roman"/>
        </w:rPr>
        <w:t xml:space="preserve"> 4x4x9cm</w:t>
      </w:r>
      <w:r w:rsidR="006C00D5" w:rsidRPr="00C73E21">
        <w:rPr>
          <w:rFonts w:ascii="Times New Roman" w:hAnsi="Times New Roman" w:cs="Times New Roman"/>
        </w:rPr>
        <w:t xml:space="preserve"> </w:t>
      </w:r>
      <w:r w:rsidRPr="00C73E21">
        <w:rPr>
          <w:rFonts w:ascii="Times New Roman" w:hAnsi="Times New Roman" w:cs="Times New Roman"/>
        </w:rPr>
        <w:t xml:space="preserve">pots containing a bottom layer of autoclaved </w:t>
      </w:r>
      <w:r w:rsidR="00D26F85" w:rsidRPr="00C73E21">
        <w:rPr>
          <w:rFonts w:ascii="Times New Roman" w:hAnsi="Times New Roman" w:cs="Times New Roman"/>
        </w:rPr>
        <w:t xml:space="preserve">LECA </w:t>
      </w:r>
      <w:r w:rsidRPr="00C73E21">
        <w:rPr>
          <w:rFonts w:ascii="Times New Roman" w:hAnsi="Times New Roman" w:cs="Times New Roman"/>
        </w:rPr>
        <w:t>(</w:t>
      </w:r>
      <w:r w:rsidR="00D26F85" w:rsidRPr="00C73E21">
        <w:rPr>
          <w:rFonts w:ascii="Times New Roman" w:hAnsi="Times New Roman" w:cs="Times New Roman"/>
        </w:rPr>
        <w:t>2-4mm</w:t>
      </w:r>
      <w:r w:rsidR="00C73E21" w:rsidRPr="00C73E21">
        <w:rPr>
          <w:rFonts w:ascii="Times New Roman" w:hAnsi="Times New Roman" w:cs="Times New Roman"/>
        </w:rPr>
        <w:t>;</w:t>
      </w:r>
      <w:r w:rsidR="00D26F85" w:rsidRPr="00C73E21">
        <w:rPr>
          <w:rFonts w:ascii="Times New Roman" w:hAnsi="Times New Roman" w:cs="Times New Roman"/>
        </w:rPr>
        <w:t xml:space="preserve"> 120°C for 20min; </w:t>
      </w:r>
      <w:r w:rsidRPr="00C73E21">
        <w:rPr>
          <w:rFonts w:ascii="Times New Roman" w:hAnsi="Times New Roman" w:cs="Times New Roman"/>
        </w:rPr>
        <w:t xml:space="preserve">50ml), an upper layer of soil (80ml), and a </w:t>
      </w:r>
      <w:r w:rsidR="00C73E21" w:rsidRPr="00C73E21">
        <w:rPr>
          <w:rFonts w:ascii="Times New Roman" w:hAnsi="Times New Roman" w:cs="Times New Roman"/>
        </w:rPr>
        <w:t xml:space="preserve">1cm </w:t>
      </w:r>
      <w:r w:rsidRPr="00C73E21">
        <w:rPr>
          <w:rFonts w:ascii="Times New Roman" w:hAnsi="Times New Roman" w:cs="Times New Roman"/>
        </w:rPr>
        <w:t xml:space="preserve">top layer of autoclaved </w:t>
      </w:r>
      <w:r w:rsidR="00E116C7" w:rsidRPr="00C73E21">
        <w:rPr>
          <w:rFonts w:ascii="Times New Roman" w:hAnsi="Times New Roman" w:cs="Times New Roman"/>
        </w:rPr>
        <w:t xml:space="preserve">fine </w:t>
      </w:r>
      <w:r w:rsidRPr="00C73E21">
        <w:rPr>
          <w:rFonts w:ascii="Times New Roman" w:hAnsi="Times New Roman" w:cs="Times New Roman"/>
        </w:rPr>
        <w:t xml:space="preserve">vermiculite. Three </w:t>
      </w:r>
      <w:r w:rsidR="006C00D5" w:rsidRPr="00C73E21">
        <w:rPr>
          <w:rFonts w:ascii="Times New Roman" w:hAnsi="Times New Roman" w:cs="Times New Roman"/>
        </w:rPr>
        <w:t>s</w:t>
      </w:r>
      <w:r w:rsidRPr="00C73E21">
        <w:rPr>
          <w:rFonts w:ascii="Times New Roman" w:hAnsi="Times New Roman" w:cs="Times New Roman"/>
        </w:rPr>
        <w:t>oil</w:t>
      </w:r>
      <w:r w:rsidR="00D71A16" w:rsidRPr="00C73E21">
        <w:rPr>
          <w:rFonts w:ascii="Times New Roman" w:hAnsi="Times New Roman" w:cs="Times New Roman"/>
        </w:rPr>
        <w:t>s</w:t>
      </w:r>
      <w:r w:rsidRPr="00C73E21">
        <w:rPr>
          <w:rFonts w:ascii="Times New Roman" w:hAnsi="Times New Roman" w:cs="Times New Roman"/>
        </w:rPr>
        <w:t xml:space="preserve"> </w:t>
      </w:r>
      <w:r w:rsidR="006C00D5" w:rsidRPr="00C73E21">
        <w:rPr>
          <w:rFonts w:ascii="Times New Roman" w:hAnsi="Times New Roman" w:cs="Times New Roman"/>
        </w:rPr>
        <w:t xml:space="preserve">from the </w:t>
      </w:r>
      <w:r w:rsidRPr="00C73E21">
        <w:rPr>
          <w:rFonts w:ascii="Times New Roman" w:hAnsi="Times New Roman" w:cs="Times New Roman"/>
        </w:rPr>
        <w:t xml:space="preserve">long-term </w:t>
      </w:r>
      <w:r w:rsidR="00C73E21" w:rsidRPr="00C73E21">
        <w:rPr>
          <w:rFonts w:ascii="Times New Roman" w:hAnsi="Times New Roman" w:cs="Times New Roman"/>
        </w:rPr>
        <w:t xml:space="preserve">Askov </w:t>
      </w:r>
      <w:r w:rsidRPr="00C73E21">
        <w:rPr>
          <w:rFonts w:ascii="Times New Roman" w:hAnsi="Times New Roman" w:cs="Times New Roman"/>
        </w:rPr>
        <w:t xml:space="preserve">field study </w:t>
      </w:r>
      <w:r w:rsidR="00C73E21" w:rsidRPr="00C73E21">
        <w:rPr>
          <w:rFonts w:ascii="Times New Roman" w:hAnsi="Times New Roman" w:cs="Times New Roman"/>
        </w:rPr>
        <w:t>in</w:t>
      </w:r>
      <w:r w:rsidRPr="00C73E21">
        <w:rPr>
          <w:rFonts w:ascii="Times New Roman" w:hAnsi="Times New Roman" w:cs="Times New Roman"/>
        </w:rPr>
        <w:t xml:space="preserve"> </w:t>
      </w:r>
      <w:r w:rsidR="00566327" w:rsidRPr="00C73E21">
        <w:rPr>
          <w:rFonts w:ascii="Times New Roman" w:hAnsi="Times New Roman" w:cs="Times New Roman"/>
        </w:rPr>
        <w:t>Denmark</w:t>
      </w:r>
      <w:r w:rsidR="006C00D5" w:rsidRPr="00C73E21">
        <w:rPr>
          <w:rFonts w:ascii="Times New Roman" w:hAnsi="Times New Roman" w:cs="Times New Roman"/>
        </w:rPr>
        <w:t xml:space="preserve"> were </w:t>
      </w:r>
      <w:r w:rsidR="00C73E21" w:rsidRPr="00C73E21">
        <w:rPr>
          <w:rFonts w:ascii="Times New Roman" w:hAnsi="Times New Roman" w:cs="Times New Roman"/>
        </w:rPr>
        <w:t>used</w:t>
      </w:r>
      <w:r w:rsidR="006C00D5" w:rsidRPr="00C73E21">
        <w:rPr>
          <w:rFonts w:ascii="Times New Roman" w:hAnsi="Times New Roman" w:cs="Times New Roman"/>
        </w:rPr>
        <w:t xml:space="preserve">, collected </w:t>
      </w:r>
      <w:r w:rsidR="0053475C" w:rsidRPr="00C73E21">
        <w:rPr>
          <w:rFonts w:ascii="Times New Roman" w:hAnsi="Times New Roman" w:cs="Times New Roman"/>
        </w:rPr>
        <w:t xml:space="preserve">in </w:t>
      </w:r>
      <w:r w:rsidR="00CF0E55" w:rsidRPr="00C73E21">
        <w:rPr>
          <w:rFonts w:ascii="Times New Roman" w:hAnsi="Times New Roman" w:cs="Times New Roman"/>
        </w:rPr>
        <w:t>2019</w:t>
      </w:r>
      <w:r w:rsidR="0053475C" w:rsidRPr="00C73E21">
        <w:rPr>
          <w:rFonts w:ascii="Times New Roman" w:hAnsi="Times New Roman" w:cs="Times New Roman"/>
        </w:rPr>
        <w:t xml:space="preserve"> </w:t>
      </w:r>
      <w:r w:rsidR="006C00D5" w:rsidRPr="00C73E21">
        <w:rPr>
          <w:rFonts w:ascii="Times New Roman" w:hAnsi="Times New Roman" w:cs="Times New Roman"/>
        </w:rPr>
        <w:t>from fields</w:t>
      </w:r>
      <w:r w:rsidRPr="00C73E21">
        <w:rPr>
          <w:rFonts w:ascii="Times New Roman" w:hAnsi="Times New Roman" w:cs="Times New Roman"/>
        </w:rPr>
        <w:t xml:space="preserve"> </w:t>
      </w:r>
      <w:r w:rsidR="00C73E21" w:rsidRPr="00C73E21">
        <w:rPr>
          <w:rFonts w:ascii="Times New Roman" w:hAnsi="Times New Roman" w:cs="Times New Roman"/>
        </w:rPr>
        <w:t>that have received defined</w:t>
      </w:r>
      <w:r w:rsidRPr="00C73E21">
        <w:rPr>
          <w:rFonts w:ascii="Times New Roman" w:hAnsi="Times New Roman" w:cs="Times New Roman"/>
        </w:rPr>
        <w:t xml:space="preserve"> </w:t>
      </w:r>
      <w:r w:rsidR="006C00D5" w:rsidRPr="00C73E21">
        <w:rPr>
          <w:rFonts w:ascii="Times New Roman" w:hAnsi="Times New Roman" w:cs="Times New Roman"/>
        </w:rPr>
        <w:t>fertilis</w:t>
      </w:r>
      <w:r w:rsidR="00C73E21" w:rsidRPr="00C73E21">
        <w:rPr>
          <w:rFonts w:ascii="Times New Roman" w:hAnsi="Times New Roman" w:cs="Times New Roman"/>
        </w:rPr>
        <w:t>ation</w:t>
      </w:r>
      <w:r w:rsidR="006C00D5" w:rsidRPr="00C73E21">
        <w:rPr>
          <w:rFonts w:ascii="Times New Roman" w:hAnsi="Times New Roman" w:cs="Times New Roman"/>
        </w:rPr>
        <w:t xml:space="preserve"> </w:t>
      </w:r>
      <w:r w:rsidR="00C73E21" w:rsidRPr="00C73E21">
        <w:rPr>
          <w:rFonts w:ascii="Times New Roman" w:hAnsi="Times New Roman" w:cs="Times New Roman"/>
        </w:rPr>
        <w:t>regimes</w:t>
      </w:r>
      <w:r w:rsidRPr="00C73E21">
        <w:rPr>
          <w:rFonts w:ascii="Times New Roman" w:hAnsi="Times New Roman" w:cs="Times New Roman"/>
        </w:rPr>
        <w:t xml:space="preserve"> </w:t>
      </w:r>
      <w:r w:rsidR="00566327" w:rsidRPr="00C73E21">
        <w:rPr>
          <w:rFonts w:ascii="Times New Roman" w:hAnsi="Times New Roman" w:cs="Times New Roman"/>
        </w:rPr>
        <w:t>for</w:t>
      </w:r>
      <w:r w:rsidR="006C00D5" w:rsidRPr="00C73E21">
        <w:rPr>
          <w:rFonts w:ascii="Times New Roman" w:hAnsi="Times New Roman" w:cs="Times New Roman"/>
        </w:rPr>
        <w:t xml:space="preserve"> </w:t>
      </w:r>
      <w:r w:rsidRPr="00C73E21">
        <w:rPr>
          <w:rFonts w:ascii="Times New Roman" w:hAnsi="Times New Roman" w:cs="Times New Roman"/>
        </w:rPr>
        <w:t xml:space="preserve">125 years </w:t>
      </w:r>
      <w:r w:rsidR="00CF0E55" w:rsidRPr="00C73E21">
        <w:rPr>
          <w:rFonts w:ascii="Times New Roman" w:hAnsi="Times New Roman" w:cs="Times New Roman"/>
        </w:rPr>
        <w:t xml:space="preserve">(Christensen </w:t>
      </w:r>
      <w:r w:rsidR="00CF0E55" w:rsidRPr="00C73E21">
        <w:rPr>
          <w:rFonts w:ascii="Times New Roman" w:hAnsi="Times New Roman" w:cs="Times New Roman"/>
          <w:i/>
        </w:rPr>
        <w:t>et al.</w:t>
      </w:r>
      <w:r w:rsidR="00CF0E55" w:rsidRPr="00C73E21">
        <w:rPr>
          <w:rFonts w:ascii="Times New Roman" w:hAnsi="Times New Roman" w:cs="Times New Roman"/>
        </w:rPr>
        <w:t>, 2022)</w:t>
      </w:r>
      <w:r w:rsidRPr="00C73E21">
        <w:rPr>
          <w:rFonts w:ascii="Times New Roman" w:hAnsi="Times New Roman" w:cs="Times New Roman"/>
        </w:rPr>
        <w:t xml:space="preserve">. </w:t>
      </w:r>
      <w:r w:rsidR="00C73E21" w:rsidRPr="00C73E21">
        <w:rPr>
          <w:rFonts w:ascii="Times New Roman" w:hAnsi="Times New Roman" w:cs="Times New Roman"/>
        </w:rPr>
        <w:t xml:space="preserve">These included </w:t>
      </w:r>
      <w:r w:rsidR="0053475C" w:rsidRPr="00C73E21">
        <w:rPr>
          <w:rFonts w:ascii="Times New Roman" w:hAnsi="Times New Roman" w:cs="Times New Roman"/>
        </w:rPr>
        <w:t>h</w:t>
      </w:r>
      <w:r w:rsidRPr="00C73E21">
        <w:rPr>
          <w:rFonts w:ascii="Times New Roman" w:hAnsi="Times New Roman" w:cs="Times New Roman"/>
        </w:rPr>
        <w:t>ighly</w:t>
      </w:r>
      <w:r w:rsidR="00566327" w:rsidRPr="00C73E21">
        <w:rPr>
          <w:rFonts w:ascii="Times New Roman" w:hAnsi="Times New Roman" w:cs="Times New Roman"/>
        </w:rPr>
        <w:t xml:space="preserve"> </w:t>
      </w:r>
      <w:r w:rsidRPr="00C73E21">
        <w:rPr>
          <w:rFonts w:ascii="Times New Roman" w:hAnsi="Times New Roman" w:cs="Times New Roman"/>
        </w:rPr>
        <w:t xml:space="preserve">fertilised soil with NPK supplementation (NPK), </w:t>
      </w:r>
      <w:r w:rsidR="00C73E21" w:rsidRPr="00C73E21">
        <w:rPr>
          <w:rFonts w:ascii="Times New Roman" w:hAnsi="Times New Roman" w:cs="Times New Roman"/>
        </w:rPr>
        <w:t xml:space="preserve">a </w:t>
      </w:r>
      <w:r w:rsidRPr="00C73E21">
        <w:rPr>
          <w:rFonts w:ascii="Times New Roman" w:hAnsi="Times New Roman" w:cs="Times New Roman"/>
        </w:rPr>
        <w:t>nitrogen-</w:t>
      </w:r>
      <w:r w:rsidR="006C00D5" w:rsidRPr="00C73E21">
        <w:rPr>
          <w:rFonts w:ascii="Times New Roman" w:hAnsi="Times New Roman" w:cs="Times New Roman"/>
        </w:rPr>
        <w:t xml:space="preserve">deficient </w:t>
      </w:r>
      <w:r w:rsidRPr="00C73E21">
        <w:rPr>
          <w:rFonts w:ascii="Times New Roman" w:hAnsi="Times New Roman" w:cs="Times New Roman"/>
        </w:rPr>
        <w:t>soil with PK fertilisation (PK)</w:t>
      </w:r>
      <w:r w:rsidR="006463FD" w:rsidRPr="00C73E21">
        <w:rPr>
          <w:rFonts w:ascii="Times New Roman" w:hAnsi="Times New Roman" w:cs="Times New Roman"/>
        </w:rPr>
        <w:t>,</w:t>
      </w:r>
      <w:r w:rsidRPr="00C73E21">
        <w:rPr>
          <w:rFonts w:ascii="Times New Roman" w:hAnsi="Times New Roman" w:cs="Times New Roman"/>
        </w:rPr>
        <w:t xml:space="preserve"> and </w:t>
      </w:r>
      <w:r w:rsidR="00C73E21" w:rsidRPr="00C73E21">
        <w:rPr>
          <w:rFonts w:ascii="Times New Roman" w:hAnsi="Times New Roman" w:cs="Times New Roman"/>
        </w:rPr>
        <w:t xml:space="preserve">an </w:t>
      </w:r>
      <w:r w:rsidRPr="00C73E21">
        <w:rPr>
          <w:rFonts w:ascii="Times New Roman" w:hAnsi="Times New Roman" w:cs="Times New Roman"/>
        </w:rPr>
        <w:t xml:space="preserve">unfertilised soil (UF). Six biological replicates were included </w:t>
      </w:r>
      <w:r w:rsidR="00C73E21" w:rsidRPr="00C73E21">
        <w:rPr>
          <w:rFonts w:ascii="Times New Roman" w:hAnsi="Times New Roman" w:cs="Times New Roman"/>
        </w:rPr>
        <w:t>per</w:t>
      </w:r>
      <w:r w:rsidRPr="00C73E21">
        <w:rPr>
          <w:rFonts w:ascii="Times New Roman" w:hAnsi="Times New Roman" w:cs="Times New Roman"/>
        </w:rPr>
        <w:t xml:space="preserve"> co</w:t>
      </w:r>
      <w:r w:rsidR="0053475C" w:rsidRPr="00C73E21">
        <w:rPr>
          <w:rFonts w:ascii="Times New Roman" w:hAnsi="Times New Roman" w:cs="Times New Roman"/>
        </w:rPr>
        <w:t>ndition</w:t>
      </w:r>
      <w:r w:rsidR="00C73E21" w:rsidRPr="00C73E21">
        <w:rPr>
          <w:rFonts w:ascii="Times New Roman" w:hAnsi="Times New Roman" w:cs="Times New Roman"/>
        </w:rPr>
        <w:t xml:space="preserve">. Each replicate consisted of </w:t>
      </w:r>
      <w:r w:rsidRPr="00C73E21">
        <w:rPr>
          <w:rFonts w:ascii="Times New Roman" w:hAnsi="Times New Roman" w:cs="Times New Roman"/>
        </w:rPr>
        <w:t xml:space="preserve">three </w:t>
      </w:r>
      <w:r w:rsidR="00B937AF" w:rsidRPr="00C73E21">
        <w:rPr>
          <w:rFonts w:ascii="Times New Roman" w:hAnsi="Times New Roman" w:cs="Times New Roman"/>
        </w:rPr>
        <w:t xml:space="preserve">pots </w:t>
      </w:r>
      <w:r w:rsidR="00566327" w:rsidRPr="00C73E21">
        <w:rPr>
          <w:rFonts w:ascii="Times New Roman" w:hAnsi="Times New Roman" w:cs="Times New Roman"/>
        </w:rPr>
        <w:t>containing</w:t>
      </w:r>
      <w:r w:rsidRPr="00C73E21">
        <w:rPr>
          <w:rFonts w:ascii="Times New Roman" w:hAnsi="Times New Roman" w:cs="Times New Roman"/>
        </w:rPr>
        <w:t xml:space="preserve"> one plant</w:t>
      </w:r>
      <w:r w:rsidR="00C73E21" w:rsidRPr="00C73E21">
        <w:rPr>
          <w:rFonts w:ascii="Times New Roman" w:hAnsi="Times New Roman" w:cs="Times New Roman"/>
        </w:rPr>
        <w:t xml:space="preserve"> per </w:t>
      </w:r>
      <w:r w:rsidRPr="00C73E21">
        <w:rPr>
          <w:rFonts w:ascii="Times New Roman" w:hAnsi="Times New Roman" w:cs="Times New Roman"/>
        </w:rPr>
        <w:t xml:space="preserve">pot for </w:t>
      </w:r>
      <w:r w:rsidR="006463FD" w:rsidRPr="00C73E21">
        <w:rPr>
          <w:rFonts w:ascii="Times New Roman" w:hAnsi="Times New Roman" w:cs="Times New Roman"/>
          <w:i/>
          <w:iCs/>
        </w:rPr>
        <w:t>Hordeum</w:t>
      </w:r>
      <w:r w:rsidRPr="00C73E21">
        <w:rPr>
          <w:rFonts w:ascii="Times New Roman" w:hAnsi="Times New Roman" w:cs="Times New Roman"/>
        </w:rPr>
        <w:t xml:space="preserve"> (total n=18) and 10 plants per pot for </w:t>
      </w:r>
      <w:r w:rsidRPr="00C73E21">
        <w:rPr>
          <w:rFonts w:ascii="Times New Roman" w:hAnsi="Times New Roman" w:cs="Times New Roman"/>
          <w:i/>
          <w:iCs/>
        </w:rPr>
        <w:t xml:space="preserve">Lotus </w:t>
      </w:r>
      <w:r w:rsidRPr="00C73E21">
        <w:rPr>
          <w:rFonts w:ascii="Times New Roman" w:hAnsi="Times New Roman" w:cs="Times New Roman"/>
        </w:rPr>
        <w:t>(total n=60)</w:t>
      </w:r>
      <w:r w:rsidR="00566327" w:rsidRPr="00C73E21">
        <w:rPr>
          <w:rFonts w:ascii="Times New Roman" w:hAnsi="Times New Roman" w:cs="Times New Roman"/>
        </w:rPr>
        <w:t>,</w:t>
      </w:r>
      <w:r w:rsidR="00CF0E55" w:rsidRPr="00C73E21">
        <w:rPr>
          <w:rFonts w:ascii="Times New Roman" w:hAnsi="Times New Roman" w:cs="Times New Roman"/>
        </w:rPr>
        <w:t xml:space="preserve"> </w:t>
      </w:r>
      <w:r w:rsidR="00C73E21" w:rsidRPr="00C73E21">
        <w:rPr>
          <w:rFonts w:ascii="Times New Roman" w:hAnsi="Times New Roman" w:cs="Times New Roman"/>
        </w:rPr>
        <w:t>except</w:t>
      </w:r>
      <w:r w:rsidR="00CF0E55" w:rsidRPr="00C73E21">
        <w:rPr>
          <w:rFonts w:ascii="Times New Roman" w:hAnsi="Times New Roman" w:cs="Times New Roman"/>
        </w:rPr>
        <w:t xml:space="preserve"> </w:t>
      </w:r>
      <w:r w:rsidR="00566327" w:rsidRPr="00C73E21">
        <w:rPr>
          <w:rFonts w:ascii="Times New Roman" w:hAnsi="Times New Roman" w:cs="Times New Roman"/>
        </w:rPr>
        <w:t>for</w:t>
      </w:r>
      <w:r w:rsidR="00CF0E55" w:rsidRPr="00C73E21">
        <w:rPr>
          <w:rFonts w:ascii="Times New Roman" w:hAnsi="Times New Roman" w:cs="Times New Roman"/>
        </w:rPr>
        <w:t xml:space="preserve"> </w:t>
      </w:r>
      <w:r w:rsidR="00CF0E55" w:rsidRPr="00C73E21">
        <w:rPr>
          <w:rFonts w:ascii="Times New Roman" w:hAnsi="Times New Roman" w:cs="Times New Roman"/>
          <w:i/>
        </w:rPr>
        <w:t>Lotus</w:t>
      </w:r>
      <w:r w:rsidR="00CF0E55" w:rsidRPr="00C73E21">
        <w:rPr>
          <w:rFonts w:ascii="Times New Roman" w:hAnsi="Times New Roman" w:cs="Times New Roman"/>
        </w:rPr>
        <w:t xml:space="preserve"> </w:t>
      </w:r>
      <w:r w:rsidR="00CF0E55" w:rsidRPr="00C73E21">
        <w:rPr>
          <w:rFonts w:ascii="Times New Roman" w:hAnsi="Times New Roman" w:cs="Times New Roman"/>
          <w:i/>
        </w:rPr>
        <w:t>symrk-3</w:t>
      </w:r>
      <w:r w:rsidR="00CF0E55" w:rsidRPr="00C73E21">
        <w:rPr>
          <w:rFonts w:ascii="Times New Roman" w:hAnsi="Times New Roman" w:cs="Times New Roman"/>
        </w:rPr>
        <w:t xml:space="preserve"> mutants</w:t>
      </w:r>
      <w:r w:rsidR="00C73E21" w:rsidRPr="00C73E21">
        <w:rPr>
          <w:rFonts w:ascii="Times New Roman" w:hAnsi="Times New Roman" w:cs="Times New Roman"/>
        </w:rPr>
        <w:t>, which</w:t>
      </w:r>
      <w:r w:rsidR="00CF0E55" w:rsidRPr="00C73E21">
        <w:rPr>
          <w:rFonts w:ascii="Times New Roman" w:hAnsi="Times New Roman" w:cs="Times New Roman"/>
        </w:rPr>
        <w:t xml:space="preserve"> contain</w:t>
      </w:r>
      <w:r w:rsidR="00C73E21" w:rsidRPr="00C73E21">
        <w:rPr>
          <w:rFonts w:ascii="Times New Roman" w:hAnsi="Times New Roman" w:cs="Times New Roman"/>
        </w:rPr>
        <w:t>ed</w:t>
      </w:r>
      <w:r w:rsidR="00CF0E55" w:rsidRPr="00C73E21">
        <w:rPr>
          <w:rFonts w:ascii="Times New Roman" w:hAnsi="Times New Roman" w:cs="Times New Roman"/>
        </w:rPr>
        <w:t xml:space="preserve"> </w:t>
      </w:r>
      <w:r w:rsidR="00C73E21" w:rsidRPr="00C73E21">
        <w:rPr>
          <w:rFonts w:ascii="Times New Roman" w:hAnsi="Times New Roman" w:cs="Times New Roman"/>
        </w:rPr>
        <w:t>six</w:t>
      </w:r>
      <w:r w:rsidR="00CF0E55" w:rsidRPr="00C73E21">
        <w:rPr>
          <w:rFonts w:ascii="Times New Roman" w:hAnsi="Times New Roman" w:cs="Times New Roman"/>
        </w:rPr>
        <w:t xml:space="preserve"> plants</w:t>
      </w:r>
      <w:r w:rsidR="00C73E21" w:rsidRPr="00C73E21">
        <w:rPr>
          <w:rFonts w:ascii="Times New Roman" w:hAnsi="Times New Roman" w:cs="Times New Roman"/>
        </w:rPr>
        <w:t xml:space="preserve"> per </w:t>
      </w:r>
      <w:r w:rsidR="00CF0E55" w:rsidRPr="00C73E21">
        <w:rPr>
          <w:rFonts w:ascii="Times New Roman" w:hAnsi="Times New Roman" w:cs="Times New Roman"/>
        </w:rPr>
        <w:t>pot due to reduced germination rate</w:t>
      </w:r>
      <w:r w:rsidR="00C73E21" w:rsidRPr="00C73E21">
        <w:rPr>
          <w:rFonts w:ascii="Times New Roman" w:hAnsi="Times New Roman" w:cs="Times New Roman"/>
        </w:rPr>
        <w:t>s</w:t>
      </w:r>
      <w:r w:rsidRPr="00C73E21">
        <w:rPr>
          <w:rFonts w:ascii="Times New Roman" w:hAnsi="Times New Roman" w:cs="Times New Roman"/>
        </w:rPr>
        <w:t xml:space="preserve">. Plants were watered with sterile </w:t>
      </w:r>
      <w:proofErr w:type="spellStart"/>
      <w:r w:rsidRPr="00C73E21">
        <w:rPr>
          <w:rFonts w:ascii="Times New Roman" w:hAnsi="Times New Roman" w:cs="Times New Roman"/>
        </w:rPr>
        <w:t>milliQ</w:t>
      </w:r>
      <w:proofErr w:type="spellEnd"/>
      <w:r w:rsidRPr="00C73E21">
        <w:rPr>
          <w:rFonts w:ascii="Times New Roman" w:hAnsi="Times New Roman" w:cs="Times New Roman"/>
        </w:rPr>
        <w:t xml:space="preserve"> water and cultivated in growth chambers with </w:t>
      </w:r>
      <w:r w:rsidRPr="00C73E21">
        <w:rPr>
          <w:rFonts w:ascii="Times New Roman" w:hAnsi="Times New Roman" w:cs="Times New Roman"/>
          <w:i/>
          <w:iCs/>
        </w:rPr>
        <w:t xml:space="preserve">Lotus </w:t>
      </w:r>
      <w:r w:rsidRPr="00C73E21">
        <w:rPr>
          <w:rFonts w:ascii="Times New Roman" w:hAnsi="Times New Roman" w:cs="Times New Roman"/>
        </w:rPr>
        <w:t>(16/8 day/night hours, 75/75% room humidity day/night, 22/18°C day/night te</w:t>
      </w:r>
      <w:r w:rsidR="00CF0E55" w:rsidRPr="00C73E21">
        <w:rPr>
          <w:rFonts w:ascii="Times New Roman" w:hAnsi="Times New Roman" w:cs="Times New Roman"/>
        </w:rPr>
        <w:t xml:space="preserve">mperature, 200/0μmol </w:t>
      </w:r>
      <w:r w:rsidR="00566327" w:rsidRPr="00C73E21">
        <w:rPr>
          <w:rFonts w:ascii="Times New Roman" w:hAnsi="Times New Roman" w:cs="Times New Roman"/>
        </w:rPr>
        <w:t>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00566327" w:rsidRPr="00C73E21">
        <w:rPr>
          <w:rFonts w:ascii="Times New Roman" w:hAnsi="Times New Roman" w:cs="Times New Roman"/>
        </w:rPr>
        <w:t xml:space="preserve"> l</w:t>
      </w:r>
      <w:r w:rsidR="00CF0E55" w:rsidRPr="00C73E21">
        <w:rPr>
          <w:rFonts w:ascii="Times New Roman" w:hAnsi="Times New Roman" w:cs="Times New Roman"/>
        </w:rPr>
        <w:t>ight den</w:t>
      </w:r>
      <w:r w:rsidRPr="00C73E21">
        <w:rPr>
          <w:rFonts w:ascii="Times New Roman" w:hAnsi="Times New Roman" w:cs="Times New Roman"/>
        </w:rPr>
        <w:t xml:space="preserve">sity day/night) or </w:t>
      </w:r>
      <w:r w:rsidR="006463FD" w:rsidRPr="00C73E21">
        <w:rPr>
          <w:rFonts w:ascii="Times New Roman" w:hAnsi="Times New Roman" w:cs="Times New Roman"/>
          <w:i/>
          <w:iCs/>
        </w:rPr>
        <w:t>Hordeum</w:t>
      </w:r>
      <w:r w:rsidRPr="00C73E21">
        <w:rPr>
          <w:rFonts w:ascii="Times New Roman" w:hAnsi="Times New Roman" w:cs="Times New Roman"/>
        </w:rPr>
        <w:t xml:space="preserve"> </w:t>
      </w:r>
      <w:r w:rsidR="0053475C" w:rsidRPr="00C73E21">
        <w:rPr>
          <w:rFonts w:ascii="Times New Roman" w:hAnsi="Times New Roman" w:cs="Times New Roman"/>
        </w:rPr>
        <w:t xml:space="preserve">settings </w:t>
      </w:r>
      <w:r w:rsidRPr="00C73E21">
        <w:rPr>
          <w:rFonts w:ascii="Times New Roman" w:hAnsi="Times New Roman" w:cs="Times New Roman"/>
        </w:rPr>
        <w:t>(16/8 day/night hours, 75/80% room humidity day/night, 18/16°C day/night temperatures, 200/0</w:t>
      </w:r>
      <w:r w:rsidR="00566327" w:rsidRPr="00C73E21">
        <w:rPr>
          <w:rFonts w:ascii="Times New Roman" w:hAnsi="Times New Roman" w:cs="Times New Roman"/>
        </w:rPr>
        <w:t xml:space="preserve"> </w:t>
      </w:r>
      <w:proofErr w:type="spellStart"/>
      <w:r w:rsidR="00566327" w:rsidRPr="00C73E21">
        <w:rPr>
          <w:rFonts w:ascii="Times New Roman" w:hAnsi="Times New Roman" w:cs="Times New Roman"/>
        </w:rPr>
        <w:t>μmol</w:t>
      </w:r>
      <w:proofErr w:type="spellEnd"/>
      <w:r w:rsidR="00566327" w:rsidRPr="00C73E21">
        <w:rPr>
          <w:rFonts w:ascii="Times New Roman" w:hAnsi="Times New Roman" w:cs="Times New Roman"/>
        </w:rPr>
        <w:t xml:space="preserve"> 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Pr="00C73E21">
        <w:rPr>
          <w:rFonts w:ascii="Times New Roman" w:hAnsi="Times New Roman" w:cs="Times New Roman"/>
        </w:rPr>
        <w:t xml:space="preserve"> light density day/night)</w:t>
      </w:r>
      <w:r w:rsidR="00F729C5" w:rsidRPr="00C73E21">
        <w:rPr>
          <w:rFonts w:ascii="Times New Roman" w:hAnsi="Times New Roman" w:cs="Times New Roman"/>
        </w:rPr>
        <w:t xml:space="preserve"> for three weeks</w:t>
      </w:r>
      <w:r w:rsidRPr="00C73E21">
        <w:rPr>
          <w:rFonts w:ascii="Times New Roman" w:hAnsi="Times New Roman" w:cs="Times New Roman"/>
        </w:rPr>
        <w:t>.</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2C22B5" w:rsidRDefault="00C46B4B" w:rsidP="00DB2FCC">
      <w:pPr>
        <w:spacing w:line="276" w:lineRule="auto"/>
        <w:jc w:val="both"/>
        <w:rPr>
          <w:rFonts w:ascii="Times New Roman" w:hAnsi="Times New Roman" w:cs="Times New Roman"/>
          <w:b/>
          <w:bCs/>
        </w:rPr>
      </w:pPr>
      <w:r w:rsidRPr="002C22B5">
        <w:rPr>
          <w:rFonts w:ascii="Times New Roman" w:hAnsi="Times New Roman" w:cs="Times New Roman"/>
          <w:b/>
          <w:bCs/>
        </w:rPr>
        <w:t xml:space="preserve">Sample collection and 16S rRNA amplicon sequencing </w:t>
      </w:r>
      <w:r w:rsidR="00D26F85" w:rsidRPr="002C22B5">
        <w:rPr>
          <w:rFonts w:ascii="Times New Roman" w:hAnsi="Times New Roman" w:cs="Times New Roman"/>
          <w:b/>
          <w:bCs/>
        </w:rPr>
        <w:t>of</w:t>
      </w:r>
      <w:r w:rsidR="00F729C5" w:rsidRPr="002C22B5">
        <w:rPr>
          <w:rFonts w:ascii="Times New Roman" w:hAnsi="Times New Roman" w:cs="Times New Roman"/>
          <w:b/>
          <w:bCs/>
        </w:rPr>
        <w:t xml:space="preserve"> plants grown in Askov soils</w:t>
      </w:r>
    </w:p>
    <w:p w14:paraId="79449539" w14:textId="400FD23D" w:rsidR="006463FD" w:rsidRPr="002C22B5" w:rsidRDefault="00F729C5" w:rsidP="00DB2FCC">
      <w:pPr>
        <w:spacing w:line="276" w:lineRule="auto"/>
        <w:jc w:val="both"/>
        <w:rPr>
          <w:rFonts w:ascii="Times New Roman" w:hAnsi="Times New Roman" w:cs="Times New Roman"/>
        </w:rPr>
      </w:pPr>
      <w:r w:rsidRPr="002C22B5">
        <w:rPr>
          <w:rFonts w:ascii="Times New Roman" w:hAnsi="Times New Roman" w:cs="Times New Roman"/>
        </w:rPr>
        <w:t xml:space="preserve">The soil block containing plant roots was </w:t>
      </w:r>
      <w:r w:rsidR="007C140E" w:rsidRPr="002C22B5">
        <w:rPr>
          <w:rFonts w:ascii="Times New Roman" w:hAnsi="Times New Roman" w:cs="Times New Roman"/>
        </w:rPr>
        <w:t>removed</w:t>
      </w:r>
      <w:r w:rsidRPr="002C22B5">
        <w:rPr>
          <w:rFonts w:ascii="Times New Roman" w:hAnsi="Times New Roman" w:cs="Times New Roman"/>
        </w:rPr>
        <w:t xml:space="preserve"> from </w:t>
      </w:r>
      <w:r w:rsidR="007C140E" w:rsidRPr="002C22B5">
        <w:rPr>
          <w:rFonts w:ascii="Times New Roman" w:hAnsi="Times New Roman" w:cs="Times New Roman"/>
        </w:rPr>
        <w:t xml:space="preserve">the </w:t>
      </w:r>
      <w:r w:rsidRPr="002C22B5">
        <w:rPr>
          <w:rFonts w:ascii="Times New Roman" w:hAnsi="Times New Roman" w:cs="Times New Roman"/>
        </w:rPr>
        <w:t>pots</w:t>
      </w:r>
      <w:r w:rsidR="007C140E" w:rsidRPr="002C22B5">
        <w:rPr>
          <w:rFonts w:ascii="Times New Roman" w:hAnsi="Times New Roman" w:cs="Times New Roman"/>
        </w:rPr>
        <w:t>,</w:t>
      </w:r>
      <w:r w:rsidRPr="002C22B5">
        <w:rPr>
          <w:rFonts w:ascii="Times New Roman" w:hAnsi="Times New Roman" w:cs="Times New Roman"/>
        </w:rPr>
        <w:t xml:space="preserve"> and </w:t>
      </w:r>
      <w:r w:rsidR="007C140E" w:rsidRPr="002C22B5">
        <w:rPr>
          <w:rFonts w:ascii="Times New Roman" w:hAnsi="Times New Roman" w:cs="Times New Roman"/>
        </w:rPr>
        <w:t xml:space="preserve">loosely </w:t>
      </w:r>
      <w:r w:rsidRPr="002C22B5">
        <w:rPr>
          <w:rFonts w:ascii="Times New Roman" w:hAnsi="Times New Roman" w:cs="Times New Roman"/>
        </w:rPr>
        <w:t xml:space="preserve">adhering soil was </w:t>
      </w:r>
      <w:r w:rsidR="007C140E" w:rsidRPr="002C22B5">
        <w:rPr>
          <w:rFonts w:ascii="Times New Roman" w:hAnsi="Times New Roman" w:cs="Times New Roman"/>
        </w:rPr>
        <w:t xml:space="preserve">manually </w:t>
      </w:r>
      <w:r w:rsidRPr="002C22B5">
        <w:rPr>
          <w:rFonts w:ascii="Times New Roman" w:hAnsi="Times New Roman" w:cs="Times New Roman"/>
        </w:rPr>
        <w:t xml:space="preserve">removed. Shoots and roots were </w:t>
      </w:r>
      <w:proofErr w:type="gramStart"/>
      <w:r w:rsidRPr="002C22B5">
        <w:rPr>
          <w:rFonts w:ascii="Times New Roman" w:hAnsi="Times New Roman" w:cs="Times New Roman"/>
        </w:rPr>
        <w:t>separated, and</w:t>
      </w:r>
      <w:proofErr w:type="gramEnd"/>
      <w:r w:rsidRPr="002C22B5">
        <w:rPr>
          <w:rFonts w:ascii="Times New Roman" w:hAnsi="Times New Roman" w:cs="Times New Roman"/>
        </w:rPr>
        <w:t xml:space="preserve"> shoot fresh</w:t>
      </w:r>
      <w:r w:rsidR="00C04304" w:rsidRPr="002C22B5">
        <w:rPr>
          <w:rFonts w:ascii="Times New Roman" w:hAnsi="Times New Roman" w:cs="Times New Roman"/>
        </w:rPr>
        <w:t xml:space="preserve"> </w:t>
      </w:r>
      <w:r w:rsidRPr="002C22B5">
        <w:rPr>
          <w:rFonts w:ascii="Times New Roman" w:hAnsi="Times New Roman" w:cs="Times New Roman"/>
        </w:rPr>
        <w:t xml:space="preserve">weight </w:t>
      </w:r>
      <w:r w:rsidR="007C140E" w:rsidRPr="002C22B5">
        <w:rPr>
          <w:rFonts w:ascii="Times New Roman" w:hAnsi="Times New Roman" w:cs="Times New Roman"/>
        </w:rPr>
        <w:t>was</w:t>
      </w:r>
      <w:r w:rsidRPr="002C22B5">
        <w:rPr>
          <w:rFonts w:ascii="Times New Roman" w:hAnsi="Times New Roman" w:cs="Times New Roman"/>
        </w:rPr>
        <w:t xml:space="preserve"> </w:t>
      </w:r>
      <w:r w:rsidR="00A30578" w:rsidRPr="002C22B5">
        <w:rPr>
          <w:rFonts w:ascii="Times New Roman" w:hAnsi="Times New Roman" w:cs="Times New Roman"/>
        </w:rPr>
        <w:t>recorded</w:t>
      </w:r>
      <w:r w:rsidRPr="002C22B5">
        <w:rPr>
          <w:rFonts w:ascii="Times New Roman" w:hAnsi="Times New Roman" w:cs="Times New Roman"/>
        </w:rPr>
        <w:t xml:space="preserve">. </w:t>
      </w:r>
      <w:r w:rsidR="00A30578" w:rsidRPr="002C22B5">
        <w:rPr>
          <w:rFonts w:ascii="Times New Roman" w:hAnsi="Times New Roman" w:cs="Times New Roman"/>
        </w:rPr>
        <w:t xml:space="preserve">Roots from plants belonging to one biological replicate were pooled </w:t>
      </w:r>
      <w:r w:rsidRPr="002C22B5">
        <w:rPr>
          <w:rFonts w:ascii="Times New Roman" w:hAnsi="Times New Roman" w:cs="Times New Roman"/>
        </w:rPr>
        <w:t xml:space="preserve">and washed five times in sterile </w:t>
      </w:r>
      <w:proofErr w:type="spellStart"/>
      <w:r w:rsidRPr="002C22B5">
        <w:rPr>
          <w:rFonts w:ascii="Times New Roman" w:hAnsi="Times New Roman" w:cs="Times New Roman"/>
        </w:rPr>
        <w:t>milliQ</w:t>
      </w:r>
      <w:proofErr w:type="spellEnd"/>
      <w:r w:rsidRPr="002C22B5">
        <w:rPr>
          <w:rFonts w:ascii="Times New Roman" w:hAnsi="Times New Roman" w:cs="Times New Roman"/>
        </w:rPr>
        <w:t xml:space="preserve"> water by vigorous manual shaking for 30</w:t>
      </w:r>
      <w:r w:rsidR="00CF4621" w:rsidRPr="002C22B5">
        <w:rPr>
          <w:rFonts w:ascii="Times New Roman" w:hAnsi="Times New Roman" w:cs="Times New Roman"/>
        </w:rPr>
        <w:t>sec</w:t>
      </w:r>
      <w:r w:rsidRPr="002C22B5">
        <w:rPr>
          <w:rFonts w:ascii="Times New Roman" w:hAnsi="Times New Roman" w:cs="Times New Roman"/>
        </w:rPr>
        <w:t xml:space="preserve">. ‘Rhizosphere’ samples were </w:t>
      </w:r>
      <w:r w:rsidR="00A30578" w:rsidRPr="002C22B5">
        <w:rPr>
          <w:rFonts w:ascii="Times New Roman" w:hAnsi="Times New Roman" w:cs="Times New Roman"/>
        </w:rPr>
        <w:t>obtained</w:t>
      </w:r>
      <w:r w:rsidRPr="002C22B5">
        <w:rPr>
          <w:rFonts w:ascii="Times New Roman" w:hAnsi="Times New Roman" w:cs="Times New Roman"/>
        </w:rPr>
        <w:t xml:space="preserve"> from pellets </w:t>
      </w:r>
      <w:r w:rsidR="00A30578" w:rsidRPr="002C22B5">
        <w:rPr>
          <w:rFonts w:ascii="Times New Roman" w:hAnsi="Times New Roman" w:cs="Times New Roman"/>
        </w:rPr>
        <w:t>collected after</w:t>
      </w:r>
      <w:r w:rsidRPr="002C22B5">
        <w:rPr>
          <w:rFonts w:ascii="Times New Roman" w:hAnsi="Times New Roman" w:cs="Times New Roman"/>
        </w:rPr>
        <w:t xml:space="preserve"> centrifugation of the first wash solution (15min at 4,000 x </w:t>
      </w:r>
      <w:r w:rsidRPr="002C22B5">
        <w:rPr>
          <w:rFonts w:ascii="Times New Roman" w:hAnsi="Times New Roman" w:cs="Times New Roman"/>
          <w:i/>
          <w:iCs/>
        </w:rPr>
        <w:t>g</w:t>
      </w:r>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Pr="002C22B5">
        <w:rPr>
          <w:rFonts w:ascii="Times New Roman" w:hAnsi="Times New Roman" w:cs="Times New Roman"/>
        </w:rPr>
        <w:t>wild-type</w:t>
      </w:r>
      <w:r w:rsidR="00A30578" w:rsidRPr="002C22B5">
        <w:rPr>
          <w:rFonts w:ascii="Times New Roman" w:hAnsi="Times New Roman" w:cs="Times New Roman"/>
        </w:rPr>
        <w:t xml:space="preserve"> plants</w:t>
      </w:r>
      <w:r w:rsidRPr="002C22B5">
        <w:rPr>
          <w:rFonts w:ascii="Times New Roman" w:hAnsi="Times New Roman" w:cs="Times New Roman"/>
        </w:rPr>
        <w:t xml:space="preserve">, nodules were </w:t>
      </w:r>
      <w:r w:rsidR="00A30578" w:rsidRPr="002C22B5">
        <w:rPr>
          <w:rFonts w:ascii="Times New Roman" w:hAnsi="Times New Roman" w:cs="Times New Roman"/>
        </w:rPr>
        <w:t>excised</w:t>
      </w:r>
      <w:r w:rsidRPr="002C22B5">
        <w:rPr>
          <w:rFonts w:ascii="Times New Roman" w:hAnsi="Times New Roman" w:cs="Times New Roman"/>
        </w:rPr>
        <w:t xml:space="preserve"> using scalpels and collected as </w:t>
      </w:r>
      <w:r w:rsidR="00A30578" w:rsidRPr="002C22B5">
        <w:rPr>
          <w:rFonts w:ascii="Times New Roman" w:hAnsi="Times New Roman" w:cs="Times New Roman"/>
        </w:rPr>
        <w:t xml:space="preserve">separate </w:t>
      </w:r>
      <w:r w:rsidRPr="002C22B5">
        <w:rPr>
          <w:rFonts w:ascii="Times New Roman" w:hAnsi="Times New Roman" w:cs="Times New Roman"/>
        </w:rPr>
        <w:t>‘</w:t>
      </w:r>
      <w:r w:rsidR="000B42BB" w:rsidRPr="002C22B5">
        <w:rPr>
          <w:rFonts w:ascii="Times New Roman" w:hAnsi="Times New Roman" w:cs="Times New Roman"/>
        </w:rPr>
        <w:t>nodule</w:t>
      </w:r>
      <w:r w:rsidRPr="002C22B5">
        <w:rPr>
          <w:rFonts w:ascii="Times New Roman" w:hAnsi="Times New Roman" w:cs="Times New Roman"/>
        </w:rPr>
        <w:t>’ fraction. Roots were</w:t>
      </w:r>
      <w:r w:rsidR="00A30578" w:rsidRPr="002C22B5">
        <w:rPr>
          <w:rFonts w:ascii="Times New Roman" w:hAnsi="Times New Roman" w:cs="Times New Roman"/>
        </w:rPr>
        <w:t xml:space="preserve"> blotted dry</w:t>
      </w:r>
      <w:r w:rsidRPr="002C22B5">
        <w:rPr>
          <w:rFonts w:ascii="Times New Roman" w:hAnsi="Times New Roman" w:cs="Times New Roman"/>
        </w:rPr>
        <w:t xml:space="preserve"> using sterile filter paper, cut in</w:t>
      </w:r>
      <w:r w:rsidR="00A30578" w:rsidRPr="002C22B5">
        <w:rPr>
          <w:rFonts w:ascii="Times New Roman" w:hAnsi="Times New Roman" w:cs="Times New Roman"/>
        </w:rPr>
        <w:t>to</w:t>
      </w:r>
      <w:r w:rsidRPr="002C22B5">
        <w:rPr>
          <w:rFonts w:ascii="Times New Roman" w:hAnsi="Times New Roman" w:cs="Times New Roman"/>
        </w:rPr>
        <w:t xml:space="preserve"> 1cm pieces</w:t>
      </w:r>
      <w:r w:rsidR="00A30578" w:rsidRPr="002C22B5">
        <w:rPr>
          <w:rFonts w:ascii="Times New Roman" w:hAnsi="Times New Roman" w:cs="Times New Roman"/>
        </w:rPr>
        <w:t>,</w:t>
      </w:r>
      <w:r w:rsidRPr="002C22B5">
        <w:rPr>
          <w:rFonts w:ascii="Times New Roman" w:hAnsi="Times New Roman" w:cs="Times New Roman"/>
        </w:rPr>
        <w:t xml:space="preserve"> and collected as</w:t>
      </w:r>
      <w:r w:rsidR="00A30578" w:rsidRPr="002C22B5">
        <w:rPr>
          <w:rFonts w:ascii="Times New Roman" w:hAnsi="Times New Roman" w:cs="Times New Roman"/>
        </w:rPr>
        <w:t xml:space="preserve"> the</w:t>
      </w:r>
      <w:r w:rsidRPr="002C22B5">
        <w:rPr>
          <w:rFonts w:ascii="Times New Roman" w:hAnsi="Times New Roman" w:cs="Times New Roman"/>
        </w:rPr>
        <w:t xml:space="preserve"> ‘</w:t>
      </w:r>
      <w:r w:rsidR="000B42BB" w:rsidRPr="002C22B5">
        <w:rPr>
          <w:rFonts w:ascii="Times New Roman" w:hAnsi="Times New Roman" w:cs="Times New Roman"/>
        </w:rPr>
        <w:t>root’</w:t>
      </w:r>
      <w:r w:rsidRPr="002C22B5">
        <w:rPr>
          <w:rFonts w:ascii="Times New Roman" w:hAnsi="Times New Roman" w:cs="Times New Roman"/>
        </w:rPr>
        <w:t xml:space="preserve"> fraction. </w:t>
      </w:r>
      <w:r w:rsidR="00A30578" w:rsidRPr="002C22B5">
        <w:rPr>
          <w:rFonts w:ascii="Times New Roman" w:hAnsi="Times New Roman" w:cs="Times New Roman"/>
        </w:rPr>
        <w:t>B</w:t>
      </w:r>
      <w:r w:rsidRPr="002C22B5">
        <w:rPr>
          <w:rFonts w:ascii="Times New Roman" w:hAnsi="Times New Roman" w:cs="Times New Roman"/>
        </w:rPr>
        <w:t xml:space="preserve">ulk soil samples were </w:t>
      </w:r>
      <w:r w:rsidR="00A30578" w:rsidRPr="002C22B5">
        <w:rPr>
          <w:rFonts w:ascii="Times New Roman" w:hAnsi="Times New Roman" w:cs="Times New Roman"/>
        </w:rPr>
        <w:t>obtained</w:t>
      </w:r>
      <w:r w:rsidRPr="002C22B5">
        <w:rPr>
          <w:rFonts w:ascii="Times New Roman" w:hAnsi="Times New Roman" w:cs="Times New Roman"/>
        </w:rPr>
        <w:t xml:space="preserve"> from unplanted pots</w:t>
      </w:r>
      <w:r w:rsidR="006463FD" w:rsidRPr="002C22B5">
        <w:rPr>
          <w:rFonts w:ascii="Times New Roman" w:hAnsi="Times New Roman" w:cs="Times New Roman"/>
        </w:rPr>
        <w:t xml:space="preserve">. </w:t>
      </w:r>
      <w:r w:rsidRPr="002C22B5">
        <w:rPr>
          <w:rFonts w:ascii="Times New Roman" w:hAnsi="Times New Roman" w:cs="Times New Roman"/>
          <w:i/>
          <w:iCs/>
        </w:rPr>
        <w:t xml:space="preserve">Lotus </w:t>
      </w:r>
      <w:r w:rsidR="000B42BB" w:rsidRPr="002C22B5">
        <w:rPr>
          <w:rFonts w:ascii="Times New Roman" w:hAnsi="Times New Roman" w:cs="Times New Roman"/>
        </w:rPr>
        <w:t>root</w:t>
      </w:r>
      <w:r w:rsidRPr="002C22B5">
        <w:rPr>
          <w:rFonts w:ascii="Times New Roman" w:hAnsi="Times New Roman" w:cs="Times New Roman"/>
        </w:rPr>
        <w:t xml:space="preserve"> samples were stored in sterile 15ml tubes</w:t>
      </w:r>
      <w:r w:rsidR="00A30578" w:rsidRPr="002C22B5">
        <w:rPr>
          <w:rFonts w:ascii="Times New Roman" w:hAnsi="Times New Roman" w:cs="Times New Roman"/>
        </w:rPr>
        <w:t xml:space="preserve"> and </w:t>
      </w:r>
      <w:r w:rsidR="006463FD" w:rsidRPr="002C22B5">
        <w:rPr>
          <w:rFonts w:ascii="Times New Roman" w:hAnsi="Times New Roman" w:cs="Times New Roman"/>
          <w:i/>
          <w:iCs/>
        </w:rPr>
        <w:t>Hordeum</w:t>
      </w:r>
      <w:r w:rsidRPr="002C22B5">
        <w:rPr>
          <w:rFonts w:ascii="Times New Roman" w:hAnsi="Times New Roman" w:cs="Times New Roman"/>
        </w:rPr>
        <w:t xml:space="preserve"> root</w:t>
      </w:r>
      <w:r w:rsidR="00A30578" w:rsidRPr="002C22B5">
        <w:rPr>
          <w:rFonts w:ascii="Times New Roman" w:hAnsi="Times New Roman" w:cs="Times New Roman"/>
        </w:rPr>
        <w:t xml:space="preserve"> samples </w:t>
      </w:r>
      <w:r w:rsidRPr="002C22B5">
        <w:rPr>
          <w:rFonts w:ascii="Times New Roman" w:hAnsi="Times New Roman" w:cs="Times New Roman"/>
        </w:rPr>
        <w:t xml:space="preserve">in 15ml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tubes containing </w:t>
      </w:r>
      <w:r w:rsidR="00A30578" w:rsidRPr="002C22B5">
        <w:rPr>
          <w:rFonts w:ascii="Times New Roman" w:hAnsi="Times New Roman" w:cs="Times New Roman"/>
        </w:rPr>
        <w:t>a single</w:t>
      </w:r>
      <w:r w:rsidRPr="002C22B5">
        <w:rPr>
          <w:rFonts w:ascii="Times New Roman" w:hAnsi="Times New Roman" w:cs="Times New Roman"/>
        </w:rPr>
        <w:t xml:space="preserve"> 1x1cm ceramic bead. </w:t>
      </w:r>
      <w:r w:rsidR="00A30578" w:rsidRPr="002C22B5">
        <w:rPr>
          <w:rFonts w:ascii="Times New Roman" w:hAnsi="Times New Roman" w:cs="Times New Roman"/>
        </w:rPr>
        <w:t>R</w:t>
      </w:r>
      <w:r w:rsidRPr="002C22B5">
        <w:rPr>
          <w:rFonts w:ascii="Times New Roman" w:hAnsi="Times New Roman" w:cs="Times New Roman"/>
        </w:rPr>
        <w:t xml:space="preserve">hizosphere and bulk </w:t>
      </w:r>
      <w:r w:rsidR="00A30578" w:rsidRPr="002C22B5">
        <w:rPr>
          <w:rFonts w:ascii="Times New Roman" w:hAnsi="Times New Roman" w:cs="Times New Roman"/>
        </w:rPr>
        <w:t xml:space="preserve">soil </w:t>
      </w:r>
      <w:r w:rsidRPr="002C22B5">
        <w:rPr>
          <w:rFonts w:ascii="Times New Roman" w:hAnsi="Times New Roman" w:cs="Times New Roman"/>
        </w:rPr>
        <w:t xml:space="preserve">samples were transferred to tubes of </w:t>
      </w:r>
      <w:proofErr w:type="spellStart"/>
      <w:r w:rsidR="00A30578" w:rsidRPr="002C22B5">
        <w:rPr>
          <w:rFonts w:ascii="Times New Roman" w:hAnsi="Times New Roman" w:cs="Times New Roman"/>
        </w:rPr>
        <w:t>of</w:t>
      </w:r>
      <w:proofErr w:type="spellEnd"/>
      <w:r w:rsidR="00A30578" w:rsidRPr="002C22B5">
        <w:rPr>
          <w:rFonts w:ascii="Times New Roman" w:hAnsi="Times New Roman" w:cs="Times New Roman"/>
        </w:rPr>
        <w:t xml:space="preserve"> the </w:t>
      </w:r>
      <w:r w:rsidRPr="002C22B5">
        <w:rPr>
          <w:rFonts w:ascii="Times New Roman" w:hAnsi="Times New Roman" w:cs="Times New Roman"/>
        </w:rPr>
        <w:t>Fast DNA Spin Kit for Soil (MP Biomedicals), snap-frozen in liquid nitrogen</w:t>
      </w:r>
      <w:r w:rsidR="00A30578" w:rsidRPr="002C22B5">
        <w:rPr>
          <w:rFonts w:ascii="Times New Roman" w:hAnsi="Times New Roman" w:cs="Times New Roman"/>
        </w:rPr>
        <w:t>,</w:t>
      </w:r>
      <w:r w:rsidRPr="002C22B5">
        <w:rPr>
          <w:rFonts w:ascii="Times New Roman" w:hAnsi="Times New Roman" w:cs="Times New Roman"/>
        </w:rPr>
        <w:t xml:space="preserve"> and stored at -</w:t>
      </w:r>
      <w:r w:rsidR="00B937AF" w:rsidRPr="002C22B5">
        <w:rPr>
          <w:rFonts w:ascii="Times New Roman" w:hAnsi="Times New Roman" w:cs="Times New Roman"/>
        </w:rPr>
        <w:t>7</w:t>
      </w:r>
      <w:r w:rsidRPr="002C22B5">
        <w:rPr>
          <w:rFonts w:ascii="Times New Roman" w:hAnsi="Times New Roman" w:cs="Times New Roman"/>
        </w:rPr>
        <w:t xml:space="preserve">0°C until further processing. </w:t>
      </w:r>
    </w:p>
    <w:p w14:paraId="571D93EE" w14:textId="4EB37C7F" w:rsidR="0077294F" w:rsidRDefault="00F729C5" w:rsidP="00DB2FCC">
      <w:pPr>
        <w:spacing w:line="276" w:lineRule="auto"/>
        <w:jc w:val="both"/>
        <w:rPr>
          <w:rFonts w:ascii="Times New Roman" w:hAnsi="Times New Roman" w:cs="Times New Roman"/>
        </w:rPr>
      </w:pPr>
      <w:r w:rsidRPr="002C22B5">
        <w:rPr>
          <w:rFonts w:ascii="Times New Roman" w:hAnsi="Times New Roman" w:cs="Times New Roman"/>
          <w:i/>
          <w:iCs/>
        </w:rPr>
        <w:t xml:space="preserve">Lotus </w:t>
      </w:r>
      <w:r w:rsidRPr="002C22B5">
        <w:rPr>
          <w:rFonts w:ascii="Times New Roman" w:hAnsi="Times New Roman" w:cs="Times New Roman"/>
        </w:rPr>
        <w:t xml:space="preserve">root samples were homogenised by </w:t>
      </w:r>
      <w:proofErr w:type="spellStart"/>
      <w:r w:rsidRPr="002C22B5">
        <w:rPr>
          <w:rFonts w:ascii="Times New Roman" w:hAnsi="Times New Roman" w:cs="Times New Roman"/>
        </w:rPr>
        <w:t>vortexing</w:t>
      </w:r>
      <w:proofErr w:type="spellEnd"/>
      <w:r w:rsidRPr="002C22B5">
        <w:rPr>
          <w:rFonts w:ascii="Times New Roman" w:hAnsi="Times New Roman" w:cs="Times New Roman"/>
        </w:rPr>
        <w:t xml:space="preserve"> until </w:t>
      </w:r>
      <w:r w:rsidR="00A30578" w:rsidRPr="002C22B5">
        <w:rPr>
          <w:rFonts w:ascii="Times New Roman" w:hAnsi="Times New Roman" w:cs="Times New Roman"/>
        </w:rPr>
        <w:t xml:space="preserve">a fine </w:t>
      </w:r>
      <w:r w:rsidRPr="002C22B5">
        <w:rPr>
          <w:rFonts w:ascii="Times New Roman" w:hAnsi="Times New Roman" w:cs="Times New Roman"/>
        </w:rPr>
        <w:t xml:space="preserve">powder was obtained. </w:t>
      </w:r>
      <w:r w:rsidR="00B937AF" w:rsidRPr="002C22B5">
        <w:rPr>
          <w:rFonts w:ascii="Times New Roman" w:hAnsi="Times New Roman" w:cs="Times New Roman"/>
          <w:i/>
          <w:iCs/>
        </w:rPr>
        <w:t>Hordeum</w:t>
      </w:r>
      <w:r w:rsidRPr="002C22B5">
        <w:rPr>
          <w:rFonts w:ascii="Times New Roman" w:hAnsi="Times New Roman" w:cs="Times New Roman"/>
        </w:rPr>
        <w:t xml:space="preserve"> roots were homogenised using a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Homogeniser (Bertin Technologies) for 30sec at 6200rpm</w:t>
      </w:r>
      <w:r w:rsidR="00A30578" w:rsidRPr="002C22B5">
        <w:rPr>
          <w:rFonts w:ascii="Times New Roman" w:hAnsi="Times New Roman" w:cs="Times New Roman"/>
        </w:rPr>
        <w:t>,</w:t>
      </w:r>
      <w:r w:rsidRPr="002C22B5">
        <w:rPr>
          <w:rFonts w:ascii="Times New Roman" w:hAnsi="Times New Roman" w:cs="Times New Roman"/>
        </w:rPr>
        <w:t xml:space="preserve"> repeated if </w:t>
      </w:r>
      <w:r w:rsidR="00A30578" w:rsidRPr="002C22B5">
        <w:rPr>
          <w:rFonts w:ascii="Times New Roman" w:hAnsi="Times New Roman" w:cs="Times New Roman"/>
        </w:rPr>
        <w:t>necessary</w:t>
      </w:r>
      <w:r w:rsidRPr="002C22B5">
        <w:rPr>
          <w:rFonts w:ascii="Times New Roman" w:hAnsi="Times New Roman" w:cs="Times New Roman"/>
        </w:rPr>
        <w:t xml:space="preserve">. A subset of </w:t>
      </w:r>
      <w:r w:rsidR="00A30578" w:rsidRPr="002C22B5">
        <w:rPr>
          <w:rFonts w:ascii="Times New Roman" w:hAnsi="Times New Roman" w:cs="Times New Roman"/>
        </w:rPr>
        <w:t>homogenised</w:t>
      </w:r>
      <w:r w:rsidRPr="002C22B5">
        <w:rPr>
          <w:rFonts w:ascii="Times New Roman" w:hAnsi="Times New Roman" w:cs="Times New Roman"/>
        </w:rPr>
        <w:t xml:space="preserve"> root </w:t>
      </w:r>
      <w:r w:rsidR="00A30578" w:rsidRPr="002C22B5">
        <w:rPr>
          <w:rFonts w:ascii="Times New Roman" w:hAnsi="Times New Roman" w:cs="Times New Roman"/>
        </w:rPr>
        <w:t>material</w:t>
      </w:r>
      <w:r w:rsidRPr="002C22B5">
        <w:rPr>
          <w:rFonts w:ascii="Times New Roman" w:hAnsi="Times New Roman" w:cs="Times New Roman"/>
        </w:rPr>
        <w:t xml:space="preserve"> was transferred to Fast DNA Spin Kit </w:t>
      </w:r>
      <w:r w:rsidR="00A30578" w:rsidRPr="002C22B5">
        <w:rPr>
          <w:rFonts w:ascii="Times New Roman" w:hAnsi="Times New Roman" w:cs="Times New Roman"/>
        </w:rPr>
        <w:t>for Soil tubes</w:t>
      </w:r>
      <w:r w:rsidRPr="002C22B5">
        <w:rPr>
          <w:rFonts w:ascii="Times New Roman" w:hAnsi="Times New Roman" w:cs="Times New Roman"/>
        </w:rPr>
        <w:t xml:space="preserve"> (MP Biomedicals)</w:t>
      </w:r>
      <w:r w:rsidR="00A30578" w:rsidRPr="002C22B5">
        <w:rPr>
          <w:rFonts w:ascii="Times New Roman" w:hAnsi="Times New Roman" w:cs="Times New Roman"/>
        </w:rPr>
        <w:t>,</w:t>
      </w:r>
      <w:r w:rsidRPr="002C22B5">
        <w:rPr>
          <w:rFonts w:ascii="Times New Roman" w:hAnsi="Times New Roman" w:cs="Times New Roman"/>
        </w:rPr>
        <w:t xml:space="preserve"> and DNA was extracted according to the manufacturer’s protocol. DNA concentrations were </w:t>
      </w:r>
      <w:r w:rsidR="00A30578" w:rsidRPr="002C22B5">
        <w:rPr>
          <w:rFonts w:ascii="Times New Roman" w:hAnsi="Times New Roman" w:cs="Times New Roman"/>
        </w:rPr>
        <w:t>determined</w:t>
      </w:r>
      <w:r w:rsidRPr="002C22B5">
        <w:rPr>
          <w:rFonts w:ascii="Times New Roman" w:hAnsi="Times New Roman" w:cs="Times New Roman"/>
        </w:rPr>
        <w:t xml:space="preserve"> using Quant-</w:t>
      </w:r>
      <w:proofErr w:type="spellStart"/>
      <w:r w:rsidRPr="002C22B5">
        <w:rPr>
          <w:rFonts w:ascii="Times New Roman" w:hAnsi="Times New Roman" w:cs="Times New Roman"/>
        </w:rPr>
        <w:t>iT</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PicoGreen</w:t>
      </w:r>
      <w:proofErr w:type="spellEnd"/>
      <w:r w:rsidRPr="002C22B5">
        <w:rPr>
          <w:rFonts w:ascii="Times New Roman" w:hAnsi="Times New Roman" w:cs="Times New Roman"/>
        </w:rPr>
        <w:t xml:space="preserve"> </w:t>
      </w:r>
      <w:r w:rsidR="00A30578" w:rsidRPr="002C22B5">
        <w:rPr>
          <w:rFonts w:ascii="Times New Roman" w:hAnsi="Times New Roman" w:cs="Times New Roman"/>
        </w:rPr>
        <w:t>ds</w:t>
      </w:r>
      <w:r w:rsidRPr="002C22B5">
        <w:rPr>
          <w:rFonts w:ascii="Times New Roman" w:hAnsi="Times New Roman" w:cs="Times New Roman"/>
        </w:rPr>
        <w:t>DNA assay kit (Life Technologies) and adjusted to 3.5ng/</w:t>
      </w:r>
      <w:proofErr w:type="spellStart"/>
      <w:r w:rsidRPr="002C22B5">
        <w:rPr>
          <w:rFonts w:ascii="Times New Roman" w:hAnsi="Times New Roman" w:cs="Times New Roman"/>
        </w:rPr>
        <w:t>μl</w:t>
      </w:r>
      <w:proofErr w:type="spellEnd"/>
      <w:r w:rsidRPr="002C22B5">
        <w:rPr>
          <w:rFonts w:ascii="Times New Roman" w:hAnsi="Times New Roman" w:cs="Times New Roman"/>
        </w:rPr>
        <w:t>. Library preparation and sequencing w</w:t>
      </w:r>
      <w:r w:rsidR="00A30578" w:rsidRPr="002C22B5">
        <w:rPr>
          <w:rFonts w:ascii="Times New Roman" w:hAnsi="Times New Roman" w:cs="Times New Roman"/>
        </w:rPr>
        <w:t>ere</w:t>
      </w:r>
      <w:r w:rsidRPr="002C22B5">
        <w:rPr>
          <w:rFonts w:ascii="Times New Roman" w:hAnsi="Times New Roman" w:cs="Times New Roman"/>
        </w:rPr>
        <w:t xml:space="preserve"> </w:t>
      </w:r>
      <w:r w:rsidR="00A30578" w:rsidRPr="002C22B5">
        <w:rPr>
          <w:rFonts w:ascii="Times New Roman" w:hAnsi="Times New Roman" w:cs="Times New Roman"/>
        </w:rPr>
        <w:t>performed</w:t>
      </w:r>
      <w:r w:rsidRPr="002C22B5">
        <w:rPr>
          <w:rFonts w:ascii="Times New Roman" w:hAnsi="Times New Roman" w:cs="Times New Roman"/>
        </w:rPr>
        <w:t xml:space="preserve"> separately for </w:t>
      </w:r>
      <w:r w:rsidRPr="002C22B5">
        <w:rPr>
          <w:rFonts w:ascii="Times New Roman" w:hAnsi="Times New Roman" w:cs="Times New Roman"/>
          <w:i/>
          <w:iCs/>
        </w:rPr>
        <w:t xml:space="preserve">Lotus </w:t>
      </w:r>
      <w:r w:rsidRPr="002C22B5">
        <w:rPr>
          <w:rFonts w:ascii="Times New Roman" w:hAnsi="Times New Roman" w:cs="Times New Roman"/>
        </w:rPr>
        <w:t xml:space="preserve">and </w:t>
      </w:r>
      <w:r w:rsidR="006463FD" w:rsidRPr="002C22B5">
        <w:rPr>
          <w:rFonts w:ascii="Times New Roman" w:hAnsi="Times New Roman" w:cs="Times New Roman"/>
          <w:i/>
          <w:iCs/>
        </w:rPr>
        <w:t>Hordeum</w:t>
      </w:r>
      <w:r w:rsidRPr="002C22B5">
        <w:rPr>
          <w:rFonts w:ascii="Times New Roman" w:hAnsi="Times New Roman" w:cs="Times New Roman"/>
        </w:rPr>
        <w:t xml:space="preserve"> samples. Primers </w:t>
      </w:r>
      <w:r w:rsidR="00A30578" w:rsidRPr="002C22B5">
        <w:rPr>
          <w:rFonts w:ascii="Times New Roman" w:hAnsi="Times New Roman" w:cs="Times New Roman"/>
        </w:rPr>
        <w:t>targeting</w:t>
      </w:r>
      <w:r w:rsidRPr="002C22B5">
        <w:rPr>
          <w:rFonts w:ascii="Times New Roman" w:hAnsi="Times New Roman" w:cs="Times New Roman"/>
        </w:rPr>
        <w:t xml:space="preserve"> the V5</w:t>
      </w:r>
      <w:r w:rsidR="008578A3" w:rsidRPr="002C22B5">
        <w:rPr>
          <w:rFonts w:ascii="Times New Roman" w:hAnsi="Times New Roman" w:cs="Times New Roman"/>
          <w:b/>
          <w:bCs/>
        </w:rPr>
        <w:t>-</w:t>
      </w:r>
      <w:r w:rsidRPr="002C22B5">
        <w:rPr>
          <w:rFonts w:ascii="Times New Roman" w:hAnsi="Times New Roman" w:cs="Times New Roman"/>
        </w:rPr>
        <w:t xml:space="preserve">V7 region of </w:t>
      </w:r>
      <w:r w:rsidR="008763EA" w:rsidRPr="002C22B5">
        <w:rPr>
          <w:rFonts w:ascii="Times New Roman" w:hAnsi="Times New Roman" w:cs="Times New Roman"/>
        </w:rPr>
        <w:t xml:space="preserve">the </w:t>
      </w:r>
      <w:r w:rsidRPr="002C22B5">
        <w:rPr>
          <w:rFonts w:ascii="Times New Roman" w:hAnsi="Times New Roman" w:cs="Times New Roman"/>
        </w:rPr>
        <w:t>bacterial 16S rRNA gene (</w:t>
      </w:r>
      <w:r w:rsidR="008763EA" w:rsidRPr="002C22B5">
        <w:rPr>
          <w:rFonts w:ascii="Times New Roman" w:hAnsi="Times New Roman" w:cs="Times New Roman"/>
          <w:i/>
          <w:iCs/>
        </w:rPr>
        <w:t>Lotus</w:t>
      </w:r>
      <w:r w:rsidR="008763EA" w:rsidRPr="002C22B5">
        <w:rPr>
          <w:rFonts w:ascii="Times New Roman" w:hAnsi="Times New Roman" w:cs="Times New Roman"/>
        </w:rPr>
        <w:t xml:space="preserve"> library: 799F AACMGGATTAGATACCCKG, 1192R ACGTCATCCCCACCTTCC; </w:t>
      </w:r>
      <w:r w:rsidR="006463FD" w:rsidRPr="002C22B5">
        <w:rPr>
          <w:rFonts w:ascii="Times New Roman" w:hAnsi="Times New Roman" w:cs="Times New Roman"/>
          <w:i/>
          <w:iCs/>
        </w:rPr>
        <w:t>Hordeum</w:t>
      </w:r>
      <w:r w:rsidR="008763EA" w:rsidRPr="002C22B5">
        <w:rPr>
          <w:rFonts w:ascii="Times New Roman" w:hAnsi="Times New Roman" w:cs="Times New Roman"/>
        </w:rPr>
        <w:t xml:space="preserve"> library: </w:t>
      </w:r>
      <w:r w:rsidR="008763EA" w:rsidRPr="002C22B5">
        <w:rPr>
          <w:rFonts w:ascii="Times New Roman" w:hAnsi="Times New Roman" w:cs="Times New Roman"/>
          <w:color w:val="000000" w:themeColor="text1"/>
        </w:rPr>
        <w:lastRenderedPageBreak/>
        <w:t>799F TCGTCGGCAGCGTCAGATGTGTATAAGAGACAGAACMGGATTAGATACCCKG,</w:t>
      </w:r>
      <w:r w:rsidR="00F33887" w:rsidRPr="002C22B5">
        <w:rPr>
          <w:rFonts w:ascii="Times New Roman" w:hAnsi="Times New Roman" w:cs="Times New Roman"/>
          <w:color w:val="000000" w:themeColor="text1"/>
        </w:rPr>
        <w:t xml:space="preserve"> </w:t>
      </w:r>
      <w:r w:rsidR="008763EA" w:rsidRPr="002C22B5">
        <w:rPr>
          <w:rFonts w:ascii="Times New Roman" w:hAnsi="Times New Roman" w:cs="Times New Roman"/>
          <w:color w:val="000000" w:themeColor="text1"/>
        </w:rPr>
        <w:t>1192R</w:t>
      </w:r>
      <w:r w:rsidR="006463FD" w:rsidRPr="002C22B5">
        <w:rPr>
          <w:rFonts w:ascii="Times New Roman" w:hAnsi="Times New Roman" w:cs="Times New Roman"/>
          <w:color w:val="000000" w:themeColor="text1"/>
        </w:rPr>
        <w:t xml:space="preserve"> </w:t>
      </w:r>
      <w:r w:rsidR="008763EA" w:rsidRPr="002C22B5">
        <w:rPr>
          <w:rFonts w:ascii="Times New Roman" w:hAnsi="Times New Roman" w:cs="Times New Roman"/>
        </w:rPr>
        <w:t>GTCTCGTGGGCTCGGAGATG</w:t>
      </w:r>
      <w:r w:rsidR="00F33887" w:rsidRPr="002C22B5">
        <w:rPr>
          <w:rFonts w:ascii="Times New Roman" w:hAnsi="Times New Roman" w:cs="Times New Roman"/>
        </w:rPr>
        <w:t>-</w:t>
      </w:r>
      <w:r w:rsidR="008763EA" w:rsidRPr="002C22B5">
        <w:rPr>
          <w:rFonts w:ascii="Times New Roman" w:hAnsi="Times New Roman" w:cs="Times New Roman"/>
        </w:rPr>
        <w:t>TGTATAAGAGACAGACGTCATCCCCACCTTCC</w:t>
      </w:r>
      <w:r w:rsidRPr="002C22B5">
        <w:rPr>
          <w:rFonts w:ascii="Times New Roman" w:hAnsi="Times New Roman" w:cs="Times New Roman"/>
          <w:color w:val="000000" w:themeColor="text1"/>
        </w:rPr>
        <w:t xml:space="preserve">) were used in </w:t>
      </w:r>
      <w:r w:rsidRPr="002C22B5">
        <w:rPr>
          <w:rFonts w:ascii="Times New Roman" w:hAnsi="Times New Roman" w:cs="Times New Roman"/>
        </w:rPr>
        <w:t>a</w:t>
      </w:r>
      <w:r w:rsidR="00A30578" w:rsidRPr="002C22B5">
        <w:rPr>
          <w:rFonts w:ascii="Times New Roman" w:hAnsi="Times New Roman" w:cs="Times New Roman"/>
        </w:rPr>
        <w:t>n</w:t>
      </w:r>
      <w:r w:rsidRPr="002C22B5">
        <w:rPr>
          <w:rFonts w:ascii="Times New Roman" w:hAnsi="Times New Roman" w:cs="Times New Roman"/>
        </w:rPr>
        <w:t xml:space="preserve"> </w:t>
      </w:r>
      <w:r w:rsidR="00A30578" w:rsidRPr="002C22B5">
        <w:rPr>
          <w:rFonts w:ascii="Times New Roman" w:hAnsi="Times New Roman" w:cs="Times New Roman"/>
        </w:rPr>
        <w:t>initial</w:t>
      </w:r>
      <w:r w:rsidRPr="002C22B5">
        <w:rPr>
          <w:rFonts w:ascii="Times New Roman" w:hAnsi="Times New Roman" w:cs="Times New Roman"/>
        </w:rPr>
        <w:t xml:space="preserve"> PCR</w:t>
      </w:r>
      <w:r w:rsidR="00B37DE2" w:rsidRPr="002C22B5">
        <w:rPr>
          <w:rFonts w:ascii="Times New Roman" w:hAnsi="Times New Roman" w:cs="Times New Roman"/>
        </w:rPr>
        <w:t xml:space="preserve"> </w:t>
      </w:r>
      <w:r w:rsidR="00505569" w:rsidRPr="002C22B5">
        <w:rPr>
          <w:rFonts w:ascii="Times New Roman" w:hAnsi="Times New Roman" w:cs="Times New Roman"/>
        </w:rPr>
        <w:t>followed by a second PCR</w:t>
      </w:r>
      <w:r w:rsidR="00B37DE2" w:rsidRPr="002C22B5">
        <w:rPr>
          <w:rFonts w:ascii="Times New Roman" w:hAnsi="Times New Roman" w:cs="Times New Roman"/>
        </w:rPr>
        <w:t xml:space="preserve"> using unique barcoded primers with Illumina </w:t>
      </w:r>
      <w:proofErr w:type="spellStart"/>
      <w:r w:rsidR="00B37DE2" w:rsidRPr="002C22B5">
        <w:rPr>
          <w:rFonts w:ascii="Times New Roman" w:hAnsi="Times New Roman" w:cs="Times New Roman"/>
        </w:rPr>
        <w:t>MiSeq</w:t>
      </w:r>
      <w:proofErr w:type="spellEnd"/>
      <w:r w:rsidR="00B37DE2" w:rsidRPr="002C22B5">
        <w:rPr>
          <w:rFonts w:ascii="Times New Roman" w:hAnsi="Times New Roman" w:cs="Times New Roman"/>
        </w:rPr>
        <w:t xml:space="preserve"> </w:t>
      </w:r>
      <w:r w:rsidR="006463FD" w:rsidRPr="002C22B5">
        <w:rPr>
          <w:rFonts w:ascii="Times New Roman" w:hAnsi="Times New Roman" w:cs="Times New Roman"/>
        </w:rPr>
        <w:t>(</w:t>
      </w:r>
      <w:r w:rsidR="006463FD" w:rsidRPr="002C22B5">
        <w:rPr>
          <w:rFonts w:ascii="Times New Roman" w:hAnsi="Times New Roman" w:cs="Times New Roman"/>
          <w:i/>
          <w:iCs/>
        </w:rPr>
        <w:t>Lotus</w:t>
      </w:r>
      <w:r w:rsidR="006463FD" w:rsidRPr="002C22B5">
        <w:rPr>
          <w:rFonts w:ascii="Times New Roman" w:hAnsi="Times New Roman" w:cs="Times New Roman"/>
        </w:rPr>
        <w:t xml:space="preserve">) </w:t>
      </w:r>
      <w:r w:rsidR="00B37DE2" w:rsidRPr="002C22B5">
        <w:rPr>
          <w:rFonts w:ascii="Times New Roman" w:hAnsi="Times New Roman" w:cs="Times New Roman"/>
        </w:rPr>
        <w:t xml:space="preserve">or </w:t>
      </w:r>
      <w:proofErr w:type="spellStart"/>
      <w:r w:rsidR="00B37DE2" w:rsidRPr="002C22B5">
        <w:rPr>
          <w:rFonts w:ascii="Times New Roman" w:hAnsi="Times New Roman" w:cs="Times New Roman"/>
        </w:rPr>
        <w:t>NovaSeq</w:t>
      </w:r>
      <w:proofErr w:type="spellEnd"/>
      <w:r w:rsidR="006463FD" w:rsidRPr="002C22B5">
        <w:rPr>
          <w:rFonts w:ascii="Times New Roman" w:hAnsi="Times New Roman" w:cs="Times New Roman"/>
        </w:rPr>
        <w:t xml:space="preserve"> (</w:t>
      </w:r>
      <w:r w:rsidR="006463FD" w:rsidRPr="002C22B5">
        <w:rPr>
          <w:rFonts w:ascii="Times New Roman" w:hAnsi="Times New Roman" w:cs="Times New Roman"/>
          <w:i/>
          <w:iCs/>
        </w:rPr>
        <w:t>Hordeum</w:t>
      </w:r>
      <w:r w:rsidR="006463FD" w:rsidRPr="002C22B5">
        <w:rPr>
          <w:rFonts w:ascii="Times New Roman" w:hAnsi="Times New Roman" w:cs="Times New Roman"/>
        </w:rPr>
        <w:t>)</w:t>
      </w:r>
      <w:r w:rsidR="00B37DE2" w:rsidRPr="002C22B5">
        <w:rPr>
          <w:rFonts w:ascii="Times New Roman" w:hAnsi="Times New Roman" w:cs="Times New Roman"/>
        </w:rPr>
        <w:t xml:space="preserve"> adapters for individual samples</w:t>
      </w:r>
      <w:r w:rsidR="00505569" w:rsidRPr="002C22B5">
        <w:rPr>
          <w:rFonts w:ascii="Times New Roman" w:hAnsi="Times New Roman" w:cs="Times New Roman"/>
        </w:rPr>
        <w:t xml:space="preserve">. </w:t>
      </w:r>
      <w:r w:rsidR="00930285" w:rsidRPr="002C22B5">
        <w:rPr>
          <w:rFonts w:ascii="Times New Roman" w:hAnsi="Times New Roman" w:cs="Times New Roman"/>
        </w:rPr>
        <w:t xml:space="preserve">For </w:t>
      </w:r>
      <w:r w:rsidR="00930285" w:rsidRPr="002C22B5">
        <w:rPr>
          <w:rFonts w:ascii="Times New Roman" w:hAnsi="Times New Roman" w:cs="Times New Roman"/>
          <w:i/>
          <w:iCs/>
        </w:rPr>
        <w:t xml:space="preserve">Lotus </w:t>
      </w:r>
      <w:r w:rsidR="00930285" w:rsidRPr="002C22B5">
        <w:rPr>
          <w:rFonts w:ascii="Times New Roman" w:hAnsi="Times New Roman" w:cs="Times New Roman"/>
        </w:rPr>
        <w:t xml:space="preserve">samples, synthetic </w:t>
      </w:r>
      <w:r w:rsidR="00A30578" w:rsidRPr="002C22B5">
        <w:rPr>
          <w:rFonts w:ascii="Times New Roman" w:hAnsi="Times New Roman" w:cs="Times New Roman"/>
        </w:rPr>
        <w:t xml:space="preserve">spike-in </w:t>
      </w:r>
      <w:r w:rsidR="00930285" w:rsidRPr="002C22B5">
        <w:rPr>
          <w:rFonts w:ascii="Times New Roman" w:hAnsi="Times New Roman" w:cs="Times New Roman"/>
        </w:rPr>
        <w:t xml:space="preserve">DNA </w:t>
      </w:r>
      <w:r w:rsidR="006463FD" w:rsidRPr="002C22B5">
        <w:rPr>
          <w:rFonts w:ascii="Times New Roman" w:hAnsi="Times New Roman" w:cs="Times New Roman"/>
        </w:rPr>
        <w:t>(</w:t>
      </w:r>
      <w:r w:rsidR="00845DE0" w:rsidRPr="002C22B5">
        <w:rPr>
          <w:rFonts w:ascii="Times New Roman" w:hAnsi="Times New Roman" w:cs="Times New Roman"/>
        </w:rPr>
        <w:t>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w:t>
      </w:r>
      <w:r w:rsidR="00A30578" w:rsidRPr="002C22B5">
        <w:rPr>
          <w:rFonts w:ascii="Times New Roman" w:hAnsi="Times New Roman" w:cs="Times New Roman"/>
        </w:rPr>
        <w:t xml:space="preserve"> copies</w:t>
      </w:r>
      <w:r w:rsidR="006463FD" w:rsidRPr="002C22B5">
        <w:rPr>
          <w:rFonts w:ascii="Times New Roman" w:hAnsi="Times New Roman" w:cs="Times New Roman"/>
        </w:rPr>
        <w:t xml:space="preserve">) </w:t>
      </w:r>
      <w:r w:rsidR="00A30578" w:rsidRPr="002C22B5">
        <w:rPr>
          <w:rFonts w:ascii="Times New Roman" w:hAnsi="Times New Roman" w:cs="Times New Roman"/>
        </w:rPr>
        <w:t>was</w:t>
      </w:r>
      <w:r w:rsidR="00930285" w:rsidRPr="002C22B5">
        <w:rPr>
          <w:rFonts w:ascii="Times New Roman" w:hAnsi="Times New Roman" w:cs="Times New Roman"/>
        </w:rPr>
        <w:t xml:space="preserve"> included in PCR1, </w:t>
      </w:r>
      <w:r w:rsidR="00A30578" w:rsidRPr="002C22B5">
        <w:rPr>
          <w:rFonts w:ascii="Times New Roman" w:hAnsi="Times New Roman" w:cs="Times New Roman"/>
        </w:rPr>
        <w:t>but</w:t>
      </w:r>
      <w:r w:rsidR="00930285" w:rsidRPr="002C22B5">
        <w:rPr>
          <w:rFonts w:ascii="Times New Roman" w:hAnsi="Times New Roman" w:cs="Times New Roman"/>
        </w:rPr>
        <w:t xml:space="preserve"> </w:t>
      </w:r>
      <w:r w:rsidR="00B937AF" w:rsidRPr="002C22B5">
        <w:rPr>
          <w:rFonts w:ascii="Times New Roman" w:hAnsi="Times New Roman" w:cs="Times New Roman"/>
        </w:rPr>
        <w:t xml:space="preserve">excluded </w:t>
      </w:r>
      <w:r w:rsidR="00A30578" w:rsidRPr="002C22B5">
        <w:rPr>
          <w:rFonts w:ascii="Times New Roman" w:hAnsi="Times New Roman" w:cs="Times New Roman"/>
        </w:rPr>
        <w:t>from downstream</w:t>
      </w:r>
      <w:r w:rsidR="006463FD" w:rsidRPr="002C22B5">
        <w:rPr>
          <w:rFonts w:ascii="Times New Roman" w:hAnsi="Times New Roman" w:cs="Times New Roman"/>
        </w:rPr>
        <w:t xml:space="preserve"> analys</w:t>
      </w:r>
      <w:r w:rsidR="00A30578" w:rsidRPr="002C22B5">
        <w:rPr>
          <w:rFonts w:ascii="Times New Roman" w:hAnsi="Times New Roman" w:cs="Times New Roman"/>
        </w:rPr>
        <w:t>e</w:t>
      </w:r>
      <w:r w:rsidR="006463FD" w:rsidRPr="002C22B5">
        <w:rPr>
          <w:rFonts w:ascii="Times New Roman" w:hAnsi="Times New Roman" w:cs="Times New Roman"/>
        </w:rPr>
        <w:t>s</w:t>
      </w:r>
      <w:r w:rsidR="00930285" w:rsidRPr="002C22B5">
        <w:rPr>
          <w:rFonts w:ascii="Times New Roman" w:hAnsi="Times New Roman" w:cs="Times New Roman"/>
        </w:rPr>
        <w:t xml:space="preserve">. </w:t>
      </w:r>
      <w:r w:rsidR="00505569" w:rsidRPr="002C22B5">
        <w:rPr>
          <w:rFonts w:ascii="Times New Roman" w:hAnsi="Times New Roman" w:cs="Times New Roman"/>
        </w:rPr>
        <w:t>Amplicons were purified, pooled</w:t>
      </w:r>
      <w:r w:rsidR="00A30578" w:rsidRPr="002C22B5">
        <w:rPr>
          <w:rFonts w:ascii="Times New Roman" w:hAnsi="Times New Roman" w:cs="Times New Roman"/>
        </w:rPr>
        <w:t>, size-selected by gel electrophoresis,</w:t>
      </w:r>
      <w:r w:rsidR="00234F1D" w:rsidRPr="002C22B5">
        <w:rPr>
          <w:rFonts w:ascii="Times New Roman" w:hAnsi="Times New Roman" w:cs="Times New Roman"/>
        </w:rPr>
        <w:t xml:space="preserve"> </w:t>
      </w:r>
      <w:r w:rsidR="00A30578" w:rsidRPr="002C22B5">
        <w:rPr>
          <w:rFonts w:ascii="Times New Roman" w:hAnsi="Times New Roman" w:cs="Times New Roman"/>
        </w:rPr>
        <w:t>and</w:t>
      </w:r>
      <w:r w:rsidR="00234F1D" w:rsidRPr="002C22B5">
        <w:rPr>
          <w:rFonts w:ascii="Times New Roman" w:hAnsi="Times New Roman" w:cs="Times New Roman"/>
        </w:rPr>
        <w:t xml:space="preserve"> </w:t>
      </w:r>
      <w:r w:rsidR="00505569" w:rsidRPr="002C22B5">
        <w:rPr>
          <w:rFonts w:ascii="Times New Roman" w:hAnsi="Times New Roman" w:cs="Times New Roman"/>
        </w:rPr>
        <w:t xml:space="preserve">extracted </w:t>
      </w:r>
      <w:r w:rsidRPr="002C22B5">
        <w:rPr>
          <w:rFonts w:ascii="Times New Roman" w:hAnsi="Times New Roman" w:cs="Times New Roman"/>
        </w:rPr>
        <w:t xml:space="preserve">using </w:t>
      </w:r>
      <w:r w:rsidR="00A30578" w:rsidRPr="002C22B5">
        <w:rPr>
          <w:rFonts w:ascii="Times New Roman" w:hAnsi="Times New Roman" w:cs="Times New Roman"/>
        </w:rPr>
        <w:t xml:space="preserve">the </w:t>
      </w:r>
      <w:proofErr w:type="spellStart"/>
      <w:r w:rsidRPr="002C22B5">
        <w:rPr>
          <w:rFonts w:ascii="Times New Roman" w:hAnsi="Times New Roman" w:cs="Times New Roman"/>
        </w:rPr>
        <w:t>Nucleospin</w:t>
      </w:r>
      <w:proofErr w:type="spellEnd"/>
      <w:r w:rsidRPr="002C22B5">
        <w:rPr>
          <w:rFonts w:ascii="Times New Roman" w:hAnsi="Times New Roman" w:cs="Times New Roman"/>
        </w:rPr>
        <w:t xml:space="preserve"> Gel and </w:t>
      </w:r>
      <w:r w:rsidR="00A30578" w:rsidRPr="002C22B5">
        <w:rPr>
          <w:rFonts w:ascii="Times New Roman" w:hAnsi="Times New Roman" w:cs="Times New Roman"/>
        </w:rPr>
        <w:t>PCR Clean-up Kit</w:t>
      </w:r>
      <w:r w:rsidRPr="002C22B5">
        <w:rPr>
          <w:rFonts w:ascii="Times New Roman" w:hAnsi="Times New Roman" w:cs="Times New Roman"/>
        </w:rPr>
        <w:t xml:space="preserve"> (</w:t>
      </w:r>
      <w:proofErr w:type="spellStart"/>
      <w:r w:rsidRPr="002C22B5">
        <w:rPr>
          <w:rFonts w:ascii="Times New Roman" w:hAnsi="Times New Roman" w:cs="Times New Roman"/>
        </w:rPr>
        <w:t>Macherey</w:t>
      </w:r>
      <w:proofErr w:type="spellEnd"/>
      <w:r w:rsidRPr="002C22B5">
        <w:rPr>
          <w:rFonts w:ascii="Times New Roman" w:hAnsi="Times New Roman" w:cs="Times New Roman"/>
        </w:rPr>
        <w:t xml:space="preserve">-Nagel). </w:t>
      </w:r>
      <w:r w:rsidR="00A30578" w:rsidRPr="002C22B5">
        <w:rPr>
          <w:rFonts w:ascii="Times New Roman" w:hAnsi="Times New Roman" w:cs="Times New Roman"/>
        </w:rPr>
        <w:t>Libraries were</w:t>
      </w:r>
      <w:r w:rsidR="00505569" w:rsidRPr="002C22B5">
        <w:rPr>
          <w:rFonts w:ascii="Times New Roman" w:hAnsi="Times New Roman" w:cs="Times New Roman"/>
        </w:rPr>
        <w:t xml:space="preserve"> </w:t>
      </w:r>
      <w:r w:rsidRPr="002C22B5">
        <w:rPr>
          <w:rFonts w:ascii="Times New Roman" w:hAnsi="Times New Roman" w:cs="Times New Roman"/>
        </w:rPr>
        <w:t xml:space="preserve">concentrated using </w:t>
      </w:r>
      <w:proofErr w:type="spellStart"/>
      <w:r w:rsidRPr="002C22B5">
        <w:rPr>
          <w:rFonts w:ascii="Times New Roman" w:hAnsi="Times New Roman" w:cs="Times New Roman"/>
        </w:rPr>
        <w:t>AMPure</w:t>
      </w:r>
      <w:proofErr w:type="spellEnd"/>
      <w:r w:rsidRPr="002C22B5">
        <w:rPr>
          <w:rFonts w:ascii="Times New Roman" w:hAnsi="Times New Roman" w:cs="Times New Roman"/>
        </w:rPr>
        <w:t xml:space="preserve"> XP beads</w:t>
      </w:r>
      <w:r w:rsidR="00505569" w:rsidRPr="002C22B5">
        <w:rPr>
          <w:rFonts w:ascii="Times New Roman" w:hAnsi="Times New Roman" w:cs="Times New Roman"/>
        </w:rPr>
        <w:t xml:space="preserve"> (</w:t>
      </w:r>
      <w:r w:rsidR="00234F1D" w:rsidRPr="002C22B5">
        <w:rPr>
          <w:rFonts w:ascii="Times New Roman" w:hAnsi="Times New Roman" w:cs="Times New Roman"/>
        </w:rPr>
        <w:t>Beckman Coulter</w:t>
      </w:r>
      <w:r w:rsidR="00505569" w:rsidRPr="002C22B5">
        <w:rPr>
          <w:rFonts w:ascii="Times New Roman" w:hAnsi="Times New Roman" w:cs="Times New Roman"/>
        </w:rPr>
        <w:t>)</w:t>
      </w:r>
      <w:r w:rsidR="002C22B5" w:rsidRPr="002C22B5">
        <w:rPr>
          <w:rFonts w:ascii="Times New Roman" w:hAnsi="Times New Roman" w:cs="Times New Roman"/>
        </w:rPr>
        <w:t xml:space="preserve">, quantified </w:t>
      </w:r>
      <w:r w:rsidRPr="002C22B5">
        <w:rPr>
          <w:rFonts w:ascii="Times New Roman" w:hAnsi="Times New Roman" w:cs="Times New Roman"/>
        </w:rPr>
        <w:t>using Qubit dsDNA HS and BR Assay Kit (</w:t>
      </w:r>
      <w:proofErr w:type="spellStart"/>
      <w:r w:rsidRPr="002C22B5">
        <w:rPr>
          <w:rFonts w:ascii="Times New Roman" w:hAnsi="Times New Roman" w:cs="Times New Roman"/>
        </w:rPr>
        <w:t>Thermo</w:t>
      </w:r>
      <w:proofErr w:type="spellEnd"/>
      <w:r w:rsidRPr="002C22B5">
        <w:rPr>
          <w:rFonts w:ascii="Times New Roman" w:hAnsi="Times New Roman" w:cs="Times New Roman"/>
        </w:rPr>
        <w:t xml:space="preserve"> Fisher Scientific)</w:t>
      </w:r>
      <w:r w:rsidR="00F33887" w:rsidRPr="002C22B5">
        <w:rPr>
          <w:rFonts w:ascii="Times New Roman" w:hAnsi="Times New Roman" w:cs="Times New Roman"/>
        </w:rPr>
        <w:t xml:space="preserve">, </w:t>
      </w:r>
      <w:r w:rsidRPr="002C22B5">
        <w:rPr>
          <w:rFonts w:ascii="Times New Roman" w:hAnsi="Times New Roman" w:cs="Times New Roman"/>
        </w:rPr>
        <w:t xml:space="preserve">and sequenced </w:t>
      </w:r>
      <w:r w:rsidR="002C22B5" w:rsidRPr="002C22B5">
        <w:rPr>
          <w:rFonts w:ascii="Times New Roman" w:hAnsi="Times New Roman" w:cs="Times New Roman"/>
        </w:rPr>
        <w:t>on</w:t>
      </w:r>
      <w:r w:rsidRPr="002C22B5">
        <w:rPr>
          <w:rFonts w:ascii="Times New Roman" w:hAnsi="Times New Roman" w:cs="Times New Roman"/>
        </w:rPr>
        <w:t xml:space="preserve"> Illumina </w:t>
      </w:r>
      <w:proofErr w:type="spellStart"/>
      <w:r w:rsidRPr="002C22B5">
        <w:rPr>
          <w:rFonts w:ascii="Times New Roman" w:hAnsi="Times New Roman" w:cs="Times New Roman"/>
        </w:rPr>
        <w:t>MiSeq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Genewiz</w:t>
      </w:r>
      <w:proofErr w:type="spellEnd"/>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002C22B5" w:rsidRPr="002C22B5">
        <w:rPr>
          <w:rFonts w:ascii="Times New Roman" w:hAnsi="Times New Roman" w:cs="Times New Roman"/>
        </w:rPr>
        <w:t>or</w:t>
      </w:r>
      <w:r w:rsidRPr="002C22B5">
        <w:rPr>
          <w:rFonts w:ascii="Times New Roman" w:hAnsi="Times New Roman" w:cs="Times New Roman"/>
        </w:rPr>
        <w:t xml:space="preserve"> </w:t>
      </w:r>
      <w:proofErr w:type="spellStart"/>
      <w:r w:rsidRPr="002C22B5">
        <w:rPr>
          <w:rFonts w:ascii="Times New Roman" w:hAnsi="Times New Roman" w:cs="Times New Roman"/>
        </w:rPr>
        <w:t>NovaSeq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Novogene</w:t>
      </w:r>
      <w:proofErr w:type="spellEnd"/>
      <w:r w:rsidRPr="002C22B5">
        <w:rPr>
          <w:rFonts w:ascii="Times New Roman" w:hAnsi="Times New Roman" w:cs="Times New Roman"/>
        </w:rPr>
        <w:t xml:space="preserve">) </w:t>
      </w:r>
      <w:r w:rsidR="002C22B5" w:rsidRPr="002C22B5">
        <w:rPr>
          <w:rFonts w:ascii="Times New Roman" w:hAnsi="Times New Roman" w:cs="Times New Roman"/>
        </w:rPr>
        <w:t xml:space="preserve">platforms </w:t>
      </w:r>
      <w:r w:rsidRPr="002C22B5">
        <w:rPr>
          <w:rFonts w:ascii="Times New Roman" w:hAnsi="Times New Roman" w:cs="Times New Roman"/>
        </w:rPr>
        <w:t xml:space="preserve">for </w:t>
      </w:r>
      <w:r w:rsidR="00B937AF" w:rsidRPr="002C22B5">
        <w:rPr>
          <w:rFonts w:ascii="Times New Roman" w:hAnsi="Times New Roman" w:cs="Times New Roman"/>
          <w:i/>
          <w:iCs/>
        </w:rPr>
        <w:t>Hordeum</w:t>
      </w:r>
      <w:r w:rsidRPr="002C22B5">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6B72FF2E" w:rsidR="004219CA" w:rsidRPr="00CC2DEB" w:rsidRDefault="00D26F85" w:rsidP="00DB2FCC">
      <w:pPr>
        <w:spacing w:line="276" w:lineRule="auto"/>
        <w:jc w:val="both"/>
        <w:rPr>
          <w:rFonts w:ascii="Times New Roman" w:hAnsi="Times New Roman" w:cs="Times New Roman"/>
          <w:highlight w:val="green"/>
        </w:rPr>
      </w:pPr>
      <w:r w:rsidRPr="00670BF6">
        <w:rPr>
          <w:rFonts w:ascii="Times New Roman" w:hAnsi="Times New Roman" w:cs="Times New Roman"/>
          <w:b/>
          <w:bCs/>
        </w:rPr>
        <w:t>Plant cultivation in gnotobiotic systems supplied with synthetic bacterial communities</w:t>
      </w:r>
      <w:r w:rsidR="00035BB5" w:rsidRPr="00670BF6">
        <w:rPr>
          <w:rFonts w:ascii="Times New Roman" w:hAnsi="Times New Roman" w:cs="Times New Roman"/>
          <w:b/>
          <w:bCs/>
        </w:rPr>
        <w:t xml:space="preserve"> </w:t>
      </w:r>
      <w:r w:rsidRPr="00670BF6">
        <w:rPr>
          <w:rFonts w:ascii="Times New Roman" w:hAnsi="Times New Roman" w:cs="Times New Roman"/>
        </w:rPr>
        <w:t xml:space="preserve">Two independent </w:t>
      </w:r>
      <w:r w:rsidR="00670BF6" w:rsidRPr="00670BF6">
        <w:rPr>
          <w:rFonts w:ascii="Times New Roman" w:hAnsi="Times New Roman" w:cs="Times New Roman"/>
        </w:rPr>
        <w:t xml:space="preserve">gnotobiotic </w:t>
      </w:r>
      <w:r w:rsidRPr="00670BF6">
        <w:rPr>
          <w:rFonts w:ascii="Times New Roman" w:hAnsi="Times New Roman" w:cs="Times New Roman"/>
        </w:rPr>
        <w:t xml:space="preserve">reconstitution experiments were </w:t>
      </w:r>
      <w:r w:rsidR="00670BF6" w:rsidRPr="00670BF6">
        <w:rPr>
          <w:rFonts w:ascii="Times New Roman" w:hAnsi="Times New Roman" w:cs="Times New Roman"/>
        </w:rPr>
        <w:t>performed</w:t>
      </w:r>
      <w:r w:rsidRPr="00670BF6">
        <w:rPr>
          <w:rFonts w:ascii="Times New Roman" w:hAnsi="Times New Roman" w:cs="Times New Roman"/>
        </w:rPr>
        <w:t xml:space="preserve">. </w:t>
      </w:r>
      <w:r w:rsidRPr="00670BF6">
        <w:rPr>
          <w:rFonts w:ascii="Times New Roman" w:hAnsi="Times New Roman" w:cs="Times New Roman"/>
          <w:i/>
          <w:iCs/>
          <w:color w:val="000000" w:themeColor="text1"/>
        </w:rPr>
        <w:t>Lotus</w:t>
      </w:r>
      <w:r w:rsidRPr="00670BF6">
        <w:rPr>
          <w:rFonts w:ascii="Times New Roman" w:hAnsi="Times New Roman" w:cs="Times New Roman"/>
          <w:color w:val="000000" w:themeColor="text1"/>
        </w:rPr>
        <w:t xml:space="preserve"> seedlings were cultivated in a</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closed system of autoclaved magenta boxes filled with a </w:t>
      </w:r>
      <w:r w:rsidR="00670BF6" w:rsidRPr="00670BF6">
        <w:rPr>
          <w:rFonts w:ascii="Times New Roman" w:hAnsi="Times New Roman" w:cs="Times New Roman"/>
          <w:color w:val="000000" w:themeColor="text1"/>
        </w:rPr>
        <w:t xml:space="preserve">sterile </w:t>
      </w:r>
      <w:r w:rsidRPr="00670BF6">
        <w:rPr>
          <w:rFonts w:ascii="Times New Roman" w:hAnsi="Times New Roman" w:cs="Times New Roman"/>
          <w:color w:val="000000" w:themeColor="text1"/>
        </w:rPr>
        <w:t>5:2 mixture of autoclaved LECA and baked sand (overnight at 200°C)</w:t>
      </w:r>
      <w:r w:rsidR="00670BF6" w:rsidRPr="00670BF6">
        <w:rPr>
          <w:rFonts w:ascii="Times New Roman" w:hAnsi="Times New Roman" w:cs="Times New Roman"/>
          <w:color w:val="000000" w:themeColor="text1"/>
        </w:rPr>
        <w:t xml:space="preserve">, topped with </w:t>
      </w:r>
      <w:r w:rsidRPr="00670BF6">
        <w:rPr>
          <w:rFonts w:ascii="Times New Roman" w:hAnsi="Times New Roman" w:cs="Times New Roman"/>
          <w:color w:val="000000" w:themeColor="text1"/>
        </w:rPr>
        <w:t>a 1cm</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layer of autoclaved </w:t>
      </w:r>
      <w:r w:rsidR="000B42BB" w:rsidRPr="00670BF6">
        <w:rPr>
          <w:rFonts w:ascii="Times New Roman" w:hAnsi="Times New Roman" w:cs="Times New Roman"/>
          <w:color w:val="000000" w:themeColor="text1"/>
        </w:rPr>
        <w:t xml:space="preserve">fine </w:t>
      </w:r>
      <w:r w:rsidRPr="00670BF6">
        <w:rPr>
          <w:rFonts w:ascii="Times New Roman" w:hAnsi="Times New Roman" w:cs="Times New Roman"/>
          <w:color w:val="000000" w:themeColor="text1"/>
        </w:rPr>
        <w:t xml:space="preserve">vermiculite. For each </w:t>
      </w:r>
      <w:r w:rsidR="006236A8" w:rsidRPr="00670BF6">
        <w:rPr>
          <w:rFonts w:ascii="Times New Roman" w:hAnsi="Times New Roman" w:cs="Times New Roman"/>
          <w:color w:val="000000" w:themeColor="text1"/>
        </w:rPr>
        <w:t>genotype, four biological replicates were included</w:t>
      </w:r>
      <w:r w:rsidR="00670BF6" w:rsidRPr="00670BF6">
        <w:rPr>
          <w:rFonts w:ascii="Times New Roman" w:hAnsi="Times New Roman" w:cs="Times New Roman"/>
          <w:color w:val="000000" w:themeColor="text1"/>
        </w:rPr>
        <w:t xml:space="preserve">, each consisting of </w:t>
      </w:r>
      <w:r w:rsidR="006236A8" w:rsidRPr="00670BF6">
        <w:rPr>
          <w:rFonts w:ascii="Times New Roman" w:hAnsi="Times New Roman" w:cs="Times New Roman"/>
          <w:color w:val="000000" w:themeColor="text1"/>
        </w:rPr>
        <w:t>25 seedlings</w:t>
      </w:r>
      <w:r w:rsidR="00670BF6" w:rsidRPr="00670BF6">
        <w:rPr>
          <w:rFonts w:ascii="Times New Roman" w:hAnsi="Times New Roman" w:cs="Times New Roman"/>
          <w:color w:val="000000" w:themeColor="text1"/>
        </w:rPr>
        <w:t xml:space="preserve"> per </w:t>
      </w:r>
      <w:r w:rsidR="006236A8" w:rsidRPr="00670BF6">
        <w:rPr>
          <w:rFonts w:ascii="Times New Roman" w:hAnsi="Times New Roman" w:cs="Times New Roman"/>
          <w:color w:val="000000" w:themeColor="text1"/>
        </w:rPr>
        <w:t>box</w:t>
      </w:r>
      <w:r w:rsidR="00670BF6">
        <w:rPr>
          <w:rFonts w:ascii="Times New Roman" w:hAnsi="Times New Roman" w:cs="Times New Roman"/>
          <w:color w:val="000000" w:themeColor="text1"/>
        </w:rPr>
        <w:t xml:space="preserve"> (total n=100)</w:t>
      </w:r>
      <w:r w:rsidR="006236A8" w:rsidRPr="00670BF6">
        <w:rPr>
          <w:rFonts w:ascii="Times New Roman" w:hAnsi="Times New Roman" w:cs="Times New Roman"/>
          <w:color w:val="000000" w:themeColor="text1"/>
        </w:rPr>
        <w:t xml:space="preserve">. </w:t>
      </w:r>
      <w:r w:rsidR="00895DAE" w:rsidRPr="00670BF6">
        <w:rPr>
          <w:rFonts w:ascii="Times New Roman" w:hAnsi="Times New Roman" w:cs="Times New Roman"/>
          <w:color w:val="000000" w:themeColor="text1"/>
        </w:rPr>
        <w:t xml:space="preserve">Plants were </w:t>
      </w:r>
      <w:r w:rsidR="00670BF6" w:rsidRPr="00670BF6">
        <w:rPr>
          <w:rFonts w:ascii="Times New Roman" w:hAnsi="Times New Roman" w:cs="Times New Roman"/>
          <w:color w:val="000000" w:themeColor="text1"/>
        </w:rPr>
        <w:t>supplied</w:t>
      </w:r>
      <w:r w:rsidR="00895DAE" w:rsidRPr="00670BF6">
        <w:rPr>
          <w:rFonts w:ascii="Times New Roman" w:hAnsi="Times New Roman" w:cs="Times New Roman"/>
          <w:color w:val="000000" w:themeColor="text1"/>
        </w:rPr>
        <w:t xml:space="preserve"> with</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nitrogen</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phosphorus Long Ashton medi</w:t>
      </w:r>
      <w:r w:rsidR="00670BF6" w:rsidRPr="00670BF6">
        <w:rPr>
          <w:rFonts w:ascii="Times New Roman" w:hAnsi="Times New Roman" w:cs="Times New Roman"/>
          <w:color w:val="000000" w:themeColor="text1"/>
        </w:rPr>
        <w:t>um</w:t>
      </w:r>
      <w:r w:rsidR="006236A8" w:rsidRPr="00670BF6">
        <w:rPr>
          <w:rFonts w:ascii="Times New Roman" w:hAnsi="Times New Roman" w:cs="Times New Roman"/>
          <w:color w:val="000000" w:themeColor="text1"/>
        </w:rPr>
        <w:t xml:space="preserve"> (0.75mM </w:t>
      </w:r>
      <w:proofErr w:type="spellStart"/>
      <w:r w:rsidR="006236A8" w:rsidRPr="00670BF6">
        <w:rPr>
          <w:rFonts w:ascii="Times New Roman" w:hAnsi="Times New Roman" w:cs="Times New Roman"/>
          <w:color w:val="000000" w:themeColor="text1"/>
        </w:rPr>
        <w:t>MgSO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0, 1mM </w:t>
      </w:r>
      <w:proofErr w:type="spellStart"/>
      <w:r w:rsidR="006236A8" w:rsidRPr="00670BF6">
        <w:rPr>
          <w:rFonts w:ascii="Times New Roman" w:hAnsi="Times New Roman" w:cs="Times New Roman"/>
          <w:color w:val="000000" w:themeColor="text1"/>
        </w:rPr>
        <w:t>NaNO</w:t>
      </w:r>
      <w:proofErr w:type="spellEnd"/>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1mM K</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2mM </w:t>
      </w:r>
      <w:proofErr w:type="spellStart"/>
      <w:r w:rsidR="006236A8" w:rsidRPr="00670BF6">
        <w:rPr>
          <w:rFonts w:ascii="Times New Roman" w:hAnsi="Times New Roman" w:cs="Times New Roman"/>
          <w:color w:val="000000" w:themeColor="text1"/>
        </w:rPr>
        <w:t>CaCl</w:t>
      </w:r>
      <w:proofErr w:type="spellEnd"/>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w:t>
      </w:r>
      <w:r w:rsidR="00CC2DEB" w:rsidRPr="00670BF6">
        <w:rPr>
          <w:rFonts w:ascii="Times New Roman" w:hAnsi="Times New Roman" w:cs="Times New Roman"/>
          <w:color w:val="000000" w:themeColor="text1"/>
        </w:rPr>
        <w:t>0.0032</w:t>
      </w:r>
      <w:r w:rsidR="006236A8" w:rsidRPr="00670BF6">
        <w:rPr>
          <w:rFonts w:ascii="Times New Roman" w:hAnsi="Times New Roman" w:cs="Times New Roman"/>
          <w:color w:val="000000" w:themeColor="text1"/>
        </w:rPr>
        <w:t>mM Na</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HPO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5μM </w:t>
      </w:r>
      <w:proofErr w:type="spellStart"/>
      <w:r w:rsidR="006236A8" w:rsidRPr="00670BF6">
        <w:rPr>
          <w:rFonts w:ascii="Times New Roman" w:hAnsi="Times New Roman" w:cs="Times New Roman"/>
          <w:color w:val="000000" w:themeColor="text1"/>
        </w:rPr>
        <w:t>MnSO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0.25μM </w:t>
      </w:r>
      <w:proofErr w:type="spellStart"/>
      <w:r w:rsidR="006236A8" w:rsidRPr="00670BF6">
        <w:rPr>
          <w:rFonts w:ascii="Times New Roman" w:hAnsi="Times New Roman" w:cs="Times New Roman"/>
          <w:color w:val="000000" w:themeColor="text1"/>
        </w:rPr>
        <w:t>CuSO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x5H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0.5μM </w:t>
      </w:r>
      <w:proofErr w:type="spellStart"/>
      <w:r w:rsidR="006236A8" w:rsidRPr="00670BF6">
        <w:rPr>
          <w:rFonts w:ascii="Times New Roman" w:hAnsi="Times New Roman" w:cs="Times New Roman"/>
          <w:color w:val="000000" w:themeColor="text1"/>
        </w:rPr>
        <w:t>ZnSO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H</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BO</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0.1μM Na</w:t>
      </w:r>
      <w:r w:rsidR="006236A8" w:rsidRPr="00670BF6">
        <w:rPr>
          <w:rFonts w:ascii="Times New Roman" w:hAnsi="Times New Roman" w:cs="Times New Roman"/>
          <w:color w:val="000000" w:themeColor="text1"/>
          <w:position w:val="-2"/>
          <w:vertAlign w:val="subscript"/>
        </w:rPr>
        <w:t>2</w:t>
      </w:r>
      <w:proofErr w:type="spellStart"/>
      <w:r w:rsidR="006236A8" w:rsidRPr="00670BF6">
        <w:rPr>
          <w:rFonts w:ascii="Times New Roman" w:hAnsi="Times New Roman" w:cs="Times New Roman"/>
          <w:color w:val="000000" w:themeColor="text1"/>
        </w:rPr>
        <w:t>MoO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Fe-EDTA</w:t>
      </w:r>
      <w:r w:rsidR="009D671F" w:rsidRPr="00670BF6">
        <w:rPr>
          <w:rFonts w:ascii="Times New Roman" w:hAnsi="Times New Roman" w:cs="Times New Roman"/>
          <w:color w:val="000000" w:themeColor="text1"/>
        </w:rPr>
        <w:t>, pH 6.8</w:t>
      </w:r>
      <w:r w:rsidR="006236A8" w:rsidRPr="00670BF6">
        <w:rPr>
          <w:rFonts w:ascii="Times New Roman" w:hAnsi="Times New Roman" w:cs="Times New Roman"/>
          <w:color w:val="000000" w:themeColor="text1"/>
        </w:rPr>
        <w:t xml:space="preserve">) and cultivated for four weeks at </w:t>
      </w:r>
      <w:r w:rsidR="006236A8" w:rsidRPr="00670BF6">
        <w:rPr>
          <w:rFonts w:ascii="Times New Roman" w:hAnsi="Times New Roman" w:cs="Times New Roman"/>
        </w:rPr>
        <w:t>21°C, 16/8 day/night hours, 100/0</w:t>
      </w:r>
      <w:r w:rsidR="00566327" w:rsidRPr="00670BF6">
        <w:rPr>
          <w:rFonts w:ascii="Times New Roman" w:hAnsi="Times New Roman" w:cs="Times New Roman"/>
        </w:rPr>
        <w:t xml:space="preserve"> </w:t>
      </w:r>
      <w:proofErr w:type="spellStart"/>
      <w:r w:rsidR="00566327" w:rsidRPr="00670BF6">
        <w:rPr>
          <w:rFonts w:ascii="Times New Roman" w:hAnsi="Times New Roman" w:cs="Times New Roman"/>
        </w:rPr>
        <w:t>μmol</w:t>
      </w:r>
      <w:proofErr w:type="spellEnd"/>
      <w:r w:rsidR="00566327" w:rsidRPr="00670BF6">
        <w:rPr>
          <w:rFonts w:ascii="Times New Roman" w:hAnsi="Times New Roman" w:cs="Times New Roman"/>
        </w:rPr>
        <w:t xml:space="preserve">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6236A8" w:rsidRPr="00670BF6">
        <w:rPr>
          <w:rFonts w:ascii="Times New Roman" w:hAnsi="Times New Roman" w:cs="Times New Roman"/>
        </w:rPr>
        <w:t xml:space="preserve"> light density day/night. One day after planting, plants were inoculated with the </w:t>
      </w:r>
      <w:proofErr w:type="spellStart"/>
      <w:r w:rsidR="006236A8" w:rsidRPr="00670BF6">
        <w:rPr>
          <w:rFonts w:ascii="Times New Roman" w:hAnsi="Times New Roman" w:cs="Times New Roman"/>
        </w:rPr>
        <w:t>Lj</w:t>
      </w:r>
      <w:proofErr w:type="spellEnd"/>
      <w:r w:rsidR="006236A8" w:rsidRPr="00670BF6">
        <w:rPr>
          <w:rFonts w:ascii="Times New Roman" w:hAnsi="Times New Roman" w:cs="Times New Roman"/>
        </w:rPr>
        <w:t>-SPHERE bacterial culture collection</w:t>
      </w:r>
      <w:r w:rsidR="00915ADB" w:rsidRPr="00670BF6">
        <w:rPr>
          <w:rFonts w:ascii="Times New Roman" w:hAnsi="Times New Roman" w:cs="Times New Roman"/>
        </w:rPr>
        <w:t xml:space="preserve"> (Wippel </w:t>
      </w:r>
      <w:r w:rsidR="00915ADB" w:rsidRPr="00670BF6">
        <w:rPr>
          <w:rFonts w:ascii="Times New Roman" w:hAnsi="Times New Roman" w:cs="Times New Roman"/>
          <w:i/>
        </w:rPr>
        <w:t>et al.</w:t>
      </w:r>
      <w:r w:rsidR="00915ADB" w:rsidRPr="00670BF6">
        <w:rPr>
          <w:rFonts w:ascii="Times New Roman" w:hAnsi="Times New Roman" w:cs="Times New Roman"/>
        </w:rPr>
        <w:t>, 202</w:t>
      </w:r>
      <w:r w:rsidR="00B937AF" w:rsidRPr="00670BF6">
        <w:rPr>
          <w:rFonts w:ascii="Times New Roman" w:hAnsi="Times New Roman" w:cs="Times New Roman"/>
        </w:rPr>
        <w:t xml:space="preserve">1, </w:t>
      </w:r>
      <w:r w:rsidR="00B937AF" w:rsidRPr="00670BF6">
        <w:rPr>
          <w:rFonts w:ascii="Times New Roman" w:hAnsi="Times New Roman" w:cs="Times New Roman"/>
          <w:highlight w:val="red"/>
        </w:rPr>
        <w:t xml:space="preserve">Suppl. Table </w:t>
      </w:r>
      <w:r w:rsidR="00E33C8E" w:rsidRPr="00E33C8E">
        <w:rPr>
          <w:rFonts w:ascii="Times New Roman" w:hAnsi="Times New Roman" w:cs="Times New Roman"/>
          <w:highlight w:val="red"/>
        </w:rPr>
        <w:t>XX</w:t>
      </w:r>
      <w:r w:rsidR="00915ADB" w:rsidRPr="00670BF6">
        <w:rPr>
          <w:rFonts w:ascii="Times New Roman" w:hAnsi="Times New Roman" w:cs="Times New Roman"/>
        </w:rPr>
        <w:t>)</w:t>
      </w:r>
      <w:r w:rsidR="005073EE" w:rsidRPr="00670BF6">
        <w:rPr>
          <w:rFonts w:ascii="Times New Roman" w:hAnsi="Times New Roman" w:cs="Times New Roman"/>
        </w:rPr>
        <w:t xml:space="preserve">. </w:t>
      </w:r>
      <w:r w:rsidR="00670BF6">
        <w:rPr>
          <w:rFonts w:ascii="Times New Roman" w:hAnsi="Times New Roman" w:cs="Times New Roman"/>
        </w:rPr>
        <w:t xml:space="preserve">Individual cultures were pooled in equal proportions </w:t>
      </w:r>
      <w:r w:rsidR="006236A8" w:rsidRPr="00670BF6">
        <w:rPr>
          <w:rFonts w:ascii="Times New Roman" w:hAnsi="Times New Roman" w:cs="Times New Roman"/>
        </w:rPr>
        <w:t>based on OD</w:t>
      </w:r>
      <w:r w:rsidR="006236A8" w:rsidRPr="00670BF6">
        <w:rPr>
          <w:rFonts w:ascii="Times New Roman" w:hAnsi="Times New Roman" w:cs="Times New Roman"/>
          <w:vertAlign w:val="subscript"/>
        </w:rPr>
        <w:t>600</w:t>
      </w:r>
      <w:r w:rsidR="006236A8" w:rsidRPr="00670BF6">
        <w:rPr>
          <w:rFonts w:ascii="Times New Roman" w:hAnsi="Times New Roman" w:cs="Times New Roman"/>
        </w:rPr>
        <w:t xml:space="preserve"> measurements</w:t>
      </w:r>
      <w:r w:rsidR="00670BF6" w:rsidRPr="00670BF6">
        <w:rPr>
          <w:rFonts w:ascii="Times New Roman" w:hAnsi="Times New Roman" w:cs="Times New Roman"/>
        </w:rPr>
        <w:t>,</w:t>
      </w:r>
      <w:r w:rsidR="006236A8" w:rsidRPr="00670BF6">
        <w:rPr>
          <w:rFonts w:ascii="Times New Roman" w:hAnsi="Times New Roman" w:cs="Times New Roman"/>
        </w:rPr>
        <w:t xml:space="preserve"> </w:t>
      </w:r>
      <w:r w:rsidR="005073EE" w:rsidRPr="00670BF6">
        <w:rPr>
          <w:rFonts w:ascii="Times New Roman" w:hAnsi="Times New Roman" w:cs="Times New Roman"/>
        </w:rPr>
        <w:t xml:space="preserve">diluted to a final </w:t>
      </w:r>
      <w:r w:rsidR="00670BF6" w:rsidRPr="00670BF6">
        <w:rPr>
          <w:rFonts w:ascii="Times New Roman" w:hAnsi="Times New Roman" w:cs="Times New Roman"/>
        </w:rPr>
        <w:t>OD</w:t>
      </w:r>
      <w:r w:rsidR="00670BF6" w:rsidRPr="00670BF6">
        <w:rPr>
          <w:rFonts w:ascii="Times New Roman" w:hAnsi="Times New Roman" w:cs="Times New Roman"/>
          <w:vertAlign w:val="subscript"/>
        </w:rPr>
        <w:t>600</w:t>
      </w:r>
      <w:r w:rsidR="005073EE" w:rsidRPr="00670BF6">
        <w:rPr>
          <w:rFonts w:ascii="Times New Roman" w:hAnsi="Times New Roman" w:cs="Times New Roman"/>
        </w:rPr>
        <w:t xml:space="preserve"> 0.02</w:t>
      </w:r>
      <w:r w:rsidR="00670BF6" w:rsidRPr="00670BF6">
        <w:rPr>
          <w:rFonts w:ascii="Times New Roman" w:hAnsi="Times New Roman" w:cs="Times New Roman"/>
        </w:rPr>
        <w:t>, and</w:t>
      </w:r>
      <w:r w:rsidR="005073EE" w:rsidRPr="00670BF6">
        <w:rPr>
          <w:rFonts w:ascii="Times New Roman" w:hAnsi="Times New Roman" w:cs="Times New Roman"/>
        </w:rPr>
        <w:t xml:space="preserve"> 3ml of inoculum w</w:t>
      </w:r>
      <w:r w:rsidR="00670BF6" w:rsidRPr="00670BF6">
        <w:rPr>
          <w:rFonts w:ascii="Times New Roman" w:hAnsi="Times New Roman" w:cs="Times New Roman"/>
        </w:rPr>
        <w:t>ere</w:t>
      </w:r>
      <w:r w:rsidR="005073EE" w:rsidRPr="00670BF6">
        <w:rPr>
          <w:rFonts w:ascii="Times New Roman" w:hAnsi="Times New Roman" w:cs="Times New Roman"/>
        </w:rPr>
        <w:t xml:space="preserve"> added </w:t>
      </w:r>
      <w:r w:rsidR="00670BF6" w:rsidRPr="00670BF6">
        <w:rPr>
          <w:rFonts w:ascii="Times New Roman" w:hAnsi="Times New Roman" w:cs="Times New Roman"/>
        </w:rPr>
        <w:t xml:space="preserve">per </w:t>
      </w:r>
      <w:r w:rsidR="005073EE" w:rsidRPr="00670BF6">
        <w:rPr>
          <w:rFonts w:ascii="Times New Roman" w:hAnsi="Times New Roman" w:cs="Times New Roman"/>
        </w:rPr>
        <w:t>box.</w:t>
      </w:r>
      <w:r w:rsidR="00B937AF" w:rsidRPr="00670BF6">
        <w:rPr>
          <w:rFonts w:ascii="Times New Roman" w:hAnsi="Times New Roman" w:cs="Times New Roman"/>
          <w:b/>
          <w:bCs/>
        </w:rPr>
        <w:t xml:space="preserve"> </w:t>
      </w:r>
      <w:r w:rsidR="005073EE" w:rsidRPr="00670BF6">
        <w:rPr>
          <w:rFonts w:ascii="Times New Roman" w:hAnsi="Times New Roman" w:cs="Times New Roman"/>
        </w:rPr>
        <w:t xml:space="preserve">For </w:t>
      </w:r>
      <w:r w:rsidR="00B937AF" w:rsidRPr="00670BF6">
        <w:rPr>
          <w:rFonts w:ascii="Times New Roman" w:hAnsi="Times New Roman" w:cs="Times New Roman"/>
          <w:i/>
          <w:iCs/>
        </w:rPr>
        <w:t>Hordeum</w:t>
      </w:r>
      <w:r w:rsidR="005073EE" w:rsidRPr="00670BF6">
        <w:rPr>
          <w:rFonts w:ascii="Times New Roman" w:hAnsi="Times New Roman" w:cs="Times New Roman"/>
        </w:rPr>
        <w:t xml:space="preserve">, seedlings were planted in </w:t>
      </w:r>
      <w:r w:rsidR="00865851" w:rsidRPr="00670BF6">
        <w:rPr>
          <w:rFonts w:ascii="Times New Roman" w:hAnsi="Times New Roman" w:cs="Times New Roman"/>
        </w:rPr>
        <w:t>sterile</w:t>
      </w:r>
      <w:r w:rsidR="005073EE" w:rsidRPr="00670BF6">
        <w:rPr>
          <w:rFonts w:ascii="Times New Roman" w:hAnsi="Times New Roman" w:cs="Times New Roman"/>
        </w:rPr>
        <w:t xml:space="preserve"> 4x4x9cm pots </w:t>
      </w:r>
      <w:r w:rsidR="00670BF6" w:rsidRPr="00670BF6">
        <w:rPr>
          <w:rFonts w:ascii="Times New Roman" w:hAnsi="Times New Roman" w:cs="Times New Roman"/>
        </w:rPr>
        <w:t>containing</w:t>
      </w:r>
      <w:r w:rsidR="005073EE" w:rsidRPr="00670BF6">
        <w:rPr>
          <w:rFonts w:ascii="Times New Roman" w:hAnsi="Times New Roman" w:cs="Times New Roman"/>
        </w:rPr>
        <w:t xml:space="preserve"> </w:t>
      </w:r>
      <w:r w:rsidR="00670BF6" w:rsidRPr="00670BF6">
        <w:rPr>
          <w:rFonts w:ascii="Times New Roman" w:hAnsi="Times New Roman" w:cs="Times New Roman"/>
        </w:rPr>
        <w:t xml:space="preserve">a </w:t>
      </w:r>
      <w:r w:rsidR="005073EE" w:rsidRPr="00670BF6">
        <w:rPr>
          <w:rFonts w:ascii="Times New Roman" w:hAnsi="Times New Roman" w:cs="Times New Roman"/>
        </w:rPr>
        <w:t xml:space="preserve">sterile 5:2 LECA/sand mixture and a top layer of autoclaved vermiculite. Six biological replicates were included </w:t>
      </w:r>
      <w:r w:rsidR="00670BF6" w:rsidRPr="00670BF6">
        <w:rPr>
          <w:rFonts w:ascii="Times New Roman" w:hAnsi="Times New Roman" w:cs="Times New Roman"/>
        </w:rPr>
        <w:t>per</w:t>
      </w:r>
      <w:r w:rsidR="005073EE" w:rsidRPr="00670BF6">
        <w:rPr>
          <w:rFonts w:ascii="Times New Roman" w:hAnsi="Times New Roman" w:cs="Times New Roman"/>
        </w:rPr>
        <w:t xml:space="preserve"> genotype, </w:t>
      </w:r>
      <w:r w:rsidR="00670BF6" w:rsidRPr="00670BF6">
        <w:rPr>
          <w:rFonts w:ascii="Times New Roman" w:hAnsi="Times New Roman" w:cs="Times New Roman"/>
        </w:rPr>
        <w:t xml:space="preserve">each consisting of </w:t>
      </w:r>
      <w:r w:rsidR="005073EE" w:rsidRPr="00670BF6">
        <w:rPr>
          <w:rFonts w:ascii="Times New Roman" w:hAnsi="Times New Roman" w:cs="Times New Roman"/>
        </w:rPr>
        <w:t>three pots with one plant</w:t>
      </w:r>
      <w:r w:rsidR="00670BF6" w:rsidRPr="00670BF6">
        <w:rPr>
          <w:rFonts w:ascii="Times New Roman" w:hAnsi="Times New Roman" w:cs="Times New Roman"/>
        </w:rPr>
        <w:t xml:space="preserve"> per </w:t>
      </w:r>
      <w:r w:rsidR="005073EE" w:rsidRPr="00670BF6">
        <w:rPr>
          <w:rFonts w:ascii="Times New Roman" w:hAnsi="Times New Roman" w:cs="Times New Roman"/>
        </w:rPr>
        <w:t>pot (total n=18). Plants were supplied with Long Ashton medi</w:t>
      </w:r>
      <w:r w:rsidR="00670BF6" w:rsidRPr="00670BF6">
        <w:rPr>
          <w:rFonts w:ascii="Times New Roman" w:hAnsi="Times New Roman" w:cs="Times New Roman"/>
        </w:rPr>
        <w:t>um</w:t>
      </w:r>
      <w:r w:rsidR="005073EE" w:rsidRPr="00670BF6">
        <w:rPr>
          <w:rFonts w:ascii="Times New Roman" w:hAnsi="Times New Roman" w:cs="Times New Roman"/>
        </w:rPr>
        <w:t xml:space="preserve"> and cultivated for three weeks in growth chambers with 16/8 day/night hours, 75/80% room humidity day/night, 22/18°</w:t>
      </w:r>
      <w:proofErr w:type="gramStart"/>
      <w:r w:rsidR="005073EE" w:rsidRPr="00670BF6">
        <w:rPr>
          <w:rFonts w:ascii="Times New Roman" w:hAnsi="Times New Roman" w:cs="Times New Roman"/>
        </w:rPr>
        <w:t>C day</w:t>
      </w:r>
      <w:proofErr w:type="gramEnd"/>
      <w:r w:rsidR="005073EE" w:rsidRPr="00670BF6">
        <w:rPr>
          <w:rFonts w:ascii="Times New Roman" w:hAnsi="Times New Roman" w:cs="Times New Roman"/>
        </w:rPr>
        <w:t>/night temperatures, and 200/0</w:t>
      </w:r>
      <w:r w:rsidR="00566327" w:rsidRPr="00670BF6">
        <w:rPr>
          <w:rFonts w:ascii="Times New Roman" w:hAnsi="Times New Roman" w:cs="Times New Roman"/>
        </w:rPr>
        <w:t>μmol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5073EE" w:rsidRPr="00670BF6">
        <w:rPr>
          <w:rFonts w:ascii="Times New Roman" w:hAnsi="Times New Roman" w:cs="Times New Roman"/>
        </w:rPr>
        <w:t xml:space="preserve"> light density day/night settings.</w:t>
      </w:r>
      <w:r w:rsidR="00763316" w:rsidRPr="00670BF6">
        <w:rPr>
          <w:rFonts w:ascii="Times New Roman" w:hAnsi="Times New Roman" w:cs="Times New Roman"/>
        </w:rPr>
        <w:t xml:space="preserve"> One day after planting, </w:t>
      </w:r>
      <w:r w:rsidR="00670BF6" w:rsidRPr="00670BF6">
        <w:rPr>
          <w:rFonts w:ascii="Times New Roman" w:hAnsi="Times New Roman" w:cs="Times New Roman"/>
        </w:rPr>
        <w:t>a</w:t>
      </w:r>
      <w:r w:rsidR="00763316" w:rsidRPr="00670BF6">
        <w:rPr>
          <w:rFonts w:ascii="Times New Roman" w:hAnsi="Times New Roman" w:cs="Times New Roman"/>
        </w:rPr>
        <w:t xml:space="preserve"> </w:t>
      </w:r>
      <w:r w:rsidR="00B937AF" w:rsidRPr="00670BF6">
        <w:rPr>
          <w:rFonts w:ascii="Times New Roman" w:hAnsi="Times New Roman" w:cs="Times New Roman"/>
          <w:i/>
          <w:iCs/>
        </w:rPr>
        <w:t>Hordeum</w:t>
      </w:r>
      <w:r w:rsidR="00670BF6" w:rsidRPr="00670BF6">
        <w:rPr>
          <w:rFonts w:ascii="Times New Roman" w:hAnsi="Times New Roman" w:cs="Times New Roman"/>
        </w:rPr>
        <w:t>-derived</w:t>
      </w:r>
      <w:r w:rsidR="00763316" w:rsidRPr="00670BF6">
        <w:rPr>
          <w:rFonts w:ascii="Times New Roman" w:hAnsi="Times New Roman" w:cs="Times New Roman"/>
        </w:rPr>
        <w:t xml:space="preserve"> </w:t>
      </w:r>
      <w:r w:rsidR="00670BF6" w:rsidRPr="00670BF6">
        <w:rPr>
          <w:rFonts w:ascii="Times New Roman" w:hAnsi="Times New Roman" w:cs="Times New Roman"/>
        </w:rPr>
        <w:t xml:space="preserve">bacterial </w:t>
      </w:r>
      <w:r w:rsidR="00763316" w:rsidRPr="00670BF6">
        <w:rPr>
          <w:rFonts w:ascii="Times New Roman" w:hAnsi="Times New Roman" w:cs="Times New Roman"/>
        </w:rPr>
        <w:t>culture collection (Plant Molecular Biolo</w:t>
      </w:r>
      <w:r w:rsidR="001408CF" w:rsidRPr="00670BF6">
        <w:rPr>
          <w:rFonts w:ascii="Times New Roman" w:hAnsi="Times New Roman" w:cs="Times New Roman"/>
        </w:rPr>
        <w:t>gy Group, Aarhus University, DK, unpublished</w:t>
      </w:r>
      <w:r w:rsidR="00B937AF" w:rsidRPr="00670BF6">
        <w:rPr>
          <w:rFonts w:ascii="Times New Roman" w:hAnsi="Times New Roman" w:cs="Times New Roman"/>
        </w:rPr>
        <w:t xml:space="preserve">, </w:t>
      </w:r>
      <w:r w:rsidR="00B937AF" w:rsidRPr="007C376F">
        <w:rPr>
          <w:rFonts w:ascii="Times New Roman" w:hAnsi="Times New Roman" w:cs="Times New Roman"/>
          <w:highlight w:val="red"/>
        </w:rPr>
        <w:t xml:space="preserve">Suppl. Table </w:t>
      </w:r>
      <w:r w:rsidR="00E33C8E" w:rsidRPr="00E33C8E">
        <w:rPr>
          <w:rFonts w:ascii="Times New Roman" w:hAnsi="Times New Roman" w:cs="Times New Roman"/>
          <w:highlight w:val="red"/>
        </w:rPr>
        <w:t>XX</w:t>
      </w:r>
      <w:r w:rsidR="001408CF" w:rsidRPr="00670BF6">
        <w:rPr>
          <w:rFonts w:ascii="Times New Roman" w:hAnsi="Times New Roman" w:cs="Times New Roman"/>
        </w:rPr>
        <w:t xml:space="preserve">) </w:t>
      </w:r>
      <w:r w:rsidR="00763316" w:rsidRPr="00670BF6">
        <w:rPr>
          <w:rFonts w:ascii="Times New Roman" w:hAnsi="Times New Roman" w:cs="Times New Roman"/>
        </w:rPr>
        <w:t>w</w:t>
      </w:r>
      <w:r w:rsidR="00763316" w:rsidRPr="007C376F">
        <w:rPr>
          <w:rFonts w:ascii="Times New Roman" w:hAnsi="Times New Roman" w:cs="Times New Roman"/>
        </w:rPr>
        <w:t>as applied as inoculum (</w:t>
      </w:r>
      <w:r w:rsidR="007C376F" w:rsidRPr="007C376F">
        <w:rPr>
          <w:rFonts w:ascii="Times New Roman" w:hAnsi="Times New Roman" w:cs="Times New Roman"/>
        </w:rPr>
        <w:t>final</w:t>
      </w:r>
      <w:r w:rsidR="001408CF" w:rsidRPr="007C376F">
        <w:rPr>
          <w:rFonts w:ascii="Times New Roman" w:hAnsi="Times New Roman" w:cs="Times New Roman"/>
        </w:rPr>
        <w:t xml:space="preserve"> </w:t>
      </w:r>
      <w:r w:rsidR="00763316" w:rsidRPr="007C376F">
        <w:rPr>
          <w:rFonts w:ascii="Times New Roman" w:hAnsi="Times New Roman" w:cs="Times New Roman"/>
        </w:rPr>
        <w:t>OD</w:t>
      </w:r>
      <w:r w:rsidR="00763316" w:rsidRPr="007C376F">
        <w:rPr>
          <w:rFonts w:ascii="Times New Roman" w:hAnsi="Times New Roman" w:cs="Times New Roman"/>
          <w:vertAlign w:val="subscript"/>
        </w:rPr>
        <w:t>600</w:t>
      </w:r>
      <w:r w:rsidR="007C376F" w:rsidRPr="007C376F">
        <w:rPr>
          <w:rFonts w:ascii="Times New Roman" w:hAnsi="Times New Roman" w:cs="Times New Roman"/>
        </w:rPr>
        <w:t xml:space="preserve">=0.01; </w:t>
      </w:r>
      <w:r w:rsidR="00763316" w:rsidRPr="007C376F">
        <w:rPr>
          <w:rFonts w:ascii="Times New Roman" w:hAnsi="Times New Roman" w:cs="Times New Roman"/>
        </w:rPr>
        <w:t xml:space="preserve">3ml per pot). In addition, plants were </w:t>
      </w:r>
      <w:proofErr w:type="spellStart"/>
      <w:r w:rsidR="007C376F" w:rsidRPr="007C376F">
        <w:rPr>
          <w:rFonts w:ascii="Times New Roman" w:hAnsi="Times New Roman" w:cs="Times New Roman"/>
        </w:rPr>
        <w:t>incoulated</w:t>
      </w:r>
      <w:proofErr w:type="spellEnd"/>
      <w:r w:rsidR="00763316" w:rsidRPr="007C376F">
        <w:rPr>
          <w:rFonts w:ascii="Times New Roman" w:hAnsi="Times New Roman" w:cs="Times New Roman"/>
        </w:rPr>
        <w:t xml:space="preserve"> with AM fungi on the day of planting</w:t>
      </w:r>
      <w:r w:rsidR="007C376F" w:rsidRPr="007C376F">
        <w:rPr>
          <w:rFonts w:ascii="Times New Roman" w:hAnsi="Times New Roman" w:cs="Times New Roman"/>
        </w:rPr>
        <w:t xml:space="preserve"> by applying 1ml of</w:t>
      </w:r>
      <w:r w:rsidR="00763316" w:rsidRPr="007C376F">
        <w:rPr>
          <w:rFonts w:ascii="Times New Roman" w:hAnsi="Times New Roman" w:cs="Times New Roman"/>
        </w:rPr>
        <w:t xml:space="preserve"> </w:t>
      </w:r>
      <w:proofErr w:type="spellStart"/>
      <w:r w:rsidR="00763316" w:rsidRPr="007C376F">
        <w:rPr>
          <w:rFonts w:ascii="Times New Roman" w:hAnsi="Times New Roman" w:cs="Times New Roman"/>
          <w:i/>
          <w:iCs/>
        </w:rPr>
        <w:lastRenderedPageBreak/>
        <w:t>Rhizophagus</w:t>
      </w:r>
      <w:proofErr w:type="spellEnd"/>
      <w:r w:rsidR="00763316" w:rsidRPr="007C376F">
        <w:rPr>
          <w:rFonts w:ascii="Times New Roman" w:hAnsi="Times New Roman" w:cs="Times New Roman"/>
          <w:i/>
          <w:iCs/>
        </w:rPr>
        <w:t xml:space="preserve"> irregularis </w:t>
      </w:r>
      <w:r w:rsidR="00763316" w:rsidRPr="007C376F">
        <w:rPr>
          <w:rFonts w:ascii="Times New Roman" w:hAnsi="Times New Roman" w:cs="Times New Roman"/>
        </w:rPr>
        <w:t>spores (</w:t>
      </w:r>
      <w:r w:rsidR="007C376F" w:rsidRPr="007C376F">
        <w:rPr>
          <w:rFonts w:ascii="Times New Roman" w:hAnsi="Times New Roman" w:cs="Times New Roman"/>
        </w:rPr>
        <w:t xml:space="preserve">400 spores per ml, washed twice with Long Ashton medium; </w:t>
      </w:r>
      <w:proofErr w:type="spellStart"/>
      <w:r w:rsidR="00763316" w:rsidRPr="007C376F">
        <w:rPr>
          <w:rFonts w:ascii="Times New Roman" w:hAnsi="Times New Roman" w:cs="Times New Roman"/>
        </w:rPr>
        <w:t>Agro</w:t>
      </w:r>
      <w:proofErr w:type="spellEnd"/>
      <w:r w:rsidR="00763316" w:rsidRPr="007C376F">
        <w:rPr>
          <w:rFonts w:ascii="Times New Roman" w:hAnsi="Times New Roman" w:cs="Times New Roman"/>
        </w:rPr>
        <w:t xml:space="preserve"> Nutrition) </w:t>
      </w:r>
      <w:r w:rsidR="00B937AF" w:rsidRPr="007C376F">
        <w:rPr>
          <w:rFonts w:ascii="Times New Roman" w:hAnsi="Times New Roman" w:cs="Times New Roman"/>
        </w:rPr>
        <w:t xml:space="preserve">1cm </w:t>
      </w:r>
      <w:r w:rsidR="007C376F" w:rsidRPr="007C376F">
        <w:rPr>
          <w:rFonts w:ascii="Times New Roman" w:hAnsi="Times New Roman" w:cs="Times New Roman"/>
        </w:rPr>
        <w:t xml:space="preserve">below the soil surface </w:t>
      </w:r>
      <w:r w:rsidR="00B937AF" w:rsidRPr="007C376F">
        <w:rPr>
          <w:rFonts w:ascii="Times New Roman" w:hAnsi="Times New Roman" w:cs="Times New Roman"/>
        </w:rPr>
        <w:t xml:space="preserve">near </w:t>
      </w:r>
      <w:r w:rsidR="007C376F" w:rsidRPr="007C376F">
        <w:rPr>
          <w:rFonts w:ascii="Times New Roman" w:hAnsi="Times New Roman" w:cs="Times New Roman"/>
        </w:rPr>
        <w:t>the</w:t>
      </w:r>
      <w:r w:rsidR="00B937AF" w:rsidRPr="007C376F">
        <w:rPr>
          <w:rFonts w:ascii="Times New Roman" w:hAnsi="Times New Roman" w:cs="Times New Roman"/>
        </w:rPr>
        <w:t xml:space="preserve"> root</w:t>
      </w:r>
      <w:r w:rsidR="007C376F" w:rsidRPr="007C376F">
        <w:rPr>
          <w:rFonts w:ascii="Times New Roman" w:hAnsi="Times New Roman" w:cs="Times New Roman"/>
        </w:rPr>
        <w:t>s.</w:t>
      </w:r>
    </w:p>
    <w:p w14:paraId="23FCC829" w14:textId="77777777" w:rsidR="0077294F" w:rsidRPr="00CC2DEB" w:rsidRDefault="0077294F" w:rsidP="00DB2FCC">
      <w:pPr>
        <w:spacing w:line="276" w:lineRule="auto"/>
        <w:jc w:val="both"/>
        <w:rPr>
          <w:rFonts w:ascii="Times New Roman" w:hAnsi="Times New Roman" w:cs="Times New Roman"/>
          <w:highlight w:val="green"/>
        </w:rPr>
      </w:pPr>
    </w:p>
    <w:p w14:paraId="3397810C" w14:textId="77777777" w:rsidR="004219CA" w:rsidRPr="0081105B" w:rsidRDefault="004219CA" w:rsidP="00DB2FCC">
      <w:pPr>
        <w:pStyle w:val="NormalWeb"/>
        <w:spacing w:before="0" w:beforeAutospacing="0" w:after="0" w:afterAutospacing="0" w:line="276" w:lineRule="auto"/>
        <w:jc w:val="both"/>
      </w:pPr>
      <w:r w:rsidRPr="0081105B">
        <w:rPr>
          <w:b/>
          <w:bCs/>
          <w:i/>
          <w:iCs/>
        </w:rPr>
        <w:t>Hordeum</w:t>
      </w:r>
      <w:r w:rsidRPr="0081105B">
        <w:rPr>
          <w:b/>
          <w:bCs/>
        </w:rPr>
        <w:t xml:space="preserve"> growth test in microbe-free condition</w:t>
      </w:r>
    </w:p>
    <w:p w14:paraId="563E6D05" w14:textId="0ECBBF1A" w:rsidR="00763316" w:rsidRDefault="00763316" w:rsidP="00DB2FCC">
      <w:pPr>
        <w:pStyle w:val="NormalWeb"/>
        <w:spacing w:before="0" w:beforeAutospacing="0" w:after="0" w:afterAutospacing="0" w:line="276" w:lineRule="auto"/>
        <w:jc w:val="both"/>
      </w:pPr>
      <w:r w:rsidRPr="0081105B">
        <w:t xml:space="preserve">To assess for potential growth </w:t>
      </w:r>
      <w:r w:rsidR="0081105B" w:rsidRPr="0081105B">
        <w:t>defects</w:t>
      </w:r>
      <w:r w:rsidRPr="0081105B">
        <w:t xml:space="preserve"> </w:t>
      </w:r>
      <w:r w:rsidR="0081105B" w:rsidRPr="0081105B">
        <w:t>associated with</w:t>
      </w:r>
      <w:r w:rsidRPr="0081105B">
        <w:t xml:space="preserve"> </w:t>
      </w:r>
      <w:r w:rsidR="004219CA" w:rsidRPr="0081105B">
        <w:t xml:space="preserve">CSSP </w:t>
      </w:r>
      <w:r w:rsidRPr="0081105B">
        <w:t>mutations</w:t>
      </w:r>
      <w:r w:rsidR="004219CA" w:rsidRPr="0081105B">
        <w:t xml:space="preserve"> in </w:t>
      </w:r>
      <w:r w:rsidR="004219CA" w:rsidRPr="0081105B">
        <w:rPr>
          <w:i/>
          <w:iCs/>
        </w:rPr>
        <w:t>Hordeum</w:t>
      </w:r>
      <w:r w:rsidRPr="0081105B">
        <w:t xml:space="preserve">, a </w:t>
      </w:r>
      <w:r w:rsidR="0081105B" w:rsidRPr="0081105B">
        <w:t xml:space="preserve">microbe-free </w:t>
      </w:r>
      <w:r w:rsidRPr="0081105B">
        <w:t xml:space="preserve">control </w:t>
      </w:r>
      <w:r w:rsidR="0081105B" w:rsidRPr="0081105B">
        <w:t>experiment</w:t>
      </w:r>
      <w:r w:rsidRPr="0081105B">
        <w:t xml:space="preserve"> was </w:t>
      </w:r>
      <w:r w:rsidR="0081105B" w:rsidRPr="0081105B">
        <w:t>conducted</w:t>
      </w:r>
      <w:r w:rsidRPr="0081105B">
        <w:t xml:space="preserve"> in parallel</w:t>
      </w:r>
      <w:r w:rsidR="001408CF" w:rsidRPr="0081105B">
        <w:t xml:space="preserve"> </w:t>
      </w:r>
      <w:r w:rsidR="004219CA" w:rsidRPr="0081105B">
        <w:t xml:space="preserve">to the gnotobiotic </w:t>
      </w:r>
      <w:r w:rsidR="0081105B" w:rsidRPr="0081105B">
        <w:t xml:space="preserve">setup. All </w:t>
      </w:r>
      <w:r w:rsidRPr="0081105B">
        <w:t xml:space="preserve">genotypes were </w:t>
      </w:r>
      <w:r w:rsidR="0081105B" w:rsidRPr="0081105B">
        <w:t xml:space="preserve">cultivated in sterile substrate and </w:t>
      </w:r>
      <w:r w:rsidRPr="0081105B">
        <w:t>supplied with Long Ashton medi</w:t>
      </w:r>
      <w:r w:rsidR="0081105B" w:rsidRPr="0081105B">
        <w:t>um</w:t>
      </w:r>
      <w:r w:rsidRPr="0081105B">
        <w:t xml:space="preserve"> </w:t>
      </w:r>
      <w:r w:rsidR="0081105B" w:rsidRPr="0081105B">
        <w:t>containing elevated</w:t>
      </w:r>
      <w:r w:rsidRPr="0081105B">
        <w:t xml:space="preserve"> nitrogen and phosphorus </w:t>
      </w:r>
      <w:r w:rsidR="0081105B" w:rsidRPr="0081105B">
        <w:t>concentrations</w:t>
      </w:r>
      <w:r w:rsidRPr="0081105B">
        <w:t xml:space="preserve"> (2.5mM </w:t>
      </w:r>
      <w:proofErr w:type="spellStart"/>
      <w:r w:rsidRPr="0081105B">
        <w:t>NaNO</w:t>
      </w:r>
      <w:proofErr w:type="spellEnd"/>
      <w:r w:rsidRPr="0081105B">
        <w:rPr>
          <w:position w:val="-2"/>
          <w:sz w:val="16"/>
          <w:szCs w:val="16"/>
        </w:rPr>
        <w:t xml:space="preserve">3 </w:t>
      </w:r>
      <w:r w:rsidRPr="0081105B">
        <w:t>and 1mM Na</w:t>
      </w:r>
      <w:r w:rsidRPr="0081105B">
        <w:rPr>
          <w:position w:val="-2"/>
          <w:sz w:val="16"/>
          <w:szCs w:val="16"/>
        </w:rPr>
        <w:t>2</w:t>
      </w:r>
      <w:r w:rsidRPr="0081105B">
        <w:t>HPO</w:t>
      </w:r>
      <w:r w:rsidRPr="0081105B">
        <w:rPr>
          <w:position w:val="-2"/>
          <w:sz w:val="16"/>
          <w:szCs w:val="16"/>
        </w:rPr>
        <w:t>4</w:t>
      </w:r>
      <w:r w:rsidRPr="0081105B">
        <w:t>)</w:t>
      </w:r>
      <w:r w:rsidR="0081105B" w:rsidRPr="0081105B">
        <w:t xml:space="preserve">, without microbial inoculation. </w:t>
      </w:r>
      <w:proofErr w:type="gramStart"/>
      <w:r w:rsidRPr="0081105B">
        <w:t xml:space="preserve">Ten </w:t>
      </w:r>
      <w:r w:rsidR="0081105B" w:rsidRPr="0081105B">
        <w:t xml:space="preserve"> biological</w:t>
      </w:r>
      <w:proofErr w:type="gramEnd"/>
      <w:r w:rsidR="0081105B" w:rsidRPr="0081105B">
        <w:t xml:space="preserve"> </w:t>
      </w:r>
      <w:r w:rsidRPr="0081105B">
        <w:t xml:space="preserve">replicates </w:t>
      </w:r>
      <w:r w:rsidR="0081105B" w:rsidRPr="0081105B">
        <w:t>were included per</w:t>
      </w:r>
      <w:r w:rsidRPr="0081105B">
        <w:t xml:space="preserve"> genotype</w:t>
      </w:r>
      <w:r w:rsidR="0081105B" w:rsidRPr="0081105B">
        <w:t>, each consisting of</w:t>
      </w:r>
      <w:r w:rsidR="0077294F" w:rsidRPr="0081105B">
        <w:t xml:space="preserve"> </w:t>
      </w:r>
      <w:r w:rsidRPr="0081105B">
        <w:t>one pot with one plant.</w:t>
      </w:r>
      <w:r w:rsidR="004219CA" w:rsidRPr="0081105B">
        <w:t xml:space="preserve"> Shoot fresh weight</w:t>
      </w:r>
      <w:r w:rsidR="0081105B" w:rsidRPr="0081105B">
        <w:t xml:space="preserve"> was recorded after three weeks of growth.</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4B7FA1" w:rsidRDefault="00B942A9" w:rsidP="00DB2FCC">
      <w:pPr>
        <w:spacing w:line="276" w:lineRule="auto"/>
        <w:jc w:val="both"/>
        <w:rPr>
          <w:rFonts w:ascii="Times New Roman" w:hAnsi="Times New Roman" w:cs="Times New Roman"/>
          <w:b/>
          <w:bCs/>
        </w:rPr>
      </w:pPr>
      <w:r w:rsidRPr="004B7FA1">
        <w:rPr>
          <w:rFonts w:ascii="Times New Roman" w:hAnsi="Times New Roman" w:cs="Times New Roman"/>
          <w:b/>
          <w:bCs/>
        </w:rPr>
        <w:t xml:space="preserve">Sample collection and 16S rRNA amplicon sequencing of plants grown </w:t>
      </w:r>
      <w:r w:rsidR="00505569" w:rsidRPr="004B7FA1">
        <w:rPr>
          <w:rFonts w:ascii="Times New Roman" w:hAnsi="Times New Roman" w:cs="Times New Roman"/>
          <w:b/>
          <w:bCs/>
        </w:rPr>
        <w:t xml:space="preserve">in </w:t>
      </w:r>
      <w:r w:rsidRPr="004B7FA1">
        <w:rPr>
          <w:rFonts w:ascii="Times New Roman" w:hAnsi="Times New Roman" w:cs="Times New Roman"/>
          <w:b/>
          <w:bCs/>
        </w:rPr>
        <w:t>gnotobiotic systems</w:t>
      </w:r>
    </w:p>
    <w:p w14:paraId="12B1E795" w14:textId="0212831A" w:rsidR="00FA7486" w:rsidRPr="004B7FA1" w:rsidRDefault="00264E7C" w:rsidP="00DB2FCC">
      <w:pPr>
        <w:spacing w:line="276" w:lineRule="auto"/>
        <w:jc w:val="both"/>
        <w:rPr>
          <w:rFonts w:ascii="Times New Roman" w:hAnsi="Times New Roman" w:cs="Times New Roman"/>
        </w:rPr>
      </w:pPr>
      <w:r w:rsidRPr="004B7FA1">
        <w:rPr>
          <w:rFonts w:ascii="Times New Roman" w:hAnsi="Times New Roman" w:cs="Times New Roman"/>
        </w:rPr>
        <w:t xml:space="preserve">Details on harvest and sample collection are </w:t>
      </w:r>
      <w:proofErr w:type="gramStart"/>
      <w:r w:rsidRPr="004B7FA1">
        <w:rPr>
          <w:rFonts w:ascii="Times New Roman" w:hAnsi="Times New Roman" w:cs="Times New Roman"/>
        </w:rPr>
        <w:t>similar to</w:t>
      </w:r>
      <w:proofErr w:type="gramEnd"/>
      <w:r w:rsidRPr="004B7FA1">
        <w:rPr>
          <w:rFonts w:ascii="Times New Roman" w:hAnsi="Times New Roman" w:cs="Times New Roman"/>
        </w:rPr>
        <w:t xml:space="preserve"> </w:t>
      </w:r>
      <w:r w:rsidR="00DF7B03" w:rsidRPr="004B7FA1">
        <w:rPr>
          <w:rFonts w:ascii="Times New Roman" w:hAnsi="Times New Roman" w:cs="Times New Roman"/>
        </w:rPr>
        <w:t>those</w:t>
      </w:r>
      <w:r w:rsidRPr="004B7FA1">
        <w:rPr>
          <w:rFonts w:ascii="Times New Roman" w:hAnsi="Times New Roman" w:cs="Times New Roman"/>
        </w:rPr>
        <w:t xml:space="preserve"> described for the soil experiment</w:t>
      </w:r>
      <w:r w:rsidR="00DF7B03" w:rsidRPr="004B7FA1">
        <w:rPr>
          <w:rFonts w:ascii="Times New Roman" w:hAnsi="Times New Roman" w:cs="Times New Roman"/>
        </w:rPr>
        <w:t>,</w:t>
      </w:r>
      <w:r w:rsidRPr="004B7FA1">
        <w:rPr>
          <w:rFonts w:ascii="Times New Roman" w:hAnsi="Times New Roman" w:cs="Times New Roman"/>
        </w:rPr>
        <w:t xml:space="preserve"> with minor </w:t>
      </w:r>
      <w:r w:rsidR="00DF7B03" w:rsidRPr="004B7FA1">
        <w:rPr>
          <w:rFonts w:ascii="Times New Roman" w:hAnsi="Times New Roman" w:cs="Times New Roman"/>
        </w:rPr>
        <w:t>modifications</w:t>
      </w:r>
      <w:r w:rsidRPr="004B7FA1">
        <w:rPr>
          <w:rFonts w:ascii="Times New Roman" w:hAnsi="Times New Roman" w:cs="Times New Roman"/>
        </w:rPr>
        <w:t xml:space="preserve">. </w:t>
      </w:r>
      <w:r w:rsidR="00DF7B03" w:rsidRPr="004B7FA1">
        <w:rPr>
          <w:rFonts w:ascii="Times New Roman" w:hAnsi="Times New Roman" w:cs="Times New Roman"/>
        </w:rPr>
        <w:t xml:space="preserve">In the gnotobiotic studies, </w:t>
      </w:r>
      <w:proofErr w:type="spellStart"/>
      <w:r w:rsidR="00DF7B03" w:rsidRPr="004B7FA1">
        <w:rPr>
          <w:rFonts w:ascii="Times New Roman" w:hAnsi="Times New Roman" w:cs="Times New Roman"/>
        </w:rPr>
        <w:t>l</w:t>
      </w:r>
      <w:r w:rsidRPr="004B7FA1">
        <w:rPr>
          <w:rFonts w:ascii="Times New Roman" w:hAnsi="Times New Roman" w:cs="Times New Roman"/>
        </w:rPr>
        <w:t>eca</w:t>
      </w:r>
      <w:proofErr w:type="spellEnd"/>
      <w:r w:rsidRPr="004B7FA1">
        <w:rPr>
          <w:rFonts w:ascii="Times New Roman" w:hAnsi="Times New Roman" w:cs="Times New Roman"/>
        </w:rPr>
        <w:t xml:space="preserve"> and sand were removed manually. For </w:t>
      </w:r>
      <w:r w:rsidRPr="004B7FA1">
        <w:rPr>
          <w:rFonts w:ascii="Times New Roman" w:hAnsi="Times New Roman" w:cs="Times New Roman"/>
          <w:i/>
          <w:iCs/>
        </w:rPr>
        <w:t>Lotus</w:t>
      </w:r>
      <w:r w:rsidRPr="004B7FA1">
        <w:rPr>
          <w:rFonts w:ascii="Times New Roman" w:hAnsi="Times New Roman" w:cs="Times New Roman"/>
        </w:rPr>
        <w:t xml:space="preserve">, plants from </w:t>
      </w:r>
      <w:r w:rsidR="00DF7B03" w:rsidRPr="004B7FA1">
        <w:rPr>
          <w:rFonts w:ascii="Times New Roman" w:hAnsi="Times New Roman" w:cs="Times New Roman"/>
        </w:rPr>
        <w:t>a single</w:t>
      </w:r>
      <w:r w:rsidRPr="004B7FA1">
        <w:rPr>
          <w:rFonts w:ascii="Times New Roman" w:hAnsi="Times New Roman" w:cs="Times New Roman"/>
        </w:rPr>
        <w:t xml:space="preserve"> magenta box system were </w:t>
      </w:r>
      <w:r w:rsidR="00DF7B03" w:rsidRPr="004B7FA1">
        <w:rPr>
          <w:rFonts w:ascii="Times New Roman" w:hAnsi="Times New Roman" w:cs="Times New Roman"/>
        </w:rPr>
        <w:t>pooled</w:t>
      </w:r>
      <w:r w:rsidRPr="004B7FA1">
        <w:rPr>
          <w:rFonts w:ascii="Times New Roman" w:hAnsi="Times New Roman" w:cs="Times New Roman"/>
        </w:rPr>
        <w:t xml:space="preserve"> for</w:t>
      </w:r>
      <w:r w:rsidR="00DF7B03" w:rsidRPr="004B7FA1">
        <w:rPr>
          <w:rFonts w:ascii="Times New Roman" w:hAnsi="Times New Roman" w:cs="Times New Roman"/>
        </w:rPr>
        <w:t xml:space="preserve"> the collection of</w:t>
      </w:r>
      <w:r w:rsidRPr="004B7FA1">
        <w:rPr>
          <w:rFonts w:ascii="Times New Roman" w:hAnsi="Times New Roman" w:cs="Times New Roman"/>
        </w:rPr>
        <w:t xml:space="preserve"> ‘</w:t>
      </w:r>
      <w:r w:rsidR="001408CF" w:rsidRPr="004B7FA1">
        <w:rPr>
          <w:rFonts w:ascii="Times New Roman" w:hAnsi="Times New Roman" w:cs="Times New Roman"/>
        </w:rPr>
        <w:t>r</w:t>
      </w:r>
      <w:r w:rsidRPr="004B7FA1">
        <w:rPr>
          <w:rFonts w:ascii="Times New Roman" w:hAnsi="Times New Roman" w:cs="Times New Roman"/>
        </w:rPr>
        <w:t xml:space="preserve">hizosphere’ </w:t>
      </w:r>
      <w:r w:rsidR="00505569" w:rsidRPr="004B7FA1">
        <w:rPr>
          <w:rFonts w:ascii="Times New Roman" w:hAnsi="Times New Roman" w:cs="Times New Roman"/>
        </w:rPr>
        <w:t>and ‘</w:t>
      </w:r>
      <w:r w:rsidR="001408CF" w:rsidRPr="004B7FA1">
        <w:rPr>
          <w:rFonts w:ascii="Times New Roman" w:hAnsi="Times New Roman" w:cs="Times New Roman"/>
        </w:rPr>
        <w:t>root</w:t>
      </w:r>
      <w:r w:rsidR="00505569" w:rsidRPr="004B7FA1">
        <w:rPr>
          <w:rFonts w:ascii="Times New Roman" w:hAnsi="Times New Roman" w:cs="Times New Roman"/>
        </w:rPr>
        <w:t xml:space="preserve">’ </w:t>
      </w:r>
      <w:r w:rsidRPr="004B7FA1">
        <w:rPr>
          <w:rFonts w:ascii="Times New Roman" w:hAnsi="Times New Roman" w:cs="Times New Roman"/>
        </w:rPr>
        <w:t>sample</w:t>
      </w:r>
      <w:r w:rsidR="00DF7B03" w:rsidRPr="004B7FA1">
        <w:rPr>
          <w:rFonts w:ascii="Times New Roman" w:hAnsi="Times New Roman" w:cs="Times New Roman"/>
        </w:rPr>
        <w:t>s</w:t>
      </w:r>
      <w:r w:rsidRPr="004B7FA1">
        <w:rPr>
          <w:rFonts w:ascii="Times New Roman" w:hAnsi="Times New Roman" w:cs="Times New Roman"/>
        </w:rPr>
        <w:t xml:space="preserve">. </w:t>
      </w:r>
      <w:r w:rsidR="00505569" w:rsidRPr="004B7FA1">
        <w:rPr>
          <w:rFonts w:ascii="Times New Roman" w:hAnsi="Times New Roman" w:cs="Times New Roman"/>
        </w:rPr>
        <w:t>Roots</w:t>
      </w:r>
      <w:r w:rsidRPr="004B7FA1">
        <w:rPr>
          <w:rFonts w:ascii="Times New Roman" w:hAnsi="Times New Roman" w:cs="Times New Roman"/>
        </w:rPr>
        <w:t xml:space="preserve"> were ground using </w:t>
      </w:r>
      <w:r w:rsidR="00DF7B03" w:rsidRPr="004B7FA1">
        <w:rPr>
          <w:rFonts w:ascii="Times New Roman" w:hAnsi="Times New Roman" w:cs="Times New Roman"/>
        </w:rPr>
        <w:t xml:space="preserve">a </w:t>
      </w:r>
      <w:r w:rsidRPr="004B7FA1">
        <w:rPr>
          <w:rFonts w:ascii="Times New Roman" w:hAnsi="Times New Roman" w:cs="Times New Roman"/>
        </w:rPr>
        <w:t>mortar and pestle under liquid nitrogen</w:t>
      </w:r>
      <w:r w:rsidR="00DF7B03" w:rsidRPr="004B7FA1">
        <w:rPr>
          <w:rFonts w:ascii="Times New Roman" w:hAnsi="Times New Roman" w:cs="Times New Roman"/>
        </w:rPr>
        <w:t>,</w:t>
      </w:r>
      <w:r w:rsidR="009E127D" w:rsidRPr="004B7FA1">
        <w:rPr>
          <w:rFonts w:ascii="Times New Roman" w:hAnsi="Times New Roman" w:cs="Times New Roman"/>
        </w:rPr>
        <w:t xml:space="preserve"> and a</w:t>
      </w:r>
      <w:r w:rsidRPr="004B7FA1">
        <w:rPr>
          <w:rFonts w:ascii="Times New Roman" w:hAnsi="Times New Roman" w:cs="Times New Roman"/>
        </w:rPr>
        <w:t xml:space="preserve"> subset of </w:t>
      </w:r>
      <w:r w:rsidR="00DF7B03" w:rsidRPr="004B7FA1">
        <w:rPr>
          <w:rFonts w:ascii="Times New Roman" w:hAnsi="Times New Roman" w:cs="Times New Roman"/>
        </w:rPr>
        <w:t xml:space="preserve">the </w:t>
      </w:r>
      <w:r w:rsidRPr="004B7FA1">
        <w:rPr>
          <w:rFonts w:ascii="Times New Roman" w:hAnsi="Times New Roman" w:cs="Times New Roman"/>
        </w:rPr>
        <w:t xml:space="preserve">ground root material was transferred to tubes of </w:t>
      </w:r>
      <w:r w:rsidR="00DF7B03" w:rsidRPr="004B7FA1">
        <w:rPr>
          <w:rFonts w:ascii="Times New Roman" w:hAnsi="Times New Roman" w:cs="Times New Roman"/>
        </w:rPr>
        <w:t xml:space="preserve">the </w:t>
      </w:r>
      <w:r w:rsidRPr="004B7FA1">
        <w:rPr>
          <w:rFonts w:ascii="Times New Roman" w:hAnsi="Times New Roman" w:cs="Times New Roman"/>
        </w:rPr>
        <w:t>Fast DNA Spin Kit for Soil</w:t>
      </w:r>
      <w:r w:rsidR="00DF7B03" w:rsidRPr="004B7FA1">
        <w:rPr>
          <w:rFonts w:ascii="Times New Roman" w:hAnsi="Times New Roman" w:cs="Times New Roman"/>
        </w:rPr>
        <w:t xml:space="preserve"> </w:t>
      </w:r>
      <w:r w:rsidRPr="004B7FA1">
        <w:rPr>
          <w:rFonts w:ascii="Times New Roman" w:hAnsi="Times New Roman" w:cs="Times New Roman"/>
        </w:rPr>
        <w:t xml:space="preserve">(MP Biomedicals) for </w:t>
      </w:r>
      <w:r w:rsidR="00DF7B03" w:rsidRPr="004B7FA1">
        <w:rPr>
          <w:rFonts w:ascii="Times New Roman" w:hAnsi="Times New Roman" w:cs="Times New Roman"/>
        </w:rPr>
        <w:t>DNA extraction</w:t>
      </w:r>
      <w:r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w:t>
      </w:r>
      <w:r w:rsidRPr="004B7FA1">
        <w:rPr>
          <w:rFonts w:ascii="Times New Roman" w:hAnsi="Times New Roman" w:cs="Times New Roman"/>
        </w:rPr>
        <w:t xml:space="preserve">roots </w:t>
      </w:r>
      <w:r w:rsidR="00DF7B03" w:rsidRPr="004B7FA1">
        <w:rPr>
          <w:rFonts w:ascii="Times New Roman" w:hAnsi="Times New Roman" w:cs="Times New Roman"/>
        </w:rPr>
        <w:t>from</w:t>
      </w:r>
      <w:r w:rsidRPr="004B7FA1">
        <w:rPr>
          <w:rFonts w:ascii="Times New Roman" w:hAnsi="Times New Roman" w:cs="Times New Roman"/>
        </w:rPr>
        <w:t xml:space="preserve"> each biological replicate were cut into 1-cm pieces, mixed</w:t>
      </w:r>
      <w:r w:rsidR="00DF7B03" w:rsidRPr="004B7FA1">
        <w:rPr>
          <w:rFonts w:ascii="Times New Roman" w:hAnsi="Times New Roman" w:cs="Times New Roman"/>
        </w:rPr>
        <w:t xml:space="preserve"> thoroughly</w:t>
      </w:r>
      <w:r w:rsidRPr="004B7FA1">
        <w:rPr>
          <w:rFonts w:ascii="Times New Roman" w:hAnsi="Times New Roman" w:cs="Times New Roman"/>
        </w:rPr>
        <w:t xml:space="preserve">, and a subset was </w:t>
      </w:r>
      <w:r w:rsidR="00505569" w:rsidRPr="004B7FA1">
        <w:rPr>
          <w:rFonts w:ascii="Times New Roman" w:hAnsi="Times New Roman" w:cs="Times New Roman"/>
        </w:rPr>
        <w:t xml:space="preserve">used for </w:t>
      </w:r>
      <w:r w:rsidR="00DF7B03" w:rsidRPr="004B7FA1">
        <w:rPr>
          <w:rFonts w:ascii="Times New Roman" w:hAnsi="Times New Roman" w:cs="Times New Roman"/>
        </w:rPr>
        <w:t>downstream</w:t>
      </w:r>
      <w:r w:rsidR="00505569" w:rsidRPr="004B7FA1">
        <w:rPr>
          <w:rFonts w:ascii="Times New Roman" w:hAnsi="Times New Roman" w:cs="Times New Roman"/>
        </w:rPr>
        <w:t xml:space="preserve"> processing. 16S </w:t>
      </w:r>
      <w:r w:rsidR="00DF7B03" w:rsidRPr="004B7FA1">
        <w:rPr>
          <w:rFonts w:ascii="Times New Roman" w:hAnsi="Times New Roman" w:cs="Times New Roman"/>
        </w:rPr>
        <w:t xml:space="preserve">rRNA </w:t>
      </w:r>
      <w:r w:rsidR="00505569" w:rsidRPr="004B7FA1">
        <w:rPr>
          <w:rFonts w:ascii="Times New Roman" w:hAnsi="Times New Roman" w:cs="Times New Roman"/>
        </w:rPr>
        <w:t>V5-V7 amplicon libraries were prepared as described previously</w:t>
      </w:r>
      <w:r w:rsidR="00DF7B03" w:rsidRPr="004B7FA1">
        <w:rPr>
          <w:rFonts w:ascii="Times New Roman" w:hAnsi="Times New Roman" w:cs="Times New Roman"/>
        </w:rPr>
        <w:t xml:space="preserve"> and sequenced </w:t>
      </w:r>
      <w:r w:rsidR="00505569" w:rsidRPr="004B7FA1">
        <w:rPr>
          <w:rFonts w:ascii="Times New Roman" w:hAnsi="Times New Roman" w:cs="Times New Roman"/>
        </w:rPr>
        <w:t xml:space="preserve">using Illumina </w:t>
      </w:r>
      <w:proofErr w:type="spellStart"/>
      <w:r w:rsidR="00505569" w:rsidRPr="004B7FA1">
        <w:rPr>
          <w:rFonts w:ascii="Times New Roman" w:hAnsi="Times New Roman" w:cs="Times New Roman"/>
        </w:rPr>
        <w:t>MiSeq</w:t>
      </w:r>
      <w:proofErr w:type="spellEnd"/>
      <w:r w:rsidR="00505569" w:rsidRPr="004B7FA1">
        <w:rPr>
          <w:rFonts w:ascii="Times New Roman" w:hAnsi="Times New Roman" w:cs="Times New Roman"/>
        </w:rPr>
        <w:t xml:space="preserve"> (</w:t>
      </w:r>
      <w:proofErr w:type="spellStart"/>
      <w:r w:rsidR="00505569" w:rsidRPr="004B7FA1">
        <w:rPr>
          <w:rFonts w:ascii="Times New Roman" w:hAnsi="Times New Roman" w:cs="Times New Roman"/>
        </w:rPr>
        <w:t>Genewiz</w:t>
      </w:r>
      <w:proofErr w:type="spellEnd"/>
      <w:r w:rsidR="00505569" w:rsidRPr="004B7FA1">
        <w:rPr>
          <w:rFonts w:ascii="Times New Roman" w:hAnsi="Times New Roman" w:cs="Times New Roman"/>
        </w:rPr>
        <w:t xml:space="preserve">) for </w:t>
      </w:r>
      <w:r w:rsidR="00505569" w:rsidRPr="004B7FA1">
        <w:rPr>
          <w:rFonts w:ascii="Times New Roman" w:hAnsi="Times New Roman" w:cs="Times New Roman"/>
          <w:i/>
          <w:iCs/>
        </w:rPr>
        <w:t>Lotus</w:t>
      </w:r>
      <w:r w:rsidR="00505569" w:rsidRPr="004B7FA1">
        <w:rPr>
          <w:rFonts w:ascii="Times New Roman" w:hAnsi="Times New Roman" w:cs="Times New Roman"/>
        </w:rPr>
        <w:t xml:space="preserve"> </w:t>
      </w:r>
      <w:r w:rsidR="00DF7B03" w:rsidRPr="004B7FA1">
        <w:rPr>
          <w:rFonts w:ascii="Times New Roman" w:hAnsi="Times New Roman" w:cs="Times New Roman"/>
        </w:rPr>
        <w:t xml:space="preserve">samples </w:t>
      </w:r>
      <w:r w:rsidR="00505569" w:rsidRPr="004B7FA1">
        <w:rPr>
          <w:rFonts w:ascii="Times New Roman" w:hAnsi="Times New Roman" w:cs="Times New Roman"/>
        </w:rPr>
        <w:t xml:space="preserve">and </w:t>
      </w:r>
      <w:proofErr w:type="spellStart"/>
      <w:r w:rsidR="00505569" w:rsidRPr="004B7FA1">
        <w:rPr>
          <w:rFonts w:ascii="Times New Roman" w:hAnsi="Times New Roman" w:cs="Times New Roman"/>
        </w:rPr>
        <w:t>NovaSeq</w:t>
      </w:r>
      <w:proofErr w:type="spellEnd"/>
      <w:r w:rsidR="00505569" w:rsidRPr="004B7FA1">
        <w:rPr>
          <w:rFonts w:ascii="Times New Roman" w:hAnsi="Times New Roman" w:cs="Times New Roman"/>
        </w:rPr>
        <w:t xml:space="preserve"> </w:t>
      </w:r>
      <w:r w:rsidR="009E127D" w:rsidRPr="004B7FA1">
        <w:rPr>
          <w:rFonts w:ascii="Times New Roman" w:hAnsi="Times New Roman" w:cs="Times New Roman"/>
        </w:rPr>
        <w:t>(</w:t>
      </w:r>
      <w:proofErr w:type="spellStart"/>
      <w:r w:rsidR="009E127D" w:rsidRPr="004B7FA1">
        <w:rPr>
          <w:rFonts w:ascii="Times New Roman" w:hAnsi="Times New Roman" w:cs="Times New Roman"/>
        </w:rPr>
        <w:t>Novogene</w:t>
      </w:r>
      <w:proofErr w:type="spellEnd"/>
      <w:r w:rsidR="009E127D"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samples. </w:t>
      </w:r>
      <w:r w:rsidR="00845DE0" w:rsidRPr="004B7FA1">
        <w:rPr>
          <w:rFonts w:ascii="Times New Roman" w:hAnsi="Times New Roman" w:cs="Times New Roman"/>
        </w:rPr>
        <w:t xml:space="preserve">For </w:t>
      </w:r>
      <w:r w:rsidR="00845DE0" w:rsidRPr="004B7FA1">
        <w:rPr>
          <w:rFonts w:ascii="Times New Roman" w:hAnsi="Times New Roman" w:cs="Times New Roman"/>
          <w:i/>
          <w:iCs/>
        </w:rPr>
        <w:t>Lotus</w:t>
      </w:r>
      <w:r w:rsidR="00845DE0" w:rsidRPr="004B7FA1">
        <w:rPr>
          <w:rFonts w:ascii="Times New Roman" w:hAnsi="Times New Roman" w:cs="Times New Roman"/>
        </w:rPr>
        <w:t xml:space="preserve">, spike-in DNA </w:t>
      </w:r>
      <w:r w:rsidR="00DF7B03" w:rsidRPr="004B7FA1">
        <w:rPr>
          <w:rFonts w:ascii="Times New Roman" w:hAnsi="Times New Roman" w:cs="Times New Roman"/>
        </w:rPr>
        <w:t xml:space="preserve">(10^4 copies) </w:t>
      </w:r>
      <w:r w:rsidR="00845DE0" w:rsidRPr="004B7FA1">
        <w:rPr>
          <w:rFonts w:ascii="Times New Roman" w:hAnsi="Times New Roman" w:cs="Times New Roman"/>
        </w:rPr>
        <w:t xml:space="preserve">was included in PCR1 but </w:t>
      </w:r>
      <w:r w:rsidR="00DF7B03" w:rsidRPr="004B7FA1">
        <w:rPr>
          <w:rFonts w:ascii="Times New Roman" w:hAnsi="Times New Roman" w:cs="Times New Roman"/>
        </w:rPr>
        <w:t xml:space="preserve">was </w:t>
      </w:r>
      <w:r w:rsidR="00845DE0" w:rsidRPr="004B7FA1">
        <w:rPr>
          <w:rFonts w:ascii="Times New Roman" w:hAnsi="Times New Roman" w:cs="Times New Roman"/>
        </w:rPr>
        <w:t xml:space="preserve">not used for </w:t>
      </w:r>
      <w:r w:rsidR="00DF7B03" w:rsidRPr="004B7FA1">
        <w:rPr>
          <w:rFonts w:ascii="Times New Roman" w:hAnsi="Times New Roman" w:cs="Times New Roman"/>
        </w:rPr>
        <w:t xml:space="preserve">downstream </w:t>
      </w:r>
      <w:r w:rsidR="00845DE0" w:rsidRPr="004B7FA1">
        <w:rPr>
          <w:rFonts w:ascii="Times New Roman" w:hAnsi="Times New Roman" w:cs="Times New Roman"/>
        </w:rPr>
        <w:t>analysis.</w:t>
      </w:r>
    </w:p>
    <w:p w14:paraId="4E0DEB1C" w14:textId="77777777" w:rsidR="002316D5" w:rsidRPr="004B7FA1" w:rsidRDefault="002316D5" w:rsidP="00DB2FCC">
      <w:pPr>
        <w:spacing w:line="276" w:lineRule="auto"/>
        <w:jc w:val="both"/>
        <w:rPr>
          <w:rFonts w:ascii="Times New Roman" w:hAnsi="Times New Roman" w:cs="Times New Roman"/>
        </w:rPr>
      </w:pPr>
    </w:p>
    <w:p w14:paraId="070182EB" w14:textId="77777777" w:rsidR="002316D5" w:rsidRPr="004B7FA1" w:rsidRDefault="002316D5" w:rsidP="00DB2FCC">
      <w:pPr>
        <w:spacing w:line="276" w:lineRule="auto"/>
        <w:jc w:val="both"/>
        <w:rPr>
          <w:rFonts w:ascii="Times New Roman" w:hAnsi="Times New Roman" w:cs="Times New Roman"/>
          <w:b/>
          <w:bCs/>
        </w:rPr>
      </w:pPr>
      <w:r w:rsidRPr="004B7FA1">
        <w:rPr>
          <w:rFonts w:ascii="Times New Roman" w:hAnsi="Times New Roman" w:cs="Times New Roman"/>
          <w:b/>
          <w:bCs/>
        </w:rPr>
        <w:t>Pre-processin</w:t>
      </w:r>
      <w:r w:rsidR="00FE70ED" w:rsidRPr="004B7FA1">
        <w:rPr>
          <w:rFonts w:ascii="Times New Roman" w:hAnsi="Times New Roman" w:cs="Times New Roman"/>
          <w:b/>
          <w:bCs/>
        </w:rPr>
        <w:t>g</w:t>
      </w:r>
      <w:r w:rsidRPr="004B7FA1">
        <w:rPr>
          <w:rFonts w:ascii="Times New Roman" w:hAnsi="Times New Roman" w:cs="Times New Roman"/>
          <w:b/>
          <w:bCs/>
        </w:rPr>
        <w:t xml:space="preserve"> of amplicon sequencing data</w:t>
      </w:r>
    </w:p>
    <w:p w14:paraId="60081A81" w14:textId="3B6C96A6" w:rsidR="00FE70ED" w:rsidRPr="004219CA" w:rsidRDefault="002316D5" w:rsidP="00DB2FCC">
      <w:pPr>
        <w:spacing w:line="276" w:lineRule="auto"/>
        <w:jc w:val="both"/>
        <w:rPr>
          <w:rFonts w:ascii="Times New Roman" w:hAnsi="Times New Roman" w:cs="Times New Roman"/>
        </w:rPr>
      </w:pPr>
      <w:r w:rsidRPr="004B7FA1">
        <w:rPr>
          <w:rFonts w:ascii="Times New Roman" w:hAnsi="Times New Roman" w:cs="Times New Roman"/>
        </w:rPr>
        <w:t xml:space="preserve">Amplicon reads </w:t>
      </w:r>
      <w:r w:rsidR="00DF7B03" w:rsidRPr="004B7FA1">
        <w:rPr>
          <w:rFonts w:ascii="Times New Roman" w:hAnsi="Times New Roman" w:cs="Times New Roman"/>
        </w:rPr>
        <w:t>from</w:t>
      </w:r>
      <w:r w:rsidRPr="004B7FA1">
        <w:rPr>
          <w:rFonts w:ascii="Times New Roman" w:hAnsi="Times New Roman" w:cs="Times New Roman"/>
        </w:rPr>
        <w:t xml:space="preserve"> </w:t>
      </w:r>
      <w:r w:rsidRPr="004B7FA1">
        <w:rPr>
          <w:rFonts w:ascii="Times New Roman" w:hAnsi="Times New Roman" w:cs="Times New Roman"/>
          <w:i/>
          <w:iCs/>
        </w:rPr>
        <w:t xml:space="preserve">Lotus </w:t>
      </w:r>
      <w:r w:rsidRPr="004B7FA1">
        <w:rPr>
          <w:rFonts w:ascii="Times New Roman" w:hAnsi="Times New Roman" w:cs="Times New Roman"/>
        </w:rPr>
        <w:t xml:space="preserve">and </w:t>
      </w:r>
      <w:r w:rsidR="0077294F" w:rsidRPr="004B7FA1">
        <w:rPr>
          <w:rFonts w:ascii="Times New Roman" w:hAnsi="Times New Roman" w:cs="Times New Roman"/>
          <w:i/>
          <w:iCs/>
        </w:rPr>
        <w:t>Hordeum</w:t>
      </w:r>
      <w:r w:rsidRPr="004B7FA1">
        <w:rPr>
          <w:rFonts w:ascii="Times New Roman" w:hAnsi="Times New Roman" w:cs="Times New Roman"/>
        </w:rPr>
        <w:t xml:space="preserve"> libraries were processed </w:t>
      </w:r>
      <w:r w:rsidR="00A26D56" w:rsidRPr="004B7FA1">
        <w:rPr>
          <w:rFonts w:ascii="Times New Roman" w:hAnsi="Times New Roman" w:cs="Times New Roman"/>
        </w:rPr>
        <w:t>separately</w:t>
      </w:r>
      <w:r w:rsidRPr="004B7FA1">
        <w:rPr>
          <w:rFonts w:ascii="Times New Roman" w:hAnsi="Times New Roman" w:cs="Times New Roman"/>
        </w:rPr>
        <w:t xml:space="preserve"> using the QIIME2 pipeline (version 2021.4) [331]. Quality control and denoising of demultiplexed reads w</w:t>
      </w:r>
      <w:r w:rsidR="00DF7B03" w:rsidRPr="004B7FA1">
        <w:rPr>
          <w:rFonts w:ascii="Times New Roman" w:hAnsi="Times New Roman" w:cs="Times New Roman"/>
        </w:rPr>
        <w:t>ere</w:t>
      </w:r>
      <w:r w:rsidRPr="004B7FA1">
        <w:rPr>
          <w:rFonts w:ascii="Times New Roman" w:hAnsi="Times New Roman" w:cs="Times New Roman"/>
        </w:rPr>
        <w:t xml:space="preserve"> performed using the DADA2 plugin</w:t>
      </w:r>
      <w:r w:rsidR="00DF7B03" w:rsidRPr="004B7FA1">
        <w:rPr>
          <w:rFonts w:ascii="Times New Roman" w:hAnsi="Times New Roman" w:cs="Times New Roman"/>
        </w:rPr>
        <w:t>,</w:t>
      </w:r>
      <w:r w:rsidRPr="004B7FA1">
        <w:rPr>
          <w:rFonts w:ascii="Times New Roman" w:hAnsi="Times New Roman" w:cs="Times New Roman"/>
        </w:rPr>
        <w:t xml:space="preserve"> </w:t>
      </w:r>
      <w:r w:rsidR="00DF7B03" w:rsidRPr="004B7FA1">
        <w:rPr>
          <w:rFonts w:ascii="Times New Roman" w:hAnsi="Times New Roman" w:cs="Times New Roman"/>
        </w:rPr>
        <w:t xml:space="preserve">generating </w:t>
      </w:r>
      <w:r w:rsidRPr="004B7FA1">
        <w:rPr>
          <w:rFonts w:ascii="Times New Roman" w:hAnsi="Times New Roman" w:cs="Times New Roman"/>
        </w:rPr>
        <w:t>representative amplicon s</w:t>
      </w:r>
      <w:r w:rsidR="00A26D56" w:rsidRPr="004B7FA1">
        <w:rPr>
          <w:rFonts w:ascii="Times New Roman" w:hAnsi="Times New Roman" w:cs="Times New Roman"/>
        </w:rPr>
        <w:t>equenc</w:t>
      </w:r>
      <w:r w:rsidR="00DF7B03" w:rsidRPr="004B7FA1">
        <w:rPr>
          <w:rFonts w:ascii="Times New Roman" w:hAnsi="Times New Roman" w:cs="Times New Roman"/>
        </w:rPr>
        <w:t>e</w:t>
      </w:r>
      <w:r w:rsidR="00A26D56" w:rsidRPr="004B7FA1">
        <w:rPr>
          <w:rFonts w:ascii="Times New Roman" w:hAnsi="Times New Roman" w:cs="Times New Roman"/>
        </w:rPr>
        <w:t xml:space="preserve"> variants (ASVs) [332]</w:t>
      </w:r>
      <w:r w:rsidRPr="004B7FA1">
        <w:rPr>
          <w:rFonts w:ascii="Times New Roman" w:hAnsi="Times New Roman" w:cs="Times New Roman"/>
        </w:rPr>
        <w:t xml:space="preserve">. </w:t>
      </w:r>
      <w:r w:rsidR="00DF7B03" w:rsidRPr="004B7FA1">
        <w:rPr>
          <w:rFonts w:ascii="Times New Roman" w:hAnsi="Times New Roman" w:cs="Times New Roman"/>
        </w:rPr>
        <w:t xml:space="preserve">ASVs were filtered to retain those </w:t>
      </w:r>
      <w:r w:rsidRPr="004B7FA1">
        <w:rPr>
          <w:rFonts w:ascii="Times New Roman" w:hAnsi="Times New Roman" w:cs="Times New Roman"/>
        </w:rPr>
        <w:t xml:space="preserve">with at least 10 reads in </w:t>
      </w:r>
      <w:r w:rsidR="00DF7B03" w:rsidRPr="004B7FA1">
        <w:rPr>
          <w:rFonts w:ascii="Times New Roman" w:hAnsi="Times New Roman" w:cs="Times New Roman"/>
        </w:rPr>
        <w:t xml:space="preserve">at least </w:t>
      </w:r>
      <w:r w:rsidRPr="004B7FA1">
        <w:rPr>
          <w:rFonts w:ascii="Times New Roman" w:hAnsi="Times New Roman" w:cs="Times New Roman"/>
        </w:rPr>
        <w:t xml:space="preserve">four samples. Taxonomic classification of representative sequences </w:t>
      </w:r>
      <w:r w:rsidR="00DF7B03" w:rsidRPr="004B7FA1">
        <w:rPr>
          <w:rFonts w:ascii="Times New Roman" w:hAnsi="Times New Roman" w:cs="Times New Roman"/>
        </w:rPr>
        <w:t>was performed</w:t>
      </w:r>
      <w:r w:rsidRPr="004B7FA1">
        <w:rPr>
          <w:rFonts w:ascii="Times New Roman" w:hAnsi="Times New Roman" w:cs="Times New Roman"/>
        </w:rPr>
        <w:t xml:space="preserve"> using QIIME2’s </w:t>
      </w:r>
      <w:proofErr w:type="spellStart"/>
      <w:r w:rsidRPr="004B7FA1">
        <w:rPr>
          <w:rFonts w:ascii="Times New Roman" w:hAnsi="Times New Roman" w:cs="Times New Roman"/>
        </w:rPr>
        <w:t>naïve-Bayes</w:t>
      </w:r>
      <w:proofErr w:type="spellEnd"/>
      <w:r w:rsidRPr="004B7FA1">
        <w:rPr>
          <w:rFonts w:ascii="Times New Roman" w:hAnsi="Times New Roman" w:cs="Times New Roman"/>
        </w:rPr>
        <w:t xml:space="preserve"> </w:t>
      </w:r>
      <w:r w:rsidR="00DF7B03" w:rsidRPr="004B7FA1">
        <w:rPr>
          <w:rFonts w:ascii="Times New Roman" w:hAnsi="Times New Roman" w:cs="Times New Roman"/>
        </w:rPr>
        <w:t>classifier</w:t>
      </w:r>
      <w:r w:rsidRPr="004B7FA1">
        <w:rPr>
          <w:rFonts w:ascii="Times New Roman" w:hAnsi="Times New Roman" w:cs="Times New Roman"/>
        </w:rPr>
        <w:t xml:space="preserve"> implemented in the scikit</w:t>
      </w:r>
      <w:r w:rsidR="00DF7B03" w:rsidRPr="004B7FA1">
        <w:rPr>
          <w:rFonts w:ascii="Times New Roman" w:hAnsi="Times New Roman" w:cs="Times New Roman"/>
        </w:rPr>
        <w:t>-</w:t>
      </w:r>
      <w:r w:rsidRPr="004B7FA1">
        <w:rPr>
          <w:rFonts w:ascii="Times New Roman" w:hAnsi="Times New Roman" w:cs="Times New Roman"/>
        </w:rPr>
        <w:t>learn</w:t>
      </w:r>
      <w:r w:rsidR="00DF7B03" w:rsidRPr="004B7FA1">
        <w:rPr>
          <w:rFonts w:ascii="Times New Roman" w:hAnsi="Times New Roman" w:cs="Times New Roman"/>
        </w:rPr>
        <w:t xml:space="preserve">-based </w:t>
      </w:r>
      <w:r w:rsidRPr="004B7FA1">
        <w:rPr>
          <w:rFonts w:ascii="Times New Roman" w:hAnsi="Times New Roman" w:cs="Times New Roman"/>
        </w:rPr>
        <w:t xml:space="preserve">q2-feature-classifier [334], </w:t>
      </w:r>
      <w:r w:rsidR="00DF7B03" w:rsidRPr="004B7FA1">
        <w:rPr>
          <w:rFonts w:ascii="Times New Roman" w:hAnsi="Times New Roman" w:cs="Times New Roman"/>
        </w:rPr>
        <w:t xml:space="preserve">with reference to </w:t>
      </w:r>
      <w:r w:rsidRPr="004B7FA1">
        <w:rPr>
          <w:rFonts w:ascii="Times New Roman" w:hAnsi="Times New Roman" w:cs="Times New Roman"/>
        </w:rPr>
        <w:t>the SILVA database (version 138</w:t>
      </w:r>
      <w:r w:rsidR="00FE70ED" w:rsidRPr="004B7FA1">
        <w:rPr>
          <w:rFonts w:ascii="Times New Roman" w:hAnsi="Times New Roman" w:cs="Times New Roman"/>
          <w:color w:val="000000" w:themeColor="text1"/>
        </w:rPr>
        <w:t>_</w:t>
      </w:r>
      <w:r w:rsidRPr="004B7FA1">
        <w:rPr>
          <w:rFonts w:ascii="Times New Roman" w:hAnsi="Times New Roman" w:cs="Times New Roman"/>
        </w:rPr>
        <w:t>99) [335].</w:t>
      </w:r>
      <w:r w:rsidR="0049194F" w:rsidRPr="004B7FA1">
        <w:rPr>
          <w:rFonts w:ascii="Times New Roman" w:hAnsi="Times New Roman" w:cs="Times New Roman"/>
        </w:rPr>
        <w:t xml:space="preserve"> For data obtained </w:t>
      </w:r>
      <w:r w:rsidR="00DF7B03" w:rsidRPr="004B7FA1">
        <w:rPr>
          <w:rFonts w:ascii="Times New Roman" w:hAnsi="Times New Roman" w:cs="Times New Roman"/>
        </w:rPr>
        <w:t>from</w:t>
      </w:r>
      <w:r w:rsidR="0049194F" w:rsidRPr="004B7FA1">
        <w:rPr>
          <w:rFonts w:ascii="Times New Roman" w:hAnsi="Times New Roman" w:cs="Times New Roman"/>
        </w:rPr>
        <w:t xml:space="preserve"> gnotobiotic systems, </w:t>
      </w:r>
      <w:r w:rsidR="00D9061F" w:rsidRPr="004B7FA1">
        <w:rPr>
          <w:rFonts w:ascii="Times New Roman" w:hAnsi="Times New Roman" w:cs="Times New Roman"/>
        </w:rPr>
        <w:t>pre-processing</w:t>
      </w:r>
      <w:r w:rsidR="0049194F" w:rsidRPr="004B7FA1">
        <w:rPr>
          <w:rFonts w:ascii="Times New Roman" w:hAnsi="Times New Roman" w:cs="Times New Roman"/>
        </w:rPr>
        <w:t xml:space="preserve"> </w:t>
      </w:r>
      <w:r w:rsidR="00DF7B03" w:rsidRPr="004B7FA1">
        <w:rPr>
          <w:rFonts w:ascii="Times New Roman" w:hAnsi="Times New Roman" w:cs="Times New Roman"/>
        </w:rPr>
        <w:t xml:space="preserve">was likewise performed </w:t>
      </w:r>
      <w:r w:rsidR="0049194F" w:rsidRPr="004B7FA1">
        <w:rPr>
          <w:rFonts w:ascii="Times New Roman" w:hAnsi="Times New Roman" w:cs="Times New Roman"/>
        </w:rPr>
        <w:t>using QIIME2 and</w:t>
      </w:r>
      <w:r w:rsidR="00DF7B03" w:rsidRPr="004B7FA1">
        <w:rPr>
          <w:rFonts w:ascii="Times New Roman" w:hAnsi="Times New Roman" w:cs="Times New Roman"/>
        </w:rPr>
        <w:t xml:space="preserve"> the</w:t>
      </w:r>
      <w:r w:rsidR="0049194F" w:rsidRPr="004B7FA1">
        <w:rPr>
          <w:rFonts w:ascii="Times New Roman" w:hAnsi="Times New Roman" w:cs="Times New Roman"/>
        </w:rPr>
        <w:t xml:space="preserve"> DADA2 plug</w:t>
      </w:r>
      <w:r w:rsidR="00DF7B03" w:rsidRPr="004B7FA1">
        <w:rPr>
          <w:rFonts w:ascii="Times New Roman" w:hAnsi="Times New Roman" w:cs="Times New Roman"/>
        </w:rPr>
        <w:t>i</w:t>
      </w:r>
      <w:r w:rsidR="0049194F" w:rsidRPr="004B7FA1">
        <w:rPr>
          <w:rFonts w:ascii="Times New Roman" w:hAnsi="Times New Roman" w:cs="Times New Roman"/>
        </w:rPr>
        <w:t>n for quality control and demultiplexing</w:t>
      </w:r>
      <w:r w:rsidR="00D9061F" w:rsidRPr="004B7FA1">
        <w:rPr>
          <w:rFonts w:ascii="Times New Roman" w:hAnsi="Times New Roman" w:cs="Times New Roman"/>
        </w:rPr>
        <w:t xml:space="preserve"> </w:t>
      </w:r>
      <w:r w:rsidR="0049194F" w:rsidRPr="004B7FA1">
        <w:rPr>
          <w:rFonts w:ascii="Times New Roman" w:hAnsi="Times New Roman" w:cs="Times New Roman"/>
        </w:rPr>
        <w:t xml:space="preserve">[331, 332]. No </w:t>
      </w:r>
      <w:r w:rsidR="00DF7B03" w:rsidRPr="004B7FA1">
        <w:rPr>
          <w:rFonts w:ascii="Times New Roman" w:hAnsi="Times New Roman" w:cs="Times New Roman"/>
        </w:rPr>
        <w:t xml:space="preserve">abundance </w:t>
      </w:r>
      <w:r w:rsidR="0049194F" w:rsidRPr="004B7FA1">
        <w:rPr>
          <w:rFonts w:ascii="Times New Roman" w:hAnsi="Times New Roman" w:cs="Times New Roman"/>
        </w:rPr>
        <w:t xml:space="preserve">filtering was </w:t>
      </w:r>
      <w:r w:rsidR="00DF7B03" w:rsidRPr="004B7FA1">
        <w:rPr>
          <w:rFonts w:ascii="Times New Roman" w:hAnsi="Times New Roman" w:cs="Times New Roman"/>
        </w:rPr>
        <w:t>applied,</w:t>
      </w:r>
      <w:r w:rsidR="0049194F" w:rsidRPr="004B7FA1">
        <w:rPr>
          <w:rFonts w:ascii="Times New Roman" w:hAnsi="Times New Roman" w:cs="Times New Roman"/>
        </w:rPr>
        <w:t xml:space="preserve"> as defined sets of isolates with known sequence information w</w:t>
      </w:r>
      <w:r w:rsidR="00DF7B03" w:rsidRPr="004B7FA1">
        <w:rPr>
          <w:rFonts w:ascii="Times New Roman" w:hAnsi="Times New Roman" w:cs="Times New Roman"/>
        </w:rPr>
        <w:t>ere</w:t>
      </w:r>
      <w:r w:rsidR="0049194F" w:rsidRPr="004B7FA1">
        <w:rPr>
          <w:rFonts w:ascii="Times New Roman" w:hAnsi="Times New Roman" w:cs="Times New Roman"/>
        </w:rPr>
        <w:t xml:space="preserve"> used. </w:t>
      </w:r>
      <w:r w:rsidR="00DF7B03" w:rsidRPr="004B7FA1">
        <w:rPr>
          <w:rFonts w:ascii="Times New Roman" w:hAnsi="Times New Roman" w:cs="Times New Roman"/>
        </w:rPr>
        <w:t>T</w:t>
      </w:r>
      <w:r w:rsidR="0049194F" w:rsidRPr="004B7FA1">
        <w:rPr>
          <w:rFonts w:ascii="Times New Roman" w:hAnsi="Times New Roman" w:cs="Times New Roman"/>
        </w:rPr>
        <w:t>axonom</w:t>
      </w:r>
      <w:r w:rsidR="00DF7B03" w:rsidRPr="004B7FA1">
        <w:rPr>
          <w:rFonts w:ascii="Times New Roman" w:hAnsi="Times New Roman" w:cs="Times New Roman"/>
        </w:rPr>
        <w:t>ic</w:t>
      </w:r>
      <w:r w:rsidR="0049194F" w:rsidRPr="004B7FA1">
        <w:rPr>
          <w:rFonts w:ascii="Times New Roman" w:hAnsi="Times New Roman" w:cs="Times New Roman"/>
        </w:rPr>
        <w:t xml:space="preserve"> assignment of detected ASVs </w:t>
      </w:r>
      <w:r w:rsidR="00DF7B03" w:rsidRPr="004B7FA1">
        <w:rPr>
          <w:rFonts w:ascii="Times New Roman" w:hAnsi="Times New Roman" w:cs="Times New Roman"/>
        </w:rPr>
        <w:t>was performed using</w:t>
      </w:r>
      <w:r w:rsidR="0049194F" w:rsidRPr="004B7FA1">
        <w:rPr>
          <w:rFonts w:ascii="Times New Roman" w:hAnsi="Times New Roman" w:cs="Times New Roman"/>
        </w:rPr>
        <w:t xml:space="preserve"> VSEARCH </w:t>
      </w:r>
      <w:r w:rsidR="00DF7B03" w:rsidRPr="004B7FA1">
        <w:rPr>
          <w:rFonts w:ascii="Times New Roman" w:hAnsi="Times New Roman" w:cs="Times New Roman"/>
        </w:rPr>
        <w:t>with</w:t>
      </w:r>
      <w:r w:rsidR="0049194F" w:rsidRPr="004B7FA1">
        <w:rPr>
          <w:rFonts w:ascii="Times New Roman" w:hAnsi="Times New Roman" w:cs="Times New Roman"/>
        </w:rPr>
        <w:t xml:space="preserve"> a 99% identity threshold [333]. </w:t>
      </w:r>
      <w:r w:rsidR="004B7FA1" w:rsidRPr="004B7FA1">
        <w:rPr>
          <w:rFonts w:ascii="Times New Roman" w:hAnsi="Times New Roman" w:cs="Times New Roman"/>
        </w:rPr>
        <w:t xml:space="preserve">Reference sequences consisted of </w:t>
      </w:r>
      <w:r w:rsidR="00D9061F" w:rsidRPr="004B7FA1">
        <w:rPr>
          <w:rFonts w:ascii="Times New Roman" w:hAnsi="Times New Roman" w:cs="Times New Roman"/>
        </w:rPr>
        <w:t xml:space="preserve">16S </w:t>
      </w:r>
      <w:r w:rsidR="004B7FA1" w:rsidRPr="004B7FA1">
        <w:rPr>
          <w:rFonts w:ascii="Times New Roman" w:hAnsi="Times New Roman" w:cs="Times New Roman"/>
        </w:rPr>
        <w:t xml:space="preserve">rRNA </w:t>
      </w:r>
      <w:r w:rsidR="0049194F" w:rsidRPr="004B7FA1">
        <w:rPr>
          <w:rFonts w:ascii="Times New Roman" w:hAnsi="Times New Roman" w:cs="Times New Roman"/>
        </w:rPr>
        <w:t xml:space="preserve">V5-V7 </w:t>
      </w:r>
      <w:r w:rsidR="004B7FA1" w:rsidRPr="004B7FA1">
        <w:rPr>
          <w:rFonts w:ascii="Times New Roman" w:hAnsi="Times New Roman" w:cs="Times New Roman"/>
        </w:rPr>
        <w:t>regions</w:t>
      </w:r>
      <w:r w:rsidR="0049194F" w:rsidRPr="004B7FA1">
        <w:rPr>
          <w:rFonts w:ascii="Times New Roman" w:hAnsi="Times New Roman" w:cs="Times New Roman"/>
        </w:rPr>
        <w:t xml:space="preserve"> extracted from whole</w:t>
      </w:r>
      <w:r w:rsidR="004B7FA1" w:rsidRPr="004B7FA1">
        <w:rPr>
          <w:rFonts w:ascii="Times New Roman" w:hAnsi="Times New Roman" w:cs="Times New Roman"/>
        </w:rPr>
        <w:t>-</w:t>
      </w:r>
      <w:r w:rsidR="0049194F" w:rsidRPr="004B7FA1">
        <w:rPr>
          <w:rFonts w:ascii="Times New Roman" w:hAnsi="Times New Roman" w:cs="Times New Roman"/>
        </w:rPr>
        <w:t xml:space="preserve">genome sequences of strains included in the inoculum </w:t>
      </w:r>
      <w:r w:rsidR="00A26D56" w:rsidRPr="004B7FA1">
        <w:rPr>
          <w:rFonts w:ascii="Times New Roman" w:hAnsi="Times New Roman" w:cs="Times New Roman"/>
        </w:rPr>
        <w:t>(Suppl. Table</w:t>
      </w:r>
      <w:r w:rsidR="001F631A" w:rsidRPr="004B7FA1">
        <w:rPr>
          <w:rFonts w:ascii="Times New Roman" w:hAnsi="Times New Roman" w:cs="Times New Roman"/>
        </w:rPr>
        <w:t>s 4,6</w:t>
      </w:r>
      <w:r w:rsidR="00A26D56" w:rsidRPr="004B7FA1">
        <w:rPr>
          <w:rFonts w:ascii="Times New Roman" w:hAnsi="Times New Roman" w:cs="Times New Roman"/>
        </w:rPr>
        <w:t>)</w:t>
      </w:r>
      <w:r w:rsidR="0049194F" w:rsidRPr="004B7FA1">
        <w:rPr>
          <w:rFonts w:ascii="Times New Roman" w:hAnsi="Times New Roman" w:cs="Times New Roman"/>
        </w:rPr>
        <w:t>. Isolates with identical V5</w:t>
      </w:r>
      <w:r w:rsidR="008578A3" w:rsidRPr="004B7FA1">
        <w:rPr>
          <w:rFonts w:ascii="Times New Roman" w:hAnsi="Times New Roman" w:cs="Times New Roman"/>
        </w:rPr>
        <w:t>-</w:t>
      </w:r>
      <w:r w:rsidR="0049194F" w:rsidRPr="004B7FA1">
        <w:rPr>
          <w:rFonts w:ascii="Times New Roman" w:hAnsi="Times New Roman" w:cs="Times New Roman"/>
        </w:rPr>
        <w:t>V7 regions were grouped together</w:t>
      </w:r>
      <w:r w:rsidR="0002222B" w:rsidRPr="004B7FA1">
        <w:rPr>
          <w:rFonts w:ascii="Times New Roman" w:hAnsi="Times New Roman" w:cs="Times New Roman"/>
        </w:rPr>
        <w:t>.</w:t>
      </w:r>
      <w:r w:rsidR="004B7FA1">
        <w:rPr>
          <w:rFonts w:ascii="Times New Roman" w:hAnsi="Times New Roman" w:cs="Times New Roman"/>
        </w:rPr>
        <w:t xml:space="preserve"> </w:t>
      </w:r>
      <w:r w:rsidR="004B7FA1" w:rsidRPr="004B7FA1">
        <w:rPr>
          <w:rFonts w:ascii="Times New Roman" w:hAnsi="Times New Roman" w:cs="Times New Roman"/>
          <w:highlight w:val="red"/>
        </w:rPr>
        <w:t xml:space="preserve">ASVs not matching any member of the </w:t>
      </w:r>
      <w:proofErr w:type="spellStart"/>
      <w:r w:rsidR="004B7FA1" w:rsidRPr="004B7FA1">
        <w:rPr>
          <w:rFonts w:ascii="Times New Roman" w:hAnsi="Times New Roman" w:cs="Times New Roman"/>
          <w:highlight w:val="red"/>
        </w:rPr>
        <w:t>SynCom</w:t>
      </w:r>
      <w:proofErr w:type="spellEnd"/>
      <w:r w:rsidR="004B7FA1" w:rsidRPr="004B7FA1">
        <w:rPr>
          <w:rFonts w:ascii="Times New Roman" w:hAnsi="Times New Roman" w:cs="Times New Roman"/>
          <w:highlight w:val="red"/>
        </w:rPr>
        <w:t xml:space="preserve"> reference set were removed prior to downstream analysis.</w:t>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CC2DEB" w:rsidRDefault="00062FE8" w:rsidP="00DB2FCC">
      <w:pPr>
        <w:spacing w:line="276" w:lineRule="auto"/>
        <w:jc w:val="both"/>
        <w:rPr>
          <w:rFonts w:ascii="Times New Roman" w:hAnsi="Times New Roman" w:cs="Times New Roman"/>
          <w:b/>
          <w:bCs/>
        </w:rPr>
      </w:pPr>
      <w:r w:rsidRPr="00CC2DEB">
        <w:rPr>
          <w:rFonts w:ascii="Times New Roman" w:hAnsi="Times New Roman" w:cs="Times New Roman"/>
          <w:b/>
          <w:bCs/>
        </w:rPr>
        <w:t>Data analysis, s</w:t>
      </w:r>
      <w:r w:rsidR="00FE70ED" w:rsidRPr="00CC2DEB">
        <w:rPr>
          <w:rFonts w:ascii="Times New Roman" w:hAnsi="Times New Roman" w:cs="Times New Roman"/>
          <w:b/>
          <w:bCs/>
        </w:rPr>
        <w:t>tatistic</w:t>
      </w:r>
      <w:r w:rsidRPr="00CC2DEB">
        <w:rPr>
          <w:rFonts w:ascii="Times New Roman" w:hAnsi="Times New Roman" w:cs="Times New Roman"/>
          <w:b/>
          <w:bCs/>
        </w:rPr>
        <w:t>s and data visualisation</w:t>
      </w:r>
    </w:p>
    <w:p w14:paraId="6802E4A0" w14:textId="03338571" w:rsidR="000756BD" w:rsidRDefault="004B7FA1" w:rsidP="000756BD">
      <w:pPr>
        <w:spacing w:line="276" w:lineRule="auto"/>
        <w:jc w:val="both"/>
        <w:rPr>
          <w:rFonts w:ascii="Times New Roman" w:hAnsi="Times New Roman" w:cs="Times New Roman"/>
        </w:rPr>
      </w:pPr>
      <w:r>
        <w:rPr>
          <w:rFonts w:ascii="Times New Roman" w:hAnsi="Times New Roman" w:cs="Times New Roman"/>
        </w:rPr>
        <w:lastRenderedPageBreak/>
        <w:t>All</w:t>
      </w:r>
      <w:r w:rsidR="00FE70ED" w:rsidRPr="00CC2DEB">
        <w:rPr>
          <w:rFonts w:ascii="Times New Roman" w:hAnsi="Times New Roman" w:cs="Times New Roman"/>
        </w:rPr>
        <w:t xml:space="preserve"> analys</w:t>
      </w:r>
      <w:r>
        <w:rPr>
          <w:rFonts w:ascii="Times New Roman" w:hAnsi="Times New Roman" w:cs="Times New Roman"/>
        </w:rPr>
        <w:t>e</w:t>
      </w:r>
      <w:r w:rsidR="00FE70ED" w:rsidRPr="00CC2DEB">
        <w:rPr>
          <w:rFonts w:ascii="Times New Roman" w:hAnsi="Times New Roman" w:cs="Times New Roman"/>
        </w:rPr>
        <w:t>s w</w:t>
      </w:r>
      <w:r>
        <w:rPr>
          <w:rFonts w:ascii="Times New Roman" w:hAnsi="Times New Roman" w:cs="Times New Roman"/>
        </w:rPr>
        <w:t>ere</w:t>
      </w:r>
      <w:r w:rsidR="00FE70ED" w:rsidRPr="00CC2DEB">
        <w:rPr>
          <w:rFonts w:ascii="Times New Roman" w:hAnsi="Times New Roman" w:cs="Times New Roman"/>
        </w:rPr>
        <w:t xml:space="preserve"> performed in R (</w:t>
      </w:r>
      <w:r w:rsidR="00FE70ED" w:rsidRPr="00165889">
        <w:rPr>
          <w:rFonts w:ascii="Times New Roman" w:hAnsi="Times New Roman" w:cs="Times New Roman"/>
          <w:highlight w:val="red"/>
        </w:rPr>
        <w:t>version 4.</w:t>
      </w:r>
      <w:r w:rsidR="00877046" w:rsidRPr="004B7FA1">
        <w:rPr>
          <w:rFonts w:ascii="Times New Roman" w:hAnsi="Times New Roman" w:cs="Times New Roman"/>
          <w:highlight w:val="red"/>
        </w:rPr>
        <w:t>5</w:t>
      </w:r>
      <w:r w:rsidR="00FE70ED" w:rsidRPr="004B7FA1">
        <w:rPr>
          <w:rFonts w:ascii="Times New Roman" w:hAnsi="Times New Roman" w:cs="Times New Roman"/>
          <w:highlight w:val="red"/>
        </w:rPr>
        <w:t>.0</w:t>
      </w:r>
      <w:r w:rsidR="00165889" w:rsidRPr="004B7FA1">
        <w:rPr>
          <w:rFonts w:ascii="Times New Roman" w:hAnsi="Times New Roman" w:cs="Times New Roman"/>
          <w:highlight w:val="red"/>
        </w:rPr>
        <w:t xml:space="preserve"> &gt; Ib wrote 4.5.1</w:t>
      </w:r>
      <w:r w:rsidR="00FE70ED" w:rsidRPr="00CC2DEB">
        <w:rPr>
          <w:rFonts w:ascii="Times New Roman" w:hAnsi="Times New Roman" w:cs="Times New Roman"/>
        </w:rPr>
        <w:t>).</w:t>
      </w:r>
      <w:r w:rsidR="006507BA">
        <w:rPr>
          <w:rFonts w:ascii="Times New Roman" w:hAnsi="Times New Roman" w:cs="Times New Roman"/>
        </w:rPr>
        <w:t xml:space="preserve"> </w:t>
      </w:r>
      <w:r w:rsidR="009170DD">
        <w:rPr>
          <w:rFonts w:ascii="Times New Roman" w:hAnsi="Times New Roman" w:cs="Times New Roman"/>
        </w:rPr>
        <w:t xml:space="preserve">For </w:t>
      </w:r>
      <w:r w:rsidR="009170DD" w:rsidRPr="009170DD">
        <w:rPr>
          <w:rFonts w:ascii="Times New Roman" w:hAnsi="Times New Roman" w:cs="Times New Roman"/>
          <w:i/>
          <w:iCs/>
        </w:rPr>
        <w:t>Lotus</w:t>
      </w:r>
      <w:r w:rsidR="009170DD">
        <w:rPr>
          <w:rFonts w:ascii="Times New Roman" w:hAnsi="Times New Roman" w:cs="Times New Roman"/>
        </w:rPr>
        <w:t xml:space="preserve"> soil and </w:t>
      </w:r>
      <w:proofErr w:type="spellStart"/>
      <w:r w:rsidR="009170DD">
        <w:rPr>
          <w:rFonts w:ascii="Times New Roman" w:hAnsi="Times New Roman" w:cs="Times New Roman"/>
        </w:rPr>
        <w:t>SynCom</w:t>
      </w:r>
      <w:proofErr w:type="spellEnd"/>
      <w:r w:rsidR="009170DD">
        <w:rPr>
          <w:rFonts w:ascii="Times New Roman" w:hAnsi="Times New Roman" w:cs="Times New Roman"/>
        </w:rPr>
        <w:t xml:space="preserve"> data</w:t>
      </w:r>
      <w:r>
        <w:rPr>
          <w:rFonts w:ascii="Times New Roman" w:hAnsi="Times New Roman" w:cs="Times New Roman"/>
        </w:rPr>
        <w:t>sets</w:t>
      </w:r>
      <w:r w:rsidR="009170DD">
        <w:rPr>
          <w:rFonts w:ascii="Times New Roman" w:hAnsi="Times New Roman" w:cs="Times New Roman"/>
        </w:rPr>
        <w:t xml:space="preserve">, spike-in DNA was removed from the ASV table prior to analysis. </w:t>
      </w:r>
      <w:r w:rsidR="00D47355">
        <w:rPr>
          <w:rFonts w:ascii="Times New Roman" w:hAnsi="Times New Roman" w:cs="Times New Roman"/>
        </w:rPr>
        <w:t>For alpha</w:t>
      </w:r>
      <w:r>
        <w:rPr>
          <w:rFonts w:ascii="Times New Roman" w:hAnsi="Times New Roman" w:cs="Times New Roman"/>
        </w:rPr>
        <w:t>-</w:t>
      </w:r>
      <w:r w:rsidR="00D47355">
        <w:rPr>
          <w:rFonts w:ascii="Times New Roman" w:hAnsi="Times New Roman" w:cs="Times New Roman"/>
        </w:rPr>
        <w:t>diversity analys</w:t>
      </w:r>
      <w:r>
        <w:rPr>
          <w:rFonts w:ascii="Times New Roman" w:hAnsi="Times New Roman" w:cs="Times New Roman"/>
        </w:rPr>
        <w:t>e</w:t>
      </w:r>
      <w:r w:rsidR="00D47355">
        <w:rPr>
          <w:rFonts w:ascii="Times New Roman" w:hAnsi="Times New Roman" w:cs="Times New Roman"/>
        </w:rPr>
        <w:t xml:space="preserve">s, </w:t>
      </w:r>
      <w:r w:rsidR="00BB08BB">
        <w:rPr>
          <w:rFonts w:ascii="Times New Roman" w:hAnsi="Times New Roman" w:cs="Times New Roman"/>
        </w:rPr>
        <w:t xml:space="preserve">samples </w:t>
      </w:r>
      <w:r>
        <w:rPr>
          <w:rFonts w:ascii="Times New Roman" w:hAnsi="Times New Roman" w:cs="Times New Roman"/>
        </w:rPr>
        <w:t xml:space="preserve">with fewer than </w:t>
      </w:r>
      <w:r w:rsidR="00BB08BB">
        <w:rPr>
          <w:rFonts w:ascii="Times New Roman" w:hAnsi="Times New Roman" w:cs="Times New Roman"/>
        </w:rPr>
        <w:t>1000 reads were excluded</w:t>
      </w:r>
      <w:r>
        <w:rPr>
          <w:rFonts w:ascii="Times New Roman" w:hAnsi="Times New Roman" w:cs="Times New Roman"/>
        </w:rPr>
        <w:t>,</w:t>
      </w:r>
      <w:r w:rsidR="00BB08BB">
        <w:rPr>
          <w:rFonts w:ascii="Times New Roman" w:hAnsi="Times New Roman" w:cs="Times New Roman"/>
        </w:rPr>
        <w:t xml:space="preserve"> and </w:t>
      </w:r>
      <w:r w:rsidR="00D47355">
        <w:rPr>
          <w:rFonts w:ascii="Times New Roman" w:hAnsi="Times New Roman" w:cs="Times New Roman"/>
        </w:rPr>
        <w:t xml:space="preserve">read counts were rarefied </w:t>
      </w:r>
      <w:r>
        <w:rPr>
          <w:rFonts w:ascii="Times New Roman" w:hAnsi="Times New Roman" w:cs="Times New Roman"/>
        </w:rPr>
        <w:t>to the minimum sequencing depth</w:t>
      </w:r>
      <w:r w:rsidR="00BB08BB">
        <w:rPr>
          <w:rFonts w:ascii="Times New Roman" w:hAnsi="Times New Roman" w:cs="Times New Roman"/>
        </w:rPr>
        <w:t xml:space="preserve"> </w:t>
      </w:r>
      <w:r w:rsidR="00D47355">
        <w:rPr>
          <w:rFonts w:ascii="Times New Roman" w:hAnsi="Times New Roman" w:cs="Times New Roman"/>
        </w:rPr>
        <w:t xml:space="preserve">using </w:t>
      </w:r>
      <w:proofErr w:type="spellStart"/>
      <w:r w:rsidR="00D47355">
        <w:rPr>
          <w:rFonts w:ascii="Times New Roman" w:hAnsi="Times New Roman" w:cs="Times New Roman"/>
        </w:rPr>
        <w:t>phyloseq</w:t>
      </w:r>
      <w:proofErr w:type="spellEnd"/>
      <w:r w:rsidR="00D47355">
        <w:rPr>
          <w:rFonts w:ascii="Times New Roman" w:hAnsi="Times New Roman" w:cs="Times New Roman"/>
        </w:rPr>
        <w:t xml:space="preserve"> (</w:t>
      </w:r>
      <w:r w:rsidR="00877046">
        <w:rPr>
          <w:rFonts w:ascii="Times New Roman" w:hAnsi="Times New Roman" w:cs="Times New Roman"/>
        </w:rPr>
        <w:t xml:space="preserve">version 1.52.0; </w:t>
      </w:r>
      <w:r w:rsidR="00D47355">
        <w:rPr>
          <w:rFonts w:ascii="Times New Roman" w:hAnsi="Times New Roman" w:cs="Times New Roman"/>
        </w:rPr>
        <w:t xml:space="preserve">McMurdie and Holmes, 2013). Alpha diversity </w:t>
      </w:r>
      <w:r w:rsidR="00165889">
        <w:rPr>
          <w:rFonts w:ascii="Times New Roman" w:hAnsi="Times New Roman" w:cs="Times New Roman"/>
        </w:rPr>
        <w:t xml:space="preserve">was </w:t>
      </w:r>
      <w:r>
        <w:rPr>
          <w:rFonts w:ascii="Times New Roman" w:hAnsi="Times New Roman" w:cs="Times New Roman"/>
        </w:rPr>
        <w:t>quantified</w:t>
      </w:r>
      <w:r w:rsidR="00D47355">
        <w:rPr>
          <w:rFonts w:ascii="Times New Roman" w:hAnsi="Times New Roman" w:cs="Times New Roman"/>
        </w:rPr>
        <w:t xml:space="preserve"> using Chao1 index</w:t>
      </w:r>
      <w:r w:rsidR="00165889">
        <w:rPr>
          <w:rFonts w:ascii="Times New Roman" w:hAnsi="Times New Roman" w:cs="Times New Roman"/>
        </w:rPr>
        <w:t xml:space="preserve"> </w:t>
      </w:r>
      <w:r>
        <w:rPr>
          <w:rFonts w:ascii="Times New Roman" w:hAnsi="Times New Roman" w:cs="Times New Roman"/>
        </w:rPr>
        <w:t xml:space="preserve">as </w:t>
      </w:r>
      <w:r w:rsidR="00165889">
        <w:rPr>
          <w:rFonts w:ascii="Times New Roman" w:hAnsi="Times New Roman" w:cs="Times New Roman"/>
        </w:rPr>
        <w:t>computed</w:t>
      </w:r>
      <w:r w:rsidR="00D47355">
        <w:rPr>
          <w:rFonts w:ascii="Times New Roman" w:hAnsi="Times New Roman" w:cs="Times New Roman"/>
        </w:rPr>
        <w:t xml:space="preserve"> in QIIME2.</w:t>
      </w:r>
      <w:r w:rsidR="00877046">
        <w:rPr>
          <w:rFonts w:ascii="Times New Roman" w:hAnsi="Times New Roman" w:cs="Times New Roman"/>
        </w:rPr>
        <w:t xml:space="preserve"> </w:t>
      </w:r>
      <w:r w:rsidR="00877046" w:rsidRPr="00CC2DEB">
        <w:rPr>
          <w:rFonts w:ascii="Times New Roman" w:hAnsi="Times New Roman" w:cs="Times New Roman"/>
        </w:rPr>
        <w:t>For beta-diversity analys</w:t>
      </w:r>
      <w:r>
        <w:rPr>
          <w:rFonts w:ascii="Times New Roman" w:hAnsi="Times New Roman" w:cs="Times New Roman"/>
        </w:rPr>
        <w:t>e</w:t>
      </w:r>
      <w:r w:rsidR="00877046" w:rsidRPr="00CC2DEB">
        <w:rPr>
          <w:rFonts w:ascii="Times New Roman" w:hAnsi="Times New Roman" w:cs="Times New Roman"/>
        </w:rPr>
        <w:t xml:space="preserve">s, </w:t>
      </w:r>
      <w:r w:rsidR="00165889">
        <w:rPr>
          <w:rFonts w:ascii="Times New Roman" w:hAnsi="Times New Roman" w:cs="Times New Roman"/>
        </w:rPr>
        <w:t>principal coordinate analysis (</w:t>
      </w:r>
      <w:proofErr w:type="spellStart"/>
      <w:r w:rsidR="00165889">
        <w:rPr>
          <w:rFonts w:ascii="Times New Roman" w:hAnsi="Times New Roman" w:cs="Times New Roman"/>
        </w:rPr>
        <w:t>PCoA</w:t>
      </w:r>
      <w:proofErr w:type="spellEnd"/>
      <w:r w:rsidR="00165889">
        <w:rPr>
          <w:rFonts w:ascii="Times New Roman" w:hAnsi="Times New Roman" w:cs="Times New Roman"/>
        </w:rPr>
        <w:t xml:space="preserve">) </w:t>
      </w:r>
      <w:r w:rsidR="00165889" w:rsidRPr="00CC2DEB">
        <w:rPr>
          <w:rFonts w:ascii="Times New Roman" w:hAnsi="Times New Roman" w:cs="Times New Roman"/>
        </w:rPr>
        <w:t>[336</w:t>
      </w:r>
      <w:r w:rsidR="00165889">
        <w:rPr>
          <w:rFonts w:ascii="Times New Roman" w:hAnsi="Times New Roman" w:cs="Times New Roman"/>
        </w:rPr>
        <w:t xml:space="preserve">, </w:t>
      </w:r>
      <w:commentRangeStart w:id="72"/>
      <w:r w:rsidR="00165889" w:rsidRPr="00BB08BB">
        <w:rPr>
          <w:rFonts w:ascii="Times New Roman" w:hAnsi="Times New Roman" w:cs="Times New Roman"/>
          <w:highlight w:val="red"/>
        </w:rPr>
        <w:t>reference</w:t>
      </w:r>
      <w:commentRangeEnd w:id="72"/>
      <w:r w:rsidR="00BB08BB" w:rsidRPr="00BB08BB">
        <w:rPr>
          <w:rStyle w:val="CommentReference"/>
          <w:rFonts w:ascii="Times New Roman" w:hAnsi="Times New Roman" w:cs="Times New Roman"/>
          <w:sz w:val="24"/>
          <w:szCs w:val="24"/>
          <w:highlight w:val="red"/>
        </w:rPr>
        <w:commentReference w:id="72"/>
      </w:r>
      <w:r w:rsidR="00165889" w:rsidRPr="00BB08BB">
        <w:rPr>
          <w:rFonts w:ascii="Times New Roman" w:hAnsi="Times New Roman" w:cs="Times New Roman"/>
          <w:highlight w:val="red"/>
        </w:rPr>
        <w:t xml:space="preserve"> </w:t>
      </w:r>
      <w:proofErr w:type="spellStart"/>
      <w:r w:rsidR="00165889" w:rsidRPr="00BB08BB">
        <w:rPr>
          <w:rFonts w:ascii="Times New Roman" w:hAnsi="Times New Roman" w:cs="Times New Roman"/>
          <w:highlight w:val="red"/>
        </w:rPr>
        <w:t>PCoA</w:t>
      </w:r>
      <w:proofErr w:type="spellEnd"/>
      <w:r w:rsidR="00165889" w:rsidRPr="00CC2DEB">
        <w:rPr>
          <w:rFonts w:ascii="Times New Roman" w:hAnsi="Times New Roman" w:cs="Times New Roman"/>
        </w:rPr>
        <w:t>]</w:t>
      </w:r>
      <w:r w:rsidR="00165889">
        <w:rPr>
          <w:rFonts w:ascii="Times New Roman" w:hAnsi="Times New Roman" w:cs="Times New Roman"/>
        </w:rPr>
        <w:t xml:space="preserve"> </w:t>
      </w:r>
      <w:r>
        <w:rPr>
          <w:rFonts w:ascii="Times New Roman" w:hAnsi="Times New Roman" w:cs="Times New Roman"/>
        </w:rPr>
        <w:t xml:space="preserve">based on </w:t>
      </w:r>
      <w:r w:rsidR="00877046" w:rsidRPr="00CC2DEB">
        <w:rPr>
          <w:rFonts w:ascii="Times New Roman" w:hAnsi="Times New Roman" w:cs="Times New Roman"/>
        </w:rPr>
        <w:t>Bray-</w:t>
      </w:r>
      <w:proofErr w:type="gramStart"/>
      <w:r w:rsidR="00877046" w:rsidRPr="00CC2DEB">
        <w:rPr>
          <w:rFonts w:ascii="Times New Roman" w:hAnsi="Times New Roman" w:cs="Times New Roman"/>
        </w:rPr>
        <w:t>Curtis</w:t>
      </w:r>
      <w:proofErr w:type="gramEnd"/>
      <w:r w:rsidR="00877046" w:rsidRPr="00CC2DEB">
        <w:rPr>
          <w:rFonts w:ascii="Times New Roman" w:hAnsi="Times New Roman" w:cs="Times New Roman"/>
        </w:rPr>
        <w:t xml:space="preserve"> </w:t>
      </w:r>
      <w:r w:rsidR="00165889">
        <w:rPr>
          <w:rFonts w:ascii="Times New Roman" w:hAnsi="Times New Roman" w:cs="Times New Roman"/>
        </w:rPr>
        <w:t xml:space="preserve">dissimilarities </w:t>
      </w:r>
      <w:r w:rsidR="00165889" w:rsidRPr="00165889">
        <w:rPr>
          <w:rFonts w:ascii="Times New Roman" w:hAnsi="Times New Roman" w:cs="Times New Roman"/>
          <w:highlight w:val="red"/>
        </w:rPr>
        <w:t>[</w:t>
      </w:r>
      <w:commentRangeStart w:id="73"/>
      <w:r w:rsidR="00165889" w:rsidRPr="00165889">
        <w:rPr>
          <w:rFonts w:ascii="Times New Roman" w:hAnsi="Times New Roman" w:cs="Times New Roman"/>
          <w:highlight w:val="red"/>
        </w:rPr>
        <w:t>REF</w:t>
      </w:r>
      <w:commentRangeEnd w:id="73"/>
      <w:r w:rsidR="00BB08BB" w:rsidRPr="00165889">
        <w:rPr>
          <w:rStyle w:val="CommentReference"/>
          <w:rFonts w:ascii="Times New Roman" w:hAnsi="Times New Roman" w:cs="Times New Roman"/>
          <w:sz w:val="24"/>
          <w:szCs w:val="24"/>
          <w:highlight w:val="red"/>
        </w:rPr>
        <w:commentReference w:id="73"/>
      </w:r>
      <w:r w:rsidR="00165889" w:rsidRPr="00165889">
        <w:rPr>
          <w:rFonts w:ascii="Times New Roman" w:hAnsi="Times New Roman" w:cs="Times New Roman"/>
          <w:highlight w:val="red"/>
        </w:rPr>
        <w:t>]</w:t>
      </w:r>
      <w:r w:rsidR="00165889">
        <w:rPr>
          <w:rFonts w:ascii="Times New Roman" w:hAnsi="Times New Roman" w:cs="Times New Roman"/>
        </w:rPr>
        <w:t xml:space="preserve"> was </w:t>
      </w:r>
      <w:r>
        <w:rPr>
          <w:rFonts w:ascii="Times New Roman" w:hAnsi="Times New Roman" w:cs="Times New Roman"/>
        </w:rPr>
        <w:t xml:space="preserve">performed separately </w:t>
      </w:r>
      <w:r w:rsidR="00165889">
        <w:rPr>
          <w:rFonts w:ascii="Times New Roman" w:hAnsi="Times New Roman" w:cs="Times New Roman"/>
        </w:rPr>
        <w:t xml:space="preserve">for each genotype. Constrained analysis of principal </w:t>
      </w:r>
      <w:proofErr w:type="spellStart"/>
      <w:r w:rsidR="00165889">
        <w:rPr>
          <w:rFonts w:ascii="Times New Roman" w:hAnsi="Times New Roman" w:cs="Times New Roman"/>
        </w:rPr>
        <w:t>cooridnates</w:t>
      </w:r>
      <w:proofErr w:type="spellEnd"/>
      <w:r w:rsidR="00165889">
        <w:rPr>
          <w:rFonts w:ascii="Times New Roman" w:hAnsi="Times New Roman" w:cs="Times New Roman"/>
        </w:rPr>
        <w:t xml:space="preserve"> </w:t>
      </w:r>
      <w:r w:rsidR="00877046" w:rsidRPr="00CC2DEB">
        <w:rPr>
          <w:rFonts w:ascii="Times New Roman" w:hAnsi="Times New Roman" w:cs="Times New Roman"/>
        </w:rPr>
        <w:t>(</w:t>
      </w:r>
      <w:proofErr w:type="spellStart"/>
      <w:r w:rsidR="00877046" w:rsidRPr="00CC2DEB">
        <w:rPr>
          <w:rFonts w:ascii="Times New Roman" w:hAnsi="Times New Roman" w:cs="Times New Roman"/>
        </w:rPr>
        <w:t>CPCoA</w:t>
      </w:r>
      <w:proofErr w:type="spellEnd"/>
      <w:r w:rsidR="00BB08BB">
        <w:rPr>
          <w:rFonts w:ascii="Times New Roman" w:hAnsi="Times New Roman" w:cs="Times New Roman"/>
        </w:rPr>
        <w:t xml:space="preserve"> [</w:t>
      </w:r>
      <w:commentRangeStart w:id="74"/>
      <w:r w:rsidR="00BB08BB" w:rsidRPr="00BB08BB">
        <w:rPr>
          <w:rFonts w:ascii="Times New Roman" w:hAnsi="Times New Roman" w:cs="Times New Roman"/>
          <w:highlight w:val="red"/>
        </w:rPr>
        <w:t>REF</w:t>
      </w:r>
      <w:commentRangeEnd w:id="74"/>
      <w:r w:rsidR="00BB08BB">
        <w:rPr>
          <w:rStyle w:val="CommentReference"/>
          <w:rFonts w:ascii="Times New Roman" w:hAnsi="Times New Roman" w:cs="Times New Roman"/>
          <w:sz w:val="24"/>
          <w:szCs w:val="24"/>
        </w:rPr>
        <w:commentReference w:id="74"/>
      </w:r>
      <w:r w:rsidR="00BB08BB">
        <w:rPr>
          <w:rFonts w:ascii="Times New Roman" w:hAnsi="Times New Roman" w:cs="Times New Roman"/>
        </w:rPr>
        <w:t>]</w:t>
      </w:r>
      <w:r w:rsidR="00877046" w:rsidRPr="00CC2DEB">
        <w:rPr>
          <w:rFonts w:ascii="Times New Roman" w:hAnsi="Times New Roman" w:cs="Times New Roman"/>
        </w:rPr>
        <w:t xml:space="preserve">; </w:t>
      </w:r>
      <w:proofErr w:type="spellStart"/>
      <w:r w:rsidR="00877046" w:rsidRPr="00CC2DEB">
        <w:rPr>
          <w:rFonts w:ascii="Times New Roman" w:hAnsi="Times New Roman" w:cs="Times New Roman"/>
        </w:rPr>
        <w:t>capscale</w:t>
      </w:r>
      <w:proofErr w:type="spellEnd"/>
      <w:r w:rsidR="00877046" w:rsidRPr="00CC2DEB">
        <w:rPr>
          <w:rFonts w:ascii="Times New Roman" w:hAnsi="Times New Roman" w:cs="Times New Roman"/>
        </w:rPr>
        <w:t xml:space="preserve"> function</w:t>
      </w:r>
      <w:r>
        <w:rPr>
          <w:rFonts w:ascii="Times New Roman" w:hAnsi="Times New Roman" w:cs="Times New Roman"/>
        </w:rPr>
        <w:t xml:space="preserve"> in the</w:t>
      </w:r>
      <w:r w:rsidR="00877046" w:rsidRPr="00CC2DEB">
        <w:rPr>
          <w:rFonts w:ascii="Times New Roman" w:hAnsi="Times New Roman" w:cs="Times New Roman"/>
        </w:rPr>
        <w:t xml:space="preserve"> vegan package in R</w:t>
      </w:r>
      <w:r w:rsidR="00165889">
        <w:rPr>
          <w:rFonts w:ascii="Times New Roman" w:hAnsi="Times New Roman" w:cs="Times New Roman"/>
        </w:rPr>
        <w:t xml:space="preserve"> [</w:t>
      </w:r>
      <w:commentRangeStart w:id="75"/>
      <w:r w:rsidR="00165889" w:rsidRPr="00417E16">
        <w:rPr>
          <w:rFonts w:ascii="Times New Roman" w:hAnsi="Times New Roman" w:cs="Times New Roman"/>
          <w:highlight w:val="red"/>
        </w:rPr>
        <w:t>REF</w:t>
      </w:r>
      <w:commentRangeEnd w:id="75"/>
      <w:r w:rsidR="00BB08BB">
        <w:rPr>
          <w:rStyle w:val="CommentReference"/>
          <w:rFonts w:ascii="Times New Roman" w:hAnsi="Times New Roman" w:cs="Times New Roman"/>
          <w:sz w:val="24"/>
          <w:szCs w:val="24"/>
        </w:rPr>
        <w:commentReference w:id="75"/>
      </w:r>
      <w:r w:rsidR="00165889">
        <w:rPr>
          <w:rFonts w:ascii="Times New Roman" w:hAnsi="Times New Roman" w:cs="Times New Roman"/>
        </w:rPr>
        <w:t>]</w:t>
      </w:r>
      <w:r w:rsidR="00877046" w:rsidRPr="00CC2DEB">
        <w:rPr>
          <w:rFonts w:ascii="Times New Roman" w:hAnsi="Times New Roman" w:cs="Times New Roman"/>
        </w:rPr>
        <w:t>)</w:t>
      </w:r>
      <w:r w:rsidR="00165889">
        <w:rPr>
          <w:rFonts w:ascii="Times New Roman" w:hAnsi="Times New Roman" w:cs="Times New Roman"/>
        </w:rPr>
        <w:t xml:space="preserve"> </w:t>
      </w:r>
      <w:r>
        <w:rPr>
          <w:rFonts w:ascii="Times New Roman" w:hAnsi="Times New Roman" w:cs="Times New Roman"/>
        </w:rPr>
        <w:t>using</w:t>
      </w:r>
      <w:r w:rsidR="00165889">
        <w:rPr>
          <w:rFonts w:ascii="Times New Roman" w:hAnsi="Times New Roman" w:cs="Times New Roman"/>
        </w:rPr>
        <w:t xml:space="preserve"> Bray-Curtis </w:t>
      </w:r>
      <w:proofErr w:type="spellStart"/>
      <w:r w:rsidR="00165889">
        <w:rPr>
          <w:rFonts w:ascii="Times New Roman" w:hAnsi="Times New Roman" w:cs="Times New Roman"/>
        </w:rPr>
        <w:t>dissmiliarities</w:t>
      </w:r>
      <w:proofErr w:type="spellEnd"/>
      <w:r w:rsidR="00165889">
        <w:rPr>
          <w:rFonts w:ascii="Times New Roman" w:hAnsi="Times New Roman" w:cs="Times New Roman"/>
        </w:rPr>
        <w:t xml:space="preserve"> w</w:t>
      </w:r>
      <w:r w:rsidR="00417E16">
        <w:rPr>
          <w:rFonts w:ascii="Times New Roman" w:hAnsi="Times New Roman" w:cs="Times New Roman"/>
        </w:rPr>
        <w:t>as</w:t>
      </w:r>
      <w:r w:rsidR="00165889">
        <w:rPr>
          <w:rFonts w:ascii="Times New Roman" w:hAnsi="Times New Roman" w:cs="Times New Roman"/>
        </w:rPr>
        <w:t xml:space="preserve"> </w:t>
      </w:r>
      <w:r>
        <w:rPr>
          <w:rFonts w:ascii="Times New Roman" w:hAnsi="Times New Roman" w:cs="Times New Roman"/>
        </w:rPr>
        <w:t xml:space="preserve">conducted with </w:t>
      </w:r>
      <w:r w:rsidR="00165889">
        <w:rPr>
          <w:rFonts w:ascii="Times New Roman" w:hAnsi="Times New Roman" w:cs="Times New Roman"/>
        </w:rPr>
        <w:t>genotype and soil type</w:t>
      </w:r>
      <w:r>
        <w:rPr>
          <w:rFonts w:ascii="Times New Roman" w:hAnsi="Times New Roman" w:cs="Times New Roman"/>
        </w:rPr>
        <w:t xml:space="preserve"> as constraining variables</w:t>
      </w:r>
      <w:r w:rsidR="00165889">
        <w:rPr>
          <w:rFonts w:ascii="Times New Roman" w:hAnsi="Times New Roman" w:cs="Times New Roman"/>
        </w:rPr>
        <w:t>.</w:t>
      </w:r>
      <w:r w:rsidR="00877046" w:rsidRPr="00CC2DEB">
        <w:rPr>
          <w:rFonts w:ascii="Times New Roman" w:hAnsi="Times New Roman" w:cs="Times New Roman"/>
        </w:rPr>
        <w:t xml:space="preserve"> </w:t>
      </w:r>
      <w:r>
        <w:rPr>
          <w:rFonts w:ascii="Times New Roman" w:hAnsi="Times New Roman" w:cs="Times New Roman"/>
        </w:rPr>
        <w:t>P</w:t>
      </w:r>
      <w:r w:rsidR="00165889">
        <w:rPr>
          <w:rFonts w:ascii="Times New Roman" w:hAnsi="Times New Roman" w:cs="Times New Roman"/>
        </w:rPr>
        <w:t>ermutation test</w:t>
      </w:r>
      <w:r>
        <w:rPr>
          <w:rFonts w:ascii="Times New Roman" w:hAnsi="Times New Roman" w:cs="Times New Roman"/>
        </w:rPr>
        <w:t>s</w:t>
      </w:r>
      <w:r w:rsidR="00165889">
        <w:rPr>
          <w:rFonts w:ascii="Times New Roman" w:hAnsi="Times New Roman" w:cs="Times New Roman"/>
        </w:rPr>
        <w:t xml:space="preserve"> w</w:t>
      </w:r>
      <w:r>
        <w:rPr>
          <w:rFonts w:ascii="Times New Roman" w:hAnsi="Times New Roman" w:cs="Times New Roman"/>
        </w:rPr>
        <w:t>ere</w:t>
      </w:r>
      <w:r w:rsidR="00165889">
        <w:rPr>
          <w:rFonts w:ascii="Times New Roman" w:hAnsi="Times New Roman" w:cs="Times New Roman"/>
        </w:rPr>
        <w:t xml:space="preserve"> </w:t>
      </w:r>
      <w:r>
        <w:rPr>
          <w:rFonts w:ascii="Times New Roman" w:hAnsi="Times New Roman" w:cs="Times New Roman"/>
        </w:rPr>
        <w:t>used</w:t>
      </w:r>
      <w:r w:rsidR="00165889">
        <w:rPr>
          <w:rFonts w:ascii="Times New Roman" w:hAnsi="Times New Roman" w:cs="Times New Roman"/>
        </w:rPr>
        <w:t xml:space="preserve"> to assess </w:t>
      </w:r>
      <w:r>
        <w:rPr>
          <w:rFonts w:ascii="Times New Roman" w:hAnsi="Times New Roman" w:cs="Times New Roman"/>
        </w:rPr>
        <w:t>the</w:t>
      </w:r>
      <w:r w:rsidR="00165889">
        <w:rPr>
          <w:rFonts w:ascii="Times New Roman" w:hAnsi="Times New Roman" w:cs="Times New Roman"/>
        </w:rPr>
        <w:t xml:space="preserve"> </w:t>
      </w:r>
      <w:r>
        <w:rPr>
          <w:rFonts w:ascii="Times New Roman" w:hAnsi="Times New Roman" w:cs="Times New Roman"/>
        </w:rPr>
        <w:t>e</w:t>
      </w:r>
      <w:r w:rsidR="00165889">
        <w:rPr>
          <w:rFonts w:ascii="Times New Roman" w:hAnsi="Times New Roman" w:cs="Times New Roman"/>
        </w:rPr>
        <w:t>ffect</w:t>
      </w:r>
      <w:r>
        <w:rPr>
          <w:rFonts w:ascii="Times New Roman" w:hAnsi="Times New Roman" w:cs="Times New Roman"/>
        </w:rPr>
        <w:t>s</w:t>
      </w:r>
      <w:r w:rsidR="00165889">
        <w:rPr>
          <w:rFonts w:ascii="Times New Roman" w:hAnsi="Times New Roman" w:cs="Times New Roman"/>
        </w:rPr>
        <w:t xml:space="preserve"> </w:t>
      </w:r>
      <w:r>
        <w:rPr>
          <w:rFonts w:ascii="Times New Roman" w:hAnsi="Times New Roman" w:cs="Times New Roman"/>
        </w:rPr>
        <w:t>of the constrained variables on</w:t>
      </w:r>
      <w:r w:rsidR="00165889">
        <w:rPr>
          <w:rFonts w:ascii="Times New Roman" w:hAnsi="Times New Roman" w:cs="Times New Roman"/>
        </w:rPr>
        <w:t xml:space="preserve"> bacterial </w:t>
      </w:r>
      <w:r>
        <w:rPr>
          <w:rFonts w:ascii="Times New Roman" w:hAnsi="Times New Roman" w:cs="Times New Roman"/>
        </w:rPr>
        <w:t xml:space="preserve">community </w:t>
      </w:r>
      <w:r w:rsidR="00165889">
        <w:rPr>
          <w:rFonts w:ascii="Times New Roman" w:hAnsi="Times New Roman" w:cs="Times New Roman"/>
        </w:rPr>
        <w:t xml:space="preserve">composition. </w:t>
      </w:r>
      <w:r>
        <w:rPr>
          <w:rFonts w:ascii="Times New Roman" w:hAnsi="Times New Roman" w:cs="Times New Roman"/>
        </w:rPr>
        <w:t>R</w:t>
      </w:r>
      <w:r w:rsidR="00877046" w:rsidRPr="00CC2DEB">
        <w:rPr>
          <w:rFonts w:ascii="Times New Roman" w:hAnsi="Times New Roman" w:cs="Times New Roman"/>
        </w:rPr>
        <w:t xml:space="preserve">elative </w:t>
      </w:r>
      <w:r>
        <w:rPr>
          <w:rFonts w:ascii="Times New Roman" w:hAnsi="Times New Roman" w:cs="Times New Roman"/>
        </w:rPr>
        <w:t xml:space="preserve">ASV </w:t>
      </w:r>
      <w:r w:rsidR="00877046" w:rsidRPr="00CC2DEB">
        <w:rPr>
          <w:rFonts w:ascii="Times New Roman" w:hAnsi="Times New Roman" w:cs="Times New Roman"/>
        </w:rPr>
        <w:t>abundance</w:t>
      </w:r>
      <w:r>
        <w:rPr>
          <w:rFonts w:ascii="Times New Roman" w:hAnsi="Times New Roman" w:cs="Times New Roman"/>
        </w:rPr>
        <w:t>s</w:t>
      </w:r>
      <w:r w:rsidR="00877046" w:rsidRPr="00CC2DEB">
        <w:rPr>
          <w:rFonts w:ascii="Times New Roman" w:hAnsi="Times New Roman" w:cs="Times New Roman"/>
        </w:rPr>
        <w:t xml:space="preserve"> </w:t>
      </w:r>
      <w:r>
        <w:rPr>
          <w:rFonts w:ascii="Times New Roman" w:hAnsi="Times New Roman" w:cs="Times New Roman"/>
        </w:rPr>
        <w:t>were</w:t>
      </w:r>
      <w:r w:rsidR="00877046" w:rsidRPr="00CC2DEB">
        <w:rPr>
          <w:rFonts w:ascii="Times New Roman" w:hAnsi="Times New Roman" w:cs="Times New Roman"/>
        </w:rPr>
        <w:t xml:space="preserve"> </w:t>
      </w:r>
      <w:r>
        <w:rPr>
          <w:rFonts w:ascii="Times New Roman" w:hAnsi="Times New Roman" w:cs="Times New Roman"/>
        </w:rPr>
        <w:t>calculated</w:t>
      </w:r>
      <w:r w:rsidR="00165889">
        <w:rPr>
          <w:rFonts w:ascii="Times New Roman" w:hAnsi="Times New Roman" w:cs="Times New Roman"/>
        </w:rPr>
        <w:t xml:space="preserve"> using total sum scaling (TSS)</w:t>
      </w:r>
      <w:r w:rsidR="00877046" w:rsidRPr="00877046">
        <w:rPr>
          <w:rFonts w:ascii="Times New Roman" w:hAnsi="Times New Roman" w:cs="Times New Roman"/>
        </w:rPr>
        <w:t>.</w:t>
      </w:r>
      <w:r w:rsidR="000756BD">
        <w:rPr>
          <w:rFonts w:ascii="Times New Roman" w:hAnsi="Times New Roman" w:cs="Times New Roman"/>
        </w:rPr>
        <w:t xml:space="preserve"> Differential abundance analysis </w:t>
      </w:r>
      <w:r>
        <w:rPr>
          <w:rFonts w:ascii="Times New Roman" w:hAnsi="Times New Roman" w:cs="Times New Roman"/>
        </w:rPr>
        <w:t>of individual</w:t>
      </w:r>
      <w:r w:rsidR="000756BD">
        <w:rPr>
          <w:rFonts w:ascii="Times New Roman" w:hAnsi="Times New Roman" w:cs="Times New Roman"/>
        </w:rPr>
        <w:t xml:space="preserve"> ASVs was performed </w:t>
      </w:r>
      <w:r>
        <w:rPr>
          <w:rFonts w:ascii="Times New Roman" w:hAnsi="Times New Roman" w:cs="Times New Roman"/>
        </w:rPr>
        <w:t>using</w:t>
      </w:r>
      <w:r w:rsidR="000756BD">
        <w:rPr>
          <w:rFonts w:ascii="Times New Roman" w:hAnsi="Times New Roman" w:cs="Times New Roman"/>
        </w:rPr>
        <w:t xml:space="preserve"> Ma</w:t>
      </w:r>
      <w:r>
        <w:rPr>
          <w:rFonts w:ascii="Times New Roman" w:hAnsi="Times New Roman" w:cs="Times New Roman"/>
        </w:rPr>
        <w:t>A</w:t>
      </w:r>
      <w:r w:rsidR="000756BD">
        <w:rPr>
          <w:rFonts w:ascii="Times New Roman" w:hAnsi="Times New Roman" w:cs="Times New Roman"/>
        </w:rPr>
        <w:t>s</w:t>
      </w:r>
      <w:r>
        <w:rPr>
          <w:rFonts w:ascii="Times New Roman" w:hAnsi="Times New Roman" w:cs="Times New Roman"/>
        </w:rPr>
        <w:t>L</w:t>
      </w:r>
      <w:r w:rsidR="000756BD">
        <w:rPr>
          <w:rFonts w:ascii="Times New Roman" w:hAnsi="Times New Roman" w:cs="Times New Roman"/>
        </w:rPr>
        <w:t xml:space="preserve">in2 </w:t>
      </w:r>
      <w:r w:rsidR="00BB08BB">
        <w:rPr>
          <w:rFonts w:ascii="Times New Roman" w:hAnsi="Times New Roman" w:cs="Times New Roman"/>
        </w:rPr>
        <w:t>[</w:t>
      </w:r>
      <w:commentRangeStart w:id="76"/>
      <w:r w:rsidR="00BB08BB" w:rsidRPr="00BB08BB">
        <w:rPr>
          <w:rFonts w:ascii="Times New Roman" w:hAnsi="Times New Roman" w:cs="Times New Roman"/>
          <w:highlight w:val="red"/>
        </w:rPr>
        <w:t>REF</w:t>
      </w:r>
      <w:commentRangeEnd w:id="76"/>
      <w:r w:rsidR="00417E16">
        <w:rPr>
          <w:rStyle w:val="CommentReference"/>
          <w:rFonts w:ascii="Times New Roman" w:hAnsi="Times New Roman" w:cs="Times New Roman"/>
          <w:sz w:val="24"/>
          <w:szCs w:val="24"/>
        </w:rPr>
        <w:commentReference w:id="76"/>
      </w:r>
      <w:r w:rsidR="00BB08BB">
        <w:rPr>
          <w:rFonts w:ascii="Times New Roman" w:hAnsi="Times New Roman" w:cs="Times New Roman"/>
        </w:rPr>
        <w:t>]</w:t>
      </w:r>
      <w:r>
        <w:rPr>
          <w:rFonts w:ascii="Times New Roman" w:hAnsi="Times New Roman" w:cs="Times New Roman"/>
        </w:rPr>
        <w:t>, with</w:t>
      </w:r>
      <w:r w:rsidR="00BB08BB">
        <w:rPr>
          <w:rFonts w:ascii="Times New Roman" w:hAnsi="Times New Roman" w:cs="Times New Roman"/>
        </w:rPr>
        <w:t xml:space="preserve"> an additional structural</w:t>
      </w:r>
      <w:r>
        <w:rPr>
          <w:rFonts w:ascii="Times New Roman" w:hAnsi="Times New Roman" w:cs="Times New Roman"/>
        </w:rPr>
        <w:t>-</w:t>
      </w:r>
      <w:r w:rsidR="00BB08BB">
        <w:rPr>
          <w:rFonts w:ascii="Times New Roman" w:hAnsi="Times New Roman" w:cs="Times New Roman"/>
        </w:rPr>
        <w:t>zero</w:t>
      </w:r>
      <w:r>
        <w:rPr>
          <w:rFonts w:ascii="Times New Roman" w:hAnsi="Times New Roman" w:cs="Times New Roman"/>
        </w:rPr>
        <w:t xml:space="preserve"> filtering step</w:t>
      </w:r>
      <w:r w:rsidR="00BB08BB">
        <w:rPr>
          <w:rFonts w:ascii="Times New Roman" w:hAnsi="Times New Roman" w:cs="Times New Roman"/>
        </w:rPr>
        <w:t xml:space="preserve"> as proposed by Kaul </w:t>
      </w:r>
      <w:r w:rsidR="00BB08BB" w:rsidRPr="00BB08BB">
        <w:rPr>
          <w:rFonts w:ascii="Times New Roman" w:hAnsi="Times New Roman" w:cs="Times New Roman"/>
          <w:i/>
          <w:iCs/>
        </w:rPr>
        <w:t>et al</w:t>
      </w:r>
      <w:r w:rsidR="00BB08BB">
        <w:rPr>
          <w:rFonts w:ascii="Times New Roman" w:hAnsi="Times New Roman" w:cs="Times New Roman"/>
        </w:rPr>
        <w:t>. [</w:t>
      </w:r>
      <w:commentRangeStart w:id="77"/>
      <w:r w:rsidR="00BB08BB" w:rsidRPr="00BB08BB">
        <w:rPr>
          <w:rFonts w:ascii="Times New Roman" w:hAnsi="Times New Roman" w:cs="Times New Roman"/>
          <w:highlight w:val="red"/>
        </w:rPr>
        <w:t>REF</w:t>
      </w:r>
      <w:commentRangeEnd w:id="77"/>
      <w:r w:rsidR="00417E16">
        <w:rPr>
          <w:rStyle w:val="CommentReference"/>
          <w:rFonts w:ascii="Times New Roman" w:hAnsi="Times New Roman" w:cs="Times New Roman"/>
          <w:sz w:val="24"/>
          <w:szCs w:val="24"/>
        </w:rPr>
        <w:commentReference w:id="77"/>
      </w:r>
      <w:r>
        <w:rPr>
          <w:rFonts w:ascii="Times New Roman" w:hAnsi="Times New Roman" w:cs="Times New Roman"/>
        </w:rPr>
        <w:t>],</w:t>
      </w:r>
      <w:r w:rsidR="00BB08BB">
        <w:rPr>
          <w:rFonts w:ascii="Times New Roman" w:hAnsi="Times New Roman" w:cs="Times New Roman"/>
        </w:rPr>
        <w:t xml:space="preserve"> requir</w:t>
      </w:r>
      <w:r>
        <w:rPr>
          <w:rFonts w:ascii="Times New Roman" w:hAnsi="Times New Roman" w:cs="Times New Roman"/>
        </w:rPr>
        <w:t>ing</w:t>
      </w:r>
      <w:r w:rsidR="00BB08BB">
        <w:rPr>
          <w:rFonts w:ascii="Times New Roman" w:hAnsi="Times New Roman" w:cs="Times New Roman"/>
        </w:rPr>
        <w:t xml:space="preserve"> that the non-structural</w:t>
      </w:r>
      <w:r>
        <w:rPr>
          <w:rFonts w:ascii="Times New Roman" w:hAnsi="Times New Roman" w:cs="Times New Roman"/>
        </w:rPr>
        <w:t>-</w:t>
      </w:r>
      <w:r w:rsidR="00BB08BB">
        <w:rPr>
          <w:rFonts w:ascii="Times New Roman" w:hAnsi="Times New Roman" w:cs="Times New Roman"/>
        </w:rPr>
        <w:t xml:space="preserve">zero group </w:t>
      </w:r>
      <w:r>
        <w:rPr>
          <w:rFonts w:ascii="Times New Roman" w:hAnsi="Times New Roman" w:cs="Times New Roman"/>
        </w:rPr>
        <w:t>contained</w:t>
      </w:r>
      <w:r w:rsidR="00BB08BB">
        <w:rPr>
          <w:rFonts w:ascii="Times New Roman" w:hAnsi="Times New Roman" w:cs="Times New Roman"/>
        </w:rPr>
        <w:t xml:space="preserve"> at least 20 reads across at least three samples. </w:t>
      </w:r>
      <w:r>
        <w:rPr>
          <w:rFonts w:ascii="Times New Roman" w:hAnsi="Times New Roman" w:cs="Times New Roman"/>
        </w:rPr>
        <w:t>P-values were adjusted</w:t>
      </w:r>
      <w:r w:rsidR="00BB08BB">
        <w:rPr>
          <w:rFonts w:ascii="Times New Roman" w:hAnsi="Times New Roman" w:cs="Times New Roman"/>
        </w:rPr>
        <w:t xml:space="preserve"> for multiple testing </w:t>
      </w:r>
      <w:r>
        <w:rPr>
          <w:rFonts w:ascii="Times New Roman" w:hAnsi="Times New Roman" w:cs="Times New Roman"/>
        </w:rPr>
        <w:t>using the</w:t>
      </w:r>
      <w:r w:rsidR="00BB08BB">
        <w:rPr>
          <w:rFonts w:ascii="Times New Roman" w:hAnsi="Times New Roman" w:cs="Times New Roman"/>
        </w:rPr>
        <w:t xml:space="preserve"> Benjamini-Hochberg (BH)</w:t>
      </w:r>
      <w:r>
        <w:rPr>
          <w:rFonts w:ascii="Times New Roman" w:hAnsi="Times New Roman" w:cs="Times New Roman"/>
        </w:rPr>
        <w:t xml:space="preserve"> procedure</w:t>
      </w:r>
      <w:r w:rsidR="00BB08BB">
        <w:rPr>
          <w:rFonts w:ascii="Times New Roman" w:hAnsi="Times New Roman" w:cs="Times New Roman"/>
        </w:rPr>
        <w:t xml:space="preserve"> [</w:t>
      </w:r>
      <w:commentRangeStart w:id="78"/>
      <w:r w:rsidR="00BB08BB" w:rsidRPr="00417E16">
        <w:rPr>
          <w:rFonts w:ascii="Times New Roman" w:hAnsi="Times New Roman" w:cs="Times New Roman"/>
          <w:highlight w:val="red"/>
        </w:rPr>
        <w:t>REF</w:t>
      </w:r>
      <w:commentRangeEnd w:id="78"/>
      <w:r w:rsidR="00417E16">
        <w:rPr>
          <w:rStyle w:val="CommentReference"/>
          <w:rFonts w:ascii="Times New Roman" w:hAnsi="Times New Roman" w:cs="Times New Roman"/>
          <w:sz w:val="24"/>
          <w:szCs w:val="24"/>
        </w:rPr>
        <w:commentReference w:id="78"/>
      </w:r>
      <w:r w:rsidR="00BB08BB">
        <w:rPr>
          <w:rFonts w:ascii="Times New Roman" w:hAnsi="Times New Roman" w:cs="Times New Roman"/>
        </w:rPr>
        <w:t>]</w:t>
      </w:r>
      <w:r>
        <w:rPr>
          <w:rFonts w:ascii="Times New Roman" w:hAnsi="Times New Roman" w:cs="Times New Roman"/>
        </w:rPr>
        <w:t>, with</w:t>
      </w:r>
      <w:r w:rsidR="00BB08BB">
        <w:rPr>
          <w:rFonts w:ascii="Times New Roman" w:hAnsi="Times New Roman" w:cs="Times New Roman"/>
        </w:rPr>
        <w:t xml:space="preserve"> a false discovery rate (FDR) of 5%. </w:t>
      </w:r>
      <w:proofErr w:type="spellStart"/>
      <w:r w:rsidR="00BB08BB">
        <w:rPr>
          <w:rFonts w:ascii="Times New Roman" w:hAnsi="Times New Roman" w:cs="Times New Roman"/>
        </w:rPr>
        <w:t>Pariwise</w:t>
      </w:r>
      <w:proofErr w:type="spellEnd"/>
      <w:r w:rsidR="00BB08BB">
        <w:rPr>
          <w:rFonts w:ascii="Times New Roman" w:hAnsi="Times New Roman" w:cs="Times New Roman"/>
        </w:rPr>
        <w:t xml:space="preserve"> </w:t>
      </w:r>
      <w:r>
        <w:rPr>
          <w:rFonts w:ascii="Times New Roman" w:hAnsi="Times New Roman" w:cs="Times New Roman"/>
        </w:rPr>
        <w:t xml:space="preserve">significance testing </w:t>
      </w:r>
      <w:r w:rsidR="00AC0023">
        <w:rPr>
          <w:rFonts w:ascii="Times New Roman" w:hAnsi="Times New Roman" w:cs="Times New Roman"/>
        </w:rPr>
        <w:t>was performed using</w:t>
      </w:r>
      <w:r w:rsidR="00BB08BB">
        <w:rPr>
          <w:rFonts w:ascii="Times New Roman" w:hAnsi="Times New Roman" w:cs="Times New Roman"/>
        </w:rPr>
        <w:t xml:space="preserve"> ANOVA and Tukey post-hoc </w:t>
      </w:r>
      <w:r w:rsidR="00AC0023">
        <w:rPr>
          <w:rFonts w:ascii="Times New Roman" w:hAnsi="Times New Roman" w:cs="Times New Roman"/>
        </w:rPr>
        <w:t>test</w:t>
      </w:r>
      <w:r w:rsidR="00417E16">
        <w:rPr>
          <w:rFonts w:ascii="Times New Roman" w:hAnsi="Times New Roman" w:cs="Times New Roman"/>
        </w:rPr>
        <w:t xml:space="preserve"> </w:t>
      </w:r>
      <w:r w:rsidR="00BB08BB">
        <w:rPr>
          <w:rFonts w:ascii="Times New Roman" w:hAnsi="Times New Roman" w:cs="Times New Roman"/>
        </w:rPr>
        <w:t>(</w:t>
      </w:r>
      <w:r w:rsidR="00AC0023" w:rsidRPr="00AC0023">
        <w:rPr>
          <w:rFonts w:ascii="Times New Roman" w:hAnsi="Times New Roman" w:cs="Times New Roman"/>
          <w:highlight w:val="red"/>
        </w:rPr>
        <w:t>MAKE SURE HETAMAP WT ALSO USES ANOVA</w:t>
      </w:r>
      <w:r w:rsidR="00BB08BB">
        <w:rPr>
          <w:rFonts w:ascii="Times New Roman" w:hAnsi="Times New Roman" w:cs="Times New Roman"/>
        </w:rPr>
        <w:t xml:space="preserve">). </w:t>
      </w:r>
      <w:r w:rsidR="00CB3DC5" w:rsidRPr="00CB3DC5">
        <w:rPr>
          <w:rFonts w:ascii="Times New Roman" w:hAnsi="Times New Roman" w:cs="Times New Roman"/>
        </w:rPr>
        <w:t>D</w:t>
      </w:r>
      <w:r w:rsidR="000756BD" w:rsidRPr="00CB3DC5">
        <w:rPr>
          <w:rFonts w:ascii="Times New Roman" w:hAnsi="Times New Roman" w:cs="Times New Roman"/>
        </w:rPr>
        <w:t xml:space="preserve">ata visualisation was </w:t>
      </w:r>
      <w:r w:rsidR="00AC0023">
        <w:rPr>
          <w:rFonts w:ascii="Times New Roman" w:hAnsi="Times New Roman" w:cs="Times New Roman"/>
        </w:rPr>
        <w:t>carried out</w:t>
      </w:r>
      <w:r w:rsidR="000756BD" w:rsidRPr="00CB3DC5">
        <w:rPr>
          <w:rFonts w:ascii="Times New Roman" w:hAnsi="Times New Roman" w:cs="Times New Roman"/>
        </w:rPr>
        <w:t xml:space="preserve"> in R using </w:t>
      </w:r>
      <w:r w:rsidR="00AC0023">
        <w:rPr>
          <w:rFonts w:ascii="Times New Roman" w:hAnsi="Times New Roman" w:cs="Times New Roman"/>
        </w:rPr>
        <w:t xml:space="preserve">packages </w:t>
      </w:r>
      <w:r w:rsidR="00417E16" w:rsidRPr="00CB3DC5">
        <w:rPr>
          <w:rFonts w:ascii="Times New Roman" w:hAnsi="Times New Roman" w:cs="Times New Roman"/>
        </w:rPr>
        <w:t>ggplot2 [337], ggh4x,</w:t>
      </w:r>
      <w:r w:rsidR="00417E16">
        <w:rPr>
          <w:rFonts w:ascii="Times New Roman" w:hAnsi="Times New Roman" w:cs="Times New Roman"/>
        </w:rPr>
        <w:t xml:space="preserve"> </w:t>
      </w:r>
      <w:proofErr w:type="spellStart"/>
      <w:r w:rsidR="00417E16" w:rsidRPr="00CB3DC5">
        <w:rPr>
          <w:rFonts w:ascii="Times New Roman" w:hAnsi="Times New Roman" w:cs="Times New Roman"/>
        </w:rPr>
        <w:t>ggVenndiagram</w:t>
      </w:r>
      <w:proofErr w:type="spellEnd"/>
      <w:r w:rsidR="00417E16" w:rsidRPr="00CB3DC5">
        <w:rPr>
          <w:rFonts w:ascii="Times New Roman" w:hAnsi="Times New Roman" w:cs="Times New Roman"/>
        </w:rPr>
        <w:t xml:space="preserve">, patchwork, </w:t>
      </w:r>
      <w:proofErr w:type="spellStart"/>
      <w:r w:rsidR="00417E16" w:rsidRPr="00CB3DC5">
        <w:rPr>
          <w:rFonts w:ascii="Times New Roman" w:hAnsi="Times New Roman" w:cs="Times New Roman"/>
        </w:rPr>
        <w:t>cowplot</w:t>
      </w:r>
      <w:proofErr w:type="spellEnd"/>
      <w:r w:rsidR="00417E16" w:rsidRPr="00CB3DC5">
        <w:rPr>
          <w:rFonts w:ascii="Times New Roman" w:hAnsi="Times New Roman" w:cs="Times New Roman"/>
        </w:rPr>
        <w:t xml:space="preserve">, </w:t>
      </w:r>
      <w:proofErr w:type="spellStart"/>
      <w:r w:rsidR="00417E16" w:rsidRPr="00CB3DC5">
        <w:rPr>
          <w:rFonts w:ascii="Times New Roman" w:hAnsi="Times New Roman" w:cs="Times New Roman"/>
        </w:rPr>
        <w:t>multcompView</w:t>
      </w:r>
      <w:proofErr w:type="spellEnd"/>
      <w:r w:rsidR="00417E16" w:rsidRPr="00CB3DC5">
        <w:rPr>
          <w:rFonts w:ascii="Times New Roman" w:hAnsi="Times New Roman" w:cs="Times New Roman"/>
        </w:rPr>
        <w:t>,</w:t>
      </w:r>
      <w:r w:rsidR="00417E16" w:rsidRPr="00417E16">
        <w:rPr>
          <w:rFonts w:ascii="Times New Roman" w:hAnsi="Times New Roman" w:cs="Times New Roman"/>
        </w:rPr>
        <w:t xml:space="preserve"> </w:t>
      </w:r>
      <w:r w:rsidR="00417E16" w:rsidRPr="00CB3DC5">
        <w:rPr>
          <w:rFonts w:ascii="Times New Roman" w:hAnsi="Times New Roman" w:cs="Times New Roman"/>
        </w:rPr>
        <w:t>scales,</w:t>
      </w:r>
      <w:r w:rsidR="00417E16">
        <w:rPr>
          <w:rFonts w:ascii="Times New Roman" w:hAnsi="Times New Roman" w:cs="Times New Roman"/>
        </w:rPr>
        <w:t xml:space="preserve"> </w:t>
      </w:r>
      <w:proofErr w:type="spellStart"/>
      <w:r w:rsidR="00417E16">
        <w:rPr>
          <w:rFonts w:ascii="Times New Roman" w:hAnsi="Times New Roman" w:cs="Times New Roman"/>
        </w:rPr>
        <w:t>ggtext</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ggforce</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ggalluvial</w:t>
      </w:r>
      <w:proofErr w:type="spellEnd"/>
      <w:r w:rsidR="00417E16">
        <w:rPr>
          <w:rFonts w:ascii="Times New Roman" w:hAnsi="Times New Roman" w:cs="Times New Roman"/>
        </w:rPr>
        <w:t xml:space="preserve">, grid, </w:t>
      </w:r>
      <w:proofErr w:type="spellStart"/>
      <w:r w:rsidR="00417E16">
        <w:rPr>
          <w:rFonts w:ascii="Times New Roman" w:hAnsi="Times New Roman" w:cs="Times New Roman"/>
        </w:rPr>
        <w:t>ggpubr</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Gmisc</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gridExtra</w:t>
      </w:r>
      <w:proofErr w:type="spellEnd"/>
      <w:r w:rsidR="00417E16">
        <w:rPr>
          <w:rFonts w:ascii="Times New Roman" w:hAnsi="Times New Roman" w:cs="Times New Roman"/>
        </w:rPr>
        <w:t xml:space="preserve">, and </w:t>
      </w:r>
      <w:proofErr w:type="spellStart"/>
      <w:r w:rsidR="00417E16">
        <w:rPr>
          <w:rFonts w:ascii="Times New Roman" w:hAnsi="Times New Roman" w:cs="Times New Roman"/>
        </w:rPr>
        <w:t>gridtext</w:t>
      </w:r>
      <w:proofErr w:type="spellEnd"/>
      <w:r w:rsidR="00F7449D">
        <w:rPr>
          <w:rFonts w:ascii="Times New Roman" w:hAnsi="Times New Roman" w:cs="Times New Roman"/>
        </w:rPr>
        <w:t xml:space="preserve"> [</w:t>
      </w:r>
      <w:r w:rsidR="00F7449D" w:rsidRPr="00F7449D">
        <w:rPr>
          <w:rFonts w:ascii="Times New Roman" w:hAnsi="Times New Roman" w:cs="Times New Roman"/>
          <w:highlight w:val="red"/>
        </w:rPr>
        <w:t>REF</w:t>
      </w:r>
      <w:r w:rsidR="00F7449D">
        <w:rPr>
          <w:rFonts w:ascii="Times New Roman" w:hAnsi="Times New Roman" w:cs="Times New Roman"/>
        </w:rPr>
        <w:t>]</w:t>
      </w:r>
      <w:r w:rsidR="00417E16">
        <w:rPr>
          <w:rFonts w:ascii="Times New Roman" w:hAnsi="Times New Roman" w:cs="Times New Roman"/>
        </w:rPr>
        <w:t xml:space="preserve">. Data manipulation was performed </w:t>
      </w:r>
      <w:r w:rsidR="00AC0023">
        <w:rPr>
          <w:rFonts w:ascii="Times New Roman" w:hAnsi="Times New Roman" w:cs="Times New Roman"/>
        </w:rPr>
        <w:t>using</w:t>
      </w:r>
      <w:r w:rsidR="00417E16">
        <w:rPr>
          <w:rFonts w:ascii="Times New Roman" w:hAnsi="Times New Roman" w:cs="Times New Roman"/>
        </w:rPr>
        <w:t xml:space="preserve"> </w:t>
      </w:r>
      <w:proofErr w:type="spellStart"/>
      <w:r w:rsidR="000756BD" w:rsidRPr="00CB3DC5">
        <w:rPr>
          <w:rFonts w:ascii="Times New Roman" w:hAnsi="Times New Roman" w:cs="Times New Roman"/>
        </w:rPr>
        <w:t>dplyr</w:t>
      </w:r>
      <w:proofErr w:type="spellEnd"/>
      <w:r w:rsidR="00CB3DC5" w:rsidRPr="00CB3DC5">
        <w:rPr>
          <w:rFonts w:ascii="Times New Roman" w:hAnsi="Times New Roman" w:cs="Times New Roman"/>
        </w:rPr>
        <w:t xml:space="preserve">, </w:t>
      </w:r>
      <w:proofErr w:type="spellStart"/>
      <w:r w:rsidR="000756BD" w:rsidRPr="00CB3DC5">
        <w:rPr>
          <w:rFonts w:ascii="Times New Roman" w:hAnsi="Times New Roman" w:cs="Times New Roman"/>
        </w:rPr>
        <w:t>tidyr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tibble</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stringr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proofErr w:type="gramStart"/>
      <w:r w:rsidR="000756BD" w:rsidRPr="00CB3DC5">
        <w:rPr>
          <w:rFonts w:ascii="Times New Roman" w:hAnsi="Times New Roman" w:cs="Times New Roman"/>
        </w:rPr>
        <w:t>data.table</w:t>
      </w:r>
      <w:proofErr w:type="spellEnd"/>
      <w:proofErr w:type="gramEnd"/>
      <w:r w:rsidR="000756BD" w:rsidRPr="00CB3DC5">
        <w:rPr>
          <w:rFonts w:ascii="Times New Roman" w:hAnsi="Times New Roman" w:cs="Times New Roman"/>
        </w:rPr>
        <w:t xml:space="preserve">, </w:t>
      </w:r>
      <w:r w:rsidR="00417E16">
        <w:rPr>
          <w:rFonts w:ascii="Times New Roman" w:hAnsi="Times New Roman" w:cs="Times New Roman"/>
        </w:rPr>
        <w:t xml:space="preserve">and </w:t>
      </w:r>
      <w:proofErr w:type="spellStart"/>
      <w:r w:rsidR="000756BD" w:rsidRPr="00CB3DC5">
        <w:rPr>
          <w:rFonts w:ascii="Times New Roman" w:hAnsi="Times New Roman" w:cs="Times New Roman"/>
        </w:rPr>
        <w:t>magrittr</w:t>
      </w:r>
      <w:proofErr w:type="spellEnd"/>
      <w:r w:rsidR="00417E16">
        <w:rPr>
          <w:rFonts w:ascii="Times New Roman" w:hAnsi="Times New Roman" w:cs="Times New Roman"/>
        </w:rPr>
        <w:t xml:space="preserve"> [</w:t>
      </w:r>
      <w:r w:rsidR="00417E16" w:rsidRPr="00417E16">
        <w:rPr>
          <w:rFonts w:ascii="Times New Roman" w:hAnsi="Times New Roman" w:cs="Times New Roman"/>
          <w:highlight w:val="red"/>
        </w:rPr>
        <w:t>REF</w:t>
      </w:r>
      <w:r w:rsidR="00417E16">
        <w:rPr>
          <w:rFonts w:ascii="Times New Roman" w:hAnsi="Times New Roman" w:cs="Times New Roman"/>
        </w:rPr>
        <w:t>].</w:t>
      </w:r>
      <w:r w:rsidR="00CB3DC5">
        <w:rPr>
          <w:rFonts w:ascii="Times New Roman" w:hAnsi="Times New Roman" w:cs="Times New Roman"/>
        </w:rPr>
        <w:t xml:space="preserve"> </w:t>
      </w:r>
      <w:r w:rsidR="00F7449D" w:rsidRPr="00F7449D">
        <w:rPr>
          <w:rFonts w:ascii="Times New Roman" w:hAnsi="Times New Roman" w:cs="Times New Roman"/>
          <w:highlight w:val="red"/>
        </w:rPr>
        <w:t>CHECK WHETHER ANYTHING MISSING</w:t>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B31E86" w:rsidRDefault="00062FE8" w:rsidP="00DB2FCC">
      <w:pPr>
        <w:spacing w:line="276" w:lineRule="auto"/>
        <w:jc w:val="both"/>
        <w:rPr>
          <w:rFonts w:ascii="Times New Roman" w:hAnsi="Times New Roman" w:cs="Times New Roman"/>
          <w:b/>
          <w:bCs/>
          <w:color w:val="333333"/>
        </w:rPr>
      </w:pPr>
      <w:r w:rsidRPr="00B31E86">
        <w:rPr>
          <w:rFonts w:ascii="Times New Roman" w:hAnsi="Times New Roman" w:cs="Times New Roman"/>
          <w:b/>
          <w:bCs/>
          <w:color w:val="333333"/>
        </w:rPr>
        <w:t>Nutrient prediction analysis</w:t>
      </w:r>
      <w:r w:rsidR="00E1147C" w:rsidRPr="00B31E86">
        <w:rPr>
          <w:rFonts w:ascii="Times New Roman" w:hAnsi="Times New Roman" w:cs="Times New Roman"/>
          <w:b/>
          <w:bCs/>
          <w:color w:val="333333"/>
        </w:rPr>
        <w:t xml:space="preserve"> of plants cultivated in Askov soils</w:t>
      </w:r>
    </w:p>
    <w:p w14:paraId="3E372CD8" w14:textId="1072C94C" w:rsidR="00B31E86" w:rsidRDefault="00B31E86" w:rsidP="00B31E86">
      <w:pPr>
        <w:spacing w:line="276" w:lineRule="auto"/>
        <w:jc w:val="both"/>
      </w:pPr>
      <w:r>
        <w:rPr>
          <w:rFonts w:ascii="Times New Roman" w:hAnsi="Times New Roman" w:cs="Times New Roman"/>
          <w:bCs/>
          <w:color w:val="333333"/>
        </w:rPr>
        <w:t xml:space="preserve">Prediction of soil type was </w:t>
      </w:r>
      <w:r w:rsidR="00AC0023">
        <w:rPr>
          <w:rFonts w:ascii="Times New Roman" w:hAnsi="Times New Roman" w:cs="Times New Roman"/>
          <w:bCs/>
          <w:color w:val="333333"/>
        </w:rPr>
        <w:t>performed using</w:t>
      </w:r>
      <w:r>
        <w:rPr>
          <w:rFonts w:ascii="Times New Roman" w:hAnsi="Times New Roman" w:cs="Times New Roman"/>
          <w:bCs/>
          <w:color w:val="333333"/>
        </w:rPr>
        <w:t xml:space="preserve"> Compositional Data via </w:t>
      </w:r>
      <w:proofErr w:type="spellStart"/>
      <w:r>
        <w:rPr>
          <w:rFonts w:ascii="Times New Roman" w:hAnsi="Times New Roman" w:cs="Times New Roman"/>
          <w:bCs/>
          <w:color w:val="333333"/>
        </w:rPr>
        <w:t>Continuos</w:t>
      </w:r>
      <w:proofErr w:type="spellEnd"/>
      <w:r>
        <w:rPr>
          <w:rFonts w:ascii="Times New Roman" w:hAnsi="Times New Roman" w:cs="Times New Roman"/>
          <w:bCs/>
          <w:color w:val="333333"/>
        </w:rPr>
        <w:t xml:space="preserve"> Relaxations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 xml:space="preserve">) </w:t>
      </w:r>
      <w:commentRangeStart w:id="79"/>
      <w:r>
        <w:rPr>
          <w:rFonts w:ascii="Times New Roman" w:hAnsi="Times New Roman" w:cs="Times New Roman"/>
          <w:bCs/>
          <w:color w:val="333333"/>
        </w:rPr>
        <w:t>[</w:t>
      </w:r>
      <w:r w:rsidRPr="00B31E86">
        <w:rPr>
          <w:rFonts w:ascii="Times New Roman" w:hAnsi="Times New Roman" w:cs="Times New Roman"/>
          <w:bCs/>
          <w:color w:val="333333"/>
          <w:highlight w:val="red"/>
        </w:rPr>
        <w:t>REF</w:t>
      </w:r>
      <w:r>
        <w:rPr>
          <w:rFonts w:ascii="Times New Roman" w:hAnsi="Times New Roman" w:cs="Times New Roman"/>
          <w:bCs/>
          <w:color w:val="333333"/>
        </w:rPr>
        <w:t>]</w:t>
      </w:r>
      <w:commentRangeEnd w:id="79"/>
      <w:r>
        <w:rPr>
          <w:rStyle w:val="CommentReference"/>
          <w:rFonts w:ascii="Times New Roman" w:hAnsi="Times New Roman" w:cs="Times New Roman"/>
          <w:bCs/>
          <w:color w:val="333333"/>
          <w:sz w:val="24"/>
          <w:szCs w:val="24"/>
        </w:rPr>
        <w:commentReference w:id="79"/>
      </w:r>
      <w:r>
        <w:rPr>
          <w:rFonts w:ascii="Times New Roman" w:hAnsi="Times New Roman" w:cs="Times New Roman"/>
          <w:bCs/>
          <w:color w:val="333333"/>
        </w:rPr>
        <w:t xml:space="preserve">. </w:t>
      </w:r>
      <w:r w:rsidR="00AC0023">
        <w:rPr>
          <w:rFonts w:ascii="Times New Roman" w:hAnsi="Times New Roman" w:cs="Times New Roman"/>
          <w:bCs/>
          <w:color w:val="333333"/>
        </w:rPr>
        <w:t>Because</w:t>
      </w:r>
      <w:r>
        <w:rPr>
          <w:rFonts w:ascii="Times New Roman" w:hAnsi="Times New Roman" w:cs="Times New Roman"/>
          <w:bCs/>
          <w:color w:val="333333"/>
        </w:rPr>
        <w:t xml:space="preserve">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 xml:space="preserve"> </w:t>
      </w:r>
      <w:r w:rsidR="00AC0023">
        <w:rPr>
          <w:rFonts w:ascii="Times New Roman" w:hAnsi="Times New Roman" w:cs="Times New Roman"/>
          <w:bCs/>
          <w:color w:val="333333"/>
        </w:rPr>
        <w:t xml:space="preserve">supports </w:t>
      </w:r>
      <w:r>
        <w:rPr>
          <w:rFonts w:ascii="Times New Roman" w:hAnsi="Times New Roman" w:cs="Times New Roman"/>
          <w:bCs/>
          <w:color w:val="333333"/>
        </w:rPr>
        <w:t xml:space="preserve">only binary categorical variables, a nested </w:t>
      </w:r>
      <w:r w:rsidR="00AC0023">
        <w:rPr>
          <w:rFonts w:ascii="Times New Roman" w:hAnsi="Times New Roman" w:cs="Times New Roman"/>
          <w:bCs/>
          <w:color w:val="333333"/>
        </w:rPr>
        <w:t xml:space="preserve">modelling </w:t>
      </w:r>
      <w:r>
        <w:rPr>
          <w:rFonts w:ascii="Times New Roman" w:hAnsi="Times New Roman" w:cs="Times New Roman"/>
          <w:bCs/>
          <w:color w:val="333333"/>
        </w:rPr>
        <w:t xml:space="preserve">scheme was </w:t>
      </w:r>
      <w:r w:rsidR="00AC0023">
        <w:rPr>
          <w:rFonts w:ascii="Times New Roman" w:hAnsi="Times New Roman" w:cs="Times New Roman"/>
          <w:bCs/>
          <w:color w:val="333333"/>
        </w:rPr>
        <w:t>applied</w:t>
      </w:r>
      <w:r>
        <w:rPr>
          <w:rFonts w:ascii="Times New Roman" w:hAnsi="Times New Roman" w:cs="Times New Roman"/>
          <w:bCs/>
          <w:color w:val="333333"/>
        </w:rPr>
        <w:t xml:space="preserve"> to predict the trinary soil type variable (NPK, PK, UF). Two models were fitted</w:t>
      </w:r>
      <w:r w:rsidR="00AC0023">
        <w:rPr>
          <w:rFonts w:ascii="Times New Roman" w:hAnsi="Times New Roman" w:cs="Times New Roman"/>
          <w:bCs/>
          <w:color w:val="333333"/>
        </w:rPr>
        <w:t>:</w:t>
      </w:r>
      <w:r>
        <w:rPr>
          <w:rFonts w:ascii="Times New Roman" w:hAnsi="Times New Roman" w:cs="Times New Roman"/>
          <w:bCs/>
          <w:color w:val="333333"/>
        </w:rPr>
        <w:t xml:space="preserve"> one distinguish</w:t>
      </w:r>
      <w:r w:rsidR="00AC0023">
        <w:rPr>
          <w:rFonts w:ascii="Times New Roman" w:hAnsi="Times New Roman" w:cs="Times New Roman"/>
          <w:bCs/>
          <w:color w:val="333333"/>
        </w:rPr>
        <w:t>ing</w:t>
      </w:r>
      <w:r>
        <w:rPr>
          <w:rFonts w:ascii="Times New Roman" w:hAnsi="Times New Roman" w:cs="Times New Roman"/>
          <w:bCs/>
          <w:color w:val="333333"/>
        </w:rPr>
        <w:t xml:space="preserve"> NPK </w:t>
      </w:r>
      <w:r w:rsidR="00AC0023">
        <w:rPr>
          <w:rFonts w:ascii="Times New Roman" w:hAnsi="Times New Roman" w:cs="Times New Roman"/>
          <w:bCs/>
          <w:color w:val="333333"/>
        </w:rPr>
        <w:t>from</w:t>
      </w:r>
      <w:r>
        <w:rPr>
          <w:rFonts w:ascii="Times New Roman" w:hAnsi="Times New Roman" w:cs="Times New Roman"/>
          <w:bCs/>
          <w:color w:val="333333"/>
        </w:rPr>
        <w:t xml:space="preserve"> non-NPK soil</w:t>
      </w:r>
      <w:r w:rsidR="00AC0023">
        <w:rPr>
          <w:rFonts w:ascii="Times New Roman" w:hAnsi="Times New Roman" w:cs="Times New Roman"/>
          <w:bCs/>
          <w:color w:val="333333"/>
        </w:rPr>
        <w:t>s</w:t>
      </w:r>
      <w:r>
        <w:rPr>
          <w:rFonts w:ascii="Times New Roman" w:hAnsi="Times New Roman" w:cs="Times New Roman"/>
          <w:bCs/>
          <w:color w:val="333333"/>
        </w:rPr>
        <w:t xml:space="preserve">, and </w:t>
      </w:r>
      <w:r w:rsidR="00AC0023">
        <w:rPr>
          <w:rFonts w:ascii="Times New Roman" w:hAnsi="Times New Roman" w:cs="Times New Roman"/>
          <w:bCs/>
          <w:color w:val="333333"/>
        </w:rPr>
        <w:t xml:space="preserve">a second </w:t>
      </w:r>
      <w:r>
        <w:rPr>
          <w:rFonts w:ascii="Times New Roman" w:hAnsi="Times New Roman" w:cs="Times New Roman"/>
          <w:bCs/>
          <w:color w:val="333333"/>
        </w:rPr>
        <w:t>distinguish</w:t>
      </w:r>
      <w:r w:rsidR="00AC0023">
        <w:rPr>
          <w:rFonts w:ascii="Times New Roman" w:hAnsi="Times New Roman" w:cs="Times New Roman"/>
          <w:bCs/>
          <w:color w:val="333333"/>
        </w:rPr>
        <w:t>ing</w:t>
      </w:r>
      <w:r>
        <w:rPr>
          <w:rFonts w:ascii="Times New Roman" w:hAnsi="Times New Roman" w:cs="Times New Roman"/>
          <w:bCs/>
          <w:color w:val="333333"/>
        </w:rPr>
        <w:t xml:space="preserve"> PK </w:t>
      </w:r>
      <w:r w:rsidR="00AC0023">
        <w:rPr>
          <w:rFonts w:ascii="Times New Roman" w:hAnsi="Times New Roman" w:cs="Times New Roman"/>
          <w:bCs/>
          <w:color w:val="333333"/>
        </w:rPr>
        <w:t>from</w:t>
      </w:r>
      <w:r>
        <w:rPr>
          <w:rFonts w:ascii="Times New Roman" w:hAnsi="Times New Roman" w:cs="Times New Roman"/>
          <w:bCs/>
          <w:color w:val="333333"/>
        </w:rPr>
        <w:t xml:space="preserve"> UF soils. The </w:t>
      </w:r>
      <w:r w:rsidR="00AC0023">
        <w:rPr>
          <w:rFonts w:ascii="Times New Roman" w:hAnsi="Times New Roman" w:cs="Times New Roman"/>
          <w:bCs/>
          <w:color w:val="333333"/>
        </w:rPr>
        <w:t xml:space="preserve">first model </w:t>
      </w:r>
      <w:r>
        <w:rPr>
          <w:rFonts w:ascii="Times New Roman" w:hAnsi="Times New Roman" w:cs="Times New Roman"/>
          <w:bCs/>
          <w:color w:val="333333"/>
        </w:rPr>
        <w:t xml:space="preserve">was trained on data from all three soils, </w:t>
      </w:r>
      <w:r w:rsidR="00AC0023">
        <w:rPr>
          <w:rFonts w:ascii="Times New Roman" w:hAnsi="Times New Roman" w:cs="Times New Roman"/>
          <w:bCs/>
          <w:color w:val="333333"/>
        </w:rPr>
        <w:t>whereas the second</w:t>
      </w:r>
      <w:r>
        <w:rPr>
          <w:rFonts w:ascii="Times New Roman" w:hAnsi="Times New Roman" w:cs="Times New Roman"/>
          <w:bCs/>
          <w:color w:val="333333"/>
        </w:rPr>
        <w:t xml:space="preserve"> was trained only on PK and UF </w:t>
      </w:r>
      <w:r w:rsidR="00AC0023">
        <w:rPr>
          <w:rFonts w:ascii="Times New Roman" w:hAnsi="Times New Roman" w:cs="Times New Roman"/>
          <w:bCs/>
          <w:color w:val="333333"/>
        </w:rPr>
        <w:t>samples</w:t>
      </w:r>
      <w:r>
        <w:rPr>
          <w:rFonts w:ascii="Times New Roman" w:hAnsi="Times New Roman" w:cs="Times New Roman"/>
          <w:bCs/>
          <w:color w:val="333333"/>
        </w:rPr>
        <w:t xml:space="preserve">. </w:t>
      </w:r>
      <w:r w:rsidR="00AC0023">
        <w:rPr>
          <w:rFonts w:ascii="Times New Roman" w:hAnsi="Times New Roman" w:cs="Times New Roman"/>
          <w:bCs/>
          <w:color w:val="333333"/>
        </w:rPr>
        <w:t>As illustrated in</w:t>
      </w:r>
      <w:r>
        <w:rPr>
          <w:rFonts w:ascii="Times New Roman" w:hAnsi="Times New Roman" w:cs="Times New Roman"/>
          <w:bCs/>
          <w:color w:val="333333"/>
        </w:rPr>
        <w:t xml:space="preserve"> </w:t>
      </w:r>
      <w:r w:rsidRPr="00E33C8E">
        <w:rPr>
          <w:rFonts w:ascii="Times New Roman" w:hAnsi="Times New Roman" w:cs="Times New Roman"/>
          <w:bCs/>
          <w:color w:val="333333"/>
          <w:highlight w:val="magenta"/>
        </w:rPr>
        <w:t>Figure 3A</w:t>
      </w:r>
      <w:r>
        <w:rPr>
          <w:rFonts w:ascii="Times New Roman" w:hAnsi="Times New Roman" w:cs="Times New Roman"/>
          <w:bCs/>
          <w:color w:val="333333"/>
        </w:rPr>
        <w:t xml:space="preserve">, the first model predicts </w:t>
      </w:r>
      <w:r w:rsidR="00AC0023">
        <w:rPr>
          <w:rFonts w:ascii="Times New Roman" w:hAnsi="Times New Roman" w:cs="Times New Roman"/>
          <w:bCs/>
          <w:color w:val="333333"/>
        </w:rPr>
        <w:t xml:space="preserve">whether a </w:t>
      </w:r>
      <w:proofErr w:type="gramStart"/>
      <w:r w:rsidR="00AC0023">
        <w:rPr>
          <w:rFonts w:ascii="Times New Roman" w:hAnsi="Times New Roman" w:cs="Times New Roman"/>
          <w:bCs/>
          <w:color w:val="333333"/>
        </w:rPr>
        <w:t>samples</w:t>
      </w:r>
      <w:proofErr w:type="gramEnd"/>
      <w:r w:rsidR="00AC0023">
        <w:rPr>
          <w:rFonts w:ascii="Times New Roman" w:hAnsi="Times New Roman" w:cs="Times New Roman"/>
          <w:bCs/>
          <w:color w:val="333333"/>
        </w:rPr>
        <w:t xml:space="preserve"> originates from </w:t>
      </w:r>
      <w:r>
        <w:rPr>
          <w:rFonts w:ascii="Times New Roman" w:hAnsi="Times New Roman" w:cs="Times New Roman"/>
          <w:bCs/>
          <w:color w:val="333333"/>
        </w:rPr>
        <w:t xml:space="preserve">NPK </w:t>
      </w:r>
      <w:r w:rsidR="00AC0023">
        <w:rPr>
          <w:rFonts w:ascii="Times New Roman" w:hAnsi="Times New Roman" w:cs="Times New Roman"/>
          <w:bCs/>
          <w:color w:val="333333"/>
        </w:rPr>
        <w:t>soil; if not, the second model predicts whether it originates from PK or UF soil. T</w:t>
      </w:r>
      <w:r>
        <w:rPr>
          <w:rFonts w:ascii="Times New Roman" w:hAnsi="Times New Roman" w:cs="Times New Roman"/>
          <w:bCs/>
          <w:color w:val="333333"/>
        </w:rPr>
        <w:t>wo</w:t>
      </w:r>
      <w:r w:rsidR="00AC0023">
        <w:rPr>
          <w:rFonts w:ascii="Times New Roman" w:hAnsi="Times New Roman" w:cs="Times New Roman"/>
          <w:bCs/>
          <w:color w:val="333333"/>
        </w:rPr>
        <w:t>-</w:t>
      </w:r>
      <w:r>
        <w:rPr>
          <w:rFonts w:ascii="Times New Roman" w:hAnsi="Times New Roman" w:cs="Times New Roman"/>
          <w:bCs/>
          <w:color w:val="333333"/>
        </w:rPr>
        <w:t xml:space="preserve">thirds of the data were used for model training and </w:t>
      </w:r>
      <w:r w:rsidR="00AC0023">
        <w:rPr>
          <w:rFonts w:ascii="Times New Roman" w:hAnsi="Times New Roman" w:cs="Times New Roman"/>
          <w:bCs/>
          <w:color w:val="333333"/>
        </w:rPr>
        <w:t>one-</w:t>
      </w:r>
      <w:r>
        <w:rPr>
          <w:rFonts w:ascii="Times New Roman" w:hAnsi="Times New Roman" w:cs="Times New Roman"/>
          <w:bCs/>
          <w:color w:val="333333"/>
        </w:rPr>
        <w:t xml:space="preserve">third was used </w:t>
      </w:r>
      <w:r w:rsidR="00AC0023">
        <w:rPr>
          <w:rFonts w:ascii="Times New Roman" w:hAnsi="Times New Roman" w:cs="Times New Roman"/>
          <w:bCs/>
          <w:color w:val="333333"/>
        </w:rPr>
        <w:t xml:space="preserve">for testing and </w:t>
      </w:r>
      <w:r>
        <w:rPr>
          <w:rFonts w:ascii="Times New Roman" w:hAnsi="Times New Roman" w:cs="Times New Roman"/>
          <w:bCs/>
          <w:color w:val="333333"/>
        </w:rPr>
        <w:t>to assess prediction accuracy. The split</w:t>
      </w:r>
      <w:r w:rsidR="00AC0023">
        <w:rPr>
          <w:rFonts w:ascii="Times New Roman" w:hAnsi="Times New Roman" w:cs="Times New Roman"/>
          <w:bCs/>
          <w:color w:val="333333"/>
        </w:rPr>
        <w:t xml:space="preserve"> was performed randomly while ensuring</w:t>
      </w:r>
      <w:r>
        <w:rPr>
          <w:rFonts w:ascii="Times New Roman" w:hAnsi="Times New Roman" w:cs="Times New Roman"/>
          <w:bCs/>
          <w:color w:val="333333"/>
        </w:rPr>
        <w:t xml:space="preserve"> </w:t>
      </w:r>
      <w:r w:rsidR="00AC0023">
        <w:rPr>
          <w:rFonts w:ascii="Times New Roman" w:hAnsi="Times New Roman" w:cs="Times New Roman"/>
          <w:bCs/>
          <w:color w:val="333333"/>
        </w:rPr>
        <w:t xml:space="preserve">equal representation of </w:t>
      </w:r>
      <w:r>
        <w:rPr>
          <w:rFonts w:ascii="Times New Roman" w:hAnsi="Times New Roman" w:cs="Times New Roman"/>
          <w:bCs/>
          <w:color w:val="333333"/>
        </w:rPr>
        <w:t xml:space="preserve">all three soils and all five genotypes </w:t>
      </w:r>
      <w:r w:rsidR="00AC0023">
        <w:rPr>
          <w:rFonts w:ascii="Times New Roman" w:hAnsi="Times New Roman" w:cs="Times New Roman"/>
          <w:bCs/>
          <w:color w:val="333333"/>
        </w:rPr>
        <w:t>i</w:t>
      </w:r>
      <w:r>
        <w:rPr>
          <w:rFonts w:ascii="Times New Roman" w:hAnsi="Times New Roman" w:cs="Times New Roman"/>
          <w:bCs/>
          <w:color w:val="333333"/>
        </w:rPr>
        <w:t xml:space="preserve">n both training and test </w:t>
      </w:r>
      <w:r w:rsidR="00AC0023">
        <w:rPr>
          <w:rFonts w:ascii="Times New Roman" w:hAnsi="Times New Roman" w:cs="Times New Roman"/>
          <w:bCs/>
          <w:color w:val="333333"/>
        </w:rPr>
        <w:t>sets</w:t>
      </w:r>
      <w:r>
        <w:rPr>
          <w:rFonts w:ascii="Times New Roman" w:hAnsi="Times New Roman" w:cs="Times New Roman"/>
          <w:bCs/>
          <w:color w:val="333333"/>
        </w:rPr>
        <w:t xml:space="preserve">. </w:t>
      </w:r>
      <w:r w:rsidR="00AC0023">
        <w:rPr>
          <w:rFonts w:ascii="Times New Roman" w:hAnsi="Times New Roman" w:cs="Times New Roman"/>
          <w:bCs/>
          <w:color w:val="333333"/>
        </w:rPr>
        <w:t>S</w:t>
      </w:r>
      <w:r>
        <w:rPr>
          <w:rFonts w:ascii="Times New Roman" w:hAnsi="Times New Roman" w:cs="Times New Roman"/>
          <w:bCs/>
          <w:color w:val="333333"/>
        </w:rPr>
        <w:t>eparate nested models were trained</w:t>
      </w:r>
      <w:r w:rsidR="00AC0023">
        <w:rPr>
          <w:rFonts w:ascii="Times New Roman" w:hAnsi="Times New Roman" w:cs="Times New Roman"/>
          <w:bCs/>
          <w:color w:val="333333"/>
        </w:rPr>
        <w:t xml:space="preserve"> for </w:t>
      </w:r>
      <w:r>
        <w:rPr>
          <w:rFonts w:ascii="Times New Roman" w:hAnsi="Times New Roman" w:cs="Times New Roman"/>
          <w:bCs/>
          <w:i/>
          <w:iCs/>
          <w:color w:val="333333"/>
        </w:rPr>
        <w:t>Lotus</w:t>
      </w:r>
      <w:r>
        <w:rPr>
          <w:rFonts w:ascii="Times New Roman" w:hAnsi="Times New Roman" w:cs="Times New Roman"/>
          <w:bCs/>
          <w:color w:val="333333"/>
        </w:rPr>
        <w:t xml:space="preserve"> and </w:t>
      </w:r>
      <w:r>
        <w:rPr>
          <w:rFonts w:ascii="Times New Roman" w:hAnsi="Times New Roman" w:cs="Times New Roman"/>
          <w:bCs/>
          <w:i/>
          <w:iCs/>
          <w:color w:val="333333"/>
        </w:rPr>
        <w:t>Hordeum</w:t>
      </w:r>
      <w:r w:rsidR="00AC0023" w:rsidRPr="00AC0023">
        <w:rPr>
          <w:rFonts w:ascii="Times New Roman" w:hAnsi="Times New Roman" w:cs="Times New Roman"/>
          <w:bCs/>
          <w:color w:val="333333"/>
        </w:rPr>
        <w:t xml:space="preserve"> </w:t>
      </w:r>
      <w:r w:rsidR="00AC0023">
        <w:rPr>
          <w:rFonts w:ascii="Times New Roman" w:hAnsi="Times New Roman" w:cs="Times New Roman"/>
          <w:bCs/>
          <w:color w:val="333333"/>
        </w:rPr>
        <w:t>datasets</w:t>
      </w:r>
      <w:r>
        <w:rPr>
          <w:rFonts w:ascii="Times New Roman" w:hAnsi="Times New Roman" w:cs="Times New Roman"/>
          <w:bCs/>
          <w:color w:val="333333"/>
        </w:rPr>
        <w:t>.</w:t>
      </w:r>
    </w:p>
    <w:p w14:paraId="7506F2D1" w14:textId="77777777" w:rsidR="006D5743" w:rsidRPr="004219CA" w:rsidRDefault="006D5743" w:rsidP="00DB2FCC">
      <w:pPr>
        <w:spacing w:line="276" w:lineRule="auto"/>
        <w:jc w:val="both"/>
        <w:rPr>
          <w:rFonts w:ascii="Times New Roman" w:hAnsi="Times New Roman" w:cs="Times New Roman"/>
          <w:b/>
          <w:bCs/>
          <w:color w:val="333333"/>
        </w:rPr>
      </w:pPr>
    </w:p>
    <w:p w14:paraId="269E28CC" w14:textId="77777777" w:rsidR="006D5743" w:rsidRPr="00BC636A" w:rsidRDefault="006D5743" w:rsidP="00DB2FCC">
      <w:pPr>
        <w:spacing w:line="276" w:lineRule="auto"/>
        <w:jc w:val="both"/>
        <w:rPr>
          <w:rFonts w:ascii="Times New Roman" w:hAnsi="Times New Roman" w:cs="Times New Roman"/>
          <w:b/>
          <w:bCs/>
          <w:color w:val="333333"/>
        </w:rPr>
      </w:pPr>
      <w:r w:rsidRPr="00BC636A">
        <w:rPr>
          <w:rFonts w:ascii="Times New Roman" w:hAnsi="Times New Roman" w:cs="Times New Roman"/>
          <w:b/>
          <w:bCs/>
          <w:color w:val="333333"/>
        </w:rPr>
        <w:t>Root exudate experimental</w:t>
      </w:r>
      <w:r w:rsidR="003F77B4" w:rsidRPr="00BC636A">
        <w:rPr>
          <w:rFonts w:ascii="Times New Roman" w:hAnsi="Times New Roman" w:cs="Times New Roman"/>
          <w:b/>
          <w:bCs/>
          <w:color w:val="333333"/>
        </w:rPr>
        <w:t xml:space="preserve"> setups</w:t>
      </w:r>
    </w:p>
    <w:p w14:paraId="1C8FF11B" w14:textId="668976ED" w:rsidR="005E0A20" w:rsidRPr="00BC636A" w:rsidRDefault="003F77B4"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D82E5C" w:rsidRPr="00BC636A">
        <w:rPr>
          <w:rFonts w:ascii="Times New Roman" w:hAnsi="Times New Roman" w:cs="Times New Roman"/>
          <w:i/>
          <w:iCs/>
          <w:color w:val="333333"/>
        </w:rPr>
        <w:t>Lotus</w:t>
      </w:r>
      <w:r w:rsidRPr="00BC636A">
        <w:rPr>
          <w:rFonts w:ascii="Times New Roman" w:hAnsi="Times New Roman" w:cs="Times New Roman"/>
          <w:color w:val="333333"/>
        </w:rPr>
        <w:t>, sterile</w:t>
      </w:r>
      <w:r w:rsidR="00AC0023" w:rsidRPr="00BC636A">
        <w:rPr>
          <w:rFonts w:ascii="Times New Roman" w:hAnsi="Times New Roman" w:cs="Times New Roman"/>
          <w:color w:val="333333"/>
        </w:rPr>
        <w:t>-</w:t>
      </w:r>
      <w:r w:rsidRPr="00BC636A">
        <w:rPr>
          <w:rFonts w:ascii="Times New Roman" w:hAnsi="Times New Roman" w:cs="Times New Roman"/>
          <w:color w:val="333333"/>
        </w:rPr>
        <w:t xml:space="preserve">germinated </w:t>
      </w:r>
      <w:r w:rsidR="00D82E5C" w:rsidRPr="00BC636A">
        <w:rPr>
          <w:rFonts w:ascii="Times New Roman" w:hAnsi="Times New Roman" w:cs="Times New Roman"/>
          <w:color w:val="333333"/>
        </w:rPr>
        <w:t xml:space="preserve">wild-type </w:t>
      </w:r>
      <w:r w:rsidR="00614AE8" w:rsidRPr="00BC636A">
        <w:rPr>
          <w:rFonts w:ascii="Times New Roman" w:hAnsi="Times New Roman" w:cs="Times New Roman"/>
          <w:color w:val="333333"/>
        </w:rPr>
        <w:t xml:space="preserve">and CSSP mutant seedlings were transferred </w:t>
      </w:r>
      <w:r w:rsidR="00D82E5C" w:rsidRPr="00BC636A">
        <w:rPr>
          <w:rFonts w:ascii="Times New Roman" w:hAnsi="Times New Roman" w:cs="Times New Roman"/>
          <w:color w:val="333333"/>
        </w:rPr>
        <w:t>to sterile</w:t>
      </w:r>
      <w:r w:rsidR="00614AE8" w:rsidRPr="00BC636A">
        <w:rPr>
          <w:rFonts w:ascii="Times New Roman" w:hAnsi="Times New Roman" w:cs="Times New Roman"/>
          <w:color w:val="333333"/>
        </w:rPr>
        <w:t xml:space="preserve"> square </w:t>
      </w:r>
      <w:r w:rsidR="00AC0023" w:rsidRPr="00BC636A">
        <w:rPr>
          <w:rFonts w:ascii="Times New Roman" w:hAnsi="Times New Roman" w:cs="Times New Roman"/>
          <w:color w:val="333333"/>
        </w:rPr>
        <w:t>P</w:t>
      </w:r>
      <w:r w:rsidR="00614AE8" w:rsidRPr="00BC636A">
        <w:rPr>
          <w:rFonts w:ascii="Times New Roman" w:hAnsi="Times New Roman" w:cs="Times New Roman"/>
          <w:color w:val="333333"/>
        </w:rPr>
        <w:t xml:space="preserve">etri dishes </w:t>
      </w:r>
      <w:r w:rsidR="00E336EF" w:rsidRPr="00BC636A">
        <w:rPr>
          <w:rFonts w:ascii="Times New Roman" w:hAnsi="Times New Roman" w:cs="Times New Roman"/>
          <w:color w:val="333333"/>
        </w:rPr>
        <w:t>half</w:t>
      </w:r>
      <w:r w:rsidRPr="00BC636A">
        <w:rPr>
          <w:rFonts w:ascii="Times New Roman" w:hAnsi="Times New Roman" w:cs="Times New Roman"/>
          <w:color w:val="333333"/>
        </w:rPr>
        <w:t>-</w:t>
      </w:r>
      <w:r w:rsidR="00E336EF" w:rsidRPr="00BC636A">
        <w:rPr>
          <w:rFonts w:ascii="Times New Roman" w:hAnsi="Times New Roman" w:cs="Times New Roman"/>
          <w:color w:val="333333"/>
        </w:rPr>
        <w:t>filled with</w:t>
      </w:r>
      <w:r w:rsidR="00614AE8" w:rsidRPr="00BC636A">
        <w:rPr>
          <w:rFonts w:ascii="Times New Roman" w:hAnsi="Times New Roman" w:cs="Times New Roman"/>
          <w:color w:val="333333"/>
        </w:rPr>
        <w:t xml:space="preserve"> solid </w:t>
      </w:r>
      <w:r w:rsidR="00AC0023" w:rsidRPr="00BC636A">
        <w:rPr>
          <w:rFonts w:ascii="Times New Roman" w:hAnsi="Times New Roman" w:cs="Times New Roman"/>
          <w:color w:val="333333"/>
        </w:rPr>
        <w:t>quarter-strength</w:t>
      </w:r>
      <w:r w:rsidR="00614AE8" w:rsidRPr="00BC636A">
        <w:rPr>
          <w:rFonts w:ascii="Times New Roman" w:hAnsi="Times New Roman" w:cs="Times New Roman"/>
          <w:color w:val="333333"/>
        </w:rPr>
        <w:t xml:space="preserve"> B&amp;D medi</w:t>
      </w:r>
      <w:r w:rsidR="00AC0023" w:rsidRPr="00BC636A">
        <w:rPr>
          <w:rFonts w:ascii="Times New Roman" w:hAnsi="Times New Roman" w:cs="Times New Roman"/>
          <w:color w:val="333333"/>
        </w:rPr>
        <w:t>um</w:t>
      </w:r>
      <w:r w:rsidR="00614AE8" w:rsidRPr="00BC636A">
        <w:rPr>
          <w:rFonts w:ascii="Times New Roman" w:hAnsi="Times New Roman" w:cs="Times New Roman"/>
          <w:color w:val="333333"/>
        </w:rPr>
        <w:t xml:space="preserve"> without nitrogen</w:t>
      </w:r>
      <w:r w:rsidR="00F72B34" w:rsidRPr="00BC636A">
        <w:rPr>
          <w:rFonts w:ascii="Times New Roman" w:hAnsi="Times New Roman" w:cs="Times New Roman"/>
          <w:color w:val="333333"/>
        </w:rPr>
        <w:t xml:space="preserve"> (1.4% Agar Noble, </w:t>
      </w:r>
      <w:proofErr w:type="spellStart"/>
      <w:r w:rsidR="00F72B34" w:rsidRPr="00BC636A">
        <w:rPr>
          <w:rFonts w:ascii="Times New Roman" w:hAnsi="Times New Roman" w:cs="Times New Roman"/>
          <w:color w:val="333333"/>
        </w:rPr>
        <w:t>Difco</w:t>
      </w:r>
      <w:proofErr w:type="spellEnd"/>
      <w:r w:rsidR="00F72B34" w:rsidRPr="00BC636A">
        <w:rPr>
          <w:rFonts w:ascii="Times New Roman" w:hAnsi="Times New Roman" w:cs="Times New Roman"/>
          <w:color w:val="333333"/>
        </w:rPr>
        <w:t>)</w:t>
      </w:r>
      <w:r w:rsidR="00AC0023" w:rsidRPr="00BC636A">
        <w:rPr>
          <w:rFonts w:ascii="Times New Roman" w:hAnsi="Times New Roman" w:cs="Times New Roman"/>
          <w:color w:val="333333"/>
        </w:rPr>
        <w:t xml:space="preserve"> </w:t>
      </w:r>
      <w:r w:rsidR="00F72B34" w:rsidRPr="00BC636A">
        <w:rPr>
          <w:rFonts w:ascii="Times New Roman" w:hAnsi="Times New Roman" w:cs="Times New Roman"/>
          <w:color w:val="333333"/>
        </w:rPr>
        <w:t>(Broughton and Dilworth, 1971)</w:t>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For each</w:t>
      </w:r>
      <w:r w:rsidR="00E336EF" w:rsidRPr="00BC636A">
        <w:rPr>
          <w:rFonts w:ascii="Times New Roman" w:hAnsi="Times New Roman" w:cs="Times New Roman"/>
          <w:color w:val="333333"/>
        </w:rPr>
        <w:t xml:space="preserve"> genotype, six biological r</w:t>
      </w:r>
      <w:r w:rsidR="00F72B34" w:rsidRPr="00BC636A">
        <w:rPr>
          <w:rFonts w:ascii="Times New Roman" w:hAnsi="Times New Roman" w:cs="Times New Roman"/>
          <w:color w:val="333333"/>
        </w:rPr>
        <w:t>e</w:t>
      </w:r>
      <w:r w:rsidR="00E336EF" w:rsidRPr="00BC636A">
        <w:rPr>
          <w:rFonts w:ascii="Times New Roman" w:hAnsi="Times New Roman" w:cs="Times New Roman"/>
          <w:color w:val="333333"/>
        </w:rPr>
        <w:t>p</w:t>
      </w:r>
      <w:r w:rsidR="00F72B34" w:rsidRPr="00BC636A">
        <w:rPr>
          <w:rFonts w:ascii="Times New Roman" w:hAnsi="Times New Roman" w:cs="Times New Roman"/>
          <w:color w:val="333333"/>
        </w:rPr>
        <w:t xml:space="preserve">licates </w:t>
      </w:r>
      <w:r w:rsidR="00E336EF" w:rsidRPr="00BC636A">
        <w:rPr>
          <w:rFonts w:ascii="Times New Roman" w:hAnsi="Times New Roman" w:cs="Times New Roman"/>
          <w:color w:val="333333"/>
        </w:rPr>
        <w:t>were prepared</w:t>
      </w:r>
      <w:r w:rsidR="00AC0023" w:rsidRPr="00BC636A">
        <w:rPr>
          <w:rFonts w:ascii="Times New Roman" w:hAnsi="Times New Roman" w:cs="Times New Roman"/>
          <w:color w:val="333333"/>
        </w:rPr>
        <w:t>,</w:t>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with 12 plants</w:t>
      </w:r>
      <w:r w:rsidR="00AC0023" w:rsidRPr="00BC636A">
        <w:rPr>
          <w:rFonts w:ascii="Times New Roman" w:hAnsi="Times New Roman" w:cs="Times New Roman"/>
          <w:color w:val="333333"/>
        </w:rPr>
        <w:t xml:space="preserve"> per </w:t>
      </w:r>
      <w:r w:rsidRPr="00BC636A">
        <w:rPr>
          <w:rFonts w:ascii="Times New Roman" w:hAnsi="Times New Roman" w:cs="Times New Roman"/>
          <w:color w:val="333333"/>
        </w:rPr>
        <w:t>plate</w:t>
      </w:r>
      <w:r w:rsidR="00F72B34" w:rsidRPr="00BC636A">
        <w:rPr>
          <w:rFonts w:ascii="Times New Roman" w:hAnsi="Times New Roman" w:cs="Times New Roman"/>
          <w:color w:val="333333"/>
        </w:rPr>
        <w:t xml:space="preserve">. </w:t>
      </w:r>
      <w:r w:rsidR="00D82E5C" w:rsidRPr="00BC636A">
        <w:rPr>
          <w:rFonts w:ascii="Times New Roman" w:hAnsi="Times New Roman" w:cs="Times New Roman"/>
          <w:color w:val="333333"/>
        </w:rPr>
        <w:t xml:space="preserve">A </w:t>
      </w:r>
      <w:r w:rsidRPr="00BC636A">
        <w:rPr>
          <w:rFonts w:ascii="Times New Roman" w:hAnsi="Times New Roman" w:cs="Times New Roman"/>
          <w:color w:val="333333"/>
        </w:rPr>
        <w:t>sterile</w:t>
      </w:r>
      <w:r w:rsidR="00D82E5C" w:rsidRPr="00BC636A">
        <w:rPr>
          <w:rFonts w:ascii="Times New Roman" w:hAnsi="Times New Roman" w:cs="Times New Roman"/>
          <w:color w:val="333333"/>
        </w:rPr>
        <w:t xml:space="preserve"> filter paper was placed between </w:t>
      </w:r>
      <w:r w:rsidR="00AC0023" w:rsidRPr="00BC636A">
        <w:rPr>
          <w:rFonts w:ascii="Times New Roman" w:hAnsi="Times New Roman" w:cs="Times New Roman"/>
          <w:color w:val="333333"/>
        </w:rPr>
        <w:t xml:space="preserve">the </w:t>
      </w:r>
      <w:r w:rsidR="00D82E5C" w:rsidRPr="00BC636A">
        <w:rPr>
          <w:rFonts w:ascii="Times New Roman" w:hAnsi="Times New Roman" w:cs="Times New Roman"/>
          <w:color w:val="333333"/>
        </w:rPr>
        <w:t>roots and</w:t>
      </w:r>
      <w:r w:rsidR="00AC0023" w:rsidRPr="00BC636A">
        <w:rPr>
          <w:rFonts w:ascii="Times New Roman" w:hAnsi="Times New Roman" w:cs="Times New Roman"/>
          <w:color w:val="333333"/>
        </w:rPr>
        <w:t xml:space="preserve"> the</w:t>
      </w:r>
      <w:r w:rsidR="00D82E5C" w:rsidRPr="00BC636A">
        <w:rPr>
          <w:rFonts w:ascii="Times New Roman" w:hAnsi="Times New Roman" w:cs="Times New Roman"/>
          <w:color w:val="333333"/>
        </w:rPr>
        <w:t xml:space="preserve"> medi</w:t>
      </w:r>
      <w:r w:rsidR="00AC0023" w:rsidRPr="00BC636A">
        <w:rPr>
          <w:rFonts w:ascii="Times New Roman" w:hAnsi="Times New Roman" w:cs="Times New Roman"/>
          <w:color w:val="333333"/>
        </w:rPr>
        <w:t>um,</w:t>
      </w:r>
      <w:r w:rsidR="00D82E5C" w:rsidRPr="00BC636A">
        <w:rPr>
          <w:rFonts w:ascii="Times New Roman" w:hAnsi="Times New Roman" w:cs="Times New Roman"/>
          <w:color w:val="333333"/>
        </w:rPr>
        <w:t xml:space="preserve"> </w:t>
      </w:r>
      <w:r w:rsidRPr="00BC636A">
        <w:rPr>
          <w:rFonts w:ascii="Times New Roman" w:hAnsi="Times New Roman" w:cs="Times New Roman"/>
          <w:color w:val="333333"/>
        </w:rPr>
        <w:t xml:space="preserve">and plants were </w:t>
      </w:r>
      <w:r w:rsidR="00D82E5C" w:rsidRPr="00BC636A">
        <w:rPr>
          <w:rFonts w:ascii="Times New Roman" w:hAnsi="Times New Roman" w:cs="Times New Roman"/>
          <w:color w:val="333333"/>
        </w:rPr>
        <w:t xml:space="preserve">fixed </w:t>
      </w:r>
      <w:r w:rsidR="00AC0023" w:rsidRPr="00BC636A">
        <w:rPr>
          <w:rFonts w:ascii="Times New Roman" w:hAnsi="Times New Roman" w:cs="Times New Roman"/>
          <w:color w:val="333333"/>
        </w:rPr>
        <w:t>using</w:t>
      </w:r>
      <w:r w:rsidR="00D82E5C" w:rsidRPr="00BC636A">
        <w:rPr>
          <w:rFonts w:ascii="Times New Roman" w:hAnsi="Times New Roman" w:cs="Times New Roman"/>
          <w:color w:val="333333"/>
        </w:rPr>
        <w:t xml:space="preserve"> an autoclaved aluminium foil grid. </w:t>
      </w:r>
      <w:r w:rsidR="004119DD" w:rsidRPr="00BC636A">
        <w:rPr>
          <w:rFonts w:ascii="Times New Roman" w:hAnsi="Times New Roman" w:cs="Times New Roman"/>
          <w:color w:val="333333"/>
        </w:rPr>
        <w:t xml:space="preserve">Plates </w:t>
      </w:r>
      <w:r w:rsidR="00AC0023" w:rsidRPr="00BC636A">
        <w:rPr>
          <w:rFonts w:ascii="Times New Roman" w:hAnsi="Times New Roman" w:cs="Times New Roman"/>
          <w:color w:val="333333"/>
        </w:rPr>
        <w:t xml:space="preserve">maintained </w:t>
      </w:r>
      <w:r w:rsidR="004119DD" w:rsidRPr="00BC636A">
        <w:rPr>
          <w:rFonts w:ascii="Times New Roman" w:hAnsi="Times New Roman" w:cs="Times New Roman"/>
          <w:color w:val="333333"/>
        </w:rPr>
        <w:t>vertical</w:t>
      </w:r>
      <w:r w:rsidR="00AC0023" w:rsidRPr="00BC636A">
        <w:rPr>
          <w:rFonts w:ascii="Times New Roman" w:hAnsi="Times New Roman" w:cs="Times New Roman"/>
          <w:color w:val="333333"/>
        </w:rPr>
        <w:t xml:space="preserve">ly in custom </w:t>
      </w:r>
      <w:r w:rsidR="004119DD" w:rsidRPr="00BC636A">
        <w:rPr>
          <w:rFonts w:ascii="Times New Roman" w:hAnsi="Times New Roman" w:cs="Times New Roman"/>
          <w:color w:val="333333"/>
        </w:rPr>
        <w:t xml:space="preserve">plastic racks covering the </w:t>
      </w:r>
      <w:r w:rsidR="00AC0023" w:rsidRPr="00BC636A">
        <w:rPr>
          <w:rFonts w:ascii="Times New Roman" w:hAnsi="Times New Roman" w:cs="Times New Roman"/>
          <w:color w:val="333333"/>
        </w:rPr>
        <w:t>lower</w:t>
      </w:r>
      <w:r w:rsidR="004119DD" w:rsidRPr="00BC636A">
        <w:rPr>
          <w:rFonts w:ascii="Times New Roman" w:hAnsi="Times New Roman" w:cs="Times New Roman"/>
          <w:color w:val="333333"/>
        </w:rPr>
        <w:t xml:space="preserve"> half of the plate</w:t>
      </w:r>
      <w:r w:rsidR="00AC0023"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to keep roots </w:t>
      </w:r>
      <w:r w:rsidR="004119DD" w:rsidRPr="00BC636A">
        <w:rPr>
          <w:rFonts w:ascii="Times New Roman" w:hAnsi="Times New Roman" w:cs="Times New Roman"/>
          <w:color w:val="333333"/>
        </w:rPr>
        <w:lastRenderedPageBreak/>
        <w:t xml:space="preserve">in darkness. Plants </w:t>
      </w:r>
      <w:r w:rsidR="00D82E5C" w:rsidRPr="00BC636A">
        <w:rPr>
          <w:rFonts w:ascii="Times New Roman" w:hAnsi="Times New Roman" w:cs="Times New Roman"/>
          <w:color w:val="333333"/>
        </w:rPr>
        <w:t>were cultivated at 21°C, 16/8 day/night hours, 100/0</w:t>
      </w:r>
      <w:r w:rsidR="009B5D3A" w:rsidRPr="00BC636A">
        <w:rPr>
          <w:rFonts w:ascii="Times New Roman" w:hAnsi="Times New Roman" w:cs="Times New Roman"/>
        </w:rPr>
        <w:t xml:space="preserve"> </w:t>
      </w:r>
      <w:proofErr w:type="spellStart"/>
      <w:r w:rsidR="009B5D3A" w:rsidRPr="00BC636A">
        <w:rPr>
          <w:rFonts w:ascii="Times New Roman" w:hAnsi="Times New Roman" w:cs="Times New Roman"/>
        </w:rPr>
        <w:t>μmol</w:t>
      </w:r>
      <w:proofErr w:type="spellEnd"/>
      <w:r w:rsidR="009B5D3A" w:rsidRPr="00BC636A">
        <w:rPr>
          <w:rFonts w:ascii="Times New Roman" w:hAnsi="Times New Roman" w:cs="Times New Roman"/>
        </w:rPr>
        <w:t xml:space="preserve"> m</w:t>
      </w:r>
      <w:r w:rsidR="009B5D3A" w:rsidRPr="00BC636A">
        <w:rPr>
          <w:rFonts w:ascii="Times New Roman" w:hAnsi="Times New Roman" w:cs="Times New Roman"/>
          <w:vertAlign w:val="superscript"/>
        </w:rPr>
        <w:t>-2</w:t>
      </w:r>
      <w:r w:rsidR="009B5D3A" w:rsidRPr="00BC636A">
        <w:rPr>
          <w:rFonts w:ascii="Times New Roman" w:hAnsi="Times New Roman" w:cs="Times New Roman"/>
        </w:rPr>
        <w:t xml:space="preserve"> s</w:t>
      </w:r>
      <w:r w:rsidR="009B5D3A" w:rsidRPr="00BC636A">
        <w:rPr>
          <w:rFonts w:ascii="Times New Roman" w:hAnsi="Times New Roman" w:cs="Times New Roman"/>
          <w:vertAlign w:val="superscript"/>
        </w:rPr>
        <w:t>-1</w:t>
      </w:r>
      <w:r w:rsidR="00D82E5C" w:rsidRPr="00BC636A">
        <w:rPr>
          <w:rFonts w:ascii="Times New Roman" w:hAnsi="Times New Roman" w:cs="Times New Roman"/>
          <w:color w:val="333333"/>
        </w:rPr>
        <w:t xml:space="preserve"> white light day/night</w:t>
      </w:r>
      <w:r w:rsidR="005E0A20" w:rsidRPr="00BC636A">
        <w:rPr>
          <w:rFonts w:ascii="Times New Roman" w:hAnsi="Times New Roman" w:cs="Times New Roman"/>
          <w:color w:val="333333"/>
        </w:rPr>
        <w:t xml:space="preserve"> for two weeks</w:t>
      </w:r>
      <w:r w:rsidR="00D82E5C" w:rsidRPr="00BC636A">
        <w:rPr>
          <w:rFonts w:ascii="Times New Roman" w:hAnsi="Times New Roman" w:cs="Times New Roman"/>
          <w:color w:val="333333"/>
        </w:rPr>
        <w:t xml:space="preserve">. </w:t>
      </w:r>
      <w:r w:rsidR="00293891" w:rsidRPr="00BC636A">
        <w:rPr>
          <w:rFonts w:ascii="Times New Roman" w:hAnsi="Times New Roman" w:cs="Times New Roman"/>
          <w:color w:val="333333"/>
        </w:rPr>
        <w:t xml:space="preserve"> </w:t>
      </w:r>
    </w:p>
    <w:p w14:paraId="592147DD" w14:textId="26473D7E" w:rsidR="0051258A" w:rsidRPr="004219CA" w:rsidRDefault="00BC1133"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77294F" w:rsidRPr="00BC636A">
        <w:rPr>
          <w:rFonts w:ascii="Times New Roman" w:hAnsi="Times New Roman" w:cs="Times New Roman"/>
          <w:i/>
          <w:iCs/>
          <w:color w:val="333333"/>
        </w:rPr>
        <w:t>Hordeum</w:t>
      </w:r>
      <w:r w:rsidRPr="00BC636A">
        <w:rPr>
          <w:rFonts w:ascii="Times New Roman" w:hAnsi="Times New Roman" w:cs="Times New Roman"/>
          <w:color w:val="333333"/>
        </w:rPr>
        <w:t xml:space="preserve">, </w:t>
      </w:r>
      <w:r w:rsidR="005E0A20" w:rsidRPr="00BC636A">
        <w:rPr>
          <w:rFonts w:ascii="Times New Roman" w:hAnsi="Times New Roman" w:cs="Times New Roman"/>
          <w:color w:val="333333"/>
        </w:rPr>
        <w:t>sterile</w:t>
      </w:r>
      <w:r w:rsidR="00BC636A" w:rsidRPr="00BC636A">
        <w:rPr>
          <w:rFonts w:ascii="Times New Roman" w:hAnsi="Times New Roman" w:cs="Times New Roman"/>
          <w:color w:val="333333"/>
        </w:rPr>
        <w:t>-</w:t>
      </w:r>
      <w:r w:rsidR="005E0A20" w:rsidRPr="00BC636A">
        <w:rPr>
          <w:rFonts w:ascii="Times New Roman" w:hAnsi="Times New Roman" w:cs="Times New Roman"/>
          <w:color w:val="333333"/>
        </w:rPr>
        <w:t xml:space="preserve">germinated wild-type and CSSP mutant </w:t>
      </w:r>
      <w:r w:rsidR="004119DD" w:rsidRPr="00BC636A">
        <w:rPr>
          <w:rFonts w:ascii="Times New Roman" w:hAnsi="Times New Roman" w:cs="Times New Roman"/>
          <w:color w:val="333333"/>
        </w:rPr>
        <w:t>seedlings were cultivated in autoclaved Duran borosilicate glas</w:t>
      </w:r>
      <w:r w:rsidR="00CA365F"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tubes </w:t>
      </w:r>
      <w:r w:rsidR="00BC636A" w:rsidRPr="00BC636A">
        <w:rPr>
          <w:rFonts w:ascii="Times New Roman" w:hAnsi="Times New Roman" w:cs="Times New Roman"/>
          <w:color w:val="333333"/>
        </w:rPr>
        <w:t>containing</w:t>
      </w:r>
      <w:r w:rsidR="004119DD" w:rsidRPr="00BC636A">
        <w:rPr>
          <w:rFonts w:ascii="Times New Roman" w:hAnsi="Times New Roman" w:cs="Times New Roman"/>
          <w:color w:val="333333"/>
        </w:rPr>
        <w:t xml:space="preserve"> 50ml sterile VWR sand </w:t>
      </w:r>
      <w:r w:rsidR="00CA365F" w:rsidRPr="00BC636A">
        <w:rPr>
          <w:rFonts w:ascii="Times New Roman" w:hAnsi="Times New Roman" w:cs="Times New Roman"/>
          <w:color w:val="333333"/>
        </w:rPr>
        <w:t xml:space="preserve">(CAS 14808-60-7, washed with sterile </w:t>
      </w:r>
      <w:proofErr w:type="spellStart"/>
      <w:r w:rsidR="00CA365F" w:rsidRPr="00BC636A">
        <w:rPr>
          <w:rFonts w:ascii="Times New Roman" w:hAnsi="Times New Roman" w:cs="Times New Roman"/>
          <w:color w:val="333333"/>
        </w:rPr>
        <w:t>milliQ</w:t>
      </w:r>
      <w:proofErr w:type="spellEnd"/>
      <w:r w:rsidR="00CA365F" w:rsidRPr="00BC636A">
        <w:rPr>
          <w:rFonts w:ascii="Times New Roman" w:hAnsi="Times New Roman" w:cs="Times New Roman"/>
          <w:color w:val="333333"/>
        </w:rPr>
        <w:t xml:space="preserve"> and baked for 4h at 200°C)</w:t>
      </w:r>
      <w:r w:rsidR="00BC636A" w:rsidRPr="00BC636A">
        <w:rPr>
          <w:rFonts w:ascii="Times New Roman" w:hAnsi="Times New Roman" w:cs="Times New Roman"/>
          <w:color w:val="333333"/>
        </w:rPr>
        <w:t>, and supplemented with</w:t>
      </w:r>
      <w:r w:rsidR="004119DD" w:rsidRPr="00BC636A">
        <w:rPr>
          <w:rFonts w:ascii="Times New Roman" w:hAnsi="Times New Roman" w:cs="Times New Roman"/>
          <w:color w:val="333333"/>
        </w:rPr>
        <w:t xml:space="preserve"> 15ml of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nitrogen</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phosphorus Long Ashton medi</w:t>
      </w:r>
      <w:r w:rsidR="00BC636A" w:rsidRPr="00BC636A">
        <w:rPr>
          <w:rFonts w:ascii="Times New Roman" w:hAnsi="Times New Roman" w:cs="Times New Roman"/>
          <w:color w:val="333333"/>
        </w:rPr>
        <w:t>um</w:t>
      </w:r>
      <w:r w:rsidR="00CA365F" w:rsidRPr="00BC636A">
        <w:rPr>
          <w:rFonts w:ascii="Times New Roman" w:hAnsi="Times New Roman" w:cs="Times New Roman"/>
          <w:color w:val="333333"/>
        </w:rPr>
        <w:t xml:space="preserve"> (as used for</w:t>
      </w:r>
      <w:r w:rsidR="00BC636A" w:rsidRPr="00BC636A">
        <w:rPr>
          <w:rFonts w:ascii="Times New Roman" w:hAnsi="Times New Roman" w:cs="Times New Roman"/>
          <w:color w:val="333333"/>
        </w:rPr>
        <w:t xml:space="preserve"> the</w:t>
      </w:r>
      <w:r w:rsidR="00CA365F" w:rsidRPr="00BC636A">
        <w:rPr>
          <w:rFonts w:ascii="Times New Roman" w:hAnsi="Times New Roman" w:cs="Times New Roman"/>
          <w:color w:val="333333"/>
        </w:rPr>
        <w:t xml:space="preserve"> </w:t>
      </w:r>
      <w:r w:rsidR="0077294F" w:rsidRPr="00BC636A">
        <w:rPr>
          <w:rFonts w:ascii="Times New Roman" w:hAnsi="Times New Roman" w:cs="Times New Roman"/>
          <w:i/>
          <w:iCs/>
          <w:color w:val="333333"/>
        </w:rPr>
        <w:t>Hordeum</w:t>
      </w:r>
      <w:r w:rsidR="00CA365F" w:rsidRPr="00BC636A">
        <w:rPr>
          <w:rFonts w:ascii="Times New Roman" w:hAnsi="Times New Roman" w:cs="Times New Roman"/>
          <w:color w:val="333333"/>
        </w:rPr>
        <w:t xml:space="preserve"> </w:t>
      </w:r>
      <w:r w:rsidR="0077294F" w:rsidRPr="00BC636A">
        <w:rPr>
          <w:rFonts w:ascii="Times New Roman" w:hAnsi="Times New Roman" w:cs="Times New Roman"/>
          <w:color w:val="333333"/>
        </w:rPr>
        <w:t>gnotobiotic</w:t>
      </w:r>
      <w:r w:rsidR="00CA365F" w:rsidRPr="00BC636A">
        <w:rPr>
          <w:rFonts w:ascii="Times New Roman" w:hAnsi="Times New Roman" w:cs="Times New Roman"/>
          <w:color w:val="333333"/>
        </w:rPr>
        <w:t xml:space="preserve"> experiment)</w:t>
      </w:r>
      <w:r w:rsidR="004119DD" w:rsidRPr="00BC636A">
        <w:rPr>
          <w:rFonts w:ascii="Times New Roman" w:hAnsi="Times New Roman" w:cs="Times New Roman"/>
          <w:color w:val="333333"/>
        </w:rPr>
        <w:t xml:space="preserve">. One seedling was added </w:t>
      </w:r>
      <w:r w:rsidR="00BC636A" w:rsidRPr="00BC636A">
        <w:rPr>
          <w:rFonts w:ascii="Times New Roman" w:hAnsi="Times New Roman" w:cs="Times New Roman"/>
          <w:color w:val="333333"/>
        </w:rPr>
        <w:t>per</w:t>
      </w:r>
      <w:r w:rsidR="004119DD" w:rsidRPr="00BC636A">
        <w:rPr>
          <w:rFonts w:ascii="Times New Roman" w:hAnsi="Times New Roman" w:cs="Times New Roman"/>
          <w:color w:val="333333"/>
        </w:rPr>
        <w:t xml:space="preserve"> tube</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w:t>
      </w:r>
      <w:r w:rsidR="00BC636A" w:rsidRPr="00BC636A">
        <w:rPr>
          <w:rFonts w:ascii="Times New Roman" w:hAnsi="Times New Roman" w:cs="Times New Roman"/>
          <w:color w:val="333333"/>
        </w:rPr>
        <w:t>which was</w:t>
      </w:r>
      <w:r w:rsidR="00CA365F" w:rsidRPr="00BC636A">
        <w:rPr>
          <w:rFonts w:ascii="Times New Roman" w:hAnsi="Times New Roman" w:cs="Times New Roman"/>
          <w:color w:val="333333"/>
        </w:rPr>
        <w:t xml:space="preserve"> closed with autoclaved foam </w:t>
      </w:r>
      <w:r w:rsidR="00293891" w:rsidRPr="00BC636A">
        <w:rPr>
          <w:rFonts w:ascii="Times New Roman" w:hAnsi="Times New Roman" w:cs="Times New Roman"/>
          <w:color w:val="333333"/>
        </w:rPr>
        <w:t>plug</w:t>
      </w:r>
      <w:r w:rsidR="00BC636A" w:rsidRPr="00BC636A">
        <w:rPr>
          <w:rFonts w:ascii="Times New Roman" w:hAnsi="Times New Roman" w:cs="Times New Roman"/>
          <w:color w:val="333333"/>
        </w:rPr>
        <w:t>.</w:t>
      </w:r>
      <w:r w:rsidR="00CA365F" w:rsidRPr="00BC636A">
        <w:rPr>
          <w:rFonts w:ascii="Times New Roman" w:hAnsi="Times New Roman" w:cs="Times New Roman"/>
          <w:color w:val="333333"/>
        </w:rPr>
        <w:t xml:space="preserve"> Unplanted </w:t>
      </w:r>
      <w:r w:rsidR="00BC636A" w:rsidRPr="00BC636A">
        <w:rPr>
          <w:rFonts w:ascii="Times New Roman" w:hAnsi="Times New Roman" w:cs="Times New Roman"/>
          <w:color w:val="333333"/>
        </w:rPr>
        <w:t xml:space="preserve">sand-only </w:t>
      </w:r>
      <w:r w:rsidR="00CA365F" w:rsidRPr="00BC636A">
        <w:rPr>
          <w:rFonts w:ascii="Times New Roman" w:hAnsi="Times New Roman" w:cs="Times New Roman"/>
          <w:color w:val="333333"/>
        </w:rPr>
        <w:t xml:space="preserve">controls were included. Plants were cultivated under the same </w:t>
      </w:r>
      <w:r w:rsidR="00BC636A" w:rsidRPr="00BC636A">
        <w:rPr>
          <w:rFonts w:ascii="Times New Roman" w:hAnsi="Times New Roman" w:cs="Times New Roman"/>
          <w:color w:val="333333"/>
        </w:rPr>
        <w:t>conditions</w:t>
      </w:r>
      <w:r w:rsidR="00CA365F" w:rsidRPr="00BC636A">
        <w:rPr>
          <w:rFonts w:ascii="Times New Roman" w:hAnsi="Times New Roman" w:cs="Times New Roman"/>
          <w:color w:val="333333"/>
        </w:rPr>
        <w:t xml:space="preserve"> as </w:t>
      </w:r>
      <w:r w:rsidR="00CA365F" w:rsidRPr="00BC636A">
        <w:rPr>
          <w:rFonts w:ascii="Times New Roman" w:hAnsi="Times New Roman" w:cs="Times New Roman"/>
          <w:i/>
          <w:color w:val="333333"/>
        </w:rPr>
        <w:t>Lotus</w:t>
      </w:r>
      <w:r w:rsidR="00CA365F" w:rsidRPr="00BC636A">
        <w:rPr>
          <w:rFonts w:ascii="Times New Roman" w:hAnsi="Times New Roman" w:cs="Times New Roman"/>
          <w:color w:val="333333"/>
        </w:rPr>
        <w:t xml:space="preserve"> for three weeks.</w:t>
      </w:r>
    </w:p>
    <w:p w14:paraId="6CCEC5D2" w14:textId="77777777" w:rsidR="00E219C4" w:rsidRPr="004219CA" w:rsidRDefault="00E219C4" w:rsidP="00DB2FCC">
      <w:pPr>
        <w:spacing w:line="276" w:lineRule="auto"/>
        <w:jc w:val="both"/>
        <w:rPr>
          <w:rFonts w:ascii="Times New Roman" w:hAnsi="Times New Roman" w:cs="Times New Roman"/>
          <w:b/>
          <w:bCs/>
        </w:rPr>
      </w:pPr>
    </w:p>
    <w:p w14:paraId="5387EFA4" w14:textId="77777777" w:rsidR="00E219C4" w:rsidRPr="00BC636A" w:rsidRDefault="00E219C4" w:rsidP="00DB2FCC">
      <w:pPr>
        <w:spacing w:line="276" w:lineRule="auto"/>
        <w:jc w:val="both"/>
        <w:rPr>
          <w:rFonts w:ascii="Times New Roman" w:hAnsi="Times New Roman" w:cs="Times New Roman"/>
          <w:b/>
          <w:bCs/>
        </w:rPr>
      </w:pPr>
      <w:r w:rsidRPr="00BC636A">
        <w:rPr>
          <w:rFonts w:ascii="Times New Roman" w:hAnsi="Times New Roman" w:cs="Times New Roman"/>
          <w:b/>
          <w:bCs/>
        </w:rPr>
        <w:t>Root exudate harvest, sample preparation and LC-MS/MS</w:t>
      </w:r>
    </w:p>
    <w:p w14:paraId="21014511" w14:textId="7C07E687" w:rsidR="001B3959" w:rsidRPr="004219CA" w:rsidRDefault="005E0A20" w:rsidP="00DB2FCC">
      <w:pPr>
        <w:spacing w:line="276" w:lineRule="auto"/>
        <w:jc w:val="both"/>
        <w:rPr>
          <w:rFonts w:ascii="Times New Roman" w:hAnsi="Times New Roman" w:cs="Times New Roman"/>
          <w:kern w:val="0"/>
        </w:rPr>
      </w:pPr>
      <w:r w:rsidRPr="00BC636A">
        <w:rPr>
          <w:rFonts w:ascii="Times New Roman" w:hAnsi="Times New Roman" w:cs="Times New Roman"/>
          <w:bCs/>
        </w:rPr>
        <w:t xml:space="preserve">For </w:t>
      </w:r>
      <w:r w:rsidRPr="00BC636A">
        <w:rPr>
          <w:rFonts w:ascii="Times New Roman" w:hAnsi="Times New Roman" w:cs="Times New Roman"/>
          <w:bCs/>
          <w:i/>
        </w:rPr>
        <w:t>Lotus</w:t>
      </w:r>
      <w:r w:rsidRPr="00BC636A">
        <w:rPr>
          <w:rFonts w:ascii="Times New Roman" w:hAnsi="Times New Roman" w:cs="Times New Roman"/>
          <w:bCs/>
        </w:rPr>
        <w:t xml:space="preserve">, plants </w:t>
      </w:r>
      <w:r w:rsidR="00BC636A" w:rsidRPr="00BC636A">
        <w:rPr>
          <w:rFonts w:ascii="Times New Roman" w:hAnsi="Times New Roman" w:cs="Times New Roman"/>
          <w:bCs/>
        </w:rPr>
        <w:t>from a single</w:t>
      </w:r>
      <w:r w:rsidRPr="00BC636A">
        <w:rPr>
          <w:rFonts w:ascii="Times New Roman" w:hAnsi="Times New Roman" w:cs="Times New Roman"/>
          <w:bCs/>
        </w:rPr>
        <w:t xml:space="preserve"> </w:t>
      </w:r>
      <w:r w:rsidR="00BC636A" w:rsidRPr="00BC636A">
        <w:rPr>
          <w:rFonts w:ascii="Times New Roman" w:hAnsi="Times New Roman" w:cs="Times New Roman"/>
          <w:bCs/>
        </w:rPr>
        <w:t>P</w:t>
      </w:r>
      <w:r w:rsidRPr="00BC636A">
        <w:rPr>
          <w:rFonts w:ascii="Times New Roman" w:hAnsi="Times New Roman" w:cs="Times New Roman"/>
          <w:bCs/>
        </w:rPr>
        <w:t xml:space="preserve">etri dish were </w:t>
      </w:r>
      <w:r w:rsidR="00BC636A" w:rsidRPr="00BC636A">
        <w:rPr>
          <w:rFonts w:ascii="Times New Roman" w:hAnsi="Times New Roman" w:cs="Times New Roman"/>
          <w:bCs/>
        </w:rPr>
        <w:t>pooled and</w:t>
      </w:r>
      <w:r w:rsidRPr="00BC636A">
        <w:rPr>
          <w:rFonts w:ascii="Times New Roman" w:hAnsi="Times New Roman" w:cs="Times New Roman"/>
          <w:bCs/>
        </w:rPr>
        <w:t xml:space="preserve"> transferred to a sterile glass vial containing 20ml sterile </w:t>
      </w:r>
      <w:proofErr w:type="spellStart"/>
      <w:r w:rsidRPr="00BC636A">
        <w:rPr>
          <w:rFonts w:ascii="Times New Roman" w:hAnsi="Times New Roman" w:cs="Times New Roman"/>
          <w:bCs/>
        </w:rPr>
        <w:t>milliQ</w:t>
      </w:r>
      <w:proofErr w:type="spellEnd"/>
      <w:r w:rsidRPr="00BC636A">
        <w:rPr>
          <w:rFonts w:ascii="Times New Roman" w:hAnsi="Times New Roman" w:cs="Times New Roman"/>
          <w:bCs/>
        </w:rPr>
        <w:t xml:space="preserve">. After 3h, plants were removed and the </w:t>
      </w:r>
      <w:r w:rsidR="00BC636A" w:rsidRPr="00BC636A">
        <w:rPr>
          <w:rFonts w:ascii="Times New Roman" w:hAnsi="Times New Roman" w:cs="Times New Roman"/>
          <w:bCs/>
        </w:rPr>
        <w:t>solution</w:t>
      </w:r>
      <w:r w:rsidRPr="00BC636A">
        <w:rPr>
          <w:rFonts w:ascii="Times New Roman" w:hAnsi="Times New Roman" w:cs="Times New Roman"/>
          <w:bCs/>
        </w:rPr>
        <w:t xml:space="preserve"> was filter</w:t>
      </w:r>
      <w:r w:rsidR="00BC636A" w:rsidRPr="00BC636A">
        <w:rPr>
          <w:rFonts w:ascii="Times New Roman" w:hAnsi="Times New Roman" w:cs="Times New Roman"/>
          <w:bCs/>
        </w:rPr>
        <w:t>-</w:t>
      </w:r>
      <w:r w:rsidRPr="00BC636A">
        <w:rPr>
          <w:rFonts w:ascii="Times New Roman" w:hAnsi="Times New Roman" w:cs="Times New Roman"/>
          <w:bCs/>
        </w:rPr>
        <w:t>sterilised using 0.4µm cell</w:t>
      </w:r>
      <w:r w:rsidR="00BC636A" w:rsidRPr="00BC636A">
        <w:rPr>
          <w:rFonts w:ascii="Times New Roman" w:hAnsi="Times New Roman" w:cs="Times New Roman"/>
          <w:bCs/>
        </w:rPr>
        <w:t xml:space="preserve"> </w:t>
      </w:r>
      <w:r w:rsidRPr="00BC636A">
        <w:rPr>
          <w:rFonts w:ascii="Times New Roman" w:hAnsi="Times New Roman" w:cs="Times New Roman"/>
          <w:bCs/>
        </w:rPr>
        <w:t xml:space="preserve">strainers. </w:t>
      </w:r>
      <w:r w:rsidR="00293891" w:rsidRPr="00BC636A">
        <w:rPr>
          <w:rFonts w:ascii="Times New Roman" w:hAnsi="Times New Roman" w:cs="Times New Roman"/>
          <w:bCs/>
        </w:rPr>
        <w:t xml:space="preserve">For </w:t>
      </w:r>
      <w:r w:rsidR="00D213B7" w:rsidRPr="00BC636A">
        <w:rPr>
          <w:rFonts w:ascii="Times New Roman" w:hAnsi="Times New Roman" w:cs="Times New Roman"/>
          <w:bCs/>
          <w:i/>
          <w:iCs/>
        </w:rPr>
        <w:t>Hordeum</w:t>
      </w:r>
      <w:r w:rsidR="00293891" w:rsidRPr="00BC636A">
        <w:rPr>
          <w:rFonts w:ascii="Times New Roman" w:hAnsi="Times New Roman" w:cs="Times New Roman"/>
          <w:bCs/>
        </w:rPr>
        <w:t xml:space="preserve">, plants were gently removed </w:t>
      </w:r>
      <w:r w:rsidR="00BC636A" w:rsidRPr="00BC636A">
        <w:rPr>
          <w:rFonts w:ascii="Times New Roman" w:hAnsi="Times New Roman" w:cs="Times New Roman"/>
          <w:bCs/>
        </w:rPr>
        <w:t>with</w:t>
      </w:r>
      <w:r w:rsidR="00293891" w:rsidRPr="00BC636A">
        <w:rPr>
          <w:rFonts w:ascii="Times New Roman" w:hAnsi="Times New Roman" w:cs="Times New Roman"/>
          <w:bCs/>
        </w:rPr>
        <w:t xml:space="preserve"> steril</w:t>
      </w:r>
      <w:r w:rsidR="00BC636A" w:rsidRPr="00BC636A">
        <w:rPr>
          <w:rFonts w:ascii="Times New Roman" w:hAnsi="Times New Roman" w:cs="Times New Roman"/>
          <w:bCs/>
        </w:rPr>
        <w:t>e</w:t>
      </w:r>
      <w:r w:rsidR="00293891" w:rsidRPr="00BC636A">
        <w:rPr>
          <w:rFonts w:ascii="Times New Roman" w:hAnsi="Times New Roman" w:cs="Times New Roman"/>
          <w:bCs/>
        </w:rPr>
        <w:t xml:space="preserve"> tweezers. </w:t>
      </w:r>
      <w:r w:rsidR="00BC636A" w:rsidRPr="00BC636A">
        <w:rPr>
          <w:rFonts w:ascii="Times New Roman" w:hAnsi="Times New Roman" w:cs="Times New Roman"/>
          <w:bCs/>
        </w:rPr>
        <w:t>Thirty millilitres</w:t>
      </w:r>
      <w:r w:rsidR="00293891" w:rsidRPr="00BC636A">
        <w:rPr>
          <w:rFonts w:ascii="Times New Roman" w:hAnsi="Times New Roman" w:cs="Times New Roman"/>
          <w:bCs/>
        </w:rPr>
        <w:t xml:space="preserve"> of sterile </w:t>
      </w:r>
      <w:proofErr w:type="spellStart"/>
      <w:r w:rsidR="00293891" w:rsidRPr="00BC636A">
        <w:rPr>
          <w:rFonts w:ascii="Times New Roman" w:hAnsi="Times New Roman" w:cs="Times New Roman"/>
          <w:bCs/>
        </w:rPr>
        <w:t>milliQ</w:t>
      </w:r>
      <w:proofErr w:type="spellEnd"/>
      <w:r w:rsidR="00293891" w:rsidRPr="00BC636A">
        <w:rPr>
          <w:rFonts w:ascii="Times New Roman" w:hAnsi="Times New Roman" w:cs="Times New Roman"/>
          <w:bCs/>
        </w:rPr>
        <w:t xml:space="preserve"> w</w:t>
      </w:r>
      <w:r w:rsidR="00BC636A" w:rsidRPr="00BC636A">
        <w:rPr>
          <w:rFonts w:ascii="Times New Roman" w:hAnsi="Times New Roman" w:cs="Times New Roman"/>
          <w:bCs/>
        </w:rPr>
        <w:t>ere</w:t>
      </w:r>
      <w:r w:rsidR="00293891" w:rsidRPr="00BC636A">
        <w:rPr>
          <w:rFonts w:ascii="Times New Roman" w:hAnsi="Times New Roman" w:cs="Times New Roman"/>
          <w:bCs/>
        </w:rPr>
        <w:t xml:space="preserve"> added to the sand, tubes were sealed with </w:t>
      </w:r>
      <w:r w:rsidR="00BC636A" w:rsidRPr="00BC636A">
        <w:rPr>
          <w:rFonts w:ascii="Times New Roman" w:hAnsi="Times New Roman" w:cs="Times New Roman"/>
          <w:bCs/>
        </w:rPr>
        <w:t>P</w:t>
      </w:r>
      <w:r w:rsidR="00293891" w:rsidRPr="00BC636A">
        <w:rPr>
          <w:rFonts w:ascii="Times New Roman" w:hAnsi="Times New Roman" w:cs="Times New Roman"/>
          <w:bCs/>
        </w:rPr>
        <w:t>arafilm and vortexed for 30s</w:t>
      </w:r>
      <w:r w:rsidR="00BC636A" w:rsidRPr="00BC636A">
        <w:rPr>
          <w:rFonts w:ascii="Times New Roman" w:hAnsi="Times New Roman" w:cs="Times New Roman"/>
          <w:bCs/>
        </w:rPr>
        <w:t>, and the suspension was allowed to settle. The supernatant</w:t>
      </w:r>
      <w:r w:rsidR="001B3959" w:rsidRPr="00BC636A">
        <w:rPr>
          <w:rFonts w:ascii="Times New Roman" w:hAnsi="Times New Roman" w:cs="Times New Roman"/>
          <w:bCs/>
        </w:rPr>
        <w:t xml:space="preserve"> was collected in</w:t>
      </w:r>
      <w:r w:rsidR="00BC636A" w:rsidRPr="00BC636A">
        <w:rPr>
          <w:rFonts w:ascii="Times New Roman" w:hAnsi="Times New Roman" w:cs="Times New Roman"/>
          <w:bCs/>
        </w:rPr>
        <w:t>to</w:t>
      </w:r>
      <w:r w:rsidR="001B3959" w:rsidRPr="00BC636A">
        <w:rPr>
          <w:rFonts w:ascii="Times New Roman" w:hAnsi="Times New Roman" w:cs="Times New Roman"/>
          <w:bCs/>
        </w:rPr>
        <w:t xml:space="preserve"> fresh tubes and filtered through 0.4µm cell strainers. </w:t>
      </w:r>
      <w:r w:rsidR="00293891" w:rsidRPr="00BC636A">
        <w:rPr>
          <w:rFonts w:ascii="Times New Roman" w:hAnsi="Times New Roman" w:cs="Times New Roman"/>
          <w:bCs/>
        </w:rPr>
        <w:t>All samples were stored at -70</w:t>
      </w:r>
      <w:r w:rsidR="00D213B7" w:rsidRPr="00BC636A">
        <w:rPr>
          <w:rFonts w:ascii="Times New Roman" w:hAnsi="Times New Roman" w:cs="Times New Roman"/>
          <w:color w:val="333333"/>
        </w:rPr>
        <w:t>°C</w:t>
      </w:r>
      <w:r w:rsidR="00293891" w:rsidRPr="00BC636A">
        <w:rPr>
          <w:rFonts w:ascii="Times New Roman" w:hAnsi="Times New Roman" w:cs="Times New Roman"/>
          <w:bCs/>
        </w:rPr>
        <w:t xml:space="preserve"> </w:t>
      </w:r>
      <w:r w:rsidRPr="00BC636A">
        <w:rPr>
          <w:rFonts w:ascii="Times New Roman" w:hAnsi="Times New Roman" w:cs="Times New Roman"/>
          <w:bCs/>
        </w:rPr>
        <w:t xml:space="preserve">and </w:t>
      </w:r>
      <w:r w:rsidR="00895DAE" w:rsidRPr="00BC636A">
        <w:rPr>
          <w:rFonts w:ascii="Times New Roman" w:hAnsi="Times New Roman" w:cs="Times New Roman"/>
          <w:bCs/>
        </w:rPr>
        <w:t xml:space="preserve">subsequently freeze-dried </w:t>
      </w:r>
      <w:r w:rsidR="001B3959" w:rsidRPr="00BC636A">
        <w:rPr>
          <w:rFonts w:ascii="Times New Roman" w:hAnsi="Times New Roman" w:cs="Times New Roman"/>
          <w:bCs/>
        </w:rPr>
        <w:t>in</w:t>
      </w:r>
      <w:r w:rsidR="00895DAE" w:rsidRPr="00BC636A">
        <w:rPr>
          <w:rFonts w:ascii="Times New Roman" w:hAnsi="Times New Roman" w:cs="Times New Roman"/>
          <w:bCs/>
        </w:rPr>
        <w:t xml:space="preserve"> a </w:t>
      </w:r>
      <w:proofErr w:type="spellStart"/>
      <w:r w:rsidR="00895DAE" w:rsidRPr="00BC636A">
        <w:rPr>
          <w:rFonts w:ascii="Times New Roman" w:hAnsi="Times New Roman" w:cs="Times New Roman"/>
          <w:bCs/>
        </w:rPr>
        <w:t>lyophiliser</w:t>
      </w:r>
      <w:proofErr w:type="spellEnd"/>
      <w:r w:rsidR="00895DAE" w:rsidRPr="00BC636A">
        <w:rPr>
          <w:rFonts w:ascii="Times New Roman" w:hAnsi="Times New Roman" w:cs="Times New Roman"/>
          <w:bCs/>
        </w:rPr>
        <w:t xml:space="preserve"> </w:t>
      </w:r>
      <w:r w:rsidR="001B3959" w:rsidRPr="00BC636A">
        <w:rPr>
          <w:rFonts w:ascii="Times New Roman" w:hAnsi="Times New Roman" w:cs="Times New Roman"/>
          <w:bCs/>
        </w:rPr>
        <w:t xml:space="preserve">(CD52-I, HETOSIC, </w:t>
      </w:r>
      <w:proofErr w:type="spellStart"/>
      <w:r w:rsidR="001B3959" w:rsidRPr="00BC636A">
        <w:rPr>
          <w:rFonts w:ascii="Times New Roman" w:hAnsi="Times New Roman" w:cs="Times New Roman"/>
          <w:bCs/>
        </w:rPr>
        <w:t>Heto</w:t>
      </w:r>
      <w:proofErr w:type="spellEnd"/>
      <w:r w:rsidR="001B3959" w:rsidRPr="00BC636A">
        <w:rPr>
          <w:rFonts w:ascii="Times New Roman" w:hAnsi="Times New Roman" w:cs="Times New Roman"/>
          <w:bCs/>
        </w:rPr>
        <w:t xml:space="preserve"> Lab Equipment) for 1-2</w:t>
      </w:r>
      <w:r w:rsidR="00D213B7" w:rsidRPr="00BC636A">
        <w:rPr>
          <w:rFonts w:ascii="Times New Roman" w:hAnsi="Times New Roman" w:cs="Times New Roman"/>
          <w:bCs/>
        </w:rPr>
        <w:t xml:space="preserve"> </w:t>
      </w:r>
      <w:r w:rsidR="001B3959" w:rsidRPr="00BC636A">
        <w:rPr>
          <w:rFonts w:ascii="Times New Roman" w:hAnsi="Times New Roman" w:cs="Times New Roman"/>
          <w:bCs/>
        </w:rPr>
        <w:t>d</w:t>
      </w:r>
      <w:r w:rsidR="00D213B7" w:rsidRPr="00BC636A">
        <w:rPr>
          <w:rFonts w:ascii="Times New Roman" w:hAnsi="Times New Roman" w:cs="Times New Roman"/>
          <w:bCs/>
        </w:rPr>
        <w:t>ays</w:t>
      </w:r>
      <w:r w:rsidR="001B3959" w:rsidRPr="00BC636A">
        <w:rPr>
          <w:rFonts w:ascii="Times New Roman" w:hAnsi="Times New Roman" w:cs="Times New Roman"/>
          <w:bCs/>
        </w:rPr>
        <w:t xml:space="preserve">. </w:t>
      </w:r>
      <w:r w:rsidR="001B3959" w:rsidRPr="00BC636A">
        <w:rPr>
          <w:rFonts w:ascii="Times New Roman" w:hAnsi="Times New Roman" w:cs="Times New Roman"/>
          <w:kern w:val="0"/>
        </w:rPr>
        <w:t>Freeze-dried samples were spiked with 20μl 10μg/ml</w:t>
      </w:r>
      <w:r w:rsidR="001B3959" w:rsidRPr="00BC636A">
        <w:rPr>
          <w:rFonts w:ascii="Times New Roman" w:hAnsi="Times New Roman" w:cs="Times New Roman"/>
          <w:bCs/>
        </w:rPr>
        <w:t xml:space="preserve"> </w:t>
      </w:r>
      <w:proofErr w:type="spellStart"/>
      <w:r w:rsidR="001B3959" w:rsidRPr="00BC636A">
        <w:rPr>
          <w:rFonts w:ascii="Times New Roman" w:hAnsi="Times New Roman" w:cs="Times New Roman"/>
          <w:kern w:val="0"/>
        </w:rPr>
        <w:t>ketopinic</w:t>
      </w:r>
      <w:proofErr w:type="spellEnd"/>
      <w:r w:rsidR="001B3959" w:rsidRPr="00BC636A">
        <w:rPr>
          <w:rFonts w:ascii="Times New Roman" w:hAnsi="Times New Roman" w:cs="Times New Roman"/>
          <w:kern w:val="0"/>
        </w:rPr>
        <w:t xml:space="preserve"> acid in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and dried under </w:t>
      </w:r>
      <w:r w:rsidR="00BC636A" w:rsidRPr="00BC636A">
        <w:rPr>
          <w:rFonts w:ascii="Times New Roman" w:hAnsi="Times New Roman" w:cs="Times New Roman"/>
          <w:kern w:val="0"/>
        </w:rPr>
        <w:t xml:space="preserve">a </w:t>
      </w:r>
      <w:r w:rsidR="001B3959" w:rsidRPr="00BC636A">
        <w:rPr>
          <w:rFonts w:ascii="Times New Roman" w:hAnsi="Times New Roman" w:cs="Times New Roman"/>
          <w:kern w:val="0"/>
        </w:rPr>
        <w:t xml:space="preserve">gentle </w:t>
      </w:r>
      <w:r w:rsidR="00BC636A" w:rsidRPr="00BC636A">
        <w:rPr>
          <w:rFonts w:ascii="Times New Roman" w:hAnsi="Times New Roman" w:cs="Times New Roman"/>
          <w:kern w:val="0"/>
        </w:rPr>
        <w:t>nitrogen</w:t>
      </w:r>
      <w:r w:rsidR="001B3959" w:rsidRPr="00BC636A">
        <w:rPr>
          <w:rFonts w:ascii="Times New Roman" w:hAnsi="Times New Roman" w:cs="Times New Roman"/>
          <w:kern w:val="0"/>
          <w:sz w:val="16"/>
          <w:szCs w:val="16"/>
        </w:rPr>
        <w:t xml:space="preserve"> </w:t>
      </w:r>
      <w:r w:rsidR="001B3959" w:rsidRPr="00BC636A">
        <w:rPr>
          <w:rFonts w:ascii="Times New Roman" w:hAnsi="Times New Roman" w:cs="Times New Roman"/>
          <w:kern w:val="0"/>
        </w:rPr>
        <w:t xml:space="preserve">flow. Samples were reconstituted in 3ml 100%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sonicated for 10min, </w:t>
      </w:r>
      <w:r w:rsidR="00BC636A" w:rsidRPr="00BC636A">
        <w:rPr>
          <w:rFonts w:ascii="Times New Roman" w:hAnsi="Times New Roman" w:cs="Times New Roman"/>
          <w:kern w:val="0"/>
        </w:rPr>
        <w:t>and filtered</w:t>
      </w:r>
      <w:r w:rsidR="001B3959" w:rsidRPr="00BC636A">
        <w:rPr>
          <w:rFonts w:ascii="Times New Roman" w:hAnsi="Times New Roman" w:cs="Times New Roman"/>
          <w:kern w:val="0"/>
        </w:rPr>
        <w:t xml:space="preserve"> using hydrophobic PTFE syringe filters (0.22μm pore size, 25mm). </w:t>
      </w:r>
      <w:r w:rsidR="00BC636A" w:rsidRPr="00BC636A">
        <w:rPr>
          <w:rFonts w:ascii="Times New Roman" w:hAnsi="Times New Roman" w:cs="Times New Roman"/>
          <w:kern w:val="0"/>
        </w:rPr>
        <w:t>After drying under nitrogen, s</w:t>
      </w:r>
      <w:r w:rsidR="001B3959" w:rsidRPr="00BC636A">
        <w:rPr>
          <w:rFonts w:ascii="Times New Roman" w:hAnsi="Times New Roman" w:cs="Times New Roman"/>
          <w:kern w:val="0"/>
        </w:rPr>
        <w:t xml:space="preserve">amples </w:t>
      </w:r>
      <w:r w:rsidR="00BC636A" w:rsidRPr="00BC636A">
        <w:rPr>
          <w:rFonts w:ascii="Times New Roman" w:hAnsi="Times New Roman" w:cs="Times New Roman"/>
          <w:kern w:val="0"/>
        </w:rPr>
        <w:t xml:space="preserve">were </w:t>
      </w:r>
      <w:r w:rsidR="001B3959" w:rsidRPr="00BC636A">
        <w:rPr>
          <w:rFonts w:ascii="Times New Roman" w:hAnsi="Times New Roman" w:cs="Times New Roman"/>
          <w:kern w:val="0"/>
        </w:rPr>
        <w:t>reconstitu</w:t>
      </w:r>
      <w:r w:rsidR="00056B7B" w:rsidRPr="00BC636A">
        <w:rPr>
          <w:rFonts w:ascii="Times New Roman" w:hAnsi="Times New Roman" w:cs="Times New Roman"/>
          <w:kern w:val="0"/>
        </w:rPr>
        <w:t xml:space="preserve">ted in </w:t>
      </w:r>
      <w:r w:rsidR="001B3959" w:rsidRPr="00BC636A">
        <w:rPr>
          <w:rFonts w:ascii="Times New Roman" w:hAnsi="Times New Roman" w:cs="Times New Roman"/>
          <w:kern w:val="0"/>
        </w:rPr>
        <w:t xml:space="preserve">300μl </w:t>
      </w:r>
      <w:r w:rsidR="00BC636A" w:rsidRPr="00BC636A">
        <w:rPr>
          <w:rFonts w:ascii="Times New Roman" w:hAnsi="Times New Roman" w:cs="Times New Roman"/>
          <w:kern w:val="0"/>
        </w:rPr>
        <w:t xml:space="preserve">of </w:t>
      </w:r>
      <w:r w:rsidR="001B3959" w:rsidRPr="00BC636A">
        <w:rPr>
          <w:rFonts w:ascii="Times New Roman" w:hAnsi="Times New Roman" w:cs="Times New Roman"/>
          <w:kern w:val="0"/>
        </w:rPr>
        <w:t xml:space="preserve">80:20 (v/v) </w:t>
      </w:r>
      <w:proofErr w:type="spellStart"/>
      <w:proofErr w:type="gramStart"/>
      <w:r w:rsidR="00BC636A" w:rsidRPr="00BC636A">
        <w:rPr>
          <w:rFonts w:ascii="Times New Roman" w:hAnsi="Times New Roman" w:cs="Times New Roman"/>
          <w:kern w:val="0"/>
        </w:rPr>
        <w:t>methanol</w:t>
      </w:r>
      <w:r w:rsidR="001B3959" w:rsidRPr="00BC636A">
        <w:rPr>
          <w:rFonts w:ascii="Times New Roman" w:hAnsi="Times New Roman" w:cs="Times New Roman"/>
          <w:kern w:val="0"/>
        </w:rPr>
        <w:t>:milliQ</w:t>
      </w:r>
      <w:proofErr w:type="spellEnd"/>
      <w:proofErr w:type="gramEnd"/>
      <w:r w:rsidR="001B3959" w:rsidRPr="00BC636A">
        <w:rPr>
          <w:rFonts w:ascii="Times New Roman" w:hAnsi="Times New Roman" w:cs="Times New Roman"/>
          <w:kern w:val="0"/>
        </w:rPr>
        <w:t xml:space="preserve"> containing 1μ</w:t>
      </w:r>
      <w:r w:rsidR="00056B7B" w:rsidRPr="00BC636A">
        <w:rPr>
          <w:rFonts w:ascii="Times New Roman" w:hAnsi="Times New Roman" w:cs="Times New Roman"/>
          <w:kern w:val="0"/>
        </w:rPr>
        <w:t>g/ml camphoric acid</w:t>
      </w:r>
      <w:r w:rsidR="00BC636A" w:rsidRPr="00BC636A">
        <w:rPr>
          <w:rFonts w:ascii="Times New Roman" w:hAnsi="Times New Roman" w:cs="Times New Roman"/>
          <w:kern w:val="0"/>
        </w:rPr>
        <w:t xml:space="preserve"> and </w:t>
      </w:r>
      <w:r w:rsidR="001B3959" w:rsidRPr="00BC636A">
        <w:rPr>
          <w:rFonts w:ascii="Times New Roman" w:hAnsi="Times New Roman" w:cs="Times New Roman"/>
          <w:kern w:val="0"/>
        </w:rPr>
        <w:t>transferred to vials for analysis</w:t>
      </w:r>
      <w:r w:rsidR="00BC636A" w:rsidRPr="00BC636A">
        <w:rPr>
          <w:rFonts w:ascii="Times New Roman" w:hAnsi="Times New Roman" w:cs="Times New Roman"/>
          <w:kern w:val="0"/>
        </w:rPr>
        <w:t>. Analyses were performed</w:t>
      </w:r>
      <w:r w:rsidR="001B3959" w:rsidRPr="00BC636A">
        <w:rPr>
          <w:rFonts w:ascii="Times New Roman" w:hAnsi="Times New Roman" w:cs="Times New Roman"/>
          <w:kern w:val="0"/>
        </w:rPr>
        <w:t xml:space="preserve"> using ultra-high-pe</w:t>
      </w:r>
      <w:r w:rsidR="00056B7B" w:rsidRPr="00BC636A">
        <w:rPr>
          <w:rFonts w:ascii="Times New Roman" w:hAnsi="Times New Roman" w:cs="Times New Roman"/>
          <w:kern w:val="0"/>
        </w:rPr>
        <w:t xml:space="preserve">rformance liquid chromatography </w:t>
      </w:r>
      <w:r w:rsidR="001B3959" w:rsidRPr="00BC636A">
        <w:rPr>
          <w:rFonts w:ascii="Times New Roman" w:hAnsi="Times New Roman" w:cs="Times New Roman"/>
          <w:kern w:val="0"/>
        </w:rPr>
        <w:t>(UHPLC</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w:t>
      </w:r>
      <w:proofErr w:type="spellStart"/>
      <w:r w:rsidR="001B3959" w:rsidRPr="00BC636A">
        <w:rPr>
          <w:rFonts w:ascii="Times New Roman" w:hAnsi="Times New Roman" w:cs="Times New Roman"/>
          <w:kern w:val="0"/>
        </w:rPr>
        <w:t>Dionex</w:t>
      </w:r>
      <w:proofErr w:type="spellEnd"/>
      <w:r w:rsidR="001B3959" w:rsidRPr="00BC636A">
        <w:rPr>
          <w:rFonts w:ascii="Times New Roman" w:hAnsi="Times New Roman" w:cs="Times New Roman"/>
          <w:kern w:val="0"/>
        </w:rPr>
        <w:t xml:space="preserve"> ultimate 3000, </w:t>
      </w:r>
      <w:proofErr w:type="spellStart"/>
      <w:r w:rsidR="001B3959" w:rsidRPr="00BC636A">
        <w:rPr>
          <w:rFonts w:ascii="Times New Roman" w:hAnsi="Times New Roman" w:cs="Times New Roman"/>
          <w:kern w:val="0"/>
        </w:rPr>
        <w:t>Thermo</w:t>
      </w:r>
      <w:proofErr w:type="spellEnd"/>
      <w:r w:rsidR="001B3959" w:rsidRPr="00BC636A">
        <w:rPr>
          <w:rFonts w:ascii="Times New Roman" w:hAnsi="Times New Roman" w:cs="Times New Roman"/>
          <w:kern w:val="0"/>
        </w:rPr>
        <w:t xml:space="preserve"> Fisher) coupled to a quad</w:t>
      </w:r>
      <w:r w:rsidR="00056B7B" w:rsidRPr="00BC636A">
        <w:rPr>
          <w:rFonts w:ascii="Times New Roman" w:hAnsi="Times New Roman" w:cs="Times New Roman"/>
          <w:kern w:val="0"/>
        </w:rPr>
        <w:t xml:space="preserve">rupole time-of-flight </w:t>
      </w:r>
      <w:r w:rsidR="001B3959" w:rsidRPr="00BC636A">
        <w:rPr>
          <w:rFonts w:ascii="Times New Roman" w:hAnsi="Times New Roman" w:cs="Times New Roman"/>
          <w:kern w:val="0"/>
        </w:rPr>
        <w:t>mass spectrometer (</w:t>
      </w:r>
      <w:proofErr w:type="spellStart"/>
      <w:r w:rsidR="001B3959" w:rsidRPr="00BC636A">
        <w:rPr>
          <w:rFonts w:ascii="Times New Roman" w:hAnsi="Times New Roman" w:cs="Times New Roman"/>
          <w:kern w:val="0"/>
        </w:rPr>
        <w:t>qToF</w:t>
      </w:r>
      <w:proofErr w:type="spellEnd"/>
      <w:r w:rsidR="00BC636A" w:rsidRPr="00BC636A">
        <w:rPr>
          <w:rFonts w:ascii="Times New Roman" w:hAnsi="Times New Roman" w:cs="Times New Roman"/>
          <w:kern w:val="0"/>
        </w:rPr>
        <w:t>-</w:t>
      </w:r>
      <w:r w:rsidR="001B3959" w:rsidRPr="00BC636A">
        <w:rPr>
          <w:rFonts w:ascii="Times New Roman" w:hAnsi="Times New Roman" w:cs="Times New Roman"/>
          <w:kern w:val="0"/>
        </w:rPr>
        <w:t>MS</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Bruker Compact) with electrosp</w:t>
      </w:r>
      <w:r w:rsidR="00056B7B" w:rsidRPr="00BC636A">
        <w:rPr>
          <w:rFonts w:ascii="Times New Roman" w:hAnsi="Times New Roman" w:cs="Times New Roman"/>
          <w:kern w:val="0"/>
        </w:rPr>
        <w:t xml:space="preserve">ray ionisation </w:t>
      </w:r>
      <w:r w:rsidR="00BC636A" w:rsidRPr="00BC636A">
        <w:rPr>
          <w:rFonts w:ascii="Times New Roman" w:hAnsi="Times New Roman" w:cs="Times New Roman"/>
          <w:kern w:val="0"/>
        </w:rPr>
        <w:t xml:space="preserve">in </w:t>
      </w:r>
      <w:r w:rsidR="00056B7B" w:rsidRPr="00BC636A">
        <w:rPr>
          <w:rFonts w:ascii="Times New Roman" w:hAnsi="Times New Roman" w:cs="Times New Roman"/>
          <w:kern w:val="0"/>
        </w:rPr>
        <w:t xml:space="preserve">negative </w:t>
      </w:r>
      <w:r w:rsidR="00BC636A" w:rsidRPr="00BC636A">
        <w:rPr>
          <w:rFonts w:ascii="Times New Roman" w:hAnsi="Times New Roman" w:cs="Times New Roman"/>
          <w:kern w:val="0"/>
        </w:rPr>
        <w:t>mode</w:t>
      </w:r>
      <w:r w:rsidR="00056B7B"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Separation was achieved using an </w:t>
      </w:r>
      <w:r w:rsidR="001B3959" w:rsidRPr="00BC636A">
        <w:rPr>
          <w:rFonts w:ascii="Times New Roman" w:hAnsi="Times New Roman" w:cs="Times New Roman"/>
          <w:kern w:val="0"/>
        </w:rPr>
        <w:t>A</w:t>
      </w:r>
      <w:r w:rsidR="00056B7B" w:rsidRPr="00BC636A">
        <w:rPr>
          <w:rFonts w:ascii="Times New Roman" w:hAnsi="Times New Roman" w:cs="Times New Roman"/>
          <w:kern w:val="0"/>
        </w:rPr>
        <w:t>CQUITY UHPLC HSS T3 column (2.1x</w:t>
      </w:r>
      <w:r w:rsidR="001B3959" w:rsidRPr="00BC636A">
        <w:rPr>
          <w:rFonts w:ascii="Times New Roman" w:hAnsi="Times New Roman" w:cs="Times New Roman"/>
          <w:kern w:val="0"/>
        </w:rPr>
        <w:t>1000 mm, 1.8μ</w:t>
      </w:r>
      <w:r w:rsidR="00056B7B" w:rsidRPr="00BC636A">
        <w:rPr>
          <w:rFonts w:ascii="Times New Roman" w:hAnsi="Times New Roman" w:cs="Times New Roman"/>
          <w:kern w:val="0"/>
        </w:rPr>
        <w:t>m</w:t>
      </w:r>
      <w:r w:rsidR="00BC636A" w:rsidRPr="00BC636A">
        <w:rPr>
          <w:rFonts w:ascii="Times New Roman" w:hAnsi="Times New Roman" w:cs="Times New Roman"/>
          <w:kern w:val="0"/>
        </w:rPr>
        <w:t>;</w:t>
      </w:r>
      <w:r w:rsidR="00056B7B" w:rsidRPr="00BC636A">
        <w:rPr>
          <w:rFonts w:ascii="Times New Roman" w:hAnsi="Times New Roman" w:cs="Times New Roman"/>
          <w:kern w:val="0"/>
        </w:rPr>
        <w:t xml:space="preserve"> Waters) </w:t>
      </w:r>
      <w:r w:rsidR="00BC636A" w:rsidRPr="00BC636A">
        <w:rPr>
          <w:rFonts w:ascii="Times New Roman" w:hAnsi="Times New Roman" w:cs="Times New Roman"/>
          <w:kern w:val="0"/>
        </w:rPr>
        <w:t>at</w:t>
      </w:r>
      <w:r w:rsidR="001B3959" w:rsidRPr="00BC636A">
        <w:rPr>
          <w:rFonts w:ascii="Times New Roman" w:hAnsi="Times New Roman" w:cs="Times New Roman"/>
          <w:kern w:val="0"/>
        </w:rPr>
        <w:t xml:space="preserve"> a flow rate of 0.2ml/min. </w:t>
      </w:r>
      <w:r w:rsidR="00BC636A" w:rsidRPr="00BC636A">
        <w:rPr>
          <w:rFonts w:ascii="Times New Roman" w:hAnsi="Times New Roman" w:cs="Times New Roman"/>
          <w:kern w:val="0"/>
        </w:rPr>
        <w:t>M</w:t>
      </w:r>
      <w:r w:rsidR="001B3959" w:rsidRPr="00BC636A">
        <w:rPr>
          <w:rFonts w:ascii="Times New Roman" w:hAnsi="Times New Roman" w:cs="Times New Roman"/>
          <w:kern w:val="0"/>
        </w:rPr>
        <w:t xml:space="preserve">obile phases </w:t>
      </w:r>
      <w:r w:rsidR="00BC636A" w:rsidRPr="00BC636A">
        <w:rPr>
          <w:rFonts w:ascii="Times New Roman" w:hAnsi="Times New Roman" w:cs="Times New Roman"/>
          <w:kern w:val="0"/>
        </w:rPr>
        <w:t>consisted of</w:t>
      </w:r>
      <w:r w:rsidR="001B3959" w:rsidRPr="00BC636A">
        <w:rPr>
          <w:rFonts w:ascii="Times New Roman" w:hAnsi="Times New Roman" w:cs="Times New Roman"/>
          <w:kern w:val="0"/>
        </w:rPr>
        <w:t xml:space="preserve"> 0.1% acetic acid in </w:t>
      </w:r>
      <w:proofErr w:type="spellStart"/>
      <w:r w:rsidR="001B3959" w:rsidRPr="00BC636A">
        <w:rPr>
          <w:rFonts w:ascii="Times New Roman" w:hAnsi="Times New Roman" w:cs="Times New Roman"/>
          <w:kern w:val="0"/>
        </w:rPr>
        <w:t>milliQ</w:t>
      </w:r>
      <w:proofErr w:type="spellEnd"/>
      <w:r w:rsidR="001B3959" w:rsidRPr="00BC636A">
        <w:rPr>
          <w:rFonts w:ascii="Times New Roman" w:hAnsi="Times New Roman" w:cs="Times New Roman"/>
          <w:kern w:val="0"/>
        </w:rPr>
        <w:t xml:space="preserve"> </w:t>
      </w:r>
      <w:r w:rsidR="00056B7B" w:rsidRPr="00BC636A">
        <w:rPr>
          <w:rFonts w:ascii="Times New Roman" w:hAnsi="Times New Roman" w:cs="Times New Roman"/>
          <w:kern w:val="0"/>
        </w:rPr>
        <w:t xml:space="preserve">and </w:t>
      </w:r>
      <w:r w:rsidR="001B3959" w:rsidRPr="00BC636A">
        <w:rPr>
          <w:rFonts w:ascii="Times New Roman" w:hAnsi="Times New Roman" w:cs="Times New Roman"/>
          <w:kern w:val="0"/>
        </w:rPr>
        <w:t>0.1% acetic acid in acetonitrile.</w:t>
      </w:r>
      <w:r w:rsidR="00BC636A" w:rsidRPr="00BC636A">
        <w:rPr>
          <w:rFonts w:ascii="Times New Roman" w:hAnsi="Times New Roman" w:cs="Times New Roman"/>
          <w:kern w:val="0"/>
        </w:rPr>
        <w:t xml:space="preserve"> A</w:t>
      </w:r>
      <w:r w:rsidR="001B3959" w:rsidRPr="00BC636A">
        <w:rPr>
          <w:rFonts w:ascii="Times New Roman" w:hAnsi="Times New Roman" w:cs="Times New Roman"/>
          <w:kern w:val="0"/>
        </w:rPr>
        <w:t xml:space="preserve"> 2μl </w:t>
      </w:r>
      <w:r w:rsidR="00BC636A" w:rsidRPr="00BC636A">
        <w:rPr>
          <w:rFonts w:ascii="Times New Roman" w:hAnsi="Times New Roman" w:cs="Times New Roman"/>
          <w:kern w:val="0"/>
        </w:rPr>
        <w:t>injection</w:t>
      </w:r>
      <w:r w:rsidR="00056B7B" w:rsidRPr="00BC636A">
        <w:rPr>
          <w:rFonts w:ascii="Times New Roman" w:hAnsi="Times New Roman" w:cs="Times New Roman"/>
          <w:kern w:val="0"/>
        </w:rPr>
        <w:t xml:space="preserve"> volume</w:t>
      </w:r>
      <w:r w:rsidR="001B3959"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was used, and </w:t>
      </w:r>
      <w:r w:rsidR="00056B7B" w:rsidRPr="00BC636A">
        <w:rPr>
          <w:rFonts w:ascii="Times New Roman" w:hAnsi="Times New Roman" w:cs="Times New Roman"/>
          <w:kern w:val="0"/>
        </w:rPr>
        <w:t xml:space="preserve">column temperature was </w:t>
      </w:r>
      <w:r w:rsidR="00BC636A" w:rsidRPr="00BC636A">
        <w:rPr>
          <w:rFonts w:ascii="Times New Roman" w:hAnsi="Times New Roman" w:cs="Times New Roman"/>
          <w:kern w:val="0"/>
        </w:rPr>
        <w:t>maintained at</w:t>
      </w:r>
      <w:r w:rsidR="00056B7B" w:rsidRPr="00BC636A">
        <w:rPr>
          <w:rFonts w:ascii="Times New Roman" w:hAnsi="Times New Roman" w:cs="Times New Roman"/>
          <w:kern w:val="0"/>
        </w:rPr>
        <w:t xml:space="preserve">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B31E86" w:rsidRDefault="006D5743" w:rsidP="00DB2FCC">
      <w:pPr>
        <w:spacing w:line="276" w:lineRule="auto"/>
        <w:jc w:val="both"/>
        <w:rPr>
          <w:rFonts w:ascii="Times New Roman" w:hAnsi="Times New Roman" w:cs="Times New Roman"/>
          <w:b/>
          <w:bCs/>
        </w:rPr>
      </w:pPr>
      <w:r w:rsidRPr="00B31E86">
        <w:rPr>
          <w:rFonts w:ascii="Times New Roman" w:hAnsi="Times New Roman" w:cs="Times New Roman"/>
          <w:b/>
          <w:bCs/>
        </w:rPr>
        <w:t>Metabolite data analysis, statistics and visualisation</w:t>
      </w:r>
    </w:p>
    <w:p w14:paraId="49EF7415" w14:textId="6CDD4C66" w:rsidR="00B31E86" w:rsidRDefault="00056B7B" w:rsidP="00B31E86">
      <w:pPr>
        <w:spacing w:line="276" w:lineRule="auto"/>
        <w:jc w:val="both"/>
        <w:rPr>
          <w:rFonts w:ascii="Times New Roman" w:hAnsi="Times New Roman" w:cs="Times New Roman"/>
          <w:kern w:val="0"/>
        </w:rPr>
      </w:pPr>
      <w:r w:rsidRPr="00B31E86">
        <w:rPr>
          <w:rFonts w:ascii="Times New Roman" w:hAnsi="Times New Roman" w:cs="Times New Roman"/>
          <w:kern w:val="0"/>
        </w:rPr>
        <w:t xml:space="preserve">Raw </w:t>
      </w:r>
      <w:r w:rsidR="00BC636A">
        <w:rPr>
          <w:rFonts w:ascii="Times New Roman" w:hAnsi="Times New Roman" w:cs="Times New Roman"/>
          <w:kern w:val="0"/>
        </w:rPr>
        <w:t>LC-MS data</w:t>
      </w:r>
      <w:r w:rsidRPr="00B31E86">
        <w:rPr>
          <w:rFonts w:ascii="Times New Roman" w:hAnsi="Times New Roman" w:cs="Times New Roman"/>
          <w:kern w:val="0"/>
        </w:rPr>
        <w:t xml:space="preserve"> were pre-processed using </w:t>
      </w:r>
      <w:proofErr w:type="spellStart"/>
      <w:r w:rsidRPr="00B31E86">
        <w:rPr>
          <w:rFonts w:ascii="Times New Roman" w:hAnsi="Times New Roman" w:cs="Times New Roman"/>
          <w:kern w:val="0"/>
        </w:rPr>
        <w:t>MzMine</w:t>
      </w:r>
      <w:proofErr w:type="spellEnd"/>
      <w:r w:rsidRPr="00B31E86">
        <w:rPr>
          <w:rFonts w:ascii="Times New Roman" w:hAnsi="Times New Roman" w:cs="Times New Roman"/>
          <w:kern w:val="0"/>
        </w:rPr>
        <w:t xml:space="preserve"> 3.3.0 [346]. Features with retention time</w:t>
      </w:r>
      <w:r w:rsidR="00BC636A">
        <w:rPr>
          <w:rFonts w:ascii="Times New Roman" w:hAnsi="Times New Roman" w:cs="Times New Roman"/>
          <w:kern w:val="0"/>
        </w:rPr>
        <w:t xml:space="preserve">s greater than </w:t>
      </w:r>
      <w:r w:rsidRPr="00B31E86">
        <w:rPr>
          <w:rFonts w:ascii="Times New Roman" w:hAnsi="Times New Roman" w:cs="Times New Roman"/>
          <w:kern w:val="0"/>
        </w:rPr>
        <w:t xml:space="preserve">19min were </w:t>
      </w:r>
      <w:r w:rsidR="00BC636A">
        <w:rPr>
          <w:rFonts w:ascii="Times New Roman" w:hAnsi="Times New Roman" w:cs="Times New Roman"/>
          <w:kern w:val="0"/>
        </w:rPr>
        <w:t>excluded</w:t>
      </w:r>
      <w:r w:rsidRPr="00B31E86">
        <w:rPr>
          <w:rFonts w:ascii="Times New Roman" w:hAnsi="Times New Roman" w:cs="Times New Roman"/>
          <w:kern w:val="0"/>
        </w:rPr>
        <w:t>. Chem</w:t>
      </w:r>
      <w:r w:rsidR="0001777F" w:rsidRPr="00B31E86">
        <w:rPr>
          <w:rFonts w:ascii="Times New Roman" w:hAnsi="Times New Roman" w:cs="Times New Roman"/>
          <w:kern w:val="0"/>
        </w:rPr>
        <w:t xml:space="preserve">ical annotation was performed </w:t>
      </w:r>
      <w:r w:rsidR="00BC636A">
        <w:rPr>
          <w:rFonts w:ascii="Times New Roman" w:hAnsi="Times New Roman" w:cs="Times New Roman"/>
          <w:kern w:val="0"/>
        </w:rPr>
        <w:t>using</w:t>
      </w:r>
      <w:r w:rsidRPr="00B31E86">
        <w:rPr>
          <w:rFonts w:ascii="Times New Roman" w:hAnsi="Times New Roman" w:cs="Times New Roman"/>
          <w:kern w:val="0"/>
        </w:rPr>
        <w:t xml:space="preserve"> CANOPUS </w:t>
      </w:r>
      <w:proofErr w:type="spellStart"/>
      <w:r w:rsidR="00BC636A">
        <w:rPr>
          <w:rFonts w:ascii="Times New Roman" w:hAnsi="Times New Roman" w:cs="Times New Roman"/>
          <w:kern w:val="0"/>
        </w:rPr>
        <w:t>iplemented</w:t>
      </w:r>
      <w:proofErr w:type="spellEnd"/>
      <w:r w:rsidRPr="00B31E86">
        <w:rPr>
          <w:rFonts w:ascii="Times New Roman" w:hAnsi="Times New Roman" w:cs="Times New Roman"/>
          <w:kern w:val="0"/>
        </w:rPr>
        <w:t xml:space="preserve"> in SIRIUS 5.6.3</w:t>
      </w:r>
      <w:r w:rsidR="00BC636A">
        <w:rPr>
          <w:rFonts w:ascii="Times New Roman" w:hAnsi="Times New Roman" w:cs="Times New Roman"/>
          <w:kern w:val="0"/>
        </w:rPr>
        <w:t>, as well as the</w:t>
      </w:r>
      <w:r w:rsidR="0001777F" w:rsidRPr="00B31E86">
        <w:rPr>
          <w:rFonts w:ascii="Times New Roman" w:hAnsi="Times New Roman" w:cs="Times New Roman"/>
          <w:kern w:val="0"/>
        </w:rPr>
        <w:t xml:space="preserve"> </w:t>
      </w:r>
      <w:proofErr w:type="spellStart"/>
      <w:r w:rsidRPr="00B31E86">
        <w:rPr>
          <w:rFonts w:ascii="Times New Roman" w:hAnsi="Times New Roman" w:cs="Times New Roman"/>
          <w:kern w:val="0"/>
        </w:rPr>
        <w:t>ClassyFire</w:t>
      </w:r>
      <w:proofErr w:type="spellEnd"/>
      <w:r w:rsidRPr="00B31E86">
        <w:rPr>
          <w:rFonts w:ascii="Times New Roman" w:hAnsi="Times New Roman" w:cs="Times New Roman"/>
          <w:kern w:val="0"/>
        </w:rPr>
        <w:t xml:space="preserve"> and </w:t>
      </w:r>
      <w:proofErr w:type="spellStart"/>
      <w:r w:rsidRPr="00B31E86">
        <w:rPr>
          <w:rFonts w:ascii="Times New Roman" w:hAnsi="Times New Roman" w:cs="Times New Roman"/>
          <w:kern w:val="0"/>
        </w:rPr>
        <w:t>NPClassifier</w:t>
      </w:r>
      <w:proofErr w:type="spellEnd"/>
      <w:r w:rsidRPr="00B31E86">
        <w:rPr>
          <w:rFonts w:ascii="Times New Roman" w:hAnsi="Times New Roman" w:cs="Times New Roman"/>
          <w:kern w:val="0"/>
        </w:rPr>
        <w:t xml:space="preserve"> </w:t>
      </w:r>
      <w:r w:rsidR="00954ECA">
        <w:rPr>
          <w:rFonts w:ascii="Times New Roman" w:hAnsi="Times New Roman" w:cs="Times New Roman"/>
          <w:kern w:val="0"/>
        </w:rPr>
        <w:t xml:space="preserve">tools </w:t>
      </w:r>
      <w:r w:rsidRPr="00B31E86">
        <w:rPr>
          <w:rFonts w:ascii="Times New Roman" w:hAnsi="Times New Roman" w:cs="Times New Roman"/>
          <w:kern w:val="0"/>
        </w:rPr>
        <w:t>[347-350].</w:t>
      </w:r>
      <w:r w:rsidR="0001777F" w:rsidRPr="00B31E86">
        <w:rPr>
          <w:rFonts w:ascii="Times New Roman" w:hAnsi="Times New Roman" w:cs="Times New Roman"/>
          <w:kern w:val="0"/>
        </w:rPr>
        <w:t xml:space="preserve"> </w:t>
      </w:r>
      <w:r w:rsidR="00954ECA">
        <w:rPr>
          <w:rFonts w:ascii="Times New Roman" w:hAnsi="Times New Roman" w:cs="Times New Roman"/>
          <w:kern w:val="0"/>
        </w:rPr>
        <w:t xml:space="preserve">Prior to </w:t>
      </w:r>
      <w:r w:rsidR="00B31E86">
        <w:rPr>
          <w:rFonts w:ascii="Times New Roman" w:hAnsi="Times New Roman" w:cs="Times New Roman"/>
          <w:kern w:val="0"/>
        </w:rPr>
        <w:t xml:space="preserve">statistical </w:t>
      </w:r>
      <w:r w:rsidR="00954ECA">
        <w:rPr>
          <w:rFonts w:ascii="Times New Roman" w:hAnsi="Times New Roman" w:cs="Times New Roman"/>
          <w:kern w:val="0"/>
        </w:rPr>
        <w:t>analyses</w:t>
      </w:r>
      <w:r w:rsidR="00B31E86">
        <w:rPr>
          <w:rFonts w:ascii="Times New Roman" w:hAnsi="Times New Roman" w:cs="Times New Roman"/>
          <w:kern w:val="0"/>
        </w:rPr>
        <w:t xml:space="preserve">, metabolites </w:t>
      </w:r>
      <w:r w:rsidR="00954ECA">
        <w:rPr>
          <w:rFonts w:ascii="Times New Roman" w:hAnsi="Times New Roman" w:cs="Times New Roman"/>
          <w:kern w:val="0"/>
        </w:rPr>
        <w:t>detected in fewer</w:t>
      </w:r>
      <w:r w:rsidR="00B31E86">
        <w:rPr>
          <w:rFonts w:ascii="Times New Roman" w:hAnsi="Times New Roman" w:cs="Times New Roman"/>
          <w:kern w:val="0"/>
        </w:rPr>
        <w:t xml:space="preserve"> than 10% of samples were removed. </w:t>
      </w:r>
      <w:r w:rsidR="00954ECA">
        <w:rPr>
          <w:rFonts w:ascii="Times New Roman" w:hAnsi="Times New Roman" w:cs="Times New Roman"/>
          <w:kern w:val="0"/>
        </w:rPr>
        <w:t>D</w:t>
      </w:r>
      <w:r w:rsidR="00B31E86">
        <w:rPr>
          <w:rFonts w:ascii="Times New Roman" w:hAnsi="Times New Roman" w:cs="Times New Roman"/>
          <w:kern w:val="0"/>
        </w:rPr>
        <w:t xml:space="preserve">ifferential exudation between </w:t>
      </w:r>
      <w:r w:rsidR="00954ECA">
        <w:rPr>
          <w:rFonts w:ascii="Times New Roman" w:hAnsi="Times New Roman" w:cs="Times New Roman"/>
          <w:kern w:val="0"/>
        </w:rPr>
        <w:t xml:space="preserve">sand </w:t>
      </w:r>
      <w:r w:rsidR="00B31E86">
        <w:rPr>
          <w:rFonts w:ascii="Times New Roman" w:hAnsi="Times New Roman" w:cs="Times New Roman"/>
          <w:kern w:val="0"/>
        </w:rPr>
        <w:t>control</w:t>
      </w:r>
      <w:r w:rsidR="00954ECA">
        <w:rPr>
          <w:rFonts w:ascii="Times New Roman" w:hAnsi="Times New Roman" w:cs="Times New Roman"/>
          <w:kern w:val="0"/>
        </w:rPr>
        <w:t>s</w:t>
      </w:r>
      <w:r w:rsidR="00B31E86">
        <w:rPr>
          <w:rFonts w:ascii="Times New Roman" w:hAnsi="Times New Roman" w:cs="Times New Roman"/>
          <w:kern w:val="0"/>
        </w:rPr>
        <w:t xml:space="preserve"> samples and the five genotypes (WT, </w:t>
      </w:r>
      <w:proofErr w:type="spellStart"/>
      <w:r w:rsidR="00B31E86">
        <w:rPr>
          <w:rFonts w:ascii="Times New Roman" w:hAnsi="Times New Roman" w:cs="Times New Roman"/>
          <w:i/>
          <w:iCs/>
          <w:kern w:val="0"/>
        </w:rPr>
        <w:t>symrk</w:t>
      </w:r>
      <w:proofErr w:type="spellEnd"/>
      <w:r w:rsidR="00B31E86">
        <w:rPr>
          <w:rFonts w:ascii="Times New Roman" w:hAnsi="Times New Roman" w:cs="Times New Roman"/>
          <w:kern w:val="0"/>
        </w:rPr>
        <w:t xml:space="preserve">, </w:t>
      </w:r>
      <w:proofErr w:type="spellStart"/>
      <w:r w:rsidR="00B31E86">
        <w:rPr>
          <w:rFonts w:ascii="Times New Roman" w:hAnsi="Times New Roman" w:cs="Times New Roman"/>
          <w:i/>
          <w:iCs/>
          <w:kern w:val="0"/>
        </w:rPr>
        <w:t>ccamk</w:t>
      </w:r>
      <w:proofErr w:type="spellEnd"/>
      <w:r w:rsidR="00B31E86">
        <w:rPr>
          <w:rFonts w:ascii="Times New Roman" w:hAnsi="Times New Roman" w:cs="Times New Roman"/>
          <w:kern w:val="0"/>
        </w:rPr>
        <w:t xml:space="preserve">, </w:t>
      </w:r>
      <w:r w:rsidR="00B31E86">
        <w:rPr>
          <w:rFonts w:ascii="Times New Roman" w:hAnsi="Times New Roman" w:cs="Times New Roman"/>
          <w:i/>
          <w:iCs/>
          <w:kern w:val="0"/>
        </w:rPr>
        <w:t>nsp1</w:t>
      </w:r>
      <w:r w:rsidR="00B31E86">
        <w:rPr>
          <w:rFonts w:ascii="Times New Roman" w:hAnsi="Times New Roman" w:cs="Times New Roman"/>
          <w:kern w:val="0"/>
        </w:rPr>
        <w:t xml:space="preserve">, and </w:t>
      </w:r>
      <w:r w:rsidR="00B31E86">
        <w:rPr>
          <w:rFonts w:ascii="Times New Roman" w:hAnsi="Times New Roman" w:cs="Times New Roman"/>
          <w:i/>
          <w:iCs/>
          <w:kern w:val="0"/>
        </w:rPr>
        <w:t>nsp2</w:t>
      </w:r>
      <w:r w:rsidR="00B31E86">
        <w:rPr>
          <w:rFonts w:ascii="Times New Roman" w:hAnsi="Times New Roman" w:cs="Times New Roman"/>
          <w:kern w:val="0"/>
        </w:rPr>
        <w:t xml:space="preserve">) was assessed </w:t>
      </w:r>
      <w:r w:rsidR="00954ECA">
        <w:rPr>
          <w:rFonts w:ascii="Times New Roman" w:hAnsi="Times New Roman" w:cs="Times New Roman"/>
          <w:kern w:val="0"/>
        </w:rPr>
        <w:t>using</w:t>
      </w:r>
      <w:r w:rsidR="00B31E86">
        <w:rPr>
          <w:rFonts w:ascii="Times New Roman" w:hAnsi="Times New Roman" w:cs="Times New Roman"/>
          <w:kern w:val="0"/>
        </w:rPr>
        <w:t xml:space="preserve"> Tobit regression </w:t>
      </w:r>
      <w:commentRangeStart w:id="80"/>
      <w:r w:rsidR="00B31E86">
        <w:rPr>
          <w:rFonts w:ascii="Times New Roman" w:hAnsi="Times New Roman" w:cs="Times New Roman"/>
          <w:kern w:val="0"/>
        </w:rPr>
        <w:t>[</w:t>
      </w:r>
      <w:r w:rsidR="00954ECA" w:rsidRPr="00954ECA">
        <w:rPr>
          <w:rFonts w:ascii="Times New Roman" w:hAnsi="Times New Roman" w:cs="Times New Roman"/>
          <w:kern w:val="0"/>
          <w:highlight w:val="red"/>
        </w:rPr>
        <w:t>REF</w:t>
      </w:r>
      <w:r w:rsidR="00B31E86">
        <w:rPr>
          <w:rFonts w:ascii="Times New Roman" w:hAnsi="Times New Roman" w:cs="Times New Roman"/>
          <w:kern w:val="0"/>
        </w:rPr>
        <w:t>]</w:t>
      </w:r>
      <w:commentRangeEnd w:id="80"/>
      <w:r w:rsidR="00B31E86">
        <w:rPr>
          <w:rStyle w:val="CommentReference"/>
          <w:rFonts w:ascii="Times New Roman" w:hAnsi="Times New Roman" w:cs="Times New Roman"/>
          <w:kern w:val="0"/>
          <w:sz w:val="24"/>
          <w:szCs w:val="24"/>
        </w:rPr>
        <w:commentReference w:id="80"/>
      </w:r>
      <w:r w:rsidR="00954ECA">
        <w:rPr>
          <w:rFonts w:ascii="Times New Roman" w:hAnsi="Times New Roman" w:cs="Times New Roman"/>
          <w:kern w:val="0"/>
        </w:rPr>
        <w:t>,</w:t>
      </w:r>
      <w:r w:rsidR="00B31E86">
        <w:rPr>
          <w:rFonts w:ascii="Times New Roman" w:hAnsi="Times New Roman" w:cs="Times New Roman"/>
          <w:kern w:val="0"/>
        </w:rPr>
        <w:t xml:space="preserve"> with the minimum non-zero measurement used as the lower</w:t>
      </w:r>
      <w:r w:rsidR="00954ECA">
        <w:rPr>
          <w:rFonts w:ascii="Times New Roman" w:hAnsi="Times New Roman" w:cs="Times New Roman"/>
          <w:kern w:val="0"/>
        </w:rPr>
        <w:t xml:space="preserve"> detection </w:t>
      </w:r>
      <w:r w:rsidR="00B31E86">
        <w:rPr>
          <w:rFonts w:ascii="Times New Roman" w:hAnsi="Times New Roman" w:cs="Times New Roman"/>
          <w:kern w:val="0"/>
        </w:rPr>
        <w:t>limit, followed by a likelihood-ratio test with B</w:t>
      </w:r>
      <w:r w:rsidR="00954ECA">
        <w:rPr>
          <w:rFonts w:ascii="Times New Roman" w:hAnsi="Times New Roman" w:cs="Times New Roman"/>
          <w:kern w:val="0"/>
        </w:rPr>
        <w:t>enjamini-</w:t>
      </w:r>
      <w:r w:rsidR="00B31E86">
        <w:rPr>
          <w:rFonts w:ascii="Times New Roman" w:hAnsi="Times New Roman" w:cs="Times New Roman"/>
          <w:kern w:val="0"/>
        </w:rPr>
        <w:t>H</w:t>
      </w:r>
      <w:r w:rsidR="00954ECA">
        <w:rPr>
          <w:rFonts w:ascii="Times New Roman" w:hAnsi="Times New Roman" w:cs="Times New Roman"/>
          <w:kern w:val="0"/>
        </w:rPr>
        <w:t>ochberg correction</w:t>
      </w:r>
      <w:r w:rsidR="00B31E86">
        <w:rPr>
          <w:rFonts w:ascii="Times New Roman" w:hAnsi="Times New Roman" w:cs="Times New Roman"/>
          <w:kern w:val="0"/>
        </w:rPr>
        <w:t xml:space="preserve"> at an FDR of 5%. For metabolites </w:t>
      </w:r>
      <w:r w:rsidR="00954ECA">
        <w:rPr>
          <w:rFonts w:ascii="Times New Roman" w:hAnsi="Times New Roman" w:cs="Times New Roman"/>
          <w:kern w:val="0"/>
        </w:rPr>
        <w:t>detected</w:t>
      </w:r>
      <w:r w:rsidR="00B31E86">
        <w:rPr>
          <w:rFonts w:ascii="Times New Roman" w:hAnsi="Times New Roman" w:cs="Times New Roman"/>
          <w:kern w:val="0"/>
        </w:rPr>
        <w:t xml:space="preserve"> in all samples, this </w:t>
      </w:r>
      <w:r w:rsidR="00954ECA">
        <w:rPr>
          <w:rFonts w:ascii="Times New Roman" w:hAnsi="Times New Roman" w:cs="Times New Roman"/>
          <w:kern w:val="0"/>
        </w:rPr>
        <w:t>approach is</w:t>
      </w:r>
      <w:r w:rsidR="00B31E86">
        <w:rPr>
          <w:rFonts w:ascii="Times New Roman" w:hAnsi="Times New Roman" w:cs="Times New Roman"/>
          <w:kern w:val="0"/>
        </w:rPr>
        <w:t xml:space="preserve"> equivalent to linear regression. Principal </w:t>
      </w:r>
      <w:r w:rsidR="00954ECA">
        <w:rPr>
          <w:rFonts w:ascii="Times New Roman" w:hAnsi="Times New Roman" w:cs="Times New Roman"/>
          <w:kern w:val="0"/>
        </w:rPr>
        <w:t>c</w:t>
      </w:r>
      <w:r w:rsidR="00B31E86">
        <w:rPr>
          <w:rFonts w:ascii="Times New Roman" w:hAnsi="Times New Roman" w:cs="Times New Roman"/>
          <w:kern w:val="0"/>
        </w:rPr>
        <w:t xml:space="preserve">omponent </w:t>
      </w:r>
      <w:r w:rsidR="00954ECA">
        <w:rPr>
          <w:rFonts w:ascii="Times New Roman" w:hAnsi="Times New Roman" w:cs="Times New Roman"/>
          <w:kern w:val="0"/>
        </w:rPr>
        <w:t>a</w:t>
      </w:r>
      <w:r w:rsidR="00B31E86">
        <w:rPr>
          <w:rFonts w:ascii="Times New Roman" w:hAnsi="Times New Roman" w:cs="Times New Roman"/>
          <w:kern w:val="0"/>
        </w:rPr>
        <w:t xml:space="preserve">nalysis (PCA) </w:t>
      </w:r>
      <w:commentRangeStart w:id="81"/>
      <w:r w:rsidR="00B31E86">
        <w:rPr>
          <w:rFonts w:ascii="Times New Roman" w:hAnsi="Times New Roman" w:cs="Times New Roman"/>
          <w:kern w:val="0"/>
        </w:rPr>
        <w:t>[</w:t>
      </w:r>
      <w:commentRangeEnd w:id="81"/>
      <w:r w:rsidR="00B31E86" w:rsidRPr="00954ECA">
        <w:rPr>
          <w:rStyle w:val="CommentReference"/>
          <w:rFonts w:ascii="Times New Roman" w:hAnsi="Times New Roman" w:cs="Times New Roman"/>
          <w:kern w:val="0"/>
          <w:sz w:val="24"/>
          <w:szCs w:val="24"/>
          <w:highlight w:val="red"/>
        </w:rPr>
        <w:commentReference w:id="81"/>
      </w:r>
      <w:r w:rsidR="00954ECA" w:rsidRPr="00954ECA">
        <w:rPr>
          <w:rFonts w:ascii="Times New Roman" w:hAnsi="Times New Roman" w:cs="Times New Roman"/>
          <w:kern w:val="0"/>
          <w:highlight w:val="red"/>
        </w:rPr>
        <w:t>REF</w:t>
      </w:r>
      <w:r w:rsidR="00954ECA">
        <w:rPr>
          <w:rFonts w:ascii="Times New Roman" w:hAnsi="Times New Roman" w:cs="Times New Roman"/>
          <w:kern w:val="0"/>
        </w:rPr>
        <w:t>]</w:t>
      </w:r>
      <w:r w:rsidR="00B31E86">
        <w:rPr>
          <w:rFonts w:ascii="Times New Roman" w:hAnsi="Times New Roman" w:cs="Times New Roman"/>
          <w:kern w:val="0"/>
        </w:rPr>
        <w:t xml:space="preserve"> </w:t>
      </w:r>
      <w:r w:rsidR="00954ECA">
        <w:rPr>
          <w:rFonts w:ascii="Times New Roman" w:hAnsi="Times New Roman" w:cs="Times New Roman"/>
          <w:kern w:val="0"/>
        </w:rPr>
        <w:t>was subsequently performed</w:t>
      </w:r>
      <w:r w:rsidR="00B31E86">
        <w:rPr>
          <w:rFonts w:ascii="Times New Roman" w:hAnsi="Times New Roman" w:cs="Times New Roman"/>
          <w:kern w:val="0"/>
        </w:rPr>
        <w:t xml:space="preserve">. Differential exudation between WT and </w:t>
      </w:r>
      <w:r w:rsidR="00954ECA">
        <w:rPr>
          <w:rFonts w:ascii="Times New Roman" w:hAnsi="Times New Roman" w:cs="Times New Roman"/>
          <w:kern w:val="0"/>
        </w:rPr>
        <w:t>each</w:t>
      </w:r>
      <w:r w:rsidR="00B31E86">
        <w:rPr>
          <w:rFonts w:ascii="Times New Roman" w:hAnsi="Times New Roman" w:cs="Times New Roman"/>
          <w:kern w:val="0"/>
        </w:rPr>
        <w:t xml:space="preserve"> mutant w</w:t>
      </w:r>
      <w:r w:rsidR="00954ECA">
        <w:rPr>
          <w:rFonts w:ascii="Times New Roman" w:hAnsi="Times New Roman" w:cs="Times New Roman"/>
          <w:kern w:val="0"/>
        </w:rPr>
        <w:t xml:space="preserve">as analysed using the same </w:t>
      </w:r>
      <w:r w:rsidR="00B31E86">
        <w:rPr>
          <w:rFonts w:ascii="Times New Roman" w:hAnsi="Times New Roman" w:cs="Times New Roman"/>
          <w:kern w:val="0"/>
        </w:rPr>
        <w:t xml:space="preserve">Tobit regression </w:t>
      </w:r>
      <w:r w:rsidR="00954ECA">
        <w:rPr>
          <w:rFonts w:ascii="Times New Roman" w:hAnsi="Times New Roman" w:cs="Times New Roman"/>
          <w:kern w:val="0"/>
        </w:rPr>
        <w:t>framework</w:t>
      </w:r>
      <w:r w:rsidR="00B31E86">
        <w:rPr>
          <w:rFonts w:ascii="Times New Roman" w:hAnsi="Times New Roman" w:cs="Times New Roman"/>
          <w:kern w:val="0"/>
        </w:rPr>
        <w:t>, likelihood</w:t>
      </w:r>
      <w:r w:rsidR="00954ECA">
        <w:rPr>
          <w:rFonts w:ascii="Times New Roman" w:hAnsi="Times New Roman" w:cs="Times New Roman"/>
          <w:kern w:val="0"/>
        </w:rPr>
        <w:t>-</w:t>
      </w:r>
      <w:r w:rsidR="00B31E86">
        <w:rPr>
          <w:rFonts w:ascii="Times New Roman" w:hAnsi="Times New Roman" w:cs="Times New Roman"/>
          <w:kern w:val="0"/>
        </w:rPr>
        <w:t>ratio test</w:t>
      </w:r>
      <w:r w:rsidR="00954ECA">
        <w:rPr>
          <w:rFonts w:ascii="Times New Roman" w:hAnsi="Times New Roman" w:cs="Times New Roman"/>
          <w:kern w:val="0"/>
        </w:rPr>
        <w:t>ing,</w:t>
      </w:r>
      <w:r w:rsidR="00B31E86">
        <w:rPr>
          <w:rFonts w:ascii="Times New Roman" w:hAnsi="Times New Roman" w:cs="Times New Roman"/>
          <w:kern w:val="0"/>
        </w:rPr>
        <w:t xml:space="preserve"> and BH </w:t>
      </w:r>
      <w:r w:rsidR="00954ECA">
        <w:rPr>
          <w:rFonts w:ascii="Times New Roman" w:hAnsi="Times New Roman" w:cs="Times New Roman"/>
          <w:kern w:val="0"/>
        </w:rPr>
        <w:t>correction (</w:t>
      </w:r>
      <w:r w:rsidR="00B31E86">
        <w:rPr>
          <w:rFonts w:ascii="Times New Roman" w:hAnsi="Times New Roman" w:cs="Times New Roman"/>
          <w:kern w:val="0"/>
        </w:rPr>
        <w:t>FDR 5%</w:t>
      </w:r>
      <w:r w:rsidR="00954ECA">
        <w:rPr>
          <w:rFonts w:ascii="Times New Roman" w:hAnsi="Times New Roman" w:cs="Times New Roman"/>
          <w:kern w:val="0"/>
        </w:rPr>
        <w:t>)</w:t>
      </w:r>
      <w:r w:rsidR="00B31E86">
        <w:rPr>
          <w:rFonts w:ascii="Times New Roman" w:hAnsi="Times New Roman" w:cs="Times New Roman"/>
          <w:kern w:val="0"/>
        </w:rPr>
        <w:t xml:space="preserve">. </w:t>
      </w:r>
      <w:commentRangeStart w:id="82"/>
      <w:r w:rsidR="00B31E86">
        <w:rPr>
          <w:rFonts w:ascii="Times New Roman" w:hAnsi="Times New Roman" w:cs="Times New Roman"/>
          <w:kern w:val="0"/>
        </w:rPr>
        <w:t>The results of these tests were displayed in a volcano plot, with metabolites with a log-</w:t>
      </w:r>
      <w:r w:rsidR="00B31E86">
        <w:rPr>
          <w:rFonts w:ascii="Times New Roman" w:hAnsi="Times New Roman" w:cs="Times New Roman"/>
          <w:kern w:val="0"/>
        </w:rPr>
        <w:lastRenderedPageBreak/>
        <w:t xml:space="preserve">fold effect size with magnitude greater than 30 omitted for visual purposes. A bubble plot summarises the results by </w:t>
      </w:r>
      <w:proofErr w:type="spellStart"/>
      <w:r w:rsidR="00B31E86">
        <w:rPr>
          <w:rFonts w:ascii="Times New Roman" w:hAnsi="Times New Roman" w:cs="Times New Roman"/>
          <w:kern w:val="0"/>
        </w:rPr>
        <w:t>ClassyFire</w:t>
      </w:r>
      <w:proofErr w:type="spellEnd"/>
      <w:r w:rsidR="00B31E86">
        <w:rPr>
          <w:rFonts w:ascii="Times New Roman" w:hAnsi="Times New Roman" w:cs="Times New Roman"/>
          <w:kern w:val="0"/>
        </w:rPr>
        <w:t xml:space="preserve"> class, where only classes with at least two metabolites are differentially exudated in at least one mutant compared to WT</w:t>
      </w:r>
      <w:commentRangeEnd w:id="82"/>
      <w:r w:rsidR="00B31E86">
        <w:rPr>
          <w:rStyle w:val="CommentReference"/>
          <w:rFonts w:ascii="Times New Roman" w:hAnsi="Times New Roman" w:cs="Times New Roman"/>
          <w:kern w:val="0"/>
          <w:sz w:val="24"/>
          <w:szCs w:val="24"/>
        </w:rPr>
        <w:commentReference w:id="82"/>
      </w:r>
      <w:r w:rsidR="00B31E86">
        <w:rPr>
          <w:rFonts w:ascii="Times New Roman" w:hAnsi="Times New Roman" w:cs="Times New Roman"/>
          <w:kern w:val="0"/>
        </w:rPr>
        <w:t xml:space="preserve">. </w:t>
      </w:r>
      <w:r w:rsidR="00954ECA">
        <w:rPr>
          <w:rFonts w:ascii="Times New Roman" w:hAnsi="Times New Roman" w:cs="Times New Roman"/>
          <w:kern w:val="0"/>
        </w:rPr>
        <w:t>M</w:t>
      </w:r>
      <w:r w:rsidR="00B31E86">
        <w:rPr>
          <w:rFonts w:ascii="Times New Roman" w:hAnsi="Times New Roman" w:cs="Times New Roman"/>
          <w:kern w:val="0"/>
        </w:rPr>
        <w:t>etabolites with annotation probabilit</w:t>
      </w:r>
      <w:r w:rsidR="00954ECA">
        <w:rPr>
          <w:rFonts w:ascii="Times New Roman" w:hAnsi="Times New Roman" w:cs="Times New Roman"/>
          <w:kern w:val="0"/>
        </w:rPr>
        <w:t>ies</w:t>
      </w:r>
      <w:r w:rsidR="00B31E86">
        <w:rPr>
          <w:rFonts w:ascii="Times New Roman" w:hAnsi="Times New Roman" w:cs="Times New Roman"/>
          <w:kern w:val="0"/>
        </w:rPr>
        <w:t xml:space="preserve"> below 60% were </w:t>
      </w:r>
      <w:r w:rsidR="00954ECA">
        <w:rPr>
          <w:rFonts w:ascii="Times New Roman" w:hAnsi="Times New Roman" w:cs="Times New Roman"/>
          <w:kern w:val="0"/>
        </w:rPr>
        <w:t>classified</w:t>
      </w:r>
      <w:r w:rsidR="00B31E86">
        <w:rPr>
          <w:rFonts w:ascii="Times New Roman" w:hAnsi="Times New Roman" w:cs="Times New Roman"/>
          <w:kern w:val="0"/>
        </w:rPr>
        <w:t xml:space="preserve"> as unknown.</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Data and code availability</w:t>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w:t>
      </w:r>
      <w:proofErr w:type="spellStart"/>
      <w:r w:rsidRPr="004219CA">
        <w:rPr>
          <w:rFonts w:ascii="Times New Roman" w:hAnsi="Times New Roman" w:cs="Times New Roman"/>
        </w:rPr>
        <w:t>Center</w:t>
      </w:r>
      <w:proofErr w:type="spellEnd"/>
      <w:r w:rsidRPr="004219CA">
        <w:rPr>
          <w:rFonts w:ascii="Times New Roman" w:hAnsi="Times New Roman" w:cs="Times New Roman"/>
        </w:rPr>
        <w:t xml:space="preserve">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The metabolic raw data files are stores as </w:t>
      </w:r>
      <w:proofErr w:type="spellStart"/>
      <w:proofErr w:type="gramStart"/>
      <w:r w:rsidRPr="004219CA">
        <w:rPr>
          <w:rFonts w:ascii="Times New Roman" w:hAnsi="Times New Roman" w:cs="Times New Roman"/>
        </w:rPr>
        <w:t>MassIVE</w:t>
      </w:r>
      <w:proofErr w:type="spellEnd"/>
      <w:proofErr w:type="gramEnd"/>
      <w:r w:rsidRPr="004219CA">
        <w:rPr>
          <w:rFonts w:ascii="Times New Roman" w:hAnsi="Times New Roman" w:cs="Times New Roman"/>
        </w:rPr>
        <w:t xml:space="preserve"> dataset (</w:t>
      </w:r>
      <w:proofErr w:type="spellStart"/>
      <w:r w:rsidRPr="00D213B7">
        <w:rPr>
          <w:rFonts w:ascii="Times New Roman" w:hAnsi="Times New Roman" w:cs="Times New Roman"/>
          <w:highlight w:val="red"/>
        </w:rPr>
        <w:t>doiXXX</w:t>
      </w:r>
      <w:proofErr w:type="spellEnd"/>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ny additional 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7EE1372E"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References</w:t>
      </w:r>
    </w:p>
    <w:p w14:paraId="210ED679" w14:textId="77777777" w:rsidR="001E5932" w:rsidRPr="00D213B7" w:rsidRDefault="00D213B7" w:rsidP="00DB2FCC">
      <w:pPr>
        <w:spacing w:line="276" w:lineRule="auto"/>
        <w:jc w:val="both"/>
        <w:rPr>
          <w:rFonts w:ascii="Times New Roman" w:hAnsi="Times New Roman" w:cs="Times New Roman"/>
        </w:rPr>
      </w:pPr>
      <w:r w:rsidRPr="00D213B7">
        <w:rPr>
          <w:rFonts w:ascii="Times New Roman" w:hAnsi="Times New Roman" w:cs="Times New Roman"/>
          <w:highlight w:val="red"/>
        </w:rPr>
        <w:t>(to be added)</w:t>
      </w:r>
    </w:p>
    <w:p w14:paraId="5146B60D" w14:textId="77777777" w:rsidR="00D213B7" w:rsidRPr="004219CA" w:rsidRDefault="00D213B7" w:rsidP="00DB2FCC">
      <w:pPr>
        <w:spacing w:line="276" w:lineRule="auto"/>
        <w:jc w:val="both"/>
        <w:rPr>
          <w:rFonts w:ascii="Times New Roman" w:hAnsi="Times New Roman" w:cs="Times New Roman"/>
          <w:b/>
          <w:bCs/>
        </w:rPr>
      </w:pPr>
    </w:p>
    <w:p w14:paraId="20C2DF40"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Acknowledgements</w:t>
      </w:r>
    </w:p>
    <w:p w14:paraId="6EFB5B83" w14:textId="27056B9A" w:rsidR="001E5932" w:rsidRPr="004219CA" w:rsidRDefault="0016677A" w:rsidP="00DB2FCC">
      <w:pPr>
        <w:spacing w:line="276" w:lineRule="auto"/>
        <w:jc w:val="both"/>
        <w:rPr>
          <w:rFonts w:ascii="Times New Roman" w:hAnsi="Times New Roman" w:cs="Times New Roman"/>
        </w:rPr>
      </w:pPr>
      <w:r w:rsidRPr="004219CA">
        <w:rPr>
          <w:rFonts w:ascii="Times New Roman" w:hAnsi="Times New Roman" w:cs="Times New Roman"/>
        </w:rPr>
        <w:t>We thank Dr. Sha Zhang, Dr. Florian Lamouche and Dr. Simon Kelly for valuable input on experimental setup and data analysis</w:t>
      </w:r>
      <w:r w:rsidR="00D213B7">
        <w:rPr>
          <w:rFonts w:ascii="Times New Roman" w:hAnsi="Times New Roman" w:cs="Times New Roman"/>
        </w:rPr>
        <w:t xml:space="preserve">. </w:t>
      </w:r>
      <w:r w:rsidRPr="004219CA">
        <w:rPr>
          <w:rFonts w:ascii="Times New Roman" w:hAnsi="Times New Roman" w:cs="Times New Roman"/>
        </w:rPr>
        <w:t xml:space="preserve">This work was supported by the Bill &amp; Melinda Gates Foundation (Grant </w:t>
      </w:r>
      <w:r w:rsidR="00513209"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as part of the ‘Engineering Nitrogen Fixation for Africa’ project and </w:t>
      </w:r>
      <w:r w:rsidR="00513209" w:rsidRPr="004219CA">
        <w:rPr>
          <w:rFonts w:ascii="Times New Roman" w:hAnsi="Times New Roman" w:cs="Times New Roman"/>
        </w:rPr>
        <w:t xml:space="preserve">by Novo Nordisk Foundation as part of the Collaborative Crop Resilience Program (Grant code </w:t>
      </w:r>
      <w:r w:rsidR="00513209" w:rsidRPr="00D213B7">
        <w:rPr>
          <w:rFonts w:ascii="Times New Roman" w:hAnsi="Times New Roman" w:cs="Times New Roman"/>
          <w:highlight w:val="red"/>
        </w:rPr>
        <w:t>XXX</w:t>
      </w:r>
      <w:r w:rsidR="00513209" w:rsidRPr="004219CA">
        <w:rPr>
          <w:rFonts w:ascii="Times New Roman" w:hAnsi="Times New Roman" w:cs="Times New Roman"/>
        </w:rPr>
        <w:t>).</w:t>
      </w:r>
    </w:p>
    <w:p w14:paraId="3BF29272" w14:textId="77777777" w:rsidR="0016677A" w:rsidRPr="004219CA" w:rsidRDefault="0016677A" w:rsidP="00DB2FCC">
      <w:pPr>
        <w:spacing w:line="276" w:lineRule="auto"/>
        <w:jc w:val="both"/>
        <w:rPr>
          <w:rFonts w:ascii="Times New Roman" w:hAnsi="Times New Roman" w:cs="Times New Roman"/>
          <w:b/>
          <w:bCs/>
        </w:rPr>
      </w:pPr>
    </w:p>
    <w:p w14:paraId="63E901CB"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Contributions</w:t>
      </w:r>
    </w:p>
    <w:p w14:paraId="7CF6B58A" w14:textId="415A4AEA"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 xml:space="preserve">A.M., </w:t>
      </w:r>
      <w:r w:rsidR="00615611" w:rsidRPr="004219CA">
        <w:rPr>
          <w:rFonts w:ascii="Times New Roman" w:hAnsi="Times New Roman" w:cs="Times New Roman"/>
        </w:rPr>
        <w:t xml:space="preserve">I.T.J, </w:t>
      </w:r>
      <w:r w:rsidRPr="004219CA">
        <w:rPr>
          <w:rFonts w:ascii="Times New Roman" w:hAnsi="Times New Roman" w:cs="Times New Roman"/>
        </w:rPr>
        <w:t>C.L.S</w:t>
      </w:r>
      <w:r w:rsidR="004F332D" w:rsidRPr="004219CA">
        <w:rPr>
          <w:rFonts w:ascii="Times New Roman" w:hAnsi="Times New Roman" w:cs="Times New Roman"/>
        </w:rPr>
        <w:t xml:space="preserve">, </w:t>
      </w:r>
      <w:r w:rsidRPr="004219CA">
        <w:rPr>
          <w:rFonts w:ascii="Times New Roman" w:hAnsi="Times New Roman" w:cs="Times New Roman"/>
        </w:rPr>
        <w:t>M.G.</w:t>
      </w:r>
      <w:r w:rsidR="0016677A" w:rsidRPr="004219CA">
        <w:rPr>
          <w:rFonts w:ascii="Times New Roman" w:hAnsi="Times New Roman" w:cs="Times New Roman"/>
        </w:rPr>
        <w:t xml:space="preserve"> a</w:t>
      </w:r>
      <w:r w:rsidR="0016677A" w:rsidRPr="00E33C8E">
        <w:rPr>
          <w:rFonts w:ascii="Times New Roman" w:hAnsi="Times New Roman" w:cs="Times New Roman"/>
        </w:rPr>
        <w:t>nd</w:t>
      </w:r>
      <w:r w:rsidRPr="00E33C8E">
        <w:rPr>
          <w:rFonts w:ascii="Times New Roman" w:hAnsi="Times New Roman" w:cs="Times New Roman"/>
        </w:rPr>
        <w:t xml:space="preserve"> S.R. designed the experiments. A.M</w:t>
      </w:r>
      <w:r w:rsidR="0016677A" w:rsidRPr="00E33C8E">
        <w:rPr>
          <w:rFonts w:ascii="Times New Roman" w:hAnsi="Times New Roman" w:cs="Times New Roman"/>
        </w:rPr>
        <w:t xml:space="preserve">. </w:t>
      </w:r>
      <w:r w:rsidRPr="00E33C8E">
        <w:rPr>
          <w:rFonts w:ascii="Times New Roman" w:hAnsi="Times New Roman" w:cs="Times New Roman"/>
        </w:rPr>
        <w:t xml:space="preserve">performed the experiments with </w:t>
      </w:r>
      <w:r w:rsidR="0016677A" w:rsidRPr="00E33C8E">
        <w:rPr>
          <w:rFonts w:ascii="Times New Roman" w:hAnsi="Times New Roman" w:cs="Times New Roman"/>
        </w:rPr>
        <w:t xml:space="preserve">technical </w:t>
      </w:r>
      <w:r w:rsidRPr="00E33C8E">
        <w:rPr>
          <w:rFonts w:ascii="Times New Roman" w:hAnsi="Times New Roman" w:cs="Times New Roman"/>
        </w:rPr>
        <w:t>support from</w:t>
      </w:r>
      <w:r w:rsidRPr="004219CA">
        <w:rPr>
          <w:rFonts w:ascii="Times New Roman" w:hAnsi="Times New Roman" w:cs="Times New Roman"/>
        </w:rPr>
        <w:t xml:space="preserve"> Z.B., K.T.</w:t>
      </w:r>
      <w:r w:rsidR="0016677A" w:rsidRPr="004219CA">
        <w:rPr>
          <w:rFonts w:ascii="Times New Roman" w:hAnsi="Times New Roman" w:cs="Times New Roman"/>
        </w:rPr>
        <w:t xml:space="preserve"> and </w:t>
      </w:r>
      <w:r w:rsidRPr="004219CA">
        <w:rPr>
          <w:rFonts w:ascii="Times New Roman" w:hAnsi="Times New Roman" w:cs="Times New Roman"/>
        </w:rPr>
        <w:t xml:space="preserve">H.D. LC-MS/MS was performed by C.L.S, </w:t>
      </w:r>
      <w:r w:rsidR="0016677A" w:rsidRPr="004219CA">
        <w:rPr>
          <w:rFonts w:ascii="Times New Roman" w:hAnsi="Times New Roman" w:cs="Times New Roman"/>
          <w:color w:val="000000"/>
          <w:shd w:val="clear" w:color="auto" w:fill="FDFCFB"/>
        </w:rPr>
        <w:t>Þ.</w:t>
      </w:r>
      <w:r w:rsidR="0016677A" w:rsidRPr="004219CA">
        <w:rPr>
          <w:rFonts w:ascii="Times New Roman" w:hAnsi="Times New Roman" w:cs="Times New Roman"/>
        </w:rPr>
        <w:t>N.B. and M.G. Data analysis was performed by A.M.</w:t>
      </w:r>
      <w:r w:rsidR="00E569E2" w:rsidRPr="004219CA">
        <w:rPr>
          <w:rFonts w:ascii="Times New Roman" w:hAnsi="Times New Roman" w:cs="Times New Roman"/>
        </w:rPr>
        <w:t>, I.T.J.</w:t>
      </w:r>
      <w:r w:rsidR="0016677A" w:rsidRPr="004219CA">
        <w:rPr>
          <w:rFonts w:ascii="Times New Roman" w:hAnsi="Times New Roman" w:cs="Times New Roman"/>
        </w:rPr>
        <w:t xml:space="preserve"> and </w:t>
      </w:r>
      <w:r w:rsidR="00E569E2" w:rsidRPr="004219CA">
        <w:rPr>
          <w:rFonts w:ascii="Times New Roman" w:hAnsi="Times New Roman" w:cs="Times New Roman"/>
        </w:rPr>
        <w:t>C.L.S</w:t>
      </w:r>
      <w:r w:rsidR="0016677A" w:rsidRPr="004219CA">
        <w:rPr>
          <w:rFonts w:ascii="Times New Roman" w:hAnsi="Times New Roman" w:cs="Times New Roman"/>
        </w:rPr>
        <w:t xml:space="preserve">. A.M. wrote the </w:t>
      </w:r>
      <w:r w:rsidR="004F332D" w:rsidRPr="004219CA">
        <w:rPr>
          <w:rFonts w:ascii="Times New Roman" w:hAnsi="Times New Roman" w:cs="Times New Roman"/>
        </w:rPr>
        <w:t xml:space="preserve">first </w:t>
      </w:r>
      <w:r w:rsidR="0016677A" w:rsidRPr="004219CA">
        <w:rPr>
          <w:rFonts w:ascii="Times New Roman" w:hAnsi="Times New Roman" w:cs="Times New Roman"/>
        </w:rPr>
        <w:t xml:space="preserve">manuscript </w:t>
      </w:r>
      <w:r w:rsidR="004F332D" w:rsidRPr="004219CA">
        <w:rPr>
          <w:rFonts w:ascii="Times New Roman" w:hAnsi="Times New Roman" w:cs="Times New Roman"/>
        </w:rPr>
        <w:t xml:space="preserve">draft </w:t>
      </w:r>
      <w:r w:rsidR="0016677A" w:rsidRPr="004219CA">
        <w:rPr>
          <w:rFonts w:ascii="Times New Roman" w:hAnsi="Times New Roman" w:cs="Times New Roman"/>
        </w:rPr>
        <w:t xml:space="preserve">with </w:t>
      </w:r>
      <w:r w:rsidR="004F332D" w:rsidRPr="004219CA">
        <w:rPr>
          <w:rFonts w:ascii="Times New Roman" w:hAnsi="Times New Roman" w:cs="Times New Roman"/>
        </w:rPr>
        <w:t xml:space="preserve">following </w:t>
      </w:r>
      <w:r w:rsidR="0016677A" w:rsidRPr="004219CA">
        <w:rPr>
          <w:rFonts w:ascii="Times New Roman" w:hAnsi="Times New Roman" w:cs="Times New Roman"/>
        </w:rPr>
        <w:t xml:space="preserve">input from </w:t>
      </w:r>
      <w:r w:rsidR="00FD005D" w:rsidRPr="004219CA">
        <w:rPr>
          <w:rFonts w:ascii="Times New Roman" w:hAnsi="Times New Roman" w:cs="Times New Roman"/>
        </w:rPr>
        <w:t>all authors</w:t>
      </w:r>
      <w:r w:rsidR="0016677A" w:rsidRPr="004219CA">
        <w:rPr>
          <w:rFonts w:ascii="Times New Roman" w:hAnsi="Times New Roman" w:cs="Times New Roman"/>
        </w:rPr>
        <w:t xml:space="preserve">. </w:t>
      </w:r>
      <w:r w:rsidR="00D213B7" w:rsidRPr="00D213B7">
        <w:rPr>
          <w:rFonts w:ascii="Times New Roman" w:hAnsi="Times New Roman" w:cs="Times New Roman"/>
          <w:i/>
          <w:iCs/>
        </w:rPr>
        <w:t>Hordeum</w:t>
      </w:r>
      <w:r w:rsidR="0016677A" w:rsidRPr="004219CA">
        <w:rPr>
          <w:rFonts w:ascii="Times New Roman" w:hAnsi="Times New Roman" w:cs="Times New Roman"/>
        </w:rPr>
        <w:t xml:space="preserve"> symbiosis mutants were </w:t>
      </w:r>
      <w:del w:id="83" w:author="Simona Radutoiu" w:date="2026-01-26T17:43:00Z" w16du:dateUtc="2026-01-26T16:43:00Z">
        <w:r w:rsidR="006D5743" w:rsidRPr="004219CA" w:rsidDel="00006B94">
          <w:rPr>
            <w:rFonts w:ascii="Times New Roman" w:hAnsi="Times New Roman" w:cs="Times New Roman"/>
          </w:rPr>
          <w:delText xml:space="preserve">kindly </w:delText>
        </w:r>
      </w:del>
      <w:r w:rsidR="0016677A" w:rsidRPr="004219CA">
        <w:rPr>
          <w:rFonts w:ascii="Times New Roman" w:hAnsi="Times New Roman" w:cs="Times New Roman"/>
        </w:rPr>
        <w:t>provided by G.O.</w:t>
      </w:r>
      <w:r w:rsidR="006D5743" w:rsidRPr="004219CA">
        <w:rPr>
          <w:rFonts w:ascii="Times New Roman" w:hAnsi="Times New Roman" w:cs="Times New Roman"/>
        </w:rPr>
        <w:t xml:space="preserve"> and E.S. Askov soils were provided by B.T.C.</w:t>
      </w:r>
    </w:p>
    <w:p w14:paraId="1F9F6572" w14:textId="77777777" w:rsidR="001E5932" w:rsidRPr="004219CA" w:rsidRDefault="001E5932" w:rsidP="00DB2FCC">
      <w:pPr>
        <w:spacing w:line="276" w:lineRule="auto"/>
        <w:jc w:val="both"/>
        <w:rPr>
          <w:rFonts w:ascii="Times New Roman" w:hAnsi="Times New Roman" w:cs="Times New Roman"/>
          <w:b/>
          <w:bCs/>
        </w:rPr>
      </w:pPr>
    </w:p>
    <w:p w14:paraId="4103990F" w14:textId="77777777" w:rsidR="001E5932" w:rsidRPr="004219CA" w:rsidRDefault="001E5932" w:rsidP="00DB2FCC">
      <w:pPr>
        <w:spacing w:line="276" w:lineRule="auto"/>
        <w:jc w:val="both"/>
        <w:rPr>
          <w:rFonts w:ascii="Times New Roman" w:hAnsi="Times New Roman" w:cs="Times New Roman"/>
          <w:b/>
          <w:bCs/>
        </w:rPr>
      </w:pPr>
      <w:r w:rsidRPr="004219CA">
        <w:rPr>
          <w:rFonts w:ascii="Times New Roman" w:hAnsi="Times New Roman" w:cs="Times New Roman"/>
          <w:b/>
          <w:bCs/>
        </w:rPr>
        <w:t>Ethic declarations</w:t>
      </w:r>
    </w:p>
    <w:p w14:paraId="4213BBB3" w14:textId="77777777" w:rsidR="002A4646" w:rsidRPr="004219CA" w:rsidRDefault="002A4646" w:rsidP="00DB2FCC">
      <w:pPr>
        <w:spacing w:line="276" w:lineRule="auto"/>
        <w:jc w:val="both"/>
        <w:rPr>
          <w:rFonts w:ascii="Times New Roman" w:hAnsi="Times New Roman" w:cs="Times New Roman"/>
        </w:rPr>
      </w:pPr>
      <w:r w:rsidRPr="004219CA">
        <w:rPr>
          <w:rFonts w:ascii="Times New Roman" w:hAnsi="Times New Roman" w:cs="Times New Roman"/>
        </w:rPr>
        <w:t>The authors declare no competing interests.</w:t>
      </w:r>
    </w:p>
    <w:p w14:paraId="0A14A769" w14:textId="77777777" w:rsidR="00123416" w:rsidRPr="004219CA" w:rsidRDefault="00123416" w:rsidP="00DB2FCC">
      <w:pPr>
        <w:spacing w:line="276" w:lineRule="auto"/>
        <w:jc w:val="both"/>
        <w:rPr>
          <w:rFonts w:ascii="Times New Roman" w:hAnsi="Times New Roman" w:cs="Times New Roman"/>
          <w:b/>
          <w:bCs/>
        </w:rPr>
      </w:pPr>
    </w:p>
    <w:p w14:paraId="55671167" w14:textId="77777777" w:rsidR="008E4ED3" w:rsidRDefault="00662AD1" w:rsidP="00DB2FCC">
      <w:pPr>
        <w:spacing w:line="276" w:lineRule="auto"/>
        <w:rPr>
          <w:rFonts w:ascii="Times New Roman" w:hAnsi="Times New Roman" w:cs="Times New Roman"/>
          <w:b/>
          <w:bCs/>
        </w:rPr>
      </w:pPr>
      <w:r w:rsidRPr="004219CA">
        <w:rPr>
          <w:rFonts w:ascii="Times New Roman" w:hAnsi="Times New Roman" w:cs="Times New Roman"/>
          <w:b/>
          <w:bCs/>
        </w:rPr>
        <w:t>Supplementary Information</w:t>
      </w:r>
    </w:p>
    <w:p w14:paraId="6E138757" w14:textId="77777777" w:rsidR="00D213B7" w:rsidRP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t>(see separate file)</w:t>
      </w:r>
    </w:p>
    <w:sectPr w:rsidR="00D213B7" w:rsidRPr="00D213B7"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Anna Marie Martyn" w:date="2026-01-05T19:52:00Z" w:initials="AMM">
    <w:p w14:paraId="2793020F" w14:textId="649D7287" w:rsidR="008A6D47" w:rsidRDefault="008A6D47">
      <w:pPr>
        <w:pStyle w:val="CommentText"/>
      </w:pPr>
      <w:r>
        <w:rPr>
          <w:rStyle w:val="CommentReference"/>
        </w:rPr>
        <w:annotationRef/>
      </w:r>
      <w:r>
        <w:t>Sufficient to only mention examples here? There are more differences which I am not mentioning here</w:t>
      </w:r>
    </w:p>
  </w:comment>
  <w:comment w:id="38" w:author="Simona Radutoiu" w:date="2026-01-25T14:17:00Z" w:initials="SR">
    <w:p w14:paraId="0F8425B7" w14:textId="77777777" w:rsidR="008D0BA5" w:rsidRDefault="008D0BA5" w:rsidP="008D0BA5">
      <w:pPr>
        <w:pStyle w:val="CommentText"/>
      </w:pPr>
      <w:r>
        <w:rPr>
          <w:rStyle w:val="CommentReference"/>
        </w:rPr>
        <w:annotationRef/>
      </w:r>
      <w:r>
        <w:rPr>
          <w:lang w:val="da-DK"/>
        </w:rPr>
        <w:t>OK with the suggestion in the text</w:t>
      </w:r>
    </w:p>
  </w:comment>
  <w:comment w:id="44" w:author="Simona Radutoiu" w:date="2026-01-25T14:20:00Z" w:initials="SR">
    <w:p w14:paraId="74529E0E" w14:textId="77777777" w:rsidR="00AB029B" w:rsidRDefault="00AB029B" w:rsidP="00AB029B">
      <w:pPr>
        <w:pStyle w:val="CommentText"/>
      </w:pPr>
      <w:r>
        <w:rPr>
          <w:rStyle w:val="CommentReference"/>
        </w:rPr>
        <w:annotationRef/>
      </w:r>
      <w:r>
        <w:rPr>
          <w:lang w:val="da-DK"/>
        </w:rPr>
        <w:t>Why this ref here?- Zgadzaj- PNAs maybe</w:t>
      </w:r>
    </w:p>
  </w:comment>
  <w:comment w:id="45" w:author="Anna Marie Martyn" w:date="2026-01-05T20:00:00Z" w:initials="AMM">
    <w:p w14:paraId="709B4807" w14:textId="3158E85B" w:rsidR="00F57DBF" w:rsidRDefault="00F57DBF">
      <w:pPr>
        <w:pStyle w:val="CommentText"/>
      </w:pPr>
      <w:r>
        <w:rPr>
          <w:rStyle w:val="CommentReference"/>
        </w:rPr>
        <w:annotationRef/>
      </w:r>
      <w:r>
        <w:t>Also here ok to only mention some?</w:t>
      </w:r>
    </w:p>
  </w:comment>
  <w:comment w:id="46" w:author="Anna Marie Martyn" w:date="2026-01-05T20:05:00Z" w:initials="AMM">
    <w:p w14:paraId="0C5FACE2" w14:textId="10CE1EC3" w:rsidR="00F57DBF" w:rsidRDefault="00F57DBF">
      <w:pPr>
        <w:pStyle w:val="CommentText"/>
      </w:pPr>
      <w:r>
        <w:rPr>
          <w:rStyle w:val="CommentReference"/>
        </w:rPr>
        <w:annotationRef/>
      </w:r>
      <w:r>
        <w:t xml:space="preserve">I had to adapt this section, as I had a closer look at the nodule ASVs and they largely overlap between soils, just differ slightly in their abundances </w:t>
      </w:r>
    </w:p>
  </w:comment>
  <w:comment w:id="49" w:author="Anna Marie Martyn" w:date="2026-01-05T20:20:00Z" w:initials="AMM">
    <w:p w14:paraId="1A110570" w14:textId="3EFD825F" w:rsidR="00C46181" w:rsidRDefault="00C46181">
      <w:pPr>
        <w:pStyle w:val="CommentText"/>
      </w:pPr>
      <w:r>
        <w:rPr>
          <w:rStyle w:val="CommentReference"/>
        </w:rPr>
        <w:annotationRef/>
      </w:r>
      <w:r>
        <w:t>@Ib - could you add the correct numbers here please?</w:t>
      </w:r>
    </w:p>
  </w:comment>
  <w:comment w:id="51" w:author="Anna Marie Martyn" w:date="2026-01-05T20:50:00Z" w:initials="AMM">
    <w:p w14:paraId="5D43FD8C" w14:textId="6531130C" w:rsidR="0083263D" w:rsidRDefault="0083263D">
      <w:pPr>
        <w:pStyle w:val="CommentText"/>
      </w:pPr>
      <w:r>
        <w:rPr>
          <w:rStyle w:val="CommentReference"/>
        </w:rPr>
        <w:annotationRef/>
      </w:r>
      <w:r>
        <w:t>@ Ib – please also check whether this statement aligns with your new table</w:t>
      </w:r>
    </w:p>
  </w:comment>
  <w:comment w:id="50" w:author="Anna Marie Martyn" w:date="2026-01-05T20:46:00Z" w:initials="AMM">
    <w:p w14:paraId="00A8B632" w14:textId="56CAE4BE" w:rsidR="00B150F4" w:rsidRDefault="00B150F4">
      <w:pPr>
        <w:pStyle w:val="CommentText"/>
      </w:pPr>
      <w:r>
        <w:rPr>
          <w:rStyle w:val="CommentReference"/>
        </w:rPr>
        <w:annotationRef/>
      </w:r>
      <w:r>
        <w:t>@Ib – could you check this please? Regarding Lotus, Rhizobiales are included in the stacked bp (Fig.3D), but they weren’t listed in the supplementary table?; For Hordeum, the statements are still fairly correct, but need to be checked based on your table. I have the feeling the table I have from you might differ from the one I had when I wrote this section?</w:t>
      </w:r>
    </w:p>
  </w:comment>
  <w:comment w:id="52" w:author="Anna Marie Martyn" w:date="2026-01-05T21:24:00Z" w:initials="AMM">
    <w:p w14:paraId="53F83D86" w14:textId="16293420" w:rsidR="0064767C" w:rsidRDefault="0064767C">
      <w:pPr>
        <w:pStyle w:val="CommentText"/>
      </w:pPr>
      <w:r>
        <w:rPr>
          <w:rStyle w:val="CommentReference"/>
        </w:rPr>
        <w:annotationRef/>
      </w:r>
      <w:r>
        <w:rPr>
          <w:rStyle w:val="CommentReference"/>
        </w:rPr>
        <w:t>I had to adjust this part also, as with the new analysis we do have slight differences</w:t>
      </w:r>
    </w:p>
  </w:comment>
  <w:comment w:id="53" w:author="Anna Marie Martyn" w:date="2026-01-05T21:26:00Z" w:initials="AMM">
    <w:p w14:paraId="7014EA58" w14:textId="3AD04B9B" w:rsidR="0064767C" w:rsidRDefault="0064767C">
      <w:pPr>
        <w:pStyle w:val="CommentText"/>
      </w:pPr>
      <w:r>
        <w:rPr>
          <w:rStyle w:val="CommentReference"/>
        </w:rPr>
        <w:annotationRef/>
      </w:r>
      <w:r>
        <w:t>In the main figure 4C, we highlight an example for Lotus and Barley root samples, first showing all soils and then UF soil only. In the supplementary figure which is also cited here, we show all plots for both compartments and all soils. Do I need to adust the text accordingly here? Or is it fine?</w:t>
      </w:r>
    </w:p>
  </w:comment>
  <w:comment w:id="54" w:author="Anna Marie Martyn" w:date="2026-01-05T21:30:00Z" w:initials="AMM">
    <w:p w14:paraId="1595EF62" w14:textId="1B777A14" w:rsidR="00807B54" w:rsidRDefault="00807B54">
      <w:pPr>
        <w:pStyle w:val="CommentText"/>
      </w:pPr>
      <w:r>
        <w:rPr>
          <w:rStyle w:val="CommentReference"/>
        </w:rPr>
        <w:annotationRef/>
      </w:r>
      <w:r>
        <w:t>Do we need an additional figure that shows the abundance of the nodule ASVs (detected earlier in WT suppl. Figure</w:t>
      </w:r>
      <w:r w:rsidR="00282CBA">
        <w:t xml:space="preserve"> 1</w:t>
      </w:r>
      <w:r>
        <w:t>) across WT and mutant root compartment, or is it sufficient to leave it as is?</w:t>
      </w:r>
    </w:p>
  </w:comment>
  <w:comment w:id="55" w:author="Anna Marie Martyn" w:date="2026-01-05T21:56:00Z" w:initials="AMM">
    <w:p w14:paraId="59604AED" w14:textId="7A40D893" w:rsidR="00891871" w:rsidRDefault="00891871">
      <w:pPr>
        <w:pStyle w:val="CommentText"/>
      </w:pPr>
      <w:r>
        <w:rPr>
          <w:rStyle w:val="CommentReference"/>
        </w:rPr>
        <w:annotationRef/>
      </w:r>
      <w:r>
        <w:t>I adjusted this &amp; mentioned that in some cases particularly ccamk and nsps rather than all 4</w:t>
      </w:r>
      <w:r w:rsidR="00433525">
        <w:t>; also, I might have not mentioned all orders here – is that okay?</w:t>
      </w:r>
    </w:p>
  </w:comment>
  <w:comment w:id="60" w:author="Anna Marie Martyn" w:date="2026-01-05T23:55:00Z" w:initials="AMM">
    <w:p w14:paraId="765EB21D" w14:textId="6E2A52F4" w:rsidR="00A15074" w:rsidRDefault="00A15074">
      <w:pPr>
        <w:pStyle w:val="CommentText"/>
      </w:pPr>
      <w:r>
        <w:rPr>
          <w:rStyle w:val="CommentReference"/>
        </w:rPr>
        <w:annotationRef/>
      </w:r>
      <w:r>
        <w:t>We re-analysed the data and the highlighted compounds are now really only based on features with high probability, please read this section carefully again.</w:t>
      </w:r>
    </w:p>
  </w:comment>
  <w:comment w:id="61" w:author="Simona Radutoiu" w:date="2026-01-25T14:32:00Z" w:initials="SR">
    <w:p w14:paraId="4E98A61B" w14:textId="77777777" w:rsidR="007B29F6" w:rsidRDefault="007B29F6" w:rsidP="007B29F6">
      <w:pPr>
        <w:pStyle w:val="CommentText"/>
      </w:pPr>
      <w:r>
        <w:rPr>
          <w:rStyle w:val="CommentReference"/>
        </w:rPr>
        <w:annotationRef/>
      </w:r>
      <w:r>
        <w:rPr>
          <w:lang w:val="da-DK"/>
        </w:rPr>
        <w:t>Remember to mention here that nsp genes are already known to impact biosynthesis of metabolites (papers of nsp mutants controlling strgolactones- Geurts) and that ccamk as well (Myriam’s paper)</w:t>
      </w:r>
    </w:p>
  </w:comment>
  <w:comment w:id="62" w:author="Anna Marie Martyn" w:date="2026-01-05T22:22:00Z" w:initials="AMM">
    <w:p w14:paraId="46CE2669" w14:textId="02696931" w:rsidR="006D2C14" w:rsidRDefault="006D2C14">
      <w:pPr>
        <w:pStyle w:val="CommentText"/>
      </w:pPr>
      <w:r>
        <w:rPr>
          <w:rStyle w:val="CommentReference"/>
        </w:rPr>
        <w:annotationRef/>
      </w:r>
      <w:r>
        <w:t>@Ib – please check final numbers here</w:t>
      </w:r>
    </w:p>
  </w:comment>
  <w:comment w:id="63" w:author="Anna Marie Martyn" w:date="2026-01-05T23:40:00Z" w:initials="AMM">
    <w:p w14:paraId="738C1ACF" w14:textId="0869DA94" w:rsidR="007C648F" w:rsidRDefault="007C648F">
      <w:pPr>
        <w:pStyle w:val="CommentText"/>
      </w:pPr>
      <w:r>
        <w:rPr>
          <w:rStyle w:val="CommentReference"/>
        </w:rPr>
        <w:annotationRef/>
      </w:r>
      <w:r>
        <w:t>@ Ib, are these still the same classes when using the new classifier?</w:t>
      </w:r>
    </w:p>
  </w:comment>
  <w:comment w:id="64" w:author="Anna Marie Martyn" w:date="2026-01-12T11:48:00Z" w:initials="AMM">
    <w:p w14:paraId="20807F32" w14:textId="1CE7F228" w:rsidR="00282CBA" w:rsidRDefault="00282CBA">
      <w:pPr>
        <w:pStyle w:val="CommentText"/>
      </w:pPr>
      <w:r>
        <w:rPr>
          <w:rStyle w:val="CommentReference"/>
        </w:rPr>
        <w:annotationRef/>
      </w:r>
      <w:r>
        <w:t>@ Simona, this suppl. figure is currently missing</w:t>
      </w:r>
    </w:p>
  </w:comment>
  <w:comment w:id="65" w:author="Anna Marie Martyn" w:date="2026-01-05T22:27:00Z" w:initials="AMM">
    <w:p w14:paraId="2054BEDD" w14:textId="77777777" w:rsidR="006D2C14" w:rsidRDefault="006D2C14">
      <w:pPr>
        <w:pStyle w:val="CommentText"/>
      </w:pPr>
      <w:r>
        <w:rPr>
          <w:rStyle w:val="CommentReference"/>
        </w:rPr>
        <w:annotationRef/>
      </w:r>
      <w:r>
        <w:t>Necessary to show differences at pathway level? If so, @Ib could you double check that with the new analysis we still don’t have any significant differences at the pathway level for Hordeum?</w:t>
      </w:r>
      <w:r w:rsidR="007C648F">
        <w:t>; also @ Ib could you check the pathway names again with the new classifier that we used for panel C also?</w:t>
      </w:r>
      <w:r w:rsidR="00282CBA">
        <w:t>;</w:t>
      </w:r>
    </w:p>
    <w:p w14:paraId="603A0FDA" w14:textId="77777777" w:rsidR="00282CBA" w:rsidRDefault="00282CBA">
      <w:pPr>
        <w:pStyle w:val="CommentText"/>
      </w:pPr>
    </w:p>
    <w:p w14:paraId="4BE2C4AC" w14:textId="04C6C024" w:rsidR="00282CBA" w:rsidRDefault="00282CBA">
      <w:pPr>
        <w:pStyle w:val="CommentText"/>
      </w:pPr>
      <w:r>
        <w:t>@Simona, this supplementary figure is currently missing</w:t>
      </w:r>
    </w:p>
  </w:comment>
  <w:comment w:id="68" w:author="Simona Radutoiu" w:date="2026-01-25T14:35:00Z" w:initials="SR">
    <w:p w14:paraId="40E92628" w14:textId="77777777" w:rsidR="006A571A" w:rsidRDefault="006A571A" w:rsidP="006A571A">
      <w:pPr>
        <w:pStyle w:val="CommentText"/>
      </w:pPr>
      <w:r>
        <w:rPr>
          <w:rStyle w:val="CommentReference"/>
        </w:rPr>
        <w:annotationRef/>
      </w:r>
      <w:r>
        <w:rPr>
          <w:lang w:val="da-DK"/>
        </w:rPr>
        <w:t>I don’t understand this sentence in the light of the previous one...</w:t>
      </w:r>
    </w:p>
  </w:comment>
  <w:comment w:id="69" w:author="Anna Marie Martyn" w:date="2026-01-06T13:49:00Z" w:initials="AMM">
    <w:p w14:paraId="6DE6B53B" w14:textId="596CD4CD" w:rsidR="005D2527" w:rsidRDefault="005D2527">
      <w:pPr>
        <w:pStyle w:val="CommentText"/>
      </w:pPr>
      <w:r>
        <w:rPr>
          <w:rStyle w:val="CommentReference"/>
        </w:rPr>
        <w:annotationRef/>
      </w:r>
      <w:r>
        <w:t>@Ib check correct percentage</w:t>
      </w:r>
    </w:p>
  </w:comment>
  <w:comment w:id="70" w:author="Simona Radutoiu" w:date="2026-01-26T17:42:00Z" w:initials="SR">
    <w:p w14:paraId="0172DEC5" w14:textId="77777777" w:rsidR="009B55B5" w:rsidRDefault="009B55B5" w:rsidP="009B55B5">
      <w:pPr>
        <w:pStyle w:val="CommentText"/>
      </w:pPr>
      <w:r>
        <w:rPr>
          <w:rStyle w:val="CommentReference"/>
        </w:rPr>
        <w:annotationRef/>
      </w:r>
      <w:r>
        <w:rPr>
          <w:lang w:val="da-DK"/>
        </w:rPr>
        <w:t>Check out how PNAS likes to have the discussion section. I don’t think it is much used to have subchapters.</w:t>
      </w:r>
    </w:p>
  </w:comment>
  <w:comment w:id="71" w:author="Simona Radutoiu" w:date="2026-01-26T17:41:00Z" w:initials="SR">
    <w:p w14:paraId="6C716A34" w14:textId="5CA367EC" w:rsidR="001412BA" w:rsidRDefault="001412BA" w:rsidP="001412BA">
      <w:pPr>
        <w:pStyle w:val="CommentText"/>
      </w:pPr>
      <w:r>
        <w:rPr>
          <w:rStyle w:val="CommentReference"/>
        </w:rPr>
        <w:annotationRef/>
      </w:r>
      <w:r>
        <w:rPr>
          <w:lang w:val="da-DK"/>
        </w:rPr>
        <w:t xml:space="preserve">I suggest to rephrase this part and highlight the concept: </w:t>
      </w:r>
      <w:r>
        <w:t xml:space="preserve">We show here that the Common Symbiosis Signalling Pathway (CSSP), a conserved genetic module controlling endosymbiosis with arbuscular mycorrhizal fungi and nitrogen fixing bacteria, controls microbiome assembly in a host specific manner across fertilisation regimes. </w:t>
      </w:r>
    </w:p>
  </w:comment>
  <w:comment w:id="72" w:author="Anna Marie Martyn" w:date="2025-12-23T11:24:00Z" w:initials="AMM">
    <w:p w14:paraId="30FA937D" w14:textId="6192C73A" w:rsidR="00BB08BB" w:rsidRDefault="00BB08BB" w:rsidP="00BB08BB">
      <w:r>
        <w:rPr>
          <w:rStyle w:val="CommentReference"/>
        </w:rPr>
        <w:annotationRef/>
      </w:r>
      <w:r>
        <w:rPr>
          <w:rFonts w:ascii="Calibri" w:eastAsia="Calibri" w:hAnsi="Calibri"/>
          <w:sz w:val="20"/>
        </w:rPr>
        <w:t>Gower (1966), Biometrika:</w:t>
      </w:r>
    </w:p>
    <w:p w14:paraId="17F90312" w14:textId="77777777" w:rsidR="00BB08BB" w:rsidRDefault="00BB08BB" w:rsidP="00BB08BB">
      <w:r>
        <w:rPr>
          <w:rFonts w:ascii="Calibri" w:hAnsi="Calibri"/>
          <w:sz w:val="20"/>
        </w:rPr>
        <w:t>Some distance properties of latent root and vector methods used in multivariate analysis</w:t>
      </w:r>
    </w:p>
    <w:p w14:paraId="46F78927" w14:textId="77777777" w:rsidR="00BB08BB" w:rsidRDefault="00BB08BB" w:rsidP="00BB08BB"/>
    <w:p w14:paraId="21557F2D" w14:textId="77777777" w:rsidR="00BB08BB" w:rsidRDefault="00BB08BB" w:rsidP="00BB08BB">
      <w:r>
        <w:rPr>
          <w:sz w:val="20"/>
        </w:rPr>
        <w:t>https://www.jstor.org/stable/2333639?seq=1</w:t>
      </w:r>
    </w:p>
    <w:p w14:paraId="243DA3ED" w14:textId="67FCAB4D" w:rsidR="00BB08BB" w:rsidRDefault="00BB08BB">
      <w:pPr>
        <w:pStyle w:val="CommentText"/>
      </w:pPr>
    </w:p>
  </w:comment>
  <w:comment w:id="73" w:author="Anna Marie Martyn" w:date="2025-12-23T11:24:00Z" w:initials="AMM">
    <w:p w14:paraId="30A87591" w14:textId="77777777" w:rsidR="00BB08BB" w:rsidRDefault="00BB08BB" w:rsidP="00BB08BB">
      <w:r>
        <w:rPr>
          <w:rStyle w:val="CommentReference"/>
        </w:rPr>
        <w:annotationRef/>
      </w:r>
      <w:r>
        <w:rPr>
          <w:rFonts w:ascii="Calibri" w:hAnsi="Calibri"/>
          <w:sz w:val="20"/>
        </w:rPr>
        <w:t>Bray &amp; Curtis (1957), Ecological Monographs:</w:t>
      </w:r>
    </w:p>
    <w:p w14:paraId="49B311B1" w14:textId="77777777" w:rsidR="00BB08BB" w:rsidRDefault="00BB08BB" w:rsidP="00BB08BB">
      <w:r>
        <w:rPr>
          <w:sz w:val="20"/>
        </w:rPr>
        <w:t>An Ordination of the Upland Forest Communities of Southern Wisconsin</w:t>
      </w:r>
    </w:p>
    <w:p w14:paraId="75BAA138" w14:textId="77777777" w:rsidR="00BB08BB" w:rsidRDefault="00BB08BB" w:rsidP="00BB08BB"/>
    <w:p w14:paraId="6C2BA894" w14:textId="13C7CD18" w:rsidR="00BB08BB" w:rsidRDefault="00BB08BB" w:rsidP="00BB08BB">
      <w:pPr>
        <w:pStyle w:val="CommentText"/>
      </w:pPr>
      <w:r>
        <w:rPr>
          <w:rFonts w:ascii="Calibri" w:hAnsi="Calibri"/>
          <w:szCs w:val="24"/>
        </w:rPr>
        <w:t>https://esajournals.onlinelibrary.wiley.com/doi/10.2307/1942268</w:t>
      </w:r>
    </w:p>
  </w:comment>
  <w:comment w:id="74" w:author="Anna Marie Martyn" w:date="2025-12-23T11:27:00Z" w:initials="AMM">
    <w:p w14:paraId="6FBA8E9D" w14:textId="77777777" w:rsidR="00BB08BB" w:rsidRDefault="00BB08BB" w:rsidP="00BB08BB">
      <w:r>
        <w:rPr>
          <w:rStyle w:val="CommentReference"/>
        </w:rPr>
        <w:annotationRef/>
      </w:r>
      <w:r>
        <w:rPr>
          <w:rFonts w:ascii="Calibri" w:hAnsi="Calibri"/>
          <w:sz w:val="20"/>
        </w:rPr>
        <w:t>Legendre &amp; Anderson (1999), Ecological Monographs:</w:t>
      </w:r>
    </w:p>
    <w:p w14:paraId="62FE19CA" w14:textId="77777777" w:rsidR="00BB08BB" w:rsidRDefault="00BB08BB" w:rsidP="00BB08BB">
      <w:r>
        <w:rPr>
          <w:sz w:val="20"/>
        </w:rPr>
        <w:t>Distance-based redundancy analysis: testing multispecies responses in multifactorial ecological experiments</w:t>
      </w:r>
    </w:p>
    <w:p w14:paraId="493044DB" w14:textId="77777777" w:rsidR="00BB08BB" w:rsidRDefault="00BB08BB" w:rsidP="00BB08BB"/>
    <w:p w14:paraId="2604B62A" w14:textId="5BCE63AB" w:rsidR="00BB08BB" w:rsidRDefault="00BB08BB" w:rsidP="00BB08BB">
      <w:pPr>
        <w:pStyle w:val="CommentText"/>
      </w:pPr>
      <w:r>
        <w:rPr>
          <w:rFonts w:ascii="Calibri" w:hAnsi="Calibri"/>
          <w:szCs w:val="24"/>
        </w:rPr>
        <w:t>https://esajournals.onlinelibrary.wiley.com/doi/10.1890/0012-9615%281999%29069%5B0001%3ADBRATM%5D2.0.CO%3B2</w:t>
      </w:r>
    </w:p>
  </w:comment>
  <w:comment w:id="75" w:author="Anna Marie Martyn" w:date="2025-12-23T11:25:00Z" w:initials="AMM">
    <w:p w14:paraId="75A6D66F" w14:textId="77777777" w:rsidR="00BB08BB" w:rsidRDefault="00BB08BB" w:rsidP="00BB08BB">
      <w:r>
        <w:rPr>
          <w:rStyle w:val="CommentReference"/>
        </w:rPr>
        <w:annotationRef/>
      </w:r>
      <w:r>
        <w:rPr>
          <w:sz w:val="20"/>
        </w:rPr>
        <w:t>Okansen et al. (2025):</w:t>
      </w:r>
    </w:p>
    <w:p w14:paraId="1C7D5AFC" w14:textId="77777777" w:rsidR="00BB08BB" w:rsidRDefault="00BB08BB" w:rsidP="00BB08BB">
      <w:r>
        <w:rPr>
          <w:sz w:val="20"/>
        </w:rPr>
        <w:t>vegan: Community Ecology Package</w:t>
      </w:r>
    </w:p>
    <w:p w14:paraId="1018365D" w14:textId="77777777" w:rsidR="00BB08BB" w:rsidRDefault="00BB08BB" w:rsidP="00BB08BB"/>
    <w:p w14:paraId="449429D6" w14:textId="0BEA45D6" w:rsidR="00BB08BB" w:rsidRDefault="00BB08BB" w:rsidP="00BB08BB">
      <w:pPr>
        <w:pStyle w:val="CommentText"/>
      </w:pPr>
      <w:r>
        <w:rPr>
          <w:szCs w:val="24"/>
        </w:rPr>
        <w:t>To get ful author list write citation(“vegan”) in R (after loading the vegan package)</w:t>
      </w:r>
    </w:p>
  </w:comment>
  <w:comment w:id="76" w:author="Anna Marie Martyn" w:date="2025-12-23T11:28:00Z" w:initials="AMM">
    <w:p w14:paraId="07F9DA76" w14:textId="77777777" w:rsidR="00417E16" w:rsidRDefault="00417E16" w:rsidP="00417E16">
      <w:r>
        <w:rPr>
          <w:rStyle w:val="CommentReference"/>
        </w:rPr>
        <w:annotationRef/>
      </w:r>
      <w:r>
        <w:rPr>
          <w:rFonts w:ascii="Calibri" w:hAnsi="Calibri"/>
          <w:sz w:val="20"/>
        </w:rPr>
        <w:t>Mallick et al. (2021), PLOS Computational Biology:</w:t>
      </w:r>
    </w:p>
    <w:p w14:paraId="173E8AE8" w14:textId="77777777" w:rsidR="00417E16" w:rsidRDefault="00417E16" w:rsidP="00417E16">
      <w:r>
        <w:rPr>
          <w:sz w:val="20"/>
        </w:rPr>
        <w:t>Multivariable association discovery in population-scale meta-omics studies</w:t>
      </w:r>
    </w:p>
    <w:p w14:paraId="556395EF" w14:textId="77777777" w:rsidR="00417E16" w:rsidRDefault="00417E16" w:rsidP="00417E16"/>
    <w:p w14:paraId="3C2771A6" w14:textId="687BDFBE" w:rsidR="00417E16" w:rsidRDefault="00417E16" w:rsidP="00417E16">
      <w:pPr>
        <w:pStyle w:val="CommentText"/>
      </w:pPr>
      <w:r>
        <w:rPr>
          <w:rFonts w:ascii="Calibri" w:hAnsi="Calibri"/>
          <w:szCs w:val="24"/>
        </w:rPr>
        <w:t>https://journals.plos.org/ploscompbiol/article?id=10.1371/journal.pcbi.1009442</w:t>
      </w:r>
    </w:p>
  </w:comment>
  <w:comment w:id="77" w:author="Anna Marie Martyn" w:date="2025-12-23T11:29:00Z" w:initials="AMM">
    <w:p w14:paraId="340DBFB6" w14:textId="77777777" w:rsidR="00417E16" w:rsidRDefault="00417E16" w:rsidP="00417E16">
      <w:r>
        <w:rPr>
          <w:rStyle w:val="CommentReference"/>
        </w:rPr>
        <w:annotationRef/>
      </w:r>
      <w:r>
        <w:rPr>
          <w:sz w:val="20"/>
        </w:rPr>
        <w:t>Kaul et al. (2017), Frontiers in Microbiology:</w:t>
      </w:r>
    </w:p>
    <w:p w14:paraId="0E80721A" w14:textId="77777777" w:rsidR="00417E16" w:rsidRDefault="00417E16" w:rsidP="00417E16">
      <w:r>
        <w:rPr>
          <w:rFonts w:ascii="Calibri" w:hAnsi="Calibri"/>
          <w:sz w:val="20"/>
        </w:rPr>
        <w:t>Analysis of Microbiome Data in the Presence of Excess Zeros</w:t>
      </w:r>
    </w:p>
    <w:p w14:paraId="70A5FFC5" w14:textId="77777777" w:rsidR="00417E16" w:rsidRDefault="00417E16" w:rsidP="00417E16"/>
    <w:p w14:paraId="201B4290" w14:textId="2B522ED7" w:rsidR="00417E16" w:rsidRDefault="00417E16" w:rsidP="00417E16">
      <w:pPr>
        <w:pStyle w:val="CommentText"/>
      </w:pPr>
      <w:r>
        <w:rPr>
          <w:rFonts w:ascii="Calibri" w:hAnsi="Calibri"/>
          <w:szCs w:val="24"/>
        </w:rPr>
        <w:t>https://www.frontiersin.org/journals/microbiology/articles/10.3389/fmicb.2017.02114/full</w:t>
      </w:r>
    </w:p>
  </w:comment>
  <w:comment w:id="78" w:author="Anna Marie Martyn" w:date="2025-12-23T11:30:00Z" w:initials="AMM">
    <w:p w14:paraId="19794D05" w14:textId="77777777" w:rsidR="00417E16" w:rsidRDefault="00417E16" w:rsidP="00417E16">
      <w:r>
        <w:rPr>
          <w:rStyle w:val="CommentReference"/>
        </w:rPr>
        <w:annotationRef/>
      </w:r>
      <w:r>
        <w:rPr>
          <w:sz w:val="20"/>
        </w:rPr>
        <w:t>Banjamini &amp; Hochberg (1995), Journal of the Royal Statistical Society. Series B:</w:t>
      </w:r>
    </w:p>
    <w:p w14:paraId="5D8C85FE" w14:textId="77777777" w:rsidR="00417E16" w:rsidRDefault="00417E16" w:rsidP="00417E16">
      <w:r>
        <w:rPr>
          <w:rFonts w:ascii="Calibri" w:hAnsi="Calibri"/>
          <w:sz w:val="20"/>
        </w:rPr>
        <w:t>Controlling the False Discovery Rate: A Practical and Powerful Approach to Multiple Testing</w:t>
      </w:r>
    </w:p>
    <w:p w14:paraId="72FD3E8E" w14:textId="77777777" w:rsidR="00417E16" w:rsidRDefault="00417E16" w:rsidP="00417E16"/>
    <w:p w14:paraId="770387CB" w14:textId="7855D341" w:rsidR="00417E16" w:rsidRDefault="00417E16" w:rsidP="00417E16">
      <w:pPr>
        <w:pStyle w:val="CommentText"/>
      </w:pPr>
      <w:r>
        <w:rPr>
          <w:szCs w:val="24"/>
        </w:rPr>
        <w:t>https://www.jstor.org/stable/2346101?seq=1</w:t>
      </w:r>
    </w:p>
  </w:comment>
  <w:comment w:id="79" w:author="Unknown Author" w:date="2025-11-21T11:55:00Z" w:initials="">
    <w:p w14:paraId="65C02073" w14:textId="77777777" w:rsidR="00B31E86" w:rsidRDefault="00425C96" w:rsidP="00B31E86">
      <w:r>
        <w:rPr>
          <w:rStyle w:val="CommentReference"/>
        </w:rPr>
        <w:annotationRef/>
      </w:r>
      <w:r w:rsidR="00B31E86">
        <w:rPr>
          <w:rFonts w:ascii="Calibri" w:hAnsi="Calibri"/>
          <w:sz w:val="20"/>
        </w:rPr>
        <w:t>Gordon-Rodriguez, Quinn &amp; Cunningham (2022), Bioinformatics:</w:t>
      </w:r>
    </w:p>
    <w:p w14:paraId="16A9CEA5" w14:textId="77777777" w:rsidR="00B31E86" w:rsidRDefault="00B31E86" w:rsidP="00B31E86">
      <w:r>
        <w:rPr>
          <w:sz w:val="20"/>
        </w:rPr>
        <w:t>Learning sparse log-ratios for high-throughput sequencing data</w:t>
      </w:r>
    </w:p>
    <w:p w14:paraId="0B6954E1" w14:textId="77777777" w:rsidR="00B31E86" w:rsidRDefault="00B31E86" w:rsidP="00B31E86"/>
    <w:p w14:paraId="62E9F368" w14:textId="77777777" w:rsidR="00B31E86" w:rsidRDefault="00B31E86" w:rsidP="00B31E86">
      <w:r>
        <w:rPr>
          <w:rFonts w:ascii="Calibri" w:hAnsi="Calibri"/>
          <w:sz w:val="20"/>
        </w:rPr>
        <w:t>https://academic.oup.com/bioinformatics/article/38/1/157/6366546</w:t>
      </w:r>
    </w:p>
  </w:comment>
  <w:comment w:id="80" w:author="Unknown Author" w:date="2025-11-24T08:58:00Z" w:initials="">
    <w:p w14:paraId="0DD8D0C3" w14:textId="77777777" w:rsidR="00B31E86" w:rsidRDefault="00425C96" w:rsidP="00B31E86">
      <w:r>
        <w:rPr>
          <w:rStyle w:val="CommentReference"/>
        </w:rPr>
        <w:annotationRef/>
      </w:r>
      <w:r w:rsidR="00B31E86">
        <w:rPr>
          <w:rFonts w:ascii="Calibri" w:hAnsi="Calibri"/>
          <w:sz w:val="20"/>
        </w:rPr>
        <w:t>Tobin (1958), Econometrica:</w:t>
      </w:r>
    </w:p>
    <w:p w14:paraId="51CD8DA0" w14:textId="77777777" w:rsidR="00B31E86" w:rsidRDefault="00B31E86" w:rsidP="00B31E86">
      <w:r>
        <w:rPr>
          <w:sz w:val="20"/>
        </w:rPr>
        <w:t>Estimation of Relationships for Limited Dependent Variables</w:t>
      </w:r>
    </w:p>
    <w:p w14:paraId="55BF0339" w14:textId="77777777" w:rsidR="00B31E86" w:rsidRDefault="00B31E86" w:rsidP="00B31E86"/>
    <w:p w14:paraId="1BEB8238" w14:textId="77777777" w:rsidR="00B31E86" w:rsidRDefault="00B31E86" w:rsidP="00B31E86">
      <w:r>
        <w:rPr>
          <w:rFonts w:ascii="Calibri" w:hAnsi="Calibri"/>
          <w:sz w:val="20"/>
        </w:rPr>
        <w:t>https://www.jstor.org/stable/1907382?seq=1</w:t>
      </w:r>
    </w:p>
  </w:comment>
  <w:comment w:id="81" w:author="Unknown Author" w:date="2025-11-24T08:37:00Z" w:initials="">
    <w:p w14:paraId="34EF5006" w14:textId="77777777" w:rsidR="00B31E86" w:rsidRDefault="00425C96" w:rsidP="00B31E86">
      <w:r>
        <w:rPr>
          <w:rStyle w:val="CommentReference"/>
        </w:rPr>
        <w:annotationRef/>
      </w:r>
      <w:r w:rsidR="00B31E86">
        <w:rPr>
          <w:rFonts w:ascii="Calibri" w:hAnsi="Calibri"/>
          <w:sz w:val="20"/>
        </w:rPr>
        <w:t>Pearson (1901),  The London, Edinburgh, and Dublin Philosophical Magazine and Journal of Science:</w:t>
      </w:r>
    </w:p>
    <w:p w14:paraId="5BDDBA10" w14:textId="77777777" w:rsidR="00B31E86" w:rsidRDefault="00B31E86" w:rsidP="00B31E86">
      <w:r>
        <w:rPr>
          <w:rFonts w:ascii="Calibri" w:hAnsi="Calibri"/>
          <w:sz w:val="20"/>
        </w:rPr>
        <w:t>On lines and planes of closest fit to systems of points in space</w:t>
      </w:r>
    </w:p>
    <w:p w14:paraId="6437E761" w14:textId="77777777" w:rsidR="00B31E86" w:rsidRDefault="00B31E86" w:rsidP="00B31E86"/>
    <w:p w14:paraId="4FB45FD6" w14:textId="77777777" w:rsidR="00B31E86" w:rsidRDefault="00B31E86" w:rsidP="00B31E86">
      <w:r>
        <w:rPr>
          <w:sz w:val="20"/>
        </w:rPr>
        <w:t>https://www.tandfonline.com/doi/epdf/10.1080/14786440109462720?needAccess=true</w:t>
      </w:r>
    </w:p>
  </w:comment>
  <w:comment w:id="82" w:author="Anna Marie Martyn" w:date="2025-12-23T12:12:00Z" w:initials="AMM">
    <w:p w14:paraId="6584295C" w14:textId="3449AB42" w:rsidR="00B31E86" w:rsidRDefault="00B31E86">
      <w:pPr>
        <w:pStyle w:val="CommentText"/>
      </w:pPr>
      <w:r>
        <w:rPr>
          <w:rStyle w:val="CommentReference"/>
        </w:rPr>
        <w:annotationRef/>
      </w:r>
      <w:r>
        <w:t>move to figure caption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93020F" w15:done="0"/>
  <w15:commentEx w15:paraId="0F8425B7" w15:paraIdParent="2793020F" w15:done="0"/>
  <w15:commentEx w15:paraId="74529E0E" w15:done="0"/>
  <w15:commentEx w15:paraId="709B4807" w15:done="0"/>
  <w15:commentEx w15:paraId="0C5FACE2" w15:done="0"/>
  <w15:commentEx w15:paraId="1A110570" w15:done="0"/>
  <w15:commentEx w15:paraId="5D43FD8C" w15:done="0"/>
  <w15:commentEx w15:paraId="00A8B632" w15:done="0"/>
  <w15:commentEx w15:paraId="53F83D86" w15:done="0"/>
  <w15:commentEx w15:paraId="7014EA58" w15:done="0"/>
  <w15:commentEx w15:paraId="1595EF62" w15:done="0"/>
  <w15:commentEx w15:paraId="59604AED" w15:done="0"/>
  <w15:commentEx w15:paraId="765EB21D" w15:done="0"/>
  <w15:commentEx w15:paraId="4E98A61B" w15:done="0"/>
  <w15:commentEx w15:paraId="46CE2669" w15:done="0"/>
  <w15:commentEx w15:paraId="738C1ACF" w15:done="0"/>
  <w15:commentEx w15:paraId="20807F32" w15:done="0"/>
  <w15:commentEx w15:paraId="4BE2C4AC" w15:done="0"/>
  <w15:commentEx w15:paraId="40E92628" w15:done="0"/>
  <w15:commentEx w15:paraId="6DE6B53B" w15:done="0"/>
  <w15:commentEx w15:paraId="0172DEC5" w15:done="0"/>
  <w15:commentEx w15:paraId="6C716A34" w15:done="0"/>
  <w15:commentEx w15:paraId="243DA3ED" w15:done="0"/>
  <w15:commentEx w15:paraId="6C2BA894" w15:done="0"/>
  <w15:commentEx w15:paraId="2604B62A" w15:done="0"/>
  <w15:commentEx w15:paraId="449429D6" w15:done="0"/>
  <w15:commentEx w15:paraId="3C2771A6" w15:done="0"/>
  <w15:commentEx w15:paraId="201B4290" w15:done="0"/>
  <w15:commentEx w15:paraId="770387CB" w15:done="0"/>
  <w15:commentEx w15:paraId="62E9F368" w15:done="0"/>
  <w15:commentEx w15:paraId="1BEB8238" w15:done="0"/>
  <w15:commentEx w15:paraId="4FB45FD6" w15:done="0"/>
  <w15:commentEx w15:paraId="658429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46A837" w16cex:dateUtc="2026-01-05T18:52:00Z"/>
  <w16cex:commentExtensible w16cex:durableId="3164BC52" w16cex:dateUtc="2026-01-25T13:17:00Z"/>
  <w16cex:commentExtensible w16cex:durableId="30BDDE0A" w16cex:dateUtc="2026-01-25T13:20:00Z"/>
  <w16cex:commentExtensible w16cex:durableId="5CBF7EA3" w16cex:dateUtc="2026-01-05T19:00:00Z"/>
  <w16cex:commentExtensible w16cex:durableId="7CFDCD7D" w16cex:dateUtc="2026-01-05T19:05:00Z"/>
  <w16cex:commentExtensible w16cex:durableId="5411E8EC" w16cex:dateUtc="2026-01-05T19:20:00Z"/>
  <w16cex:commentExtensible w16cex:durableId="385D9957" w16cex:dateUtc="2026-01-05T19:50:00Z"/>
  <w16cex:commentExtensible w16cex:durableId="5C9A1130" w16cex:dateUtc="2026-01-05T19:46:00Z"/>
  <w16cex:commentExtensible w16cex:durableId="0AF785DB" w16cex:dateUtc="2026-01-05T20:24:00Z"/>
  <w16cex:commentExtensible w16cex:durableId="6250A953" w16cex:dateUtc="2026-01-05T20:26:00Z"/>
  <w16cex:commentExtensible w16cex:durableId="677B4912" w16cex:dateUtc="2026-01-05T20:30:00Z"/>
  <w16cex:commentExtensible w16cex:durableId="6E3E3EE0" w16cex:dateUtc="2026-01-05T20:56:00Z"/>
  <w16cex:commentExtensible w16cex:durableId="2DFD2301" w16cex:dateUtc="2026-01-05T22:55:00Z"/>
  <w16cex:commentExtensible w16cex:durableId="160A3811" w16cex:dateUtc="2026-01-25T13:32:00Z"/>
  <w16cex:commentExtensible w16cex:durableId="7382F0E8" w16cex:dateUtc="2026-01-05T21:22:00Z"/>
  <w16cex:commentExtensible w16cex:durableId="4DD69407" w16cex:dateUtc="2026-01-05T22:40:00Z"/>
  <w16cex:commentExtensible w16cex:durableId="63824A18" w16cex:dateUtc="2026-01-12T10:48:00Z"/>
  <w16cex:commentExtensible w16cex:durableId="3CE12808" w16cex:dateUtc="2026-01-05T21:27:00Z"/>
  <w16cex:commentExtensible w16cex:durableId="49CCE851" w16cex:dateUtc="2026-01-25T13:35:00Z"/>
  <w16cex:commentExtensible w16cex:durableId="25613EB9" w16cex:dateUtc="2026-01-06T12:49:00Z"/>
  <w16cex:commentExtensible w16cex:durableId="5B3F5465" w16cex:dateUtc="2026-01-26T16:42:00Z"/>
  <w16cex:commentExtensible w16cex:durableId="3D402B9A" w16cex:dateUtc="2026-01-26T16:41:00Z"/>
  <w16cex:commentExtensible w16cex:durableId="16D152E9" w16cex:dateUtc="2025-12-23T10:24:00Z"/>
  <w16cex:commentExtensible w16cex:durableId="4B6168A5" w16cex:dateUtc="2025-12-23T10:24:00Z"/>
  <w16cex:commentExtensible w16cex:durableId="1958F9F1" w16cex:dateUtc="2025-12-23T10:27:00Z"/>
  <w16cex:commentExtensible w16cex:durableId="389E7BC7" w16cex:dateUtc="2025-12-23T10:25:00Z"/>
  <w16cex:commentExtensible w16cex:durableId="142E4DB3" w16cex:dateUtc="2025-12-23T10:28:00Z"/>
  <w16cex:commentExtensible w16cex:durableId="13D0AD27" w16cex:dateUtc="2025-12-23T10:29:00Z"/>
  <w16cex:commentExtensible w16cex:durableId="6EAEDC3A" w16cex:dateUtc="2025-12-23T10:30:00Z"/>
  <w16cex:commentExtensible w16cex:durableId="354BA518" w16cex:dateUtc="2025-12-23T1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93020F" w16cid:durableId="4546A837"/>
  <w16cid:commentId w16cid:paraId="0F8425B7" w16cid:durableId="3164BC52"/>
  <w16cid:commentId w16cid:paraId="74529E0E" w16cid:durableId="30BDDE0A"/>
  <w16cid:commentId w16cid:paraId="709B4807" w16cid:durableId="5CBF7EA3"/>
  <w16cid:commentId w16cid:paraId="0C5FACE2" w16cid:durableId="7CFDCD7D"/>
  <w16cid:commentId w16cid:paraId="1A110570" w16cid:durableId="5411E8EC"/>
  <w16cid:commentId w16cid:paraId="5D43FD8C" w16cid:durableId="385D9957"/>
  <w16cid:commentId w16cid:paraId="00A8B632" w16cid:durableId="5C9A1130"/>
  <w16cid:commentId w16cid:paraId="53F83D86" w16cid:durableId="0AF785DB"/>
  <w16cid:commentId w16cid:paraId="7014EA58" w16cid:durableId="6250A953"/>
  <w16cid:commentId w16cid:paraId="1595EF62" w16cid:durableId="677B4912"/>
  <w16cid:commentId w16cid:paraId="59604AED" w16cid:durableId="6E3E3EE0"/>
  <w16cid:commentId w16cid:paraId="765EB21D" w16cid:durableId="2DFD2301"/>
  <w16cid:commentId w16cid:paraId="4E98A61B" w16cid:durableId="160A3811"/>
  <w16cid:commentId w16cid:paraId="46CE2669" w16cid:durableId="7382F0E8"/>
  <w16cid:commentId w16cid:paraId="738C1ACF" w16cid:durableId="4DD69407"/>
  <w16cid:commentId w16cid:paraId="20807F32" w16cid:durableId="63824A18"/>
  <w16cid:commentId w16cid:paraId="4BE2C4AC" w16cid:durableId="3CE12808"/>
  <w16cid:commentId w16cid:paraId="40E92628" w16cid:durableId="49CCE851"/>
  <w16cid:commentId w16cid:paraId="6DE6B53B" w16cid:durableId="25613EB9"/>
  <w16cid:commentId w16cid:paraId="0172DEC5" w16cid:durableId="5B3F5465"/>
  <w16cid:commentId w16cid:paraId="6C716A34" w16cid:durableId="3D402B9A"/>
  <w16cid:commentId w16cid:paraId="243DA3ED" w16cid:durableId="16D152E9"/>
  <w16cid:commentId w16cid:paraId="6C2BA894" w16cid:durableId="4B6168A5"/>
  <w16cid:commentId w16cid:paraId="2604B62A" w16cid:durableId="1958F9F1"/>
  <w16cid:commentId w16cid:paraId="449429D6" w16cid:durableId="389E7BC7"/>
  <w16cid:commentId w16cid:paraId="3C2771A6" w16cid:durableId="142E4DB3"/>
  <w16cid:commentId w16cid:paraId="201B4290" w16cid:durableId="13D0AD27"/>
  <w16cid:commentId w16cid:paraId="770387CB" w16cid:durableId="6EAEDC3A"/>
  <w16cid:commentId w16cid:paraId="62E9F368" w16cid:durableId="04CFB527"/>
  <w16cid:commentId w16cid:paraId="1BEB8238" w16cid:durableId="717C600B"/>
  <w16cid:commentId w16cid:paraId="4FB45FD6" w16cid:durableId="2D46B6D0"/>
  <w16cid:commentId w16cid:paraId="6584295C" w16cid:durableId="354BA5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324C7" w14:textId="77777777" w:rsidR="005552CE" w:rsidRDefault="005552CE" w:rsidP="00194ECD">
      <w:r>
        <w:separator/>
      </w:r>
    </w:p>
  </w:endnote>
  <w:endnote w:type="continuationSeparator" w:id="0">
    <w:p w14:paraId="68906AFC" w14:textId="77777777" w:rsidR="005552CE" w:rsidRDefault="005552CE"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6ABA7" w14:textId="77777777" w:rsidR="005552CE" w:rsidRDefault="005552CE" w:rsidP="00194ECD">
      <w:r>
        <w:separator/>
      </w:r>
    </w:p>
  </w:footnote>
  <w:footnote w:type="continuationSeparator" w:id="0">
    <w:p w14:paraId="35811029" w14:textId="77777777" w:rsidR="005552CE" w:rsidRDefault="005552CE"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5"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7"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10"/>
  </w:num>
  <w:num w:numId="2" w16cid:durableId="1282297530">
    <w:abstractNumId w:val="3"/>
  </w:num>
  <w:num w:numId="3" w16cid:durableId="41254563">
    <w:abstractNumId w:val="11"/>
  </w:num>
  <w:num w:numId="4" w16cid:durableId="1445807848">
    <w:abstractNumId w:val="5"/>
  </w:num>
  <w:num w:numId="5" w16cid:durableId="622033044">
    <w:abstractNumId w:val="9"/>
  </w:num>
  <w:num w:numId="6" w16cid:durableId="1111507381">
    <w:abstractNumId w:val="1"/>
  </w:num>
  <w:num w:numId="7" w16cid:durableId="22479755">
    <w:abstractNumId w:val="12"/>
  </w:num>
  <w:num w:numId="8" w16cid:durableId="809712275">
    <w:abstractNumId w:val="0"/>
  </w:num>
  <w:num w:numId="9" w16cid:durableId="783572311">
    <w:abstractNumId w:val="8"/>
  </w:num>
  <w:num w:numId="10" w16cid:durableId="1984114729">
    <w:abstractNumId w:val="2"/>
  </w:num>
  <w:num w:numId="11" w16cid:durableId="580069524">
    <w:abstractNumId w:val="6"/>
  </w:num>
  <w:num w:numId="12" w16cid:durableId="1211571163">
    <w:abstractNumId w:val="13"/>
  </w:num>
  <w:num w:numId="13" w16cid:durableId="1366977194">
    <w:abstractNumId w:val="4"/>
  </w:num>
  <w:num w:numId="14" w16cid:durableId="175728985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a Radutoiu">
    <w15:presenceInfo w15:providerId="AD" w15:userId="S::au153312@uni.au.dk::1ae5f32c-8ebc-421e-977b-2fe164f10a2e"/>
  </w15:person>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03E77"/>
    <w:rsid w:val="00006B94"/>
    <w:rsid w:val="000102FD"/>
    <w:rsid w:val="00010DA3"/>
    <w:rsid w:val="0001777F"/>
    <w:rsid w:val="0002222B"/>
    <w:rsid w:val="00023D8A"/>
    <w:rsid w:val="00024C48"/>
    <w:rsid w:val="00025819"/>
    <w:rsid w:val="00026EFA"/>
    <w:rsid w:val="00033B2C"/>
    <w:rsid w:val="0003588F"/>
    <w:rsid w:val="00035BB5"/>
    <w:rsid w:val="000405C7"/>
    <w:rsid w:val="000479FE"/>
    <w:rsid w:val="00050D3E"/>
    <w:rsid w:val="0005137E"/>
    <w:rsid w:val="00051D6E"/>
    <w:rsid w:val="000532EB"/>
    <w:rsid w:val="00053E8B"/>
    <w:rsid w:val="00056B7B"/>
    <w:rsid w:val="00056BD7"/>
    <w:rsid w:val="00061B99"/>
    <w:rsid w:val="00062FE8"/>
    <w:rsid w:val="0006512E"/>
    <w:rsid w:val="00066142"/>
    <w:rsid w:val="00067E66"/>
    <w:rsid w:val="00067F3C"/>
    <w:rsid w:val="00071E33"/>
    <w:rsid w:val="00073F7A"/>
    <w:rsid w:val="000756BD"/>
    <w:rsid w:val="00075D20"/>
    <w:rsid w:val="0008260B"/>
    <w:rsid w:val="00085F71"/>
    <w:rsid w:val="00087B3F"/>
    <w:rsid w:val="000932FA"/>
    <w:rsid w:val="00093C66"/>
    <w:rsid w:val="000B04FF"/>
    <w:rsid w:val="000B0C5D"/>
    <w:rsid w:val="000B3978"/>
    <w:rsid w:val="000B42BB"/>
    <w:rsid w:val="000B4DA6"/>
    <w:rsid w:val="000B746F"/>
    <w:rsid w:val="000C17E3"/>
    <w:rsid w:val="000D190C"/>
    <w:rsid w:val="000D5281"/>
    <w:rsid w:val="000E074E"/>
    <w:rsid w:val="000E224E"/>
    <w:rsid w:val="000E344F"/>
    <w:rsid w:val="000E7319"/>
    <w:rsid w:val="000F5F1D"/>
    <w:rsid w:val="000F745B"/>
    <w:rsid w:val="001019DC"/>
    <w:rsid w:val="0010703B"/>
    <w:rsid w:val="001146EE"/>
    <w:rsid w:val="00115F49"/>
    <w:rsid w:val="00122E3C"/>
    <w:rsid w:val="00123416"/>
    <w:rsid w:val="00124379"/>
    <w:rsid w:val="00131760"/>
    <w:rsid w:val="001333A5"/>
    <w:rsid w:val="00135091"/>
    <w:rsid w:val="001408CF"/>
    <w:rsid w:val="001412BA"/>
    <w:rsid w:val="00142BB5"/>
    <w:rsid w:val="00144D81"/>
    <w:rsid w:val="001468EF"/>
    <w:rsid w:val="00153311"/>
    <w:rsid w:val="00156D8F"/>
    <w:rsid w:val="0016348C"/>
    <w:rsid w:val="00165889"/>
    <w:rsid w:val="00165BEB"/>
    <w:rsid w:val="0016677A"/>
    <w:rsid w:val="001743ED"/>
    <w:rsid w:val="00174474"/>
    <w:rsid w:val="00186225"/>
    <w:rsid w:val="00191DD4"/>
    <w:rsid w:val="00194085"/>
    <w:rsid w:val="00194ECD"/>
    <w:rsid w:val="00195D04"/>
    <w:rsid w:val="00197449"/>
    <w:rsid w:val="001A0101"/>
    <w:rsid w:val="001A2641"/>
    <w:rsid w:val="001A2753"/>
    <w:rsid w:val="001A3800"/>
    <w:rsid w:val="001A7837"/>
    <w:rsid w:val="001B28C5"/>
    <w:rsid w:val="001B3959"/>
    <w:rsid w:val="001B6B12"/>
    <w:rsid w:val="001C1DEF"/>
    <w:rsid w:val="001C3D18"/>
    <w:rsid w:val="001C79AF"/>
    <w:rsid w:val="001D5A5E"/>
    <w:rsid w:val="001D77B5"/>
    <w:rsid w:val="001E00E9"/>
    <w:rsid w:val="001E0B1C"/>
    <w:rsid w:val="001E2663"/>
    <w:rsid w:val="001E3D14"/>
    <w:rsid w:val="001E5932"/>
    <w:rsid w:val="001E74BB"/>
    <w:rsid w:val="001F631A"/>
    <w:rsid w:val="00202667"/>
    <w:rsid w:val="002032DB"/>
    <w:rsid w:val="0020491A"/>
    <w:rsid w:val="00204F0B"/>
    <w:rsid w:val="00205285"/>
    <w:rsid w:val="002059DF"/>
    <w:rsid w:val="00207C30"/>
    <w:rsid w:val="002158A5"/>
    <w:rsid w:val="0022160F"/>
    <w:rsid w:val="00225A69"/>
    <w:rsid w:val="00225CD1"/>
    <w:rsid w:val="002316D5"/>
    <w:rsid w:val="002323D6"/>
    <w:rsid w:val="00233771"/>
    <w:rsid w:val="00233AFA"/>
    <w:rsid w:val="00234F1D"/>
    <w:rsid w:val="00241105"/>
    <w:rsid w:val="002416DC"/>
    <w:rsid w:val="00242737"/>
    <w:rsid w:val="002509B4"/>
    <w:rsid w:val="0025561F"/>
    <w:rsid w:val="00256E66"/>
    <w:rsid w:val="00257346"/>
    <w:rsid w:val="00264C90"/>
    <w:rsid w:val="00264E7C"/>
    <w:rsid w:val="00265A3D"/>
    <w:rsid w:val="00265EBD"/>
    <w:rsid w:val="00265EE7"/>
    <w:rsid w:val="00270AD8"/>
    <w:rsid w:val="00270D5E"/>
    <w:rsid w:val="00272FA7"/>
    <w:rsid w:val="002751D1"/>
    <w:rsid w:val="00276F6D"/>
    <w:rsid w:val="00282CBA"/>
    <w:rsid w:val="00284B86"/>
    <w:rsid w:val="00293891"/>
    <w:rsid w:val="00295735"/>
    <w:rsid w:val="00296ECB"/>
    <w:rsid w:val="002A22F4"/>
    <w:rsid w:val="002A2E8F"/>
    <w:rsid w:val="002A36BC"/>
    <w:rsid w:val="002A4646"/>
    <w:rsid w:val="002B165B"/>
    <w:rsid w:val="002B1D7D"/>
    <w:rsid w:val="002B671D"/>
    <w:rsid w:val="002B7DA8"/>
    <w:rsid w:val="002C22B5"/>
    <w:rsid w:val="002C672B"/>
    <w:rsid w:val="002C67F4"/>
    <w:rsid w:val="002E2AFC"/>
    <w:rsid w:val="002E59BC"/>
    <w:rsid w:val="002E6A29"/>
    <w:rsid w:val="002F15A0"/>
    <w:rsid w:val="002F2040"/>
    <w:rsid w:val="0030580B"/>
    <w:rsid w:val="0030689E"/>
    <w:rsid w:val="00307666"/>
    <w:rsid w:val="0030795B"/>
    <w:rsid w:val="00310476"/>
    <w:rsid w:val="00314CCF"/>
    <w:rsid w:val="003173EB"/>
    <w:rsid w:val="00321DF6"/>
    <w:rsid w:val="00332080"/>
    <w:rsid w:val="003322F5"/>
    <w:rsid w:val="003359B1"/>
    <w:rsid w:val="003362E5"/>
    <w:rsid w:val="00336B2D"/>
    <w:rsid w:val="00340F94"/>
    <w:rsid w:val="0034349C"/>
    <w:rsid w:val="00344B35"/>
    <w:rsid w:val="00345C8C"/>
    <w:rsid w:val="00347EB8"/>
    <w:rsid w:val="00350939"/>
    <w:rsid w:val="00350B0D"/>
    <w:rsid w:val="00353A92"/>
    <w:rsid w:val="00353AB3"/>
    <w:rsid w:val="003577CF"/>
    <w:rsid w:val="00361C10"/>
    <w:rsid w:val="00370F4B"/>
    <w:rsid w:val="00371D11"/>
    <w:rsid w:val="00373329"/>
    <w:rsid w:val="003737B9"/>
    <w:rsid w:val="0037472A"/>
    <w:rsid w:val="003750FF"/>
    <w:rsid w:val="00376CE4"/>
    <w:rsid w:val="0037790D"/>
    <w:rsid w:val="003821C2"/>
    <w:rsid w:val="003873CD"/>
    <w:rsid w:val="0039637F"/>
    <w:rsid w:val="003A042F"/>
    <w:rsid w:val="003A3AE0"/>
    <w:rsid w:val="003A6253"/>
    <w:rsid w:val="003A67C4"/>
    <w:rsid w:val="003A782D"/>
    <w:rsid w:val="003B175F"/>
    <w:rsid w:val="003B19A5"/>
    <w:rsid w:val="003C569E"/>
    <w:rsid w:val="003C625B"/>
    <w:rsid w:val="003C709A"/>
    <w:rsid w:val="003C7953"/>
    <w:rsid w:val="003D3286"/>
    <w:rsid w:val="003E1784"/>
    <w:rsid w:val="003F205F"/>
    <w:rsid w:val="003F3664"/>
    <w:rsid w:val="003F44CF"/>
    <w:rsid w:val="003F44F1"/>
    <w:rsid w:val="003F77B4"/>
    <w:rsid w:val="004119DD"/>
    <w:rsid w:val="00412E7D"/>
    <w:rsid w:val="00415B09"/>
    <w:rsid w:val="00417E16"/>
    <w:rsid w:val="004204D1"/>
    <w:rsid w:val="004219CA"/>
    <w:rsid w:val="00421DEF"/>
    <w:rsid w:val="00424AA5"/>
    <w:rsid w:val="00425C96"/>
    <w:rsid w:val="00427177"/>
    <w:rsid w:val="004311D4"/>
    <w:rsid w:val="00431B86"/>
    <w:rsid w:val="004322F5"/>
    <w:rsid w:val="00433525"/>
    <w:rsid w:val="00436A80"/>
    <w:rsid w:val="004425FC"/>
    <w:rsid w:val="00457202"/>
    <w:rsid w:val="0046165B"/>
    <w:rsid w:val="0046168B"/>
    <w:rsid w:val="00462B0F"/>
    <w:rsid w:val="004648F8"/>
    <w:rsid w:val="00466673"/>
    <w:rsid w:val="00466EDA"/>
    <w:rsid w:val="00472A0E"/>
    <w:rsid w:val="004779B5"/>
    <w:rsid w:val="00477E3C"/>
    <w:rsid w:val="00482973"/>
    <w:rsid w:val="00485BAA"/>
    <w:rsid w:val="0049194F"/>
    <w:rsid w:val="00496978"/>
    <w:rsid w:val="004A0886"/>
    <w:rsid w:val="004A114C"/>
    <w:rsid w:val="004A2993"/>
    <w:rsid w:val="004A3897"/>
    <w:rsid w:val="004B7FA1"/>
    <w:rsid w:val="004C420F"/>
    <w:rsid w:val="004C5151"/>
    <w:rsid w:val="004D01C6"/>
    <w:rsid w:val="004D68B3"/>
    <w:rsid w:val="004E054D"/>
    <w:rsid w:val="004E087A"/>
    <w:rsid w:val="004E369A"/>
    <w:rsid w:val="004E7386"/>
    <w:rsid w:val="004F332D"/>
    <w:rsid w:val="005003EE"/>
    <w:rsid w:val="00503E0D"/>
    <w:rsid w:val="00503F1A"/>
    <w:rsid w:val="005044C7"/>
    <w:rsid w:val="00504F9E"/>
    <w:rsid w:val="00505569"/>
    <w:rsid w:val="00506907"/>
    <w:rsid w:val="005073EE"/>
    <w:rsid w:val="00511DCD"/>
    <w:rsid w:val="0051258A"/>
    <w:rsid w:val="00512CD5"/>
    <w:rsid w:val="00513209"/>
    <w:rsid w:val="00521906"/>
    <w:rsid w:val="00524948"/>
    <w:rsid w:val="00526603"/>
    <w:rsid w:val="00531656"/>
    <w:rsid w:val="00531772"/>
    <w:rsid w:val="00531F14"/>
    <w:rsid w:val="0053475C"/>
    <w:rsid w:val="0053499F"/>
    <w:rsid w:val="005357A4"/>
    <w:rsid w:val="00540E87"/>
    <w:rsid w:val="00543880"/>
    <w:rsid w:val="005552CE"/>
    <w:rsid w:val="00556BFD"/>
    <w:rsid w:val="00561B62"/>
    <w:rsid w:val="00561C0D"/>
    <w:rsid w:val="005623C7"/>
    <w:rsid w:val="005648B4"/>
    <w:rsid w:val="00566327"/>
    <w:rsid w:val="005703CD"/>
    <w:rsid w:val="0057297E"/>
    <w:rsid w:val="0057410F"/>
    <w:rsid w:val="00574963"/>
    <w:rsid w:val="0057791E"/>
    <w:rsid w:val="0058006E"/>
    <w:rsid w:val="005875A5"/>
    <w:rsid w:val="005916DA"/>
    <w:rsid w:val="005A0D61"/>
    <w:rsid w:val="005A2624"/>
    <w:rsid w:val="005A2681"/>
    <w:rsid w:val="005A5883"/>
    <w:rsid w:val="005B0DEE"/>
    <w:rsid w:val="005B44A9"/>
    <w:rsid w:val="005B6BB6"/>
    <w:rsid w:val="005B7B11"/>
    <w:rsid w:val="005C0E44"/>
    <w:rsid w:val="005C454E"/>
    <w:rsid w:val="005C4D20"/>
    <w:rsid w:val="005D1170"/>
    <w:rsid w:val="005D2527"/>
    <w:rsid w:val="005D320D"/>
    <w:rsid w:val="005E0141"/>
    <w:rsid w:val="005E0A20"/>
    <w:rsid w:val="005E14B5"/>
    <w:rsid w:val="005E2318"/>
    <w:rsid w:val="005E4100"/>
    <w:rsid w:val="005E7378"/>
    <w:rsid w:val="005F21B0"/>
    <w:rsid w:val="005F248D"/>
    <w:rsid w:val="005F35C1"/>
    <w:rsid w:val="005F440B"/>
    <w:rsid w:val="005F497D"/>
    <w:rsid w:val="005F4AB3"/>
    <w:rsid w:val="005F6299"/>
    <w:rsid w:val="006012EE"/>
    <w:rsid w:val="00603AF2"/>
    <w:rsid w:val="00614AE8"/>
    <w:rsid w:val="006152C4"/>
    <w:rsid w:val="00615611"/>
    <w:rsid w:val="00615F9D"/>
    <w:rsid w:val="00616EC2"/>
    <w:rsid w:val="0062151A"/>
    <w:rsid w:val="006236A8"/>
    <w:rsid w:val="006247CB"/>
    <w:rsid w:val="006278DE"/>
    <w:rsid w:val="00634218"/>
    <w:rsid w:val="006350C8"/>
    <w:rsid w:val="006410BB"/>
    <w:rsid w:val="006419AE"/>
    <w:rsid w:val="00645758"/>
    <w:rsid w:val="006462CE"/>
    <w:rsid w:val="006463FD"/>
    <w:rsid w:val="0064767C"/>
    <w:rsid w:val="006507BA"/>
    <w:rsid w:val="00651848"/>
    <w:rsid w:val="006537CC"/>
    <w:rsid w:val="00654735"/>
    <w:rsid w:val="00657F2B"/>
    <w:rsid w:val="006616CE"/>
    <w:rsid w:val="00662AD1"/>
    <w:rsid w:val="00665F95"/>
    <w:rsid w:val="00667537"/>
    <w:rsid w:val="00670BF6"/>
    <w:rsid w:val="00676B99"/>
    <w:rsid w:val="0068146F"/>
    <w:rsid w:val="00683535"/>
    <w:rsid w:val="006846F0"/>
    <w:rsid w:val="006848C2"/>
    <w:rsid w:val="00684AE2"/>
    <w:rsid w:val="006853C3"/>
    <w:rsid w:val="00686F64"/>
    <w:rsid w:val="00692A67"/>
    <w:rsid w:val="00694BC7"/>
    <w:rsid w:val="00695932"/>
    <w:rsid w:val="006A0503"/>
    <w:rsid w:val="006A571A"/>
    <w:rsid w:val="006A708E"/>
    <w:rsid w:val="006B39C9"/>
    <w:rsid w:val="006B3B40"/>
    <w:rsid w:val="006C00D5"/>
    <w:rsid w:val="006C07E4"/>
    <w:rsid w:val="006C0E51"/>
    <w:rsid w:val="006C3C5C"/>
    <w:rsid w:val="006C4E6E"/>
    <w:rsid w:val="006C6B74"/>
    <w:rsid w:val="006D0667"/>
    <w:rsid w:val="006D2C14"/>
    <w:rsid w:val="006D5743"/>
    <w:rsid w:val="006D7930"/>
    <w:rsid w:val="006F08DE"/>
    <w:rsid w:val="006F2C4E"/>
    <w:rsid w:val="006F54C1"/>
    <w:rsid w:val="006F7A59"/>
    <w:rsid w:val="00703E6B"/>
    <w:rsid w:val="007041D3"/>
    <w:rsid w:val="00705E42"/>
    <w:rsid w:val="00705F80"/>
    <w:rsid w:val="00707D21"/>
    <w:rsid w:val="00711E1A"/>
    <w:rsid w:val="007177E4"/>
    <w:rsid w:val="00723F8C"/>
    <w:rsid w:val="007257DE"/>
    <w:rsid w:val="00725D7E"/>
    <w:rsid w:val="007302DA"/>
    <w:rsid w:val="00741665"/>
    <w:rsid w:val="007441C5"/>
    <w:rsid w:val="00750014"/>
    <w:rsid w:val="00752C84"/>
    <w:rsid w:val="00760F15"/>
    <w:rsid w:val="00763316"/>
    <w:rsid w:val="00767BC8"/>
    <w:rsid w:val="00767EB3"/>
    <w:rsid w:val="00767F88"/>
    <w:rsid w:val="0077294F"/>
    <w:rsid w:val="00772961"/>
    <w:rsid w:val="0077405A"/>
    <w:rsid w:val="0077510C"/>
    <w:rsid w:val="00775392"/>
    <w:rsid w:val="00775C67"/>
    <w:rsid w:val="0077631A"/>
    <w:rsid w:val="00776C93"/>
    <w:rsid w:val="007777A7"/>
    <w:rsid w:val="007800E9"/>
    <w:rsid w:val="007802BA"/>
    <w:rsid w:val="00783883"/>
    <w:rsid w:val="007929D4"/>
    <w:rsid w:val="007938E1"/>
    <w:rsid w:val="00794FE7"/>
    <w:rsid w:val="007A06D7"/>
    <w:rsid w:val="007A4D4F"/>
    <w:rsid w:val="007A5FD9"/>
    <w:rsid w:val="007A7D47"/>
    <w:rsid w:val="007A7F55"/>
    <w:rsid w:val="007B29F6"/>
    <w:rsid w:val="007B464B"/>
    <w:rsid w:val="007C140E"/>
    <w:rsid w:val="007C376F"/>
    <w:rsid w:val="007C46E4"/>
    <w:rsid w:val="007C648F"/>
    <w:rsid w:val="007D4783"/>
    <w:rsid w:val="007D4CE2"/>
    <w:rsid w:val="007D677C"/>
    <w:rsid w:val="007E2334"/>
    <w:rsid w:val="007F06C8"/>
    <w:rsid w:val="007F4D81"/>
    <w:rsid w:val="007F55B5"/>
    <w:rsid w:val="0080115C"/>
    <w:rsid w:val="00805D03"/>
    <w:rsid w:val="008070CB"/>
    <w:rsid w:val="00807B54"/>
    <w:rsid w:val="0081105B"/>
    <w:rsid w:val="00814EE0"/>
    <w:rsid w:val="00815FF1"/>
    <w:rsid w:val="00820033"/>
    <w:rsid w:val="00820DFC"/>
    <w:rsid w:val="00825923"/>
    <w:rsid w:val="00825AF3"/>
    <w:rsid w:val="00826DCE"/>
    <w:rsid w:val="00827BB0"/>
    <w:rsid w:val="00830D02"/>
    <w:rsid w:val="008311C9"/>
    <w:rsid w:val="0083148D"/>
    <w:rsid w:val="00832218"/>
    <w:rsid w:val="0083263D"/>
    <w:rsid w:val="00832E40"/>
    <w:rsid w:val="00832F62"/>
    <w:rsid w:val="00842150"/>
    <w:rsid w:val="00844322"/>
    <w:rsid w:val="0084568D"/>
    <w:rsid w:val="00845DE0"/>
    <w:rsid w:val="008476E4"/>
    <w:rsid w:val="00851104"/>
    <w:rsid w:val="008578A3"/>
    <w:rsid w:val="00862728"/>
    <w:rsid w:val="00865851"/>
    <w:rsid w:val="00871596"/>
    <w:rsid w:val="008763EA"/>
    <w:rsid w:val="00877046"/>
    <w:rsid w:val="00882A7A"/>
    <w:rsid w:val="00883032"/>
    <w:rsid w:val="00891871"/>
    <w:rsid w:val="008923D2"/>
    <w:rsid w:val="00892557"/>
    <w:rsid w:val="008928F5"/>
    <w:rsid w:val="00894BBA"/>
    <w:rsid w:val="00895DAE"/>
    <w:rsid w:val="008961A4"/>
    <w:rsid w:val="008A1729"/>
    <w:rsid w:val="008A5947"/>
    <w:rsid w:val="008A6D47"/>
    <w:rsid w:val="008B02E5"/>
    <w:rsid w:val="008C038F"/>
    <w:rsid w:val="008C1C76"/>
    <w:rsid w:val="008C3BCF"/>
    <w:rsid w:val="008C62FE"/>
    <w:rsid w:val="008C6740"/>
    <w:rsid w:val="008C6C6F"/>
    <w:rsid w:val="008C7E0E"/>
    <w:rsid w:val="008D0BA5"/>
    <w:rsid w:val="008D1E75"/>
    <w:rsid w:val="008D4B27"/>
    <w:rsid w:val="008E19E5"/>
    <w:rsid w:val="008E28BC"/>
    <w:rsid w:val="008E3CE0"/>
    <w:rsid w:val="008E4B31"/>
    <w:rsid w:val="008E4ED3"/>
    <w:rsid w:val="008F49AF"/>
    <w:rsid w:val="008F6466"/>
    <w:rsid w:val="008F6934"/>
    <w:rsid w:val="009030FF"/>
    <w:rsid w:val="00903E18"/>
    <w:rsid w:val="0091185A"/>
    <w:rsid w:val="009130AE"/>
    <w:rsid w:val="00913671"/>
    <w:rsid w:val="00915ADB"/>
    <w:rsid w:val="00915DDF"/>
    <w:rsid w:val="009170DD"/>
    <w:rsid w:val="00920B2B"/>
    <w:rsid w:val="00930285"/>
    <w:rsid w:val="00933FFE"/>
    <w:rsid w:val="009416C0"/>
    <w:rsid w:val="00943656"/>
    <w:rsid w:val="00946291"/>
    <w:rsid w:val="00947845"/>
    <w:rsid w:val="00954ECA"/>
    <w:rsid w:val="0095500A"/>
    <w:rsid w:val="00955490"/>
    <w:rsid w:val="00957C28"/>
    <w:rsid w:val="009603F0"/>
    <w:rsid w:val="00960A26"/>
    <w:rsid w:val="00963963"/>
    <w:rsid w:val="00965BC2"/>
    <w:rsid w:val="00970083"/>
    <w:rsid w:val="00970C4A"/>
    <w:rsid w:val="009728AB"/>
    <w:rsid w:val="0097298B"/>
    <w:rsid w:val="00975BE5"/>
    <w:rsid w:val="00980C9E"/>
    <w:rsid w:val="009836F7"/>
    <w:rsid w:val="009854A3"/>
    <w:rsid w:val="00985E9E"/>
    <w:rsid w:val="009865C3"/>
    <w:rsid w:val="00991D4C"/>
    <w:rsid w:val="009941D8"/>
    <w:rsid w:val="009A779B"/>
    <w:rsid w:val="009A7DB6"/>
    <w:rsid w:val="009B203D"/>
    <w:rsid w:val="009B4910"/>
    <w:rsid w:val="009B55B5"/>
    <w:rsid w:val="009B5D3A"/>
    <w:rsid w:val="009B6775"/>
    <w:rsid w:val="009C0EB6"/>
    <w:rsid w:val="009C43A3"/>
    <w:rsid w:val="009D198C"/>
    <w:rsid w:val="009D671F"/>
    <w:rsid w:val="009E127D"/>
    <w:rsid w:val="009E2018"/>
    <w:rsid w:val="009E5B8E"/>
    <w:rsid w:val="009F1D2A"/>
    <w:rsid w:val="009F4450"/>
    <w:rsid w:val="009F601F"/>
    <w:rsid w:val="009F6422"/>
    <w:rsid w:val="00A02995"/>
    <w:rsid w:val="00A05B3F"/>
    <w:rsid w:val="00A079E6"/>
    <w:rsid w:val="00A13B23"/>
    <w:rsid w:val="00A14D78"/>
    <w:rsid w:val="00A14FA0"/>
    <w:rsid w:val="00A15074"/>
    <w:rsid w:val="00A16E5D"/>
    <w:rsid w:val="00A22E66"/>
    <w:rsid w:val="00A26D56"/>
    <w:rsid w:val="00A30578"/>
    <w:rsid w:val="00A4162A"/>
    <w:rsid w:val="00A508A5"/>
    <w:rsid w:val="00A511AA"/>
    <w:rsid w:val="00A63004"/>
    <w:rsid w:val="00A64CCA"/>
    <w:rsid w:val="00A67593"/>
    <w:rsid w:val="00A71024"/>
    <w:rsid w:val="00A73FEC"/>
    <w:rsid w:val="00A765DB"/>
    <w:rsid w:val="00A76EDE"/>
    <w:rsid w:val="00A829E6"/>
    <w:rsid w:val="00A83319"/>
    <w:rsid w:val="00A87756"/>
    <w:rsid w:val="00A94AB6"/>
    <w:rsid w:val="00A9665A"/>
    <w:rsid w:val="00AA0B82"/>
    <w:rsid w:val="00AA2DB8"/>
    <w:rsid w:val="00AA3CF0"/>
    <w:rsid w:val="00AA3F8B"/>
    <w:rsid w:val="00AA540C"/>
    <w:rsid w:val="00AB029B"/>
    <w:rsid w:val="00AC0023"/>
    <w:rsid w:val="00AC0B21"/>
    <w:rsid w:val="00AC209F"/>
    <w:rsid w:val="00AC3C43"/>
    <w:rsid w:val="00AD1328"/>
    <w:rsid w:val="00AD2D21"/>
    <w:rsid w:val="00AD2D79"/>
    <w:rsid w:val="00AD4995"/>
    <w:rsid w:val="00AD604F"/>
    <w:rsid w:val="00AD660A"/>
    <w:rsid w:val="00AD6BC1"/>
    <w:rsid w:val="00AE02B3"/>
    <w:rsid w:val="00AE0907"/>
    <w:rsid w:val="00AE5B8F"/>
    <w:rsid w:val="00AF624C"/>
    <w:rsid w:val="00B02DA2"/>
    <w:rsid w:val="00B039AA"/>
    <w:rsid w:val="00B04C65"/>
    <w:rsid w:val="00B0789C"/>
    <w:rsid w:val="00B14AC4"/>
    <w:rsid w:val="00B150F4"/>
    <w:rsid w:val="00B16F25"/>
    <w:rsid w:val="00B17868"/>
    <w:rsid w:val="00B225F0"/>
    <w:rsid w:val="00B24191"/>
    <w:rsid w:val="00B26457"/>
    <w:rsid w:val="00B31E86"/>
    <w:rsid w:val="00B3275F"/>
    <w:rsid w:val="00B329AA"/>
    <w:rsid w:val="00B32B51"/>
    <w:rsid w:val="00B345F8"/>
    <w:rsid w:val="00B348DD"/>
    <w:rsid w:val="00B35A5A"/>
    <w:rsid w:val="00B36D68"/>
    <w:rsid w:val="00B37DE2"/>
    <w:rsid w:val="00B50D53"/>
    <w:rsid w:val="00B55FDA"/>
    <w:rsid w:val="00B64877"/>
    <w:rsid w:val="00B65788"/>
    <w:rsid w:val="00B72CB7"/>
    <w:rsid w:val="00B80004"/>
    <w:rsid w:val="00B80496"/>
    <w:rsid w:val="00B809F1"/>
    <w:rsid w:val="00B81148"/>
    <w:rsid w:val="00B820A3"/>
    <w:rsid w:val="00B83735"/>
    <w:rsid w:val="00B857D8"/>
    <w:rsid w:val="00B9031C"/>
    <w:rsid w:val="00B937AF"/>
    <w:rsid w:val="00B942A9"/>
    <w:rsid w:val="00B9783C"/>
    <w:rsid w:val="00BA0EAD"/>
    <w:rsid w:val="00BA1BB9"/>
    <w:rsid w:val="00BB08BB"/>
    <w:rsid w:val="00BB6C8E"/>
    <w:rsid w:val="00BC1133"/>
    <w:rsid w:val="00BC49E6"/>
    <w:rsid w:val="00BC51FF"/>
    <w:rsid w:val="00BC636A"/>
    <w:rsid w:val="00BD1212"/>
    <w:rsid w:val="00BD3F06"/>
    <w:rsid w:val="00BD744E"/>
    <w:rsid w:val="00BE287E"/>
    <w:rsid w:val="00BE4846"/>
    <w:rsid w:val="00BE5EC1"/>
    <w:rsid w:val="00BE611C"/>
    <w:rsid w:val="00BE66FA"/>
    <w:rsid w:val="00BE6EA0"/>
    <w:rsid w:val="00BF068E"/>
    <w:rsid w:val="00BF2230"/>
    <w:rsid w:val="00BF56C1"/>
    <w:rsid w:val="00BF5904"/>
    <w:rsid w:val="00BF722E"/>
    <w:rsid w:val="00BF73A5"/>
    <w:rsid w:val="00C0094B"/>
    <w:rsid w:val="00C02D31"/>
    <w:rsid w:val="00C03247"/>
    <w:rsid w:val="00C04304"/>
    <w:rsid w:val="00C05342"/>
    <w:rsid w:val="00C12142"/>
    <w:rsid w:val="00C125FF"/>
    <w:rsid w:val="00C132EB"/>
    <w:rsid w:val="00C17C92"/>
    <w:rsid w:val="00C26FA1"/>
    <w:rsid w:val="00C26FF3"/>
    <w:rsid w:val="00C328D1"/>
    <w:rsid w:val="00C330D9"/>
    <w:rsid w:val="00C35501"/>
    <w:rsid w:val="00C35B85"/>
    <w:rsid w:val="00C43CB2"/>
    <w:rsid w:val="00C46181"/>
    <w:rsid w:val="00C46B4B"/>
    <w:rsid w:val="00C5773A"/>
    <w:rsid w:val="00C63634"/>
    <w:rsid w:val="00C638C3"/>
    <w:rsid w:val="00C65012"/>
    <w:rsid w:val="00C65ED6"/>
    <w:rsid w:val="00C703CE"/>
    <w:rsid w:val="00C710FE"/>
    <w:rsid w:val="00C73E21"/>
    <w:rsid w:val="00C756CE"/>
    <w:rsid w:val="00C8001E"/>
    <w:rsid w:val="00C8021E"/>
    <w:rsid w:val="00C80278"/>
    <w:rsid w:val="00C834CB"/>
    <w:rsid w:val="00C854FE"/>
    <w:rsid w:val="00C91289"/>
    <w:rsid w:val="00C9137D"/>
    <w:rsid w:val="00C96068"/>
    <w:rsid w:val="00CA365F"/>
    <w:rsid w:val="00CA36AE"/>
    <w:rsid w:val="00CB28E5"/>
    <w:rsid w:val="00CB3519"/>
    <w:rsid w:val="00CB3DC5"/>
    <w:rsid w:val="00CB604B"/>
    <w:rsid w:val="00CB78A4"/>
    <w:rsid w:val="00CB78BE"/>
    <w:rsid w:val="00CC2DEB"/>
    <w:rsid w:val="00CC2F11"/>
    <w:rsid w:val="00CC32F4"/>
    <w:rsid w:val="00CC3E32"/>
    <w:rsid w:val="00CC413E"/>
    <w:rsid w:val="00CC467E"/>
    <w:rsid w:val="00CC479A"/>
    <w:rsid w:val="00CC59DF"/>
    <w:rsid w:val="00CC6718"/>
    <w:rsid w:val="00CE09CE"/>
    <w:rsid w:val="00CE1569"/>
    <w:rsid w:val="00CE4777"/>
    <w:rsid w:val="00CE5D41"/>
    <w:rsid w:val="00CF0E55"/>
    <w:rsid w:val="00CF3BE2"/>
    <w:rsid w:val="00CF3C11"/>
    <w:rsid w:val="00CF3ECC"/>
    <w:rsid w:val="00CF4621"/>
    <w:rsid w:val="00D01EC1"/>
    <w:rsid w:val="00D07A60"/>
    <w:rsid w:val="00D13DA7"/>
    <w:rsid w:val="00D15F26"/>
    <w:rsid w:val="00D17E46"/>
    <w:rsid w:val="00D213B7"/>
    <w:rsid w:val="00D22BD2"/>
    <w:rsid w:val="00D253C1"/>
    <w:rsid w:val="00D25790"/>
    <w:rsid w:val="00D2637C"/>
    <w:rsid w:val="00D26F85"/>
    <w:rsid w:val="00D32D4B"/>
    <w:rsid w:val="00D34D93"/>
    <w:rsid w:val="00D43C76"/>
    <w:rsid w:val="00D4646E"/>
    <w:rsid w:val="00D47355"/>
    <w:rsid w:val="00D60574"/>
    <w:rsid w:val="00D60C53"/>
    <w:rsid w:val="00D6110C"/>
    <w:rsid w:val="00D62C26"/>
    <w:rsid w:val="00D664DC"/>
    <w:rsid w:val="00D66C29"/>
    <w:rsid w:val="00D71386"/>
    <w:rsid w:val="00D71A16"/>
    <w:rsid w:val="00D71A95"/>
    <w:rsid w:val="00D731EC"/>
    <w:rsid w:val="00D743FC"/>
    <w:rsid w:val="00D76BDC"/>
    <w:rsid w:val="00D80887"/>
    <w:rsid w:val="00D82E5C"/>
    <w:rsid w:val="00D871A9"/>
    <w:rsid w:val="00D87C64"/>
    <w:rsid w:val="00D9061F"/>
    <w:rsid w:val="00D9105E"/>
    <w:rsid w:val="00D92D38"/>
    <w:rsid w:val="00DA0A9C"/>
    <w:rsid w:val="00DA0F6E"/>
    <w:rsid w:val="00DA7D5D"/>
    <w:rsid w:val="00DB203A"/>
    <w:rsid w:val="00DB2FCC"/>
    <w:rsid w:val="00DB3292"/>
    <w:rsid w:val="00DB353F"/>
    <w:rsid w:val="00DB3C96"/>
    <w:rsid w:val="00DB4424"/>
    <w:rsid w:val="00DB678D"/>
    <w:rsid w:val="00DB6A8D"/>
    <w:rsid w:val="00DC5C32"/>
    <w:rsid w:val="00DE095E"/>
    <w:rsid w:val="00DF20E6"/>
    <w:rsid w:val="00DF7B03"/>
    <w:rsid w:val="00DF7EC2"/>
    <w:rsid w:val="00E0254B"/>
    <w:rsid w:val="00E04AA2"/>
    <w:rsid w:val="00E0634C"/>
    <w:rsid w:val="00E1147C"/>
    <w:rsid w:val="00E116C7"/>
    <w:rsid w:val="00E13B86"/>
    <w:rsid w:val="00E14516"/>
    <w:rsid w:val="00E148E6"/>
    <w:rsid w:val="00E213B7"/>
    <w:rsid w:val="00E2190B"/>
    <w:rsid w:val="00E219C4"/>
    <w:rsid w:val="00E22458"/>
    <w:rsid w:val="00E336EF"/>
    <w:rsid w:val="00E33C8E"/>
    <w:rsid w:val="00E36832"/>
    <w:rsid w:val="00E37406"/>
    <w:rsid w:val="00E435DF"/>
    <w:rsid w:val="00E46D1B"/>
    <w:rsid w:val="00E569E2"/>
    <w:rsid w:val="00E604CE"/>
    <w:rsid w:val="00E639DF"/>
    <w:rsid w:val="00E6445F"/>
    <w:rsid w:val="00E722C9"/>
    <w:rsid w:val="00E76038"/>
    <w:rsid w:val="00E77CE9"/>
    <w:rsid w:val="00E80BF5"/>
    <w:rsid w:val="00E823C5"/>
    <w:rsid w:val="00E82AFD"/>
    <w:rsid w:val="00E836B3"/>
    <w:rsid w:val="00E83820"/>
    <w:rsid w:val="00E840C9"/>
    <w:rsid w:val="00E93320"/>
    <w:rsid w:val="00E96445"/>
    <w:rsid w:val="00EA7E7D"/>
    <w:rsid w:val="00EB1967"/>
    <w:rsid w:val="00EB277E"/>
    <w:rsid w:val="00EB3755"/>
    <w:rsid w:val="00EC06BE"/>
    <w:rsid w:val="00EC4F09"/>
    <w:rsid w:val="00EC5AD1"/>
    <w:rsid w:val="00ED2160"/>
    <w:rsid w:val="00ED6632"/>
    <w:rsid w:val="00ED7A3E"/>
    <w:rsid w:val="00EE3308"/>
    <w:rsid w:val="00EF330D"/>
    <w:rsid w:val="00F016E4"/>
    <w:rsid w:val="00F01C42"/>
    <w:rsid w:val="00F023FB"/>
    <w:rsid w:val="00F02597"/>
    <w:rsid w:val="00F04671"/>
    <w:rsid w:val="00F06DC7"/>
    <w:rsid w:val="00F07EF5"/>
    <w:rsid w:val="00F10BB0"/>
    <w:rsid w:val="00F12468"/>
    <w:rsid w:val="00F12E95"/>
    <w:rsid w:val="00F14493"/>
    <w:rsid w:val="00F208E8"/>
    <w:rsid w:val="00F21E85"/>
    <w:rsid w:val="00F2355F"/>
    <w:rsid w:val="00F33887"/>
    <w:rsid w:val="00F33A38"/>
    <w:rsid w:val="00F37A36"/>
    <w:rsid w:val="00F4011F"/>
    <w:rsid w:val="00F448EB"/>
    <w:rsid w:val="00F44B65"/>
    <w:rsid w:val="00F47626"/>
    <w:rsid w:val="00F52398"/>
    <w:rsid w:val="00F563BA"/>
    <w:rsid w:val="00F57DBF"/>
    <w:rsid w:val="00F65633"/>
    <w:rsid w:val="00F65694"/>
    <w:rsid w:val="00F7159C"/>
    <w:rsid w:val="00F729C5"/>
    <w:rsid w:val="00F72B34"/>
    <w:rsid w:val="00F7449D"/>
    <w:rsid w:val="00F81EDE"/>
    <w:rsid w:val="00F8250E"/>
    <w:rsid w:val="00F847C2"/>
    <w:rsid w:val="00F84D70"/>
    <w:rsid w:val="00F93BEF"/>
    <w:rsid w:val="00F95EAF"/>
    <w:rsid w:val="00F97A99"/>
    <w:rsid w:val="00FA0672"/>
    <w:rsid w:val="00FA7486"/>
    <w:rsid w:val="00FB055A"/>
    <w:rsid w:val="00FB180C"/>
    <w:rsid w:val="00FB21FE"/>
    <w:rsid w:val="00FB4C59"/>
    <w:rsid w:val="00FB5D05"/>
    <w:rsid w:val="00FB70F2"/>
    <w:rsid w:val="00FC3F27"/>
    <w:rsid w:val="00FC4AE2"/>
    <w:rsid w:val="00FC70FD"/>
    <w:rsid w:val="00FC7C05"/>
    <w:rsid w:val="00FD005D"/>
    <w:rsid w:val="00FD3D74"/>
    <w:rsid w:val="00FD70B8"/>
    <w:rsid w:val="00FE0D60"/>
    <w:rsid w:val="00FE1580"/>
    <w:rsid w:val="00FE70ED"/>
    <w:rsid w:val="00FE7407"/>
    <w:rsid w:val="00FF35E3"/>
    <w:rsid w:val="00FF4841"/>
    <w:rsid w:val="00FF7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B055A"/>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 w:type="paragraph" w:styleId="List">
    <w:name w:val="List"/>
    <w:basedOn w:val="BodyText"/>
    <w:rsid w:val="00BB08BB"/>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BB08BB"/>
    <w:pPr>
      <w:spacing w:after="120"/>
    </w:pPr>
  </w:style>
  <w:style w:type="character" w:customStyle="1" w:styleId="BodyTextChar">
    <w:name w:val="Body Text Char"/>
    <w:basedOn w:val="DefaultParagraphFont"/>
    <w:link w:val="BodyText"/>
    <w:uiPriority w:val="99"/>
    <w:semiHidden/>
    <w:rsid w:val="00BB08BB"/>
  </w:style>
  <w:style w:type="character" w:customStyle="1" w:styleId="Heading2Char">
    <w:name w:val="Heading 2 Char"/>
    <w:basedOn w:val="DefaultParagraphFont"/>
    <w:link w:val="Heading2"/>
    <w:uiPriority w:val="9"/>
    <w:rsid w:val="00FB055A"/>
    <w:rPr>
      <w:rFonts w:ascii="Times New Roman" w:eastAsia="Times New Roman" w:hAnsi="Times New Roman" w:cs="Times New Roman"/>
      <w:b/>
      <w:bCs/>
      <w:kern w:val="0"/>
      <w:sz w:val="36"/>
      <w:szCs w:val="3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Template>
  <TotalTime>503</TotalTime>
  <Pages>17</Pages>
  <Words>8618</Words>
  <Characters>49128</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Simona Radutoiu</cp:lastModifiedBy>
  <cp:revision>25</cp:revision>
  <cp:lastPrinted>2025-03-05T15:26:00Z</cp:lastPrinted>
  <dcterms:created xsi:type="dcterms:W3CDTF">2026-01-25T13:10:00Z</dcterms:created>
  <dcterms:modified xsi:type="dcterms:W3CDTF">2026-01-26T16:43:00Z</dcterms:modified>
</cp:coreProperties>
</file>