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68DB" w14:textId="77777777" w:rsidR="006846F0" w:rsidRPr="004219CA" w:rsidRDefault="00E2190B" w:rsidP="00DB2FCC">
      <w:pPr>
        <w:spacing w:line="276" w:lineRule="auto"/>
        <w:rPr>
          <w:rFonts w:ascii="Times New Roman" w:hAnsi="Times New Roman" w:cs="Times New Roman"/>
          <w:b/>
          <w:bCs/>
        </w:rPr>
      </w:pPr>
      <w:r w:rsidRPr="004219CA">
        <w:rPr>
          <w:rFonts w:ascii="Times New Roman" w:hAnsi="Times New Roman" w:cs="Times New Roman"/>
          <w:b/>
          <w:bCs/>
        </w:rPr>
        <w:t xml:space="preserve">Soil fertilisation regimes and symbiosis signalling shape </w:t>
      </w:r>
      <w:r w:rsidR="005A2624" w:rsidRPr="004219CA">
        <w:rPr>
          <w:rFonts w:ascii="Times New Roman" w:hAnsi="Times New Roman" w:cs="Times New Roman"/>
          <w:b/>
          <w:bCs/>
        </w:rPr>
        <w:t>bacterial assembly</w:t>
      </w:r>
      <w:r w:rsidR="00C125FF" w:rsidRPr="004219CA">
        <w:rPr>
          <w:rFonts w:ascii="Times New Roman" w:hAnsi="Times New Roman" w:cs="Times New Roman"/>
          <w:b/>
          <w:bCs/>
        </w:rPr>
        <w:t xml:space="preserve"> and </w:t>
      </w:r>
      <w:r w:rsidR="00A64CCA" w:rsidRPr="004219CA">
        <w:rPr>
          <w:rFonts w:ascii="Times New Roman" w:hAnsi="Times New Roman" w:cs="Times New Roman"/>
          <w:b/>
          <w:bCs/>
        </w:rPr>
        <w:t>root</w:t>
      </w:r>
      <w:r w:rsidRPr="004219CA">
        <w:rPr>
          <w:rFonts w:ascii="Times New Roman" w:hAnsi="Times New Roman" w:cs="Times New Roman"/>
          <w:b/>
          <w:bCs/>
        </w:rPr>
        <w:t xml:space="preserve"> exudation</w:t>
      </w:r>
      <w:r w:rsidR="00A64CCA" w:rsidRPr="004219CA">
        <w:rPr>
          <w:rFonts w:ascii="Times New Roman" w:hAnsi="Times New Roman" w:cs="Times New Roman"/>
          <w:b/>
          <w:bCs/>
        </w:rPr>
        <w:t xml:space="preserve"> patterns</w:t>
      </w:r>
      <w:r w:rsidRPr="004219CA">
        <w:rPr>
          <w:rFonts w:ascii="Times New Roman" w:hAnsi="Times New Roman" w:cs="Times New Roman"/>
          <w:b/>
          <w:bCs/>
        </w:rPr>
        <w:t xml:space="preserve"> in </w:t>
      </w:r>
      <w:r w:rsidRPr="004219CA">
        <w:rPr>
          <w:rFonts w:ascii="Times New Roman" w:hAnsi="Times New Roman" w:cs="Times New Roman"/>
          <w:b/>
          <w:bCs/>
          <w:i/>
          <w:iCs/>
        </w:rPr>
        <w:t>Lotus japonicus</w:t>
      </w:r>
      <w:r w:rsidRPr="004219CA">
        <w:rPr>
          <w:rFonts w:ascii="Times New Roman" w:hAnsi="Times New Roman" w:cs="Times New Roman"/>
          <w:b/>
          <w:bCs/>
        </w:rPr>
        <w:t xml:space="preserve"> and </w:t>
      </w:r>
      <w:r w:rsidRPr="004219CA">
        <w:rPr>
          <w:rFonts w:ascii="Times New Roman" w:hAnsi="Times New Roman" w:cs="Times New Roman"/>
          <w:b/>
          <w:bCs/>
          <w:i/>
          <w:iCs/>
        </w:rPr>
        <w:t>Hordeum vulgare</w:t>
      </w:r>
    </w:p>
    <w:p w14:paraId="7D365B58" w14:textId="77777777" w:rsidR="00E2190B" w:rsidRPr="004219CA" w:rsidRDefault="00E2190B" w:rsidP="00DB2FCC">
      <w:pPr>
        <w:spacing w:line="276" w:lineRule="auto"/>
        <w:jc w:val="both"/>
        <w:rPr>
          <w:rFonts w:ascii="Times New Roman" w:hAnsi="Times New Roman" w:cs="Times New Roman"/>
        </w:rPr>
      </w:pPr>
    </w:p>
    <w:p w14:paraId="295B2B3E" w14:textId="4BE05B5E" w:rsidR="00E2190B" w:rsidRPr="004219CA" w:rsidRDefault="00E2190B" w:rsidP="00DB2FCC">
      <w:pPr>
        <w:spacing w:line="276" w:lineRule="auto"/>
        <w:jc w:val="both"/>
        <w:rPr>
          <w:rFonts w:ascii="Times New Roman" w:hAnsi="Times New Roman" w:cs="Times New Roman"/>
        </w:rPr>
      </w:pPr>
      <w:r w:rsidRPr="004219CA">
        <w:rPr>
          <w:rFonts w:ascii="Times New Roman" w:hAnsi="Times New Roman" w:cs="Times New Roman"/>
        </w:rPr>
        <w:t>Anna Martyn</w:t>
      </w:r>
      <w:r w:rsidRPr="004219CA">
        <w:rPr>
          <w:rFonts w:ascii="Times New Roman" w:hAnsi="Times New Roman" w:cs="Times New Roman"/>
          <w:vertAlign w:val="superscript"/>
        </w:rPr>
        <w:t>1</w:t>
      </w:r>
      <w:r w:rsidR="00DB203A" w:rsidRPr="004219CA">
        <w:rPr>
          <w:rFonts w:ascii="Times New Roman" w:hAnsi="Times New Roman" w:cs="Times New Roman"/>
          <w:vertAlign w:val="superscript"/>
        </w:rPr>
        <w:t>,2</w:t>
      </w:r>
      <w:r w:rsidR="00B02DA2" w:rsidRPr="004219CA">
        <w:rPr>
          <w:rFonts w:ascii="Times New Roman" w:hAnsi="Times New Roman" w:cs="Times New Roman"/>
          <w:vertAlign w:val="superscript"/>
        </w:rPr>
        <w:t>#</w:t>
      </w:r>
      <w:r w:rsidRPr="004219CA">
        <w:rPr>
          <w:rFonts w:ascii="Times New Roman" w:hAnsi="Times New Roman" w:cs="Times New Roman"/>
        </w:rPr>
        <w:t>, Ib T</w:t>
      </w:r>
      <w:r w:rsidR="00264E7C" w:rsidRPr="004219CA">
        <w:rPr>
          <w:rFonts w:ascii="Times New Roman" w:hAnsi="Times New Roman" w:cs="Times New Roman"/>
        </w:rPr>
        <w:t>horsgaard</w:t>
      </w:r>
      <w:r w:rsidRPr="004219CA">
        <w:rPr>
          <w:rFonts w:ascii="Times New Roman" w:hAnsi="Times New Roman" w:cs="Times New Roman"/>
        </w:rPr>
        <w:t xml:space="preserve"> Jensen</w:t>
      </w:r>
      <w:r w:rsidR="00DB203A" w:rsidRPr="004219CA">
        <w:rPr>
          <w:rFonts w:ascii="Times New Roman" w:hAnsi="Times New Roman" w:cs="Times New Roman"/>
          <w:vertAlign w:val="superscript"/>
        </w:rPr>
        <w:t>1,3</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r w:rsidR="00A73FEC" w:rsidRPr="004219CA">
        <w:rPr>
          <w:rFonts w:ascii="Times New Roman" w:hAnsi="Times New Roman" w:cs="Times New Roman"/>
        </w:rPr>
        <w:t>Camilla Lind Salomonsen</w:t>
      </w:r>
      <w:r w:rsidR="00DB203A" w:rsidRPr="004219CA">
        <w:rPr>
          <w:rFonts w:ascii="Times New Roman" w:hAnsi="Times New Roman" w:cs="Times New Roman"/>
          <w:vertAlign w:val="superscript"/>
        </w:rPr>
        <w:t>4</w:t>
      </w:r>
      <w:r w:rsidR="00A73FEC"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Zuzana Blahovska</w:t>
      </w:r>
      <w:r w:rsidRPr="004219CA">
        <w:rPr>
          <w:rFonts w:ascii="Times New Roman" w:hAnsi="Times New Roman" w:cs="Times New Roman"/>
          <w:vertAlign w:val="superscript"/>
        </w:rPr>
        <w:t>1</w:t>
      </w:r>
      <w:r w:rsidRPr="004219CA">
        <w:rPr>
          <w:rFonts w:ascii="Times New Roman" w:hAnsi="Times New Roman" w:cs="Times New Roman"/>
        </w:rPr>
        <w:t>, Ke Tao</w:t>
      </w:r>
      <w:r w:rsidRPr="004219CA">
        <w:rPr>
          <w:rFonts w:ascii="Times New Roman" w:hAnsi="Times New Roman" w:cs="Times New Roman"/>
          <w:vertAlign w:val="superscript"/>
        </w:rPr>
        <w:t>1</w:t>
      </w:r>
      <w:r w:rsidRPr="004219CA">
        <w:rPr>
          <w:rFonts w:ascii="Times New Roman" w:hAnsi="Times New Roman" w:cs="Times New Roman"/>
        </w:rPr>
        <w:t>, Harm Dings</w:t>
      </w:r>
      <w:r w:rsidR="00DB203A" w:rsidRPr="004219CA">
        <w:rPr>
          <w:rFonts w:ascii="Times New Roman" w:hAnsi="Times New Roman" w:cs="Times New Roman"/>
          <w:vertAlign w:val="superscript"/>
        </w:rPr>
        <w:t>5</w:t>
      </w:r>
      <w:r w:rsidRPr="004219CA">
        <w:rPr>
          <w:rFonts w:ascii="Times New Roman" w:hAnsi="Times New Roman" w:cs="Times New Roman"/>
        </w:rPr>
        <w:t>,</w:t>
      </w:r>
      <w:r w:rsidR="0016677A" w:rsidRPr="004219CA">
        <w:rPr>
          <w:rFonts w:ascii="Times New Roman" w:hAnsi="Times New Roman" w:cs="Times New Roman"/>
          <w:color w:val="000000"/>
          <w:shd w:val="clear" w:color="auto" w:fill="FDFCFB"/>
        </w:rPr>
        <w:t xml:space="preserve"> </w:t>
      </w:r>
      <w:r w:rsidR="00830D02" w:rsidRPr="004219CA">
        <w:rPr>
          <w:rFonts w:ascii="Times New Roman" w:hAnsi="Times New Roman" w:cs="Times New Roman"/>
          <w:color w:val="000000"/>
          <w:shd w:val="clear" w:color="auto" w:fill="FDFCFB"/>
        </w:rPr>
        <w:t>Þuríður Nótt Björgvinsdóttir</w:t>
      </w:r>
      <w:r w:rsidR="00830D02" w:rsidRPr="004219CA">
        <w:rPr>
          <w:rFonts w:ascii="Times New Roman" w:hAnsi="Times New Roman" w:cs="Times New Roman"/>
          <w:color w:val="000000"/>
          <w:shd w:val="clear" w:color="auto" w:fill="FDFCFB"/>
          <w:vertAlign w:val="superscript"/>
        </w:rPr>
        <w:t>4</w:t>
      </w:r>
      <w:r w:rsidR="00830D02">
        <w:rPr>
          <w:rFonts w:ascii="Times New Roman" w:hAnsi="Times New Roman" w:cs="Times New Roman"/>
          <w:color w:val="000000"/>
          <w:shd w:val="clear" w:color="auto" w:fill="FDFCFB"/>
        </w:rPr>
        <w:t>, B</w:t>
      </w:r>
      <w:r w:rsidR="00CC2F11" w:rsidRPr="004219CA">
        <w:rPr>
          <w:rFonts w:ascii="Times New Roman" w:hAnsi="Times New Roman" w:cs="Times New Roman"/>
          <w:color w:val="000000"/>
          <w:shd w:val="clear" w:color="auto" w:fill="FDFCFB"/>
        </w:rPr>
        <w:t>ent Tolstrup Christensen</w:t>
      </w:r>
      <w:r w:rsidR="00CC2F11" w:rsidRPr="004219CA">
        <w:rPr>
          <w:rFonts w:ascii="Times New Roman" w:hAnsi="Times New Roman" w:cs="Times New Roman"/>
          <w:color w:val="000000"/>
          <w:shd w:val="clear" w:color="auto" w:fill="FDFCFB"/>
          <w:vertAlign w:val="superscript"/>
        </w:rPr>
        <w:t>6</w:t>
      </w:r>
      <w:r w:rsidR="00CC2F11" w:rsidRPr="004219CA">
        <w:rPr>
          <w:rFonts w:ascii="Times New Roman" w:hAnsi="Times New Roman" w:cs="Times New Roman"/>
          <w:color w:val="000000"/>
          <w:shd w:val="clear" w:color="auto" w:fill="FDFCFB"/>
        </w:rPr>
        <w:t xml:space="preserve">, </w:t>
      </w:r>
      <w:r w:rsidR="00DB203A" w:rsidRPr="004219CA">
        <w:rPr>
          <w:rFonts w:ascii="Times New Roman" w:hAnsi="Times New Roman" w:cs="Times New Roman"/>
          <w:color w:val="000000"/>
          <w:shd w:val="clear" w:color="auto" w:fill="FDFCFB"/>
        </w:rPr>
        <w:t>Eleni Soumpourou</w:t>
      </w:r>
      <w:r w:rsidR="00CC2F11" w:rsidRPr="004219CA">
        <w:rPr>
          <w:rFonts w:ascii="Times New Roman" w:hAnsi="Times New Roman" w:cs="Times New Roman"/>
          <w:color w:val="000000"/>
          <w:shd w:val="clear" w:color="auto" w:fill="FDFCFB"/>
          <w:vertAlign w:val="superscript"/>
        </w:rPr>
        <w:t>7</w:t>
      </w:r>
      <w:r w:rsidR="00DB203A" w:rsidRPr="004219CA">
        <w:rPr>
          <w:rFonts w:ascii="Times New Roman" w:hAnsi="Times New Roman" w:cs="Times New Roman"/>
          <w:color w:val="000000"/>
          <w:shd w:val="clear" w:color="auto" w:fill="FDFCFB"/>
        </w:rPr>
        <w:t xml:space="preserve">, </w:t>
      </w:r>
      <w:r w:rsidR="00D92D38" w:rsidRPr="004219CA">
        <w:rPr>
          <w:rFonts w:ascii="Times New Roman" w:hAnsi="Times New Roman" w:cs="Times New Roman"/>
          <w:color w:val="000000"/>
          <w:shd w:val="clear" w:color="auto" w:fill="FDFCFB"/>
        </w:rPr>
        <w:t>Giles Oldroyd</w:t>
      </w:r>
      <w:r w:rsidR="00CC2F11" w:rsidRPr="004219CA">
        <w:rPr>
          <w:rFonts w:ascii="Times New Roman" w:hAnsi="Times New Roman" w:cs="Times New Roman"/>
          <w:color w:val="000000"/>
          <w:shd w:val="clear" w:color="auto" w:fill="FDFCFB"/>
          <w:vertAlign w:val="superscript"/>
        </w:rPr>
        <w:t>7</w:t>
      </w:r>
      <w:r w:rsidR="00D92D38" w:rsidRPr="004219CA">
        <w:rPr>
          <w:rFonts w:ascii="Times New Roman" w:hAnsi="Times New Roman" w:cs="Times New Roman"/>
          <w:color w:val="000000"/>
          <w:shd w:val="clear" w:color="auto" w:fill="FDFCFB"/>
        </w:rPr>
        <w:t xml:space="preserve">, </w:t>
      </w:r>
      <w:r w:rsidR="005F6299" w:rsidRPr="004219CA">
        <w:rPr>
          <w:rFonts w:ascii="Times New Roman" w:hAnsi="Times New Roman" w:cs="Times New Roman"/>
          <w:color w:val="000000"/>
          <w:shd w:val="clear" w:color="auto" w:fill="FDFCFB"/>
        </w:rPr>
        <w:t>Rasmus Waagepetersen</w:t>
      </w:r>
      <w:r w:rsidR="005F6299" w:rsidRPr="004219CA">
        <w:rPr>
          <w:rFonts w:ascii="Times New Roman" w:hAnsi="Times New Roman" w:cs="Times New Roman"/>
          <w:color w:val="000000"/>
          <w:shd w:val="clear" w:color="auto" w:fill="FDFCFB"/>
          <w:vertAlign w:val="superscript"/>
        </w:rPr>
        <w:t>3</w:t>
      </w:r>
      <w:r w:rsidR="005F6299"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Marianne Glasius</w:t>
      </w:r>
      <w:r w:rsidR="00DB203A" w:rsidRPr="004219CA">
        <w:rPr>
          <w:rFonts w:ascii="Times New Roman" w:hAnsi="Times New Roman" w:cs="Times New Roman"/>
          <w:vertAlign w:val="superscript"/>
        </w:rPr>
        <w:t>4</w:t>
      </w:r>
      <w:r w:rsidRPr="004219CA">
        <w:rPr>
          <w:rFonts w:ascii="Times New Roman" w:hAnsi="Times New Roman" w:cs="Times New Roman"/>
        </w:rPr>
        <w:t>, Simona Radutoiu</w:t>
      </w:r>
      <w:r w:rsidRPr="004219CA">
        <w:rPr>
          <w:rFonts w:ascii="Times New Roman" w:hAnsi="Times New Roman" w:cs="Times New Roman"/>
          <w:vertAlign w:val="superscript"/>
        </w:rPr>
        <w:t>1</w:t>
      </w:r>
      <w:r w:rsidR="00521906" w:rsidRPr="004219CA">
        <w:rPr>
          <w:rFonts w:ascii="Times New Roman" w:hAnsi="Times New Roman" w:cs="Times New Roman"/>
          <w:vertAlign w:val="superscript"/>
        </w:rPr>
        <w:t>*</w:t>
      </w:r>
      <w:r w:rsidRPr="004219CA">
        <w:rPr>
          <w:rFonts w:ascii="Times New Roman" w:hAnsi="Times New Roman" w:cs="Times New Roman"/>
        </w:rPr>
        <w:t xml:space="preserve">  </w:t>
      </w:r>
    </w:p>
    <w:p w14:paraId="2996AF22" w14:textId="77777777" w:rsidR="00521906" w:rsidRPr="004219CA" w:rsidRDefault="00521906" w:rsidP="00DB2FCC">
      <w:pPr>
        <w:spacing w:line="276" w:lineRule="auto"/>
        <w:jc w:val="both"/>
        <w:rPr>
          <w:rFonts w:ascii="Times New Roman" w:hAnsi="Times New Roman" w:cs="Times New Roman"/>
        </w:rPr>
      </w:pPr>
    </w:p>
    <w:p w14:paraId="14C97B61"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1</w:t>
      </w:r>
      <w:r w:rsidRPr="004219CA">
        <w:rPr>
          <w:rFonts w:ascii="Times New Roman" w:hAnsi="Times New Roman" w:cs="Times New Roman"/>
        </w:rPr>
        <w:t xml:space="preserve"> Depar</w:t>
      </w:r>
      <w:r w:rsidR="00B37DE2" w:rsidRPr="004219CA">
        <w:rPr>
          <w:rFonts w:ascii="Times New Roman" w:hAnsi="Times New Roman" w:cs="Times New Roman"/>
        </w:rPr>
        <w:t>t</w:t>
      </w:r>
      <w:r w:rsidRPr="004219CA">
        <w:rPr>
          <w:rFonts w:ascii="Times New Roman" w:hAnsi="Times New Roman" w:cs="Times New Roman"/>
        </w:rPr>
        <w:t>ment of Molecular Biology and Genetics, Aarhus University</w:t>
      </w:r>
      <w:r w:rsidR="002158A5" w:rsidRPr="004219CA">
        <w:rPr>
          <w:rFonts w:ascii="Times New Roman" w:hAnsi="Times New Roman" w:cs="Times New Roman"/>
        </w:rPr>
        <w:t xml:space="preserve">, </w:t>
      </w:r>
      <w:r w:rsidRPr="004219CA">
        <w:rPr>
          <w:rFonts w:ascii="Times New Roman" w:hAnsi="Times New Roman" w:cs="Times New Roman"/>
        </w:rPr>
        <w:t>Denmark</w:t>
      </w:r>
    </w:p>
    <w:p w14:paraId="108EEB6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2</w:t>
      </w:r>
      <w:r w:rsidRPr="004219CA">
        <w:rPr>
          <w:rFonts w:ascii="Times New Roman" w:hAnsi="Times New Roman" w:cs="Times New Roman"/>
        </w:rPr>
        <w:t xml:space="preserve"> Max-Planck-Institute for Plant Breeding Research, Cologne, Germany</w:t>
      </w:r>
    </w:p>
    <w:p w14:paraId="55EA1DA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3</w:t>
      </w:r>
      <w:r w:rsidRPr="004219CA">
        <w:rPr>
          <w:rFonts w:ascii="Times New Roman" w:hAnsi="Times New Roman" w:cs="Times New Roman"/>
        </w:rPr>
        <w:t xml:space="preserve"> Department of Mathematical Sciences, Aalborg University, Denmark</w:t>
      </w:r>
    </w:p>
    <w:p w14:paraId="118112FF"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4</w:t>
      </w:r>
      <w:r w:rsidR="00521906" w:rsidRPr="004219CA">
        <w:rPr>
          <w:rFonts w:ascii="Times New Roman" w:hAnsi="Times New Roman" w:cs="Times New Roman"/>
        </w:rPr>
        <w:t xml:space="preserve"> Department of Chemistry, Aarhus University, Denmark</w:t>
      </w:r>
    </w:p>
    <w:p w14:paraId="1FC28D5E"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5</w:t>
      </w:r>
      <w:r w:rsidR="00521906" w:rsidRPr="004219CA">
        <w:rPr>
          <w:rFonts w:ascii="Times New Roman" w:hAnsi="Times New Roman" w:cs="Times New Roman"/>
        </w:rPr>
        <w:t xml:space="preserve"> Department of Plant Sciences, Wageningen University, Netherlands</w:t>
      </w:r>
    </w:p>
    <w:p w14:paraId="05B602A1" w14:textId="77777777" w:rsidR="00CC2F11"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6</w:t>
      </w:r>
      <w:r w:rsidRPr="004219CA">
        <w:rPr>
          <w:rFonts w:ascii="Times New Roman" w:hAnsi="Times New Roman" w:cs="Times New Roman"/>
        </w:rPr>
        <w:t xml:space="preserve"> Department of Agroecology, Aarhus University, Denmark</w:t>
      </w:r>
    </w:p>
    <w:p w14:paraId="328F85CC" w14:textId="77777777" w:rsidR="00521906"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7</w:t>
      </w:r>
      <w:r w:rsidR="00AC0B21" w:rsidRPr="004219CA">
        <w:rPr>
          <w:rFonts w:ascii="Times New Roman" w:hAnsi="Times New Roman" w:cs="Times New Roman"/>
        </w:rPr>
        <w:t xml:space="preserve"> </w:t>
      </w:r>
      <w:r w:rsidR="00D92D38" w:rsidRPr="004219CA">
        <w:rPr>
          <w:rFonts w:ascii="Times New Roman" w:hAnsi="Times New Roman" w:cs="Times New Roman"/>
        </w:rPr>
        <w:t>Crop Science Centre, University of Cambridge, United Kingdom</w:t>
      </w:r>
    </w:p>
    <w:p w14:paraId="470CBC80" w14:textId="77777777" w:rsidR="002158A5" w:rsidRPr="004219CA" w:rsidRDefault="002158A5" w:rsidP="00DB2FCC">
      <w:pPr>
        <w:spacing w:line="276" w:lineRule="auto"/>
        <w:jc w:val="both"/>
        <w:rPr>
          <w:rFonts w:ascii="Times New Roman" w:hAnsi="Times New Roman" w:cs="Times New Roman"/>
        </w:rPr>
      </w:pPr>
    </w:p>
    <w:p w14:paraId="4EA848B9" w14:textId="77777777" w:rsidR="00B02DA2" w:rsidRPr="004219CA" w:rsidRDefault="00B02DA2"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 xml:space="preserve"># </w:t>
      </w:r>
      <w:r w:rsidRPr="004219CA">
        <w:rPr>
          <w:rFonts w:ascii="Times New Roman" w:hAnsi="Times New Roman" w:cs="Times New Roman"/>
        </w:rPr>
        <w:t>First authors</w:t>
      </w:r>
    </w:p>
    <w:p w14:paraId="28FAD353"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w:t>
      </w:r>
      <w:r w:rsidR="00B02DA2" w:rsidRPr="004219CA">
        <w:rPr>
          <w:rFonts w:ascii="Times New Roman" w:hAnsi="Times New Roman" w:cs="Times New Roman"/>
          <w:vertAlign w:val="superscript"/>
        </w:rPr>
        <w:t xml:space="preserve"> </w:t>
      </w:r>
      <w:r w:rsidRPr="004219CA">
        <w:rPr>
          <w:rFonts w:ascii="Times New Roman" w:hAnsi="Times New Roman" w:cs="Times New Roman"/>
        </w:rPr>
        <w:t>Corresponding author</w:t>
      </w:r>
    </w:p>
    <w:p w14:paraId="3989E321" w14:textId="77777777" w:rsidR="00521906" w:rsidRPr="004219CA" w:rsidRDefault="00521906" w:rsidP="00DB2FCC">
      <w:pPr>
        <w:spacing w:line="276" w:lineRule="auto"/>
        <w:jc w:val="both"/>
        <w:rPr>
          <w:rFonts w:ascii="Times New Roman" w:hAnsi="Times New Roman" w:cs="Times New Roman"/>
        </w:rPr>
      </w:pPr>
    </w:p>
    <w:p w14:paraId="79DB49DE" w14:textId="77777777" w:rsidR="00521906" w:rsidRPr="004219CA" w:rsidRDefault="00521906" w:rsidP="00DB2FCC">
      <w:pPr>
        <w:spacing w:line="276" w:lineRule="auto"/>
        <w:jc w:val="both"/>
        <w:rPr>
          <w:rFonts w:ascii="Times New Roman" w:hAnsi="Times New Roman" w:cs="Times New Roman"/>
          <w:b/>
          <w:bCs/>
        </w:rPr>
      </w:pPr>
      <w:r w:rsidRPr="002059DF">
        <w:rPr>
          <w:rFonts w:ascii="Times New Roman" w:hAnsi="Times New Roman" w:cs="Times New Roman"/>
          <w:b/>
          <w:bCs/>
        </w:rPr>
        <w:t>Abstract</w:t>
      </w:r>
    </w:p>
    <w:p w14:paraId="6CADC487" w14:textId="731CD1AD" w:rsidR="00CE5D41" w:rsidRPr="004219CA" w:rsidRDefault="00CE5D41" w:rsidP="00DB2FCC">
      <w:pPr>
        <w:spacing w:line="276" w:lineRule="auto"/>
        <w:jc w:val="both"/>
        <w:rPr>
          <w:rFonts w:ascii="Times New Roman" w:hAnsi="Times New Roman" w:cs="Times New Roman"/>
          <w:kern w:val="0"/>
        </w:rPr>
      </w:pPr>
      <w:r w:rsidRPr="007B34C5">
        <w:rPr>
          <w:rFonts w:ascii="Times New Roman" w:hAnsi="Times New Roman" w:cs="Times New Roman"/>
          <w:kern w:val="0"/>
        </w:rPr>
        <w:t xml:space="preserve">Agricultural productivity is often limited by insufficient soil nutrients </w:t>
      </w:r>
      <w:r w:rsidR="00A079E6" w:rsidRPr="007B34C5">
        <w:rPr>
          <w:rFonts w:ascii="Times New Roman" w:hAnsi="Times New Roman" w:cs="Times New Roman"/>
          <w:kern w:val="0"/>
          <w:rPrChange w:id="0" w:author="Simona Radutoiu" w:date="2025-11-12T11:07:00Z" w16du:dateUtc="2025-11-12T10:07:00Z">
            <w:rPr>
              <w:rFonts w:ascii="Times New Roman" w:hAnsi="Times New Roman" w:cs="Times New Roman"/>
              <w:kern w:val="0"/>
              <w:highlight w:val="green"/>
            </w:rPr>
          </w:rPrChange>
        </w:rPr>
        <w:t>required</w:t>
      </w:r>
      <w:r w:rsidRPr="007B34C5">
        <w:rPr>
          <w:rFonts w:ascii="Times New Roman" w:hAnsi="Times New Roman" w:cs="Times New Roman"/>
          <w:kern w:val="0"/>
        </w:rPr>
        <w:t xml:space="preserve"> for optimal crop growth. Understanding how plants interact with beneficial soil microbes to improve nutrient uptake is key to increasing yields while reducing chemical fertiliser use. Two critical</w:t>
      </w:r>
      <w:r w:rsidRPr="007B34C5">
        <w:rPr>
          <w:rFonts w:ascii="Times New Roman" w:hAnsi="Times New Roman" w:cs="Times New Roman"/>
          <w:color w:val="000000" w:themeColor="text1"/>
          <w:kern w:val="0"/>
        </w:rPr>
        <w:t xml:space="preserve"> plant</w:t>
      </w:r>
      <w:ins w:id="1" w:author="Simona Radutoiu" w:date="2025-11-12T11:07:00Z" w16du:dateUtc="2025-11-12T10:07:00Z">
        <w:r w:rsidR="004F0B2B">
          <w:rPr>
            <w:rFonts w:ascii="Times New Roman" w:hAnsi="Times New Roman" w:cs="Times New Roman"/>
            <w:color w:val="000000" w:themeColor="text1"/>
            <w:kern w:val="0"/>
          </w:rPr>
          <w:t>-</w:t>
        </w:r>
      </w:ins>
      <w:del w:id="2" w:author="Simona Radutoiu" w:date="2025-11-12T11:07:00Z" w16du:dateUtc="2025-11-12T10:07:00Z">
        <w:r w:rsidRPr="007B34C5" w:rsidDel="004F0B2B">
          <w:rPr>
            <w:rFonts w:ascii="Times New Roman" w:hAnsi="Times New Roman" w:cs="Times New Roman"/>
            <w:color w:val="000000" w:themeColor="text1"/>
            <w:kern w:val="0"/>
          </w:rPr>
          <w:delText>–</w:delText>
        </w:r>
      </w:del>
      <w:r w:rsidRPr="007B34C5">
        <w:rPr>
          <w:rFonts w:ascii="Times New Roman" w:hAnsi="Times New Roman" w:cs="Times New Roman"/>
          <w:color w:val="000000" w:themeColor="text1"/>
          <w:kern w:val="0"/>
        </w:rPr>
        <w:t xml:space="preserve">microbe interactions, </w:t>
      </w:r>
      <w:r w:rsidR="005623C7" w:rsidRPr="007B34C5">
        <w:rPr>
          <w:rFonts w:ascii="Times New Roman" w:hAnsi="Times New Roman" w:cs="Times New Roman"/>
          <w:color w:val="000000" w:themeColor="text1"/>
          <w:kern w:val="0"/>
          <w:rPrChange w:id="3" w:author="Simona Radutoiu" w:date="2025-11-12T11:07:00Z" w16du:dateUtc="2025-11-12T10:07:00Z">
            <w:rPr>
              <w:rFonts w:ascii="Times New Roman" w:hAnsi="Times New Roman" w:cs="Times New Roman"/>
              <w:color w:val="000000" w:themeColor="text1"/>
              <w:kern w:val="0"/>
              <w:highlight w:val="green"/>
            </w:rPr>
          </w:rPrChange>
        </w:rPr>
        <w:t xml:space="preserve">nitrogen-fixing </w:t>
      </w:r>
      <w:r w:rsidRPr="007B34C5">
        <w:rPr>
          <w:rFonts w:ascii="Times New Roman" w:hAnsi="Times New Roman" w:cs="Times New Roman"/>
          <w:color w:val="000000" w:themeColor="text1"/>
          <w:kern w:val="0"/>
          <w:rPrChange w:id="4" w:author="Simona Radutoiu" w:date="2025-11-12T11:07:00Z" w16du:dateUtc="2025-11-12T10:07:00Z">
            <w:rPr>
              <w:rFonts w:ascii="Times New Roman" w:hAnsi="Times New Roman" w:cs="Times New Roman"/>
              <w:color w:val="000000" w:themeColor="text1"/>
              <w:kern w:val="0"/>
              <w:highlight w:val="green"/>
            </w:rPr>
          </w:rPrChange>
        </w:rPr>
        <w:t xml:space="preserve">and </w:t>
      </w:r>
      <w:r w:rsidR="005623C7" w:rsidRPr="007B34C5">
        <w:rPr>
          <w:rFonts w:ascii="Times New Roman" w:hAnsi="Times New Roman" w:cs="Times New Roman"/>
          <w:color w:val="000000" w:themeColor="text1"/>
          <w:kern w:val="0"/>
          <w:rPrChange w:id="5" w:author="Simona Radutoiu" w:date="2025-11-12T11:07:00Z" w16du:dateUtc="2025-11-12T10:07:00Z">
            <w:rPr>
              <w:rFonts w:ascii="Times New Roman" w:hAnsi="Times New Roman" w:cs="Times New Roman"/>
              <w:color w:val="000000" w:themeColor="text1"/>
              <w:kern w:val="0"/>
              <w:highlight w:val="green"/>
            </w:rPr>
          </w:rPrChange>
        </w:rPr>
        <w:t>a</w:t>
      </w:r>
      <w:r w:rsidRPr="007B34C5">
        <w:rPr>
          <w:rFonts w:ascii="Times New Roman" w:hAnsi="Times New Roman" w:cs="Times New Roman"/>
          <w:color w:val="000000" w:themeColor="text1"/>
          <w:kern w:val="0"/>
          <w:rPrChange w:id="6" w:author="Simona Radutoiu" w:date="2025-11-12T11:07:00Z" w16du:dateUtc="2025-11-12T10:07:00Z">
            <w:rPr>
              <w:rFonts w:ascii="Times New Roman" w:hAnsi="Times New Roman" w:cs="Times New Roman"/>
              <w:color w:val="000000" w:themeColor="text1"/>
              <w:kern w:val="0"/>
              <w:highlight w:val="green"/>
            </w:rPr>
          </w:rPrChange>
        </w:rPr>
        <w:t xml:space="preserve">rbuscular </w:t>
      </w:r>
      <w:r w:rsidR="005623C7" w:rsidRPr="007B34C5">
        <w:rPr>
          <w:rFonts w:ascii="Times New Roman" w:hAnsi="Times New Roman" w:cs="Times New Roman"/>
          <w:color w:val="000000" w:themeColor="text1"/>
          <w:kern w:val="0"/>
          <w:rPrChange w:id="7" w:author="Simona Radutoiu" w:date="2025-11-12T11:07:00Z" w16du:dateUtc="2025-11-12T10:07:00Z">
            <w:rPr>
              <w:rFonts w:ascii="Times New Roman" w:hAnsi="Times New Roman" w:cs="Times New Roman"/>
              <w:color w:val="000000" w:themeColor="text1"/>
              <w:kern w:val="0"/>
              <w:highlight w:val="green"/>
            </w:rPr>
          </w:rPrChange>
        </w:rPr>
        <w:t>m</w:t>
      </w:r>
      <w:r w:rsidRPr="007B34C5">
        <w:rPr>
          <w:rFonts w:ascii="Times New Roman" w:hAnsi="Times New Roman" w:cs="Times New Roman"/>
          <w:color w:val="000000" w:themeColor="text1"/>
          <w:kern w:val="0"/>
          <w:rPrChange w:id="8" w:author="Simona Radutoiu" w:date="2025-11-12T11:07:00Z" w16du:dateUtc="2025-11-12T10:07:00Z">
            <w:rPr>
              <w:rFonts w:ascii="Times New Roman" w:hAnsi="Times New Roman" w:cs="Times New Roman"/>
              <w:color w:val="000000" w:themeColor="text1"/>
              <w:kern w:val="0"/>
              <w:highlight w:val="green"/>
            </w:rPr>
          </w:rPrChange>
        </w:rPr>
        <w:t xml:space="preserve">ycorrhizal </w:t>
      </w:r>
      <w:r w:rsidR="005623C7" w:rsidRPr="007B34C5">
        <w:rPr>
          <w:rFonts w:ascii="Times New Roman" w:hAnsi="Times New Roman" w:cs="Times New Roman"/>
          <w:color w:val="000000" w:themeColor="text1"/>
          <w:kern w:val="0"/>
          <w:rPrChange w:id="9" w:author="Simona Radutoiu" w:date="2025-11-12T11:07:00Z" w16du:dateUtc="2025-11-12T10:07:00Z">
            <w:rPr>
              <w:rFonts w:ascii="Times New Roman" w:hAnsi="Times New Roman" w:cs="Times New Roman"/>
              <w:color w:val="000000" w:themeColor="text1"/>
              <w:kern w:val="0"/>
              <w:highlight w:val="green"/>
            </w:rPr>
          </w:rPrChange>
        </w:rPr>
        <w:t>s</w:t>
      </w:r>
      <w:r w:rsidRPr="007B34C5">
        <w:rPr>
          <w:rFonts w:ascii="Times New Roman" w:hAnsi="Times New Roman" w:cs="Times New Roman"/>
          <w:color w:val="000000" w:themeColor="text1"/>
          <w:kern w:val="0"/>
          <w:rPrChange w:id="10" w:author="Simona Radutoiu" w:date="2025-11-12T11:07:00Z" w16du:dateUtc="2025-11-12T10:07:00Z">
            <w:rPr>
              <w:rFonts w:ascii="Times New Roman" w:hAnsi="Times New Roman" w:cs="Times New Roman"/>
              <w:color w:val="000000" w:themeColor="text1"/>
              <w:kern w:val="0"/>
              <w:highlight w:val="green"/>
            </w:rPr>
          </w:rPrChange>
        </w:rPr>
        <w:t>ymbios</w:t>
      </w:r>
      <w:r w:rsidR="005623C7" w:rsidRPr="007B34C5">
        <w:rPr>
          <w:rFonts w:ascii="Times New Roman" w:hAnsi="Times New Roman" w:cs="Times New Roman"/>
          <w:color w:val="000000" w:themeColor="text1"/>
          <w:kern w:val="0"/>
          <w:rPrChange w:id="11" w:author="Simona Radutoiu" w:date="2025-11-12T11:07:00Z" w16du:dateUtc="2025-11-12T10:07:00Z">
            <w:rPr>
              <w:rFonts w:ascii="Times New Roman" w:hAnsi="Times New Roman" w:cs="Times New Roman"/>
              <w:color w:val="000000" w:themeColor="text1"/>
              <w:kern w:val="0"/>
              <w:highlight w:val="green"/>
            </w:rPr>
          </w:rPrChange>
        </w:rPr>
        <w:t>e</w:t>
      </w:r>
      <w:r w:rsidRPr="007B34C5">
        <w:rPr>
          <w:rFonts w:ascii="Times New Roman" w:hAnsi="Times New Roman" w:cs="Times New Roman"/>
          <w:color w:val="000000" w:themeColor="text1"/>
          <w:kern w:val="0"/>
          <w:rPrChange w:id="12" w:author="Simona Radutoiu" w:date="2025-11-12T11:07:00Z" w16du:dateUtc="2025-11-12T10:07:00Z">
            <w:rPr>
              <w:rFonts w:ascii="Times New Roman" w:hAnsi="Times New Roman" w:cs="Times New Roman"/>
              <w:color w:val="000000" w:themeColor="text1"/>
              <w:kern w:val="0"/>
              <w:highlight w:val="green"/>
            </w:rPr>
          </w:rPrChange>
        </w:rPr>
        <w:t>s</w:t>
      </w:r>
      <w:r w:rsidRPr="007B34C5">
        <w:rPr>
          <w:rFonts w:ascii="Times New Roman" w:hAnsi="Times New Roman" w:cs="Times New Roman"/>
          <w:color w:val="000000" w:themeColor="text1"/>
          <w:kern w:val="0"/>
        </w:rPr>
        <w:t>, are controlled by the ‘Common Symbiosis Signalling Pathway’ (CSSP)</w:t>
      </w:r>
      <w:r w:rsidR="002751D1" w:rsidRPr="007B34C5">
        <w:rPr>
          <w:rFonts w:ascii="Times New Roman" w:hAnsi="Times New Roman" w:cs="Times New Roman"/>
          <w:color w:val="000000" w:themeColor="text1"/>
          <w:kern w:val="0"/>
        </w:rPr>
        <w:t xml:space="preserve">, </w:t>
      </w:r>
      <w:r w:rsidR="002751D1" w:rsidRPr="007B34C5">
        <w:rPr>
          <w:rFonts w:ascii="Times New Roman" w:hAnsi="Times New Roman" w:cs="Times New Roman"/>
          <w:color w:val="000000" w:themeColor="text1"/>
          <w:kern w:val="0"/>
          <w:rPrChange w:id="13" w:author="Simona Radutoiu" w:date="2025-11-12T11:07:00Z" w16du:dateUtc="2025-11-12T10:07:00Z">
            <w:rPr>
              <w:rFonts w:ascii="Times New Roman" w:hAnsi="Times New Roman" w:cs="Times New Roman"/>
              <w:color w:val="000000" w:themeColor="text1"/>
              <w:kern w:val="0"/>
              <w:highlight w:val="green"/>
            </w:rPr>
          </w:rPrChange>
        </w:rPr>
        <w:t>which mediates both symbioses in legumes and arbuscular mycorrhizal symbiosis in cereals and other land plants.</w:t>
      </w:r>
      <w:r w:rsidR="002751D1" w:rsidRPr="007B34C5">
        <w:rPr>
          <w:rFonts w:ascii="Times New Roman" w:hAnsi="Times New Roman" w:cs="Times New Roman"/>
          <w:color w:val="000000" w:themeColor="text1"/>
          <w:kern w:val="0"/>
        </w:rPr>
        <w:t xml:space="preserve"> </w:t>
      </w:r>
      <w:r w:rsidRPr="007B34C5">
        <w:rPr>
          <w:rFonts w:ascii="Times New Roman" w:hAnsi="Times New Roman" w:cs="Times New Roman"/>
          <w:color w:val="000000" w:themeColor="text1"/>
          <w:kern w:val="0"/>
        </w:rPr>
        <w:t xml:space="preserve">While </w:t>
      </w:r>
      <w:r w:rsidRPr="007B34C5">
        <w:rPr>
          <w:rFonts w:ascii="Times New Roman" w:hAnsi="Times New Roman" w:cs="Times New Roman"/>
          <w:color w:val="000000" w:themeColor="text1"/>
        </w:rPr>
        <w:t xml:space="preserve">CSSP gene functions in </w:t>
      </w:r>
      <w:r w:rsidRPr="007B34C5">
        <w:rPr>
          <w:rFonts w:ascii="Times New Roman" w:hAnsi="Times New Roman" w:cs="Times New Roman"/>
          <w:color w:val="000000" w:themeColor="text1"/>
          <w:rPrChange w:id="14" w:author="Simona Radutoiu" w:date="2025-11-12T11:07:00Z" w16du:dateUtc="2025-11-12T10:07:00Z">
            <w:rPr>
              <w:rFonts w:ascii="Times New Roman" w:hAnsi="Times New Roman" w:cs="Times New Roman"/>
              <w:color w:val="000000" w:themeColor="text1"/>
              <w:highlight w:val="green"/>
            </w:rPr>
          </w:rPrChange>
        </w:rPr>
        <w:t>symbios</w:t>
      </w:r>
      <w:r w:rsidR="002751D1" w:rsidRPr="007B34C5">
        <w:rPr>
          <w:rFonts w:ascii="Times New Roman" w:hAnsi="Times New Roman" w:cs="Times New Roman"/>
          <w:color w:val="000000" w:themeColor="text1"/>
          <w:rPrChange w:id="15" w:author="Simona Radutoiu" w:date="2025-11-12T11:07:00Z" w16du:dateUtc="2025-11-12T10:07:00Z">
            <w:rPr>
              <w:rFonts w:ascii="Times New Roman" w:hAnsi="Times New Roman" w:cs="Times New Roman"/>
              <w:color w:val="000000" w:themeColor="text1"/>
              <w:highlight w:val="green"/>
            </w:rPr>
          </w:rPrChange>
        </w:rPr>
        <w:t>e</w:t>
      </w:r>
      <w:r w:rsidRPr="007B34C5">
        <w:rPr>
          <w:rFonts w:ascii="Times New Roman" w:hAnsi="Times New Roman" w:cs="Times New Roman"/>
          <w:color w:val="000000" w:themeColor="text1"/>
          <w:rPrChange w:id="16" w:author="Simona Radutoiu" w:date="2025-11-12T11:07:00Z" w16du:dateUtc="2025-11-12T10:07:00Z">
            <w:rPr>
              <w:rFonts w:ascii="Times New Roman" w:hAnsi="Times New Roman" w:cs="Times New Roman"/>
              <w:color w:val="000000" w:themeColor="text1"/>
              <w:highlight w:val="green"/>
            </w:rPr>
          </w:rPrChange>
        </w:rPr>
        <w:t>s</w:t>
      </w:r>
      <w:r w:rsidRPr="007B34C5">
        <w:rPr>
          <w:rFonts w:ascii="Times New Roman" w:hAnsi="Times New Roman" w:cs="Times New Roman"/>
          <w:color w:val="000000" w:themeColor="text1"/>
        </w:rPr>
        <w:t xml:space="preserve"> are well-studied, their influence on </w:t>
      </w:r>
      <w:r w:rsidR="002751D1" w:rsidRPr="007B34C5">
        <w:rPr>
          <w:rFonts w:ascii="Times New Roman" w:hAnsi="Times New Roman" w:cs="Times New Roman"/>
          <w:color w:val="000000" w:themeColor="text1"/>
          <w:rPrChange w:id="17" w:author="Simona Radutoiu" w:date="2025-11-12T11:07:00Z" w16du:dateUtc="2025-11-12T10:07:00Z">
            <w:rPr>
              <w:rFonts w:ascii="Times New Roman" w:hAnsi="Times New Roman" w:cs="Times New Roman"/>
              <w:color w:val="000000" w:themeColor="text1"/>
              <w:highlight w:val="green"/>
            </w:rPr>
          </w:rPrChange>
        </w:rPr>
        <w:t>the broader root-associated</w:t>
      </w:r>
      <w:r w:rsidRPr="007B34C5">
        <w:rPr>
          <w:rFonts w:ascii="Times New Roman" w:hAnsi="Times New Roman" w:cs="Times New Roman"/>
          <w:color w:val="000000" w:themeColor="text1"/>
        </w:rPr>
        <w:t xml:space="preserve"> microbiota </w:t>
      </w:r>
      <w:ins w:id="18" w:author="Simona Radutoiu" w:date="2025-11-12T11:08:00Z" w16du:dateUtc="2025-11-12T10:08:00Z">
        <w:r w:rsidR="00003F93">
          <w:rPr>
            <w:rFonts w:ascii="Times New Roman" w:hAnsi="Times New Roman" w:cs="Times New Roman"/>
            <w:color w:val="000000" w:themeColor="text1"/>
          </w:rPr>
          <w:t xml:space="preserve">outside legumes </w:t>
        </w:r>
      </w:ins>
      <w:r w:rsidRPr="007B34C5">
        <w:rPr>
          <w:rFonts w:ascii="Times New Roman" w:hAnsi="Times New Roman" w:cs="Times New Roman"/>
          <w:color w:val="000000" w:themeColor="text1"/>
        </w:rPr>
        <w:t>remains unclear.</w:t>
      </w:r>
      <w:r w:rsidRPr="007B34C5">
        <w:rPr>
          <w:rFonts w:ascii="Times New Roman" w:hAnsi="Times New Roman" w:cs="Times New Roman"/>
          <w:color w:val="000000" w:themeColor="text1"/>
          <w:kern w:val="0"/>
        </w:rPr>
        <w:t xml:space="preserve"> Here, we use</w:t>
      </w:r>
      <w:r w:rsidR="002751D1" w:rsidRPr="007B34C5">
        <w:rPr>
          <w:rFonts w:ascii="Times New Roman" w:hAnsi="Times New Roman" w:cs="Times New Roman"/>
          <w:color w:val="000000" w:themeColor="text1"/>
          <w:kern w:val="0"/>
        </w:rPr>
        <w:t xml:space="preserve"> CSSP mutants of </w:t>
      </w:r>
      <w:r w:rsidR="002751D1" w:rsidRPr="007B34C5">
        <w:rPr>
          <w:rFonts w:ascii="Times New Roman" w:hAnsi="Times New Roman" w:cs="Times New Roman"/>
          <w:color w:val="000000" w:themeColor="text1"/>
          <w:kern w:val="0"/>
          <w:rPrChange w:id="19" w:author="Simona Radutoiu" w:date="2025-11-12T11:07:00Z" w16du:dateUtc="2025-11-12T10:07:00Z">
            <w:rPr>
              <w:rFonts w:ascii="Times New Roman" w:hAnsi="Times New Roman" w:cs="Times New Roman"/>
              <w:color w:val="000000" w:themeColor="text1"/>
              <w:kern w:val="0"/>
              <w:highlight w:val="green"/>
            </w:rPr>
          </w:rPrChange>
        </w:rPr>
        <w:t>the model legume</w:t>
      </w:r>
      <w:r w:rsidRPr="007B34C5">
        <w:rPr>
          <w:rFonts w:ascii="Times New Roman" w:hAnsi="Times New Roman" w:cs="Times New Roman"/>
          <w:color w:val="000000" w:themeColor="text1"/>
          <w:kern w:val="0"/>
        </w:rPr>
        <w:t xml:space="preserve"> </w:t>
      </w:r>
      <w:r w:rsidRPr="007B34C5">
        <w:rPr>
          <w:rFonts w:ascii="Times New Roman" w:hAnsi="Times New Roman" w:cs="Times New Roman"/>
          <w:i/>
          <w:iCs/>
          <w:color w:val="000000" w:themeColor="text1"/>
          <w:kern w:val="0"/>
        </w:rPr>
        <w:t>Lotus japonicus</w:t>
      </w:r>
      <w:r w:rsidRPr="007B34C5">
        <w:rPr>
          <w:rFonts w:ascii="Times New Roman" w:hAnsi="Times New Roman" w:cs="Times New Roman"/>
          <w:color w:val="000000" w:themeColor="text1"/>
          <w:kern w:val="0"/>
        </w:rPr>
        <w:t xml:space="preserve"> and</w:t>
      </w:r>
      <w:r w:rsidR="002751D1" w:rsidRPr="007B34C5">
        <w:rPr>
          <w:rFonts w:ascii="Times New Roman" w:hAnsi="Times New Roman" w:cs="Times New Roman"/>
          <w:color w:val="000000" w:themeColor="text1"/>
          <w:kern w:val="0"/>
        </w:rPr>
        <w:t xml:space="preserve"> </w:t>
      </w:r>
      <w:r w:rsidR="002751D1" w:rsidRPr="007B34C5">
        <w:rPr>
          <w:rFonts w:ascii="Times New Roman" w:hAnsi="Times New Roman" w:cs="Times New Roman"/>
          <w:color w:val="000000" w:themeColor="text1"/>
          <w:kern w:val="0"/>
          <w:rPrChange w:id="20" w:author="Simona Radutoiu" w:date="2025-11-12T11:07:00Z" w16du:dateUtc="2025-11-12T10:07:00Z">
            <w:rPr>
              <w:rFonts w:ascii="Times New Roman" w:hAnsi="Times New Roman" w:cs="Times New Roman"/>
              <w:color w:val="000000" w:themeColor="text1"/>
              <w:kern w:val="0"/>
              <w:highlight w:val="green"/>
            </w:rPr>
          </w:rPrChange>
        </w:rPr>
        <w:t>the cereal</w:t>
      </w:r>
      <w:r w:rsidRPr="007B34C5">
        <w:rPr>
          <w:rFonts w:ascii="Times New Roman" w:hAnsi="Times New Roman" w:cs="Times New Roman"/>
          <w:color w:val="000000" w:themeColor="text1"/>
          <w:kern w:val="0"/>
        </w:rPr>
        <w:t xml:space="preserve"> </w:t>
      </w:r>
      <w:r w:rsidRPr="007B34C5">
        <w:rPr>
          <w:rFonts w:ascii="Times New Roman" w:hAnsi="Times New Roman" w:cs="Times New Roman"/>
          <w:i/>
          <w:iCs/>
          <w:color w:val="000000" w:themeColor="text1"/>
          <w:kern w:val="0"/>
        </w:rPr>
        <w:t xml:space="preserve">Hordeum vulgare </w:t>
      </w:r>
      <w:r w:rsidRPr="007B34C5">
        <w:rPr>
          <w:rFonts w:ascii="Times New Roman" w:hAnsi="Times New Roman" w:cs="Times New Roman"/>
          <w:color w:val="000000" w:themeColor="text1"/>
          <w:kern w:val="0"/>
        </w:rPr>
        <w:t xml:space="preserve">to </w:t>
      </w:r>
      <w:r w:rsidR="00A079E6" w:rsidRPr="007B34C5">
        <w:rPr>
          <w:rFonts w:ascii="Times New Roman" w:hAnsi="Times New Roman" w:cs="Times New Roman"/>
          <w:color w:val="000000" w:themeColor="text1"/>
          <w:kern w:val="0"/>
          <w:rPrChange w:id="21" w:author="Simona Radutoiu" w:date="2025-11-12T11:07:00Z" w16du:dateUtc="2025-11-12T10:07:00Z">
            <w:rPr>
              <w:rFonts w:ascii="Times New Roman" w:hAnsi="Times New Roman" w:cs="Times New Roman"/>
              <w:color w:val="000000" w:themeColor="text1"/>
              <w:kern w:val="0"/>
              <w:highlight w:val="green"/>
            </w:rPr>
          </w:rPrChange>
        </w:rPr>
        <w:t>investigate</w:t>
      </w:r>
      <w:r w:rsidRPr="007B34C5">
        <w:rPr>
          <w:rFonts w:ascii="Times New Roman" w:hAnsi="Times New Roman" w:cs="Times New Roman"/>
          <w:color w:val="000000" w:themeColor="text1"/>
          <w:kern w:val="0"/>
        </w:rPr>
        <w:t xml:space="preserve"> how symbiosis signalling and nutrient availability affect plant growth, microbiome assembly, and root exudation. We show that soil nutrient levels are key drivers of plant growth and microbial diversity, and that the plant nutritional state can be predicted based on bacterial root communities. </w:t>
      </w:r>
      <w:ins w:id="22" w:author="Simona Radutoiu" w:date="2025-11-12T11:09:00Z" w16du:dateUtc="2025-11-12T10:09:00Z">
        <w:r w:rsidR="003578A9">
          <w:rPr>
            <w:rFonts w:ascii="Times New Roman" w:hAnsi="Times New Roman" w:cs="Times New Roman"/>
            <w:color w:val="000000" w:themeColor="text1"/>
            <w:kern w:val="0"/>
          </w:rPr>
          <w:t>Studies using s</w:t>
        </w:r>
      </w:ins>
      <w:del w:id="23" w:author="Simona Radutoiu" w:date="2025-11-12T11:09:00Z" w16du:dateUtc="2025-11-12T10:09:00Z">
        <w:r w:rsidRPr="007B34C5" w:rsidDel="003578A9">
          <w:rPr>
            <w:rFonts w:ascii="Times New Roman" w:hAnsi="Times New Roman" w:cs="Times New Roman"/>
            <w:color w:val="000000" w:themeColor="text1"/>
            <w:kern w:val="0"/>
          </w:rPr>
          <w:delText>S</w:delText>
        </w:r>
      </w:del>
      <w:r w:rsidRPr="007B34C5">
        <w:rPr>
          <w:rFonts w:ascii="Times New Roman" w:hAnsi="Times New Roman" w:cs="Times New Roman"/>
          <w:color w:val="000000" w:themeColor="text1"/>
          <w:kern w:val="0"/>
        </w:rPr>
        <w:t>oil and synthetic bacterial communit</w:t>
      </w:r>
      <w:ins w:id="24" w:author="Simona Radutoiu" w:date="2025-11-12T11:09:00Z" w16du:dateUtc="2025-11-12T10:09:00Z">
        <w:r w:rsidR="003578A9">
          <w:rPr>
            <w:rFonts w:ascii="Times New Roman" w:hAnsi="Times New Roman" w:cs="Times New Roman"/>
            <w:color w:val="000000" w:themeColor="text1"/>
            <w:kern w:val="0"/>
          </w:rPr>
          <w:t>ies</w:t>
        </w:r>
      </w:ins>
      <w:del w:id="25" w:author="Simona Radutoiu" w:date="2025-11-12T11:09:00Z" w16du:dateUtc="2025-11-12T10:09:00Z">
        <w:r w:rsidR="00FF35E3" w:rsidRPr="007B34C5" w:rsidDel="003578A9">
          <w:rPr>
            <w:rFonts w:ascii="Times New Roman" w:hAnsi="Times New Roman" w:cs="Times New Roman"/>
            <w:color w:val="000000" w:themeColor="text1"/>
            <w:kern w:val="0"/>
          </w:rPr>
          <w:delText>y</w:delText>
        </w:r>
      </w:del>
      <w:r w:rsidR="00FF35E3" w:rsidRPr="007B34C5">
        <w:rPr>
          <w:rFonts w:ascii="Times New Roman" w:hAnsi="Times New Roman" w:cs="Times New Roman"/>
          <w:color w:val="000000" w:themeColor="text1"/>
          <w:kern w:val="0"/>
        </w:rPr>
        <w:t xml:space="preserve"> </w:t>
      </w:r>
      <w:del w:id="26" w:author="Simona Radutoiu" w:date="2025-11-12T11:09:00Z" w16du:dateUtc="2025-11-12T10:09:00Z">
        <w:r w:rsidR="00FF35E3" w:rsidRPr="007B34C5" w:rsidDel="003578A9">
          <w:rPr>
            <w:rFonts w:ascii="Times New Roman" w:hAnsi="Times New Roman" w:cs="Times New Roman"/>
            <w:color w:val="000000" w:themeColor="text1"/>
            <w:kern w:val="0"/>
          </w:rPr>
          <w:delText>assays</w:delText>
        </w:r>
        <w:r w:rsidRPr="007B34C5" w:rsidDel="003578A9">
          <w:rPr>
            <w:rFonts w:ascii="Times New Roman" w:hAnsi="Times New Roman" w:cs="Times New Roman"/>
            <w:color w:val="000000" w:themeColor="text1"/>
            <w:kern w:val="0"/>
          </w:rPr>
          <w:delText xml:space="preserve"> </w:delText>
        </w:r>
      </w:del>
      <w:r w:rsidRPr="007B34C5">
        <w:rPr>
          <w:rFonts w:ascii="Times New Roman" w:hAnsi="Times New Roman" w:cs="Times New Roman"/>
          <w:color w:val="000000" w:themeColor="text1"/>
          <w:kern w:val="0"/>
        </w:rPr>
        <w:t xml:space="preserve">revealed that CSSP impairment reduces symbiont colonisation </w:t>
      </w:r>
      <w:ins w:id="27" w:author="Simona Radutoiu" w:date="2025-11-12T11:10:00Z" w16du:dateUtc="2025-11-12T10:10:00Z">
        <w:r w:rsidR="00835F4D">
          <w:rPr>
            <w:rFonts w:ascii="Times New Roman" w:hAnsi="Times New Roman" w:cs="Times New Roman"/>
            <w:color w:val="000000" w:themeColor="text1"/>
            <w:kern w:val="0"/>
          </w:rPr>
          <w:t>of</w:t>
        </w:r>
      </w:ins>
      <w:del w:id="28" w:author="Simona Radutoiu" w:date="2025-11-12T11:10:00Z" w16du:dateUtc="2025-11-12T10:10:00Z">
        <w:r w:rsidRPr="007B34C5" w:rsidDel="00835F4D">
          <w:rPr>
            <w:rFonts w:ascii="Times New Roman" w:hAnsi="Times New Roman" w:cs="Times New Roman"/>
            <w:color w:val="000000" w:themeColor="text1"/>
            <w:kern w:val="0"/>
          </w:rPr>
          <w:delText>in</w:delText>
        </w:r>
      </w:del>
      <w:r w:rsidRPr="007B34C5">
        <w:rPr>
          <w:rFonts w:ascii="Times New Roman" w:hAnsi="Times New Roman" w:cs="Times New Roman"/>
          <w:color w:val="000000" w:themeColor="text1"/>
          <w:kern w:val="0"/>
        </w:rPr>
        <w:t xml:space="preserve"> </w:t>
      </w:r>
      <w:r w:rsidRPr="007B34C5">
        <w:rPr>
          <w:rFonts w:ascii="Times New Roman" w:hAnsi="Times New Roman" w:cs="Times New Roman"/>
          <w:i/>
          <w:iCs/>
          <w:color w:val="000000" w:themeColor="text1"/>
          <w:kern w:val="0"/>
        </w:rPr>
        <w:t>Lotus</w:t>
      </w:r>
      <w:ins w:id="29" w:author="Simona Radutoiu" w:date="2025-11-12T11:10:00Z" w16du:dateUtc="2025-11-12T10:10:00Z">
        <w:r w:rsidR="00835F4D">
          <w:rPr>
            <w:rFonts w:ascii="Times New Roman" w:hAnsi="Times New Roman" w:cs="Times New Roman"/>
            <w:i/>
            <w:iCs/>
            <w:color w:val="000000" w:themeColor="text1"/>
            <w:kern w:val="0"/>
          </w:rPr>
          <w:t xml:space="preserve"> </w:t>
        </w:r>
        <w:r w:rsidR="00835F4D" w:rsidRPr="00500441">
          <w:rPr>
            <w:rFonts w:ascii="Times New Roman" w:hAnsi="Times New Roman" w:cs="Times New Roman"/>
            <w:color w:val="000000" w:themeColor="text1"/>
            <w:kern w:val="0"/>
            <w:rPrChange w:id="30" w:author="Simona Radutoiu" w:date="2025-11-12T11:10:00Z" w16du:dateUtc="2025-11-12T10:10:00Z">
              <w:rPr>
                <w:rFonts w:ascii="Times New Roman" w:hAnsi="Times New Roman" w:cs="Times New Roman"/>
                <w:i/>
                <w:iCs/>
                <w:color w:val="000000" w:themeColor="text1"/>
                <w:kern w:val="0"/>
              </w:rPr>
            </w:rPrChange>
          </w:rPr>
          <w:t>roots</w:t>
        </w:r>
      </w:ins>
      <w:r w:rsidRPr="007B34C5">
        <w:rPr>
          <w:rFonts w:ascii="Times New Roman" w:hAnsi="Times New Roman" w:cs="Times New Roman"/>
          <w:color w:val="000000" w:themeColor="text1"/>
          <w:kern w:val="0"/>
        </w:rPr>
        <w:t xml:space="preserve">, leading to niche replacement by commensals, while in </w:t>
      </w:r>
      <w:r w:rsidRPr="007B34C5">
        <w:rPr>
          <w:rFonts w:ascii="Times New Roman" w:hAnsi="Times New Roman" w:cs="Times New Roman"/>
          <w:i/>
          <w:iCs/>
          <w:color w:val="000000" w:themeColor="text1"/>
          <w:kern w:val="0"/>
        </w:rPr>
        <w:t>Hordeum</w:t>
      </w:r>
      <w:r w:rsidR="00A079E6" w:rsidRPr="007B34C5">
        <w:rPr>
          <w:rFonts w:ascii="Times New Roman" w:hAnsi="Times New Roman" w:cs="Times New Roman"/>
          <w:color w:val="000000" w:themeColor="text1"/>
          <w:kern w:val="0"/>
          <w:rPrChange w:id="31" w:author="Simona Radutoiu" w:date="2025-11-12T11:07:00Z" w16du:dateUtc="2025-11-12T10:07:00Z">
            <w:rPr>
              <w:rFonts w:ascii="Times New Roman" w:hAnsi="Times New Roman" w:cs="Times New Roman"/>
              <w:color w:val="000000" w:themeColor="text1"/>
              <w:kern w:val="0"/>
              <w:highlight w:val="green"/>
            </w:rPr>
          </w:rPrChange>
        </w:rPr>
        <w:t xml:space="preserve">, </w:t>
      </w:r>
      <w:r w:rsidRPr="007B34C5">
        <w:rPr>
          <w:rFonts w:ascii="Times New Roman" w:hAnsi="Times New Roman" w:cs="Times New Roman"/>
          <w:color w:val="000000" w:themeColor="text1"/>
          <w:kern w:val="0"/>
          <w:rPrChange w:id="32" w:author="Simona Radutoiu" w:date="2025-11-12T11:07:00Z" w16du:dateUtc="2025-11-12T10:07:00Z">
            <w:rPr>
              <w:rFonts w:ascii="Times New Roman" w:hAnsi="Times New Roman" w:cs="Times New Roman"/>
              <w:color w:val="000000" w:themeColor="text1"/>
              <w:kern w:val="0"/>
              <w:highlight w:val="green"/>
            </w:rPr>
          </w:rPrChange>
        </w:rPr>
        <w:t xml:space="preserve">colonisation </w:t>
      </w:r>
      <w:r w:rsidR="00A079E6" w:rsidRPr="007B34C5">
        <w:rPr>
          <w:rFonts w:ascii="Times New Roman" w:hAnsi="Times New Roman" w:cs="Times New Roman"/>
          <w:color w:val="000000" w:themeColor="text1"/>
          <w:kern w:val="0"/>
          <w:rPrChange w:id="33" w:author="Simona Radutoiu" w:date="2025-11-12T11:07:00Z" w16du:dateUtc="2025-11-12T10:07:00Z">
            <w:rPr>
              <w:rFonts w:ascii="Times New Roman" w:hAnsi="Times New Roman" w:cs="Times New Roman"/>
              <w:color w:val="000000" w:themeColor="text1"/>
              <w:kern w:val="0"/>
              <w:highlight w:val="green"/>
            </w:rPr>
          </w:rPrChange>
        </w:rPr>
        <w:t>by</w:t>
      </w:r>
      <w:r w:rsidRPr="007B34C5">
        <w:rPr>
          <w:rFonts w:ascii="Times New Roman" w:hAnsi="Times New Roman" w:cs="Times New Roman"/>
          <w:color w:val="000000" w:themeColor="text1"/>
          <w:kern w:val="0"/>
        </w:rPr>
        <w:t xml:space="preserve"> diverse bacteria is altered. Root exudate analyses connect CSSP </w:t>
      </w:r>
      <w:r w:rsidRPr="007B34C5">
        <w:rPr>
          <w:rFonts w:ascii="Times New Roman" w:hAnsi="Times New Roman" w:cs="Times New Roman"/>
          <w:kern w:val="0"/>
        </w:rPr>
        <w:t xml:space="preserve">genes with various plant metabolic processes, including biosynthesis of </w:t>
      </w:r>
      <w:r w:rsidR="002751D1" w:rsidRPr="007B34C5">
        <w:rPr>
          <w:rFonts w:ascii="Times New Roman" w:hAnsi="Times New Roman" w:cs="Times New Roman"/>
          <w:kern w:val="0"/>
          <w:rPrChange w:id="34" w:author="Simona Radutoiu" w:date="2025-11-12T11:07:00Z" w16du:dateUtc="2025-11-12T10:07:00Z">
            <w:rPr>
              <w:rFonts w:ascii="Times New Roman" w:hAnsi="Times New Roman" w:cs="Times New Roman"/>
              <w:kern w:val="0"/>
              <w:highlight w:val="green"/>
            </w:rPr>
          </w:rPrChange>
        </w:rPr>
        <w:t>phenylpropanoids</w:t>
      </w:r>
      <w:r w:rsidR="002751D1" w:rsidRPr="007B34C5">
        <w:rPr>
          <w:rFonts w:ascii="Times New Roman" w:hAnsi="Times New Roman" w:cs="Times New Roman"/>
          <w:kern w:val="0"/>
        </w:rPr>
        <w:t xml:space="preserve">, particularly </w:t>
      </w:r>
      <w:r w:rsidRPr="007B34C5">
        <w:rPr>
          <w:rFonts w:ascii="Times New Roman" w:hAnsi="Times New Roman" w:cs="Times New Roman"/>
          <w:kern w:val="0"/>
        </w:rPr>
        <w:t>flavonoids</w:t>
      </w:r>
      <w:r w:rsidR="002751D1" w:rsidRPr="007B34C5">
        <w:rPr>
          <w:rFonts w:ascii="Times New Roman" w:hAnsi="Times New Roman" w:cs="Times New Roman"/>
          <w:kern w:val="0"/>
        </w:rPr>
        <w:t xml:space="preserve"> and</w:t>
      </w:r>
      <w:r w:rsidRPr="007B34C5">
        <w:rPr>
          <w:rFonts w:ascii="Times New Roman" w:hAnsi="Times New Roman" w:cs="Times New Roman"/>
          <w:kern w:val="0"/>
        </w:rPr>
        <w:t xml:space="preserve"> </w:t>
      </w:r>
      <w:r w:rsidRPr="007B34C5">
        <w:rPr>
          <w:rFonts w:ascii="Times New Roman" w:hAnsi="Times New Roman" w:cs="Times New Roman"/>
          <w:kern w:val="0"/>
          <w:rPrChange w:id="35" w:author="Simona Radutoiu" w:date="2025-11-12T11:07:00Z" w16du:dateUtc="2025-11-12T10:07:00Z">
            <w:rPr>
              <w:rFonts w:ascii="Times New Roman" w:hAnsi="Times New Roman" w:cs="Times New Roman"/>
              <w:kern w:val="0"/>
              <w:highlight w:val="green"/>
            </w:rPr>
          </w:rPrChange>
        </w:rPr>
        <w:t>coumarin</w:t>
      </w:r>
      <w:r w:rsidR="002751D1" w:rsidRPr="007B34C5">
        <w:rPr>
          <w:rFonts w:ascii="Times New Roman" w:hAnsi="Times New Roman" w:cs="Times New Roman"/>
          <w:kern w:val="0"/>
          <w:rPrChange w:id="36" w:author="Simona Radutoiu" w:date="2025-11-12T11:07:00Z" w16du:dateUtc="2025-11-12T10:07:00Z">
            <w:rPr>
              <w:rFonts w:ascii="Times New Roman" w:hAnsi="Times New Roman" w:cs="Times New Roman"/>
              <w:kern w:val="0"/>
              <w:highlight w:val="green"/>
            </w:rPr>
          </w:rPrChange>
        </w:rPr>
        <w:t>s</w:t>
      </w:r>
      <w:r w:rsidRPr="007B34C5">
        <w:rPr>
          <w:rFonts w:ascii="Times New Roman" w:hAnsi="Times New Roman" w:cs="Times New Roman"/>
          <w:kern w:val="0"/>
        </w:rPr>
        <w:t xml:space="preserve">, salicylic acid, and plant hormones </w:t>
      </w:r>
      <w:r w:rsidR="002751D1" w:rsidRPr="007B34C5">
        <w:rPr>
          <w:rFonts w:ascii="Times New Roman" w:hAnsi="Times New Roman" w:cs="Times New Roman"/>
          <w:kern w:val="0"/>
        </w:rPr>
        <w:t>such as</w:t>
      </w:r>
      <w:r w:rsidRPr="007B34C5">
        <w:rPr>
          <w:rFonts w:ascii="Times New Roman" w:hAnsi="Times New Roman" w:cs="Times New Roman"/>
          <w:kern w:val="0"/>
        </w:rPr>
        <w:t xml:space="preserve"> auxin and gibberellin. Individual CSSP genes exhibit differential effects</w:t>
      </w:r>
      <w:r w:rsidR="002751D1" w:rsidRPr="007B34C5">
        <w:rPr>
          <w:rFonts w:ascii="Times New Roman" w:hAnsi="Times New Roman" w:cs="Times New Roman"/>
          <w:kern w:val="0"/>
        </w:rPr>
        <w:t>,</w:t>
      </w:r>
      <w:r w:rsidRPr="007B34C5">
        <w:rPr>
          <w:rFonts w:ascii="Times New Roman" w:hAnsi="Times New Roman" w:cs="Times New Roman"/>
          <w:kern w:val="0"/>
        </w:rPr>
        <w:t xml:space="preserve"> suggesting additional functions in plant–microbe interactions beyond root symbioses</w:t>
      </w:r>
      <w:r w:rsidR="002751D1" w:rsidRPr="007B34C5">
        <w:rPr>
          <w:rFonts w:ascii="Times New Roman" w:hAnsi="Times New Roman" w:cs="Times New Roman"/>
          <w:kern w:val="0"/>
        </w:rPr>
        <w:t xml:space="preserve">. </w:t>
      </w:r>
      <w:r w:rsidR="002751D1" w:rsidRPr="007B34C5">
        <w:rPr>
          <w:rFonts w:ascii="Times New Roman" w:hAnsi="Times New Roman" w:cs="Times New Roman"/>
          <w:kern w:val="0"/>
          <w:rPrChange w:id="37" w:author="Simona Radutoiu" w:date="2025-11-12T11:07:00Z" w16du:dateUtc="2025-11-12T10:07:00Z">
            <w:rPr>
              <w:rFonts w:ascii="Times New Roman" w:hAnsi="Times New Roman" w:cs="Times New Roman"/>
              <w:kern w:val="0"/>
              <w:highlight w:val="green"/>
            </w:rPr>
          </w:rPrChange>
        </w:rPr>
        <w:t xml:space="preserve">These findings highlight the broader significance of symbiosis signalling in shaping </w:t>
      </w:r>
      <w:r w:rsidR="002751D1" w:rsidRPr="007B34C5">
        <w:rPr>
          <w:rFonts w:ascii="Times New Roman" w:hAnsi="Times New Roman" w:cs="Times New Roman"/>
          <w:color w:val="000000" w:themeColor="text1"/>
          <w:kern w:val="0"/>
          <w:rPrChange w:id="38" w:author="Simona Radutoiu" w:date="2025-11-12T11:07:00Z" w16du:dateUtc="2025-11-12T10:07:00Z">
            <w:rPr>
              <w:rFonts w:ascii="Times New Roman" w:hAnsi="Times New Roman" w:cs="Times New Roman"/>
              <w:color w:val="000000" w:themeColor="text1"/>
              <w:kern w:val="0"/>
              <w:highlight w:val="green"/>
            </w:rPr>
          </w:rPrChange>
        </w:rPr>
        <w:t>plant</w:t>
      </w:r>
      <w:ins w:id="39" w:author="Simona Radutoiu" w:date="2025-11-12T11:11:00Z" w16du:dateUtc="2025-11-12T10:11:00Z">
        <w:r w:rsidR="007842F1">
          <w:rPr>
            <w:rFonts w:ascii="Times New Roman" w:hAnsi="Times New Roman" w:cs="Times New Roman"/>
            <w:color w:val="000000" w:themeColor="text1"/>
            <w:kern w:val="0"/>
          </w:rPr>
          <w:t>-</w:t>
        </w:r>
      </w:ins>
      <w:del w:id="40" w:author="Simona Radutoiu" w:date="2025-11-12T11:11:00Z" w16du:dateUtc="2025-11-12T10:11:00Z">
        <w:r w:rsidR="002751D1" w:rsidRPr="007B34C5" w:rsidDel="007842F1">
          <w:rPr>
            <w:rFonts w:ascii="Times New Roman" w:hAnsi="Times New Roman" w:cs="Times New Roman"/>
            <w:color w:val="000000" w:themeColor="text1"/>
            <w:kern w:val="0"/>
            <w:rPrChange w:id="41" w:author="Simona Radutoiu" w:date="2025-11-12T11:07:00Z" w16du:dateUtc="2025-11-12T10:07:00Z">
              <w:rPr>
                <w:rFonts w:ascii="Times New Roman" w:hAnsi="Times New Roman" w:cs="Times New Roman"/>
                <w:color w:val="000000" w:themeColor="text1"/>
                <w:kern w:val="0"/>
                <w:highlight w:val="green"/>
              </w:rPr>
            </w:rPrChange>
          </w:rPr>
          <w:delText>–</w:delText>
        </w:r>
      </w:del>
      <w:r w:rsidR="002751D1" w:rsidRPr="007B34C5">
        <w:rPr>
          <w:rFonts w:ascii="Times New Roman" w:hAnsi="Times New Roman" w:cs="Times New Roman"/>
          <w:color w:val="000000" w:themeColor="text1"/>
          <w:kern w:val="0"/>
          <w:rPrChange w:id="42" w:author="Simona Radutoiu" w:date="2025-11-12T11:07:00Z" w16du:dateUtc="2025-11-12T10:07:00Z">
            <w:rPr>
              <w:rFonts w:ascii="Times New Roman" w:hAnsi="Times New Roman" w:cs="Times New Roman"/>
              <w:color w:val="000000" w:themeColor="text1"/>
              <w:kern w:val="0"/>
              <w:highlight w:val="green"/>
            </w:rPr>
          </w:rPrChange>
        </w:rPr>
        <w:t>microbe associations and point to new strategies for improving crop nutrition and productivity.</w:t>
      </w:r>
    </w:p>
    <w:p w14:paraId="61596B0C" w14:textId="77777777" w:rsidR="00CE5D41" w:rsidRPr="004219CA" w:rsidRDefault="00CE5D41" w:rsidP="00DB2FCC">
      <w:pPr>
        <w:spacing w:line="276" w:lineRule="auto"/>
        <w:jc w:val="both"/>
        <w:rPr>
          <w:rFonts w:ascii="Times New Roman" w:hAnsi="Times New Roman" w:cs="Times New Roman"/>
          <w:b/>
          <w:bCs/>
        </w:rPr>
      </w:pPr>
    </w:p>
    <w:p w14:paraId="76577E5D" w14:textId="77777777" w:rsidR="0034349C" w:rsidRDefault="0034349C" w:rsidP="00DB2FCC">
      <w:pPr>
        <w:spacing w:line="276" w:lineRule="auto"/>
        <w:jc w:val="both"/>
        <w:rPr>
          <w:rFonts w:ascii="Times New Roman" w:hAnsi="Times New Roman" w:cs="Times New Roman"/>
          <w:u w:val="single"/>
        </w:rPr>
      </w:pPr>
    </w:p>
    <w:p w14:paraId="72F986AD" w14:textId="77777777" w:rsidR="00CC413E" w:rsidRPr="004219CA" w:rsidRDefault="00CC413E" w:rsidP="00DB2FCC">
      <w:pPr>
        <w:spacing w:line="276" w:lineRule="auto"/>
        <w:jc w:val="both"/>
        <w:rPr>
          <w:rFonts w:ascii="Times New Roman" w:hAnsi="Times New Roman" w:cs="Times New Roman"/>
          <w:kern w:val="0"/>
        </w:rPr>
      </w:pPr>
    </w:p>
    <w:p w14:paraId="1597ADAC" w14:textId="77777777" w:rsidR="00521906" w:rsidRPr="004219CA" w:rsidRDefault="00521906" w:rsidP="00DB2FCC">
      <w:pPr>
        <w:spacing w:line="276" w:lineRule="auto"/>
        <w:jc w:val="both"/>
        <w:rPr>
          <w:rFonts w:ascii="Times New Roman" w:hAnsi="Times New Roman" w:cs="Times New Roman"/>
          <w:b/>
          <w:bCs/>
        </w:rPr>
      </w:pPr>
      <w:r w:rsidRPr="002059DF">
        <w:rPr>
          <w:rFonts w:ascii="Times New Roman" w:hAnsi="Times New Roman" w:cs="Times New Roman"/>
          <w:b/>
          <w:bCs/>
        </w:rPr>
        <w:lastRenderedPageBreak/>
        <w:t>Introduction</w:t>
      </w:r>
    </w:p>
    <w:p w14:paraId="76EE6AEF" w14:textId="4A9D69D2" w:rsidR="00C8021E" w:rsidRPr="004219CA" w:rsidRDefault="00EC06BE"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The </w:t>
      </w:r>
      <w:r w:rsidR="00F10BB0" w:rsidRPr="004219CA">
        <w:rPr>
          <w:rFonts w:ascii="Times New Roman" w:hAnsi="Times New Roman" w:cs="Times New Roman"/>
          <w:kern w:val="0"/>
        </w:rPr>
        <w:t xml:space="preserve">steady population increase and </w:t>
      </w:r>
      <w:r w:rsidRPr="004219CA">
        <w:rPr>
          <w:rFonts w:ascii="Times New Roman" w:hAnsi="Times New Roman" w:cs="Times New Roman"/>
          <w:kern w:val="0"/>
        </w:rPr>
        <w:t>high demand for food production</w:t>
      </w:r>
      <w:r w:rsidR="00C8021E" w:rsidRPr="004219CA">
        <w:rPr>
          <w:rFonts w:ascii="Times New Roman" w:hAnsi="Times New Roman" w:cs="Times New Roman"/>
          <w:kern w:val="0"/>
        </w:rPr>
        <w:t xml:space="preserve"> put </w:t>
      </w:r>
      <w:r w:rsidR="003B19A5" w:rsidRPr="004219CA">
        <w:rPr>
          <w:rFonts w:ascii="Times New Roman" w:hAnsi="Times New Roman" w:cs="Times New Roman"/>
          <w:kern w:val="0"/>
        </w:rPr>
        <w:t>immense pressure on agricultural production systems</w:t>
      </w:r>
      <w:r w:rsidR="00F10BB0" w:rsidRPr="004219CA">
        <w:rPr>
          <w:rFonts w:ascii="Times New Roman" w:hAnsi="Times New Roman" w:cs="Times New Roman"/>
          <w:kern w:val="0"/>
        </w:rPr>
        <w:t>,</w:t>
      </w:r>
      <w:r w:rsidR="003B19A5" w:rsidRPr="004219CA">
        <w:rPr>
          <w:rFonts w:ascii="Times New Roman" w:hAnsi="Times New Roman" w:cs="Times New Roman"/>
          <w:kern w:val="0"/>
        </w:rPr>
        <w:t xml:space="preserve"> rais</w:t>
      </w:r>
      <w:r w:rsidR="00C8021E" w:rsidRPr="004219CA">
        <w:rPr>
          <w:rFonts w:ascii="Times New Roman" w:hAnsi="Times New Roman" w:cs="Times New Roman"/>
          <w:kern w:val="0"/>
        </w:rPr>
        <w:t>ing</w:t>
      </w:r>
      <w:r w:rsidR="003B19A5" w:rsidRPr="004219CA">
        <w:rPr>
          <w:rFonts w:ascii="Times New Roman" w:hAnsi="Times New Roman" w:cs="Times New Roman"/>
          <w:kern w:val="0"/>
        </w:rPr>
        <w:t xml:space="preserve"> major concerns about an upcoming global food crisis</w:t>
      </w:r>
      <w:r w:rsidR="00F10BB0" w:rsidRPr="004219CA">
        <w:rPr>
          <w:rFonts w:ascii="Times New Roman" w:hAnsi="Times New Roman" w:cs="Times New Roman"/>
          <w:kern w:val="0"/>
          <w:vertAlign w:val="superscript"/>
        </w:rPr>
        <w:t>1</w:t>
      </w:r>
      <w:r w:rsidR="003B19A5" w:rsidRPr="004219CA">
        <w:rPr>
          <w:rFonts w:ascii="Times New Roman" w:hAnsi="Times New Roman" w:cs="Times New Roman"/>
          <w:kern w:val="0"/>
        </w:rPr>
        <w:t>.</w:t>
      </w:r>
      <w:r w:rsidR="00C8021E" w:rsidRPr="004219CA">
        <w:rPr>
          <w:rFonts w:ascii="Times New Roman" w:hAnsi="Times New Roman" w:cs="Times New Roman"/>
          <w:kern w:val="0"/>
        </w:rPr>
        <w:t xml:space="preserve"> </w:t>
      </w:r>
      <w:r w:rsidR="00F10BB0" w:rsidRPr="004219CA">
        <w:rPr>
          <w:rFonts w:ascii="Times New Roman" w:hAnsi="Times New Roman" w:cs="Times New Roman"/>
          <w:kern w:val="0"/>
        </w:rPr>
        <w:t>Crop</w:t>
      </w:r>
      <w:r w:rsidR="003B19A5" w:rsidRPr="004219CA">
        <w:rPr>
          <w:rFonts w:ascii="Times New Roman" w:hAnsi="Times New Roman" w:cs="Times New Roman"/>
          <w:kern w:val="0"/>
        </w:rPr>
        <w:t xml:space="preserve"> productivity is </w:t>
      </w:r>
      <w:r w:rsidR="0003588F" w:rsidRPr="004219CA">
        <w:rPr>
          <w:rFonts w:ascii="Times New Roman" w:hAnsi="Times New Roman" w:cs="Times New Roman"/>
          <w:kern w:val="0"/>
        </w:rPr>
        <w:t>primarily</w:t>
      </w:r>
      <w:r w:rsidR="00F10BB0" w:rsidRPr="004219CA">
        <w:rPr>
          <w:rFonts w:ascii="Times New Roman" w:hAnsi="Times New Roman" w:cs="Times New Roman"/>
          <w:kern w:val="0"/>
        </w:rPr>
        <w:t xml:space="preserve"> </w:t>
      </w:r>
      <w:r w:rsidR="0003588F" w:rsidRPr="004219CA">
        <w:rPr>
          <w:rFonts w:ascii="Times New Roman" w:hAnsi="Times New Roman" w:cs="Times New Roman"/>
          <w:kern w:val="0"/>
        </w:rPr>
        <w:t>constrained</w:t>
      </w:r>
      <w:r w:rsidR="00F10BB0" w:rsidRPr="004219CA">
        <w:rPr>
          <w:rFonts w:ascii="Times New Roman" w:hAnsi="Times New Roman" w:cs="Times New Roman"/>
          <w:kern w:val="0"/>
        </w:rPr>
        <w:t xml:space="preserve"> by insufficient</w:t>
      </w:r>
      <w:r w:rsidR="003B19A5" w:rsidRPr="004219CA">
        <w:rPr>
          <w:rFonts w:ascii="Times New Roman" w:hAnsi="Times New Roman" w:cs="Times New Roman"/>
          <w:kern w:val="0"/>
        </w:rPr>
        <w:t xml:space="preserve"> </w:t>
      </w:r>
      <w:r w:rsidR="00C03247" w:rsidRPr="004219CA">
        <w:rPr>
          <w:rFonts w:ascii="Times New Roman" w:hAnsi="Times New Roman" w:cs="Times New Roman"/>
          <w:kern w:val="0"/>
        </w:rPr>
        <w:t xml:space="preserve">soil </w:t>
      </w:r>
      <w:r w:rsidR="003B19A5" w:rsidRPr="004219CA">
        <w:rPr>
          <w:rFonts w:ascii="Times New Roman" w:hAnsi="Times New Roman" w:cs="Times New Roman"/>
          <w:kern w:val="0"/>
        </w:rPr>
        <w:t>nutrient</w:t>
      </w:r>
      <w:r w:rsidR="00C8021E" w:rsidRPr="004219CA">
        <w:rPr>
          <w:rFonts w:ascii="Times New Roman" w:hAnsi="Times New Roman" w:cs="Times New Roman"/>
          <w:kern w:val="0"/>
        </w:rPr>
        <w:t>s</w:t>
      </w:r>
      <w:r w:rsidR="0003588F" w:rsidRPr="004219CA">
        <w:rPr>
          <w:rFonts w:ascii="Times New Roman" w:hAnsi="Times New Roman" w:cs="Times New Roman"/>
          <w:kern w:val="0"/>
        </w:rPr>
        <w:t>, which a</w:t>
      </w:r>
      <w:r w:rsidR="003B19A5" w:rsidRPr="004219CA">
        <w:rPr>
          <w:rFonts w:ascii="Times New Roman" w:hAnsi="Times New Roman" w:cs="Times New Roman"/>
          <w:kern w:val="0"/>
        </w:rPr>
        <w:t xml:space="preserve">re </w:t>
      </w:r>
      <w:r w:rsidR="0003588F" w:rsidRPr="004219CA">
        <w:rPr>
          <w:rFonts w:ascii="Times New Roman" w:hAnsi="Times New Roman" w:cs="Times New Roman"/>
          <w:kern w:val="0"/>
        </w:rPr>
        <w:t>essential</w:t>
      </w:r>
      <w:r w:rsidR="003B19A5" w:rsidRPr="004219CA">
        <w:rPr>
          <w:rFonts w:ascii="Times New Roman" w:hAnsi="Times New Roman" w:cs="Times New Roman"/>
          <w:kern w:val="0"/>
        </w:rPr>
        <w:t xml:space="preserve"> for plant growth but </w:t>
      </w:r>
      <w:r w:rsidR="0003588F" w:rsidRPr="004219CA">
        <w:rPr>
          <w:rFonts w:ascii="Times New Roman" w:hAnsi="Times New Roman" w:cs="Times New Roman"/>
          <w:kern w:val="0"/>
        </w:rPr>
        <w:t>often exist in</w:t>
      </w:r>
      <w:r w:rsidR="003B19A5" w:rsidRPr="004219CA">
        <w:rPr>
          <w:rFonts w:ascii="Times New Roman" w:hAnsi="Times New Roman" w:cs="Times New Roman"/>
          <w:kern w:val="0"/>
        </w:rPr>
        <w:t xml:space="preserve"> forms inaccessible to plants</w:t>
      </w:r>
      <w:r w:rsidR="003B19A5" w:rsidRPr="004219CA">
        <w:rPr>
          <w:rFonts w:ascii="Times New Roman" w:hAnsi="Times New Roman" w:cs="Times New Roman"/>
          <w:kern w:val="0"/>
          <w:vertAlign w:val="superscript"/>
        </w:rPr>
        <w:t>2,3</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Currently, a</w:t>
      </w:r>
      <w:r w:rsidR="00C03247" w:rsidRPr="004219CA">
        <w:rPr>
          <w:rFonts w:ascii="Times New Roman" w:hAnsi="Times New Roman" w:cs="Times New Roman"/>
          <w:kern w:val="0"/>
        </w:rPr>
        <w:t>gricultur</w:t>
      </w:r>
      <w:ins w:id="43" w:author="Simona Radutoiu" w:date="2025-11-12T11:12:00Z" w16du:dateUtc="2025-11-12T10:12:00Z">
        <w:r w:rsidR="00ED1E4E">
          <w:rPr>
            <w:rFonts w:ascii="Times New Roman" w:hAnsi="Times New Roman" w:cs="Times New Roman"/>
            <w:kern w:val="0"/>
          </w:rPr>
          <w:t>al practices</w:t>
        </w:r>
      </w:ins>
      <w:del w:id="44" w:author="Simona Radutoiu" w:date="2025-11-12T11:12:00Z" w16du:dateUtc="2025-11-12T10:12:00Z">
        <w:r w:rsidR="00C03247" w:rsidRPr="004219CA" w:rsidDel="00ED1E4E">
          <w:rPr>
            <w:rFonts w:ascii="Times New Roman" w:hAnsi="Times New Roman" w:cs="Times New Roman"/>
            <w:kern w:val="0"/>
          </w:rPr>
          <w:delText>e</w:delText>
        </w:r>
      </w:del>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rel</w:t>
      </w:r>
      <w:ins w:id="45" w:author="Simona Radutoiu" w:date="2025-11-12T11:12:00Z" w16du:dateUtc="2025-11-12T10:12:00Z">
        <w:r w:rsidR="00ED1E4E">
          <w:rPr>
            <w:rFonts w:ascii="Times New Roman" w:hAnsi="Times New Roman" w:cs="Times New Roman"/>
            <w:kern w:val="0"/>
          </w:rPr>
          <w:t>y</w:t>
        </w:r>
      </w:ins>
      <w:del w:id="46" w:author="Simona Radutoiu" w:date="2025-11-12T11:12:00Z" w16du:dateUtc="2025-11-12T10:12:00Z">
        <w:r w:rsidR="0003588F" w:rsidRPr="004219CA" w:rsidDel="00ED1E4E">
          <w:rPr>
            <w:rFonts w:ascii="Times New Roman" w:hAnsi="Times New Roman" w:cs="Times New Roman"/>
            <w:kern w:val="0"/>
          </w:rPr>
          <w:delText>ies</w:delText>
        </w:r>
      </w:del>
      <w:r w:rsidR="0003588F" w:rsidRPr="004219CA">
        <w:rPr>
          <w:rFonts w:ascii="Times New Roman" w:hAnsi="Times New Roman" w:cs="Times New Roman"/>
          <w:kern w:val="0"/>
        </w:rPr>
        <w:t xml:space="preserve"> heavily</w:t>
      </w:r>
      <w:r w:rsidR="003B19A5" w:rsidRPr="004219CA">
        <w:rPr>
          <w:rFonts w:ascii="Times New Roman" w:hAnsi="Times New Roman" w:cs="Times New Roman"/>
          <w:kern w:val="0"/>
        </w:rPr>
        <w:t xml:space="preserve"> on chemical fertilisers</w:t>
      </w:r>
      <w:r w:rsidR="0003588F" w:rsidRPr="004219CA">
        <w:rPr>
          <w:rFonts w:ascii="Times New Roman" w:hAnsi="Times New Roman" w:cs="Times New Roman"/>
          <w:kern w:val="0"/>
        </w:rPr>
        <w:t>, which are not only costly and</w:t>
      </w:r>
      <w:r w:rsidR="00D17E46" w:rsidRPr="004219CA">
        <w:rPr>
          <w:rFonts w:ascii="Times New Roman" w:hAnsi="Times New Roman" w:cs="Times New Roman"/>
          <w:kern w:val="0"/>
        </w:rPr>
        <w:t xml:space="preserve"> </w:t>
      </w:r>
      <w:r w:rsidR="003B19A5" w:rsidRPr="004219CA">
        <w:rPr>
          <w:rFonts w:ascii="Times New Roman" w:hAnsi="Times New Roman" w:cs="Times New Roman"/>
          <w:kern w:val="0"/>
        </w:rPr>
        <w:t>inaccessible to most developing countries</w:t>
      </w:r>
      <w:r w:rsidR="0003588F" w:rsidRPr="004219CA">
        <w:rPr>
          <w:rFonts w:ascii="Times New Roman" w:hAnsi="Times New Roman" w:cs="Times New Roman"/>
          <w:kern w:val="0"/>
        </w:rPr>
        <w:t xml:space="preserve"> but also </w:t>
      </w:r>
      <w:r w:rsidR="003B19A5" w:rsidRPr="004219CA">
        <w:rPr>
          <w:rFonts w:ascii="Times New Roman" w:hAnsi="Times New Roman" w:cs="Times New Roman"/>
          <w:kern w:val="0"/>
        </w:rPr>
        <w:t>have severe negative environmental effects</w:t>
      </w:r>
      <w:r w:rsidR="008E3CE0" w:rsidRPr="004219CA">
        <w:rPr>
          <w:rFonts w:ascii="Times New Roman" w:hAnsi="Times New Roman" w:cs="Times New Roman"/>
          <w:kern w:val="0"/>
          <w:vertAlign w:val="superscript"/>
        </w:rPr>
        <w:t>4,5,</w:t>
      </w:r>
      <w:r w:rsidR="003B19A5" w:rsidRPr="004219CA">
        <w:rPr>
          <w:rFonts w:ascii="Times New Roman" w:hAnsi="Times New Roman" w:cs="Times New Roman"/>
          <w:kern w:val="0"/>
          <w:vertAlign w:val="superscript"/>
        </w:rPr>
        <w:t>6,7</w:t>
      </w:r>
      <w:r w:rsidR="003B19A5" w:rsidRPr="004219CA">
        <w:rPr>
          <w:rFonts w:ascii="Times New Roman" w:hAnsi="Times New Roman" w:cs="Times New Roman"/>
          <w:kern w:val="0"/>
        </w:rPr>
        <w:t>.</w:t>
      </w:r>
      <w:r w:rsidR="00F10BB0" w:rsidRPr="004219CA">
        <w:rPr>
          <w:rFonts w:ascii="Times New Roman" w:hAnsi="Times New Roman" w:cs="Times New Roman"/>
          <w:kern w:val="0"/>
        </w:rPr>
        <w:t xml:space="preserve"> To </w:t>
      </w:r>
      <w:r w:rsidR="0003588F" w:rsidRPr="004219CA">
        <w:rPr>
          <w:rFonts w:ascii="Times New Roman" w:hAnsi="Times New Roman" w:cs="Times New Roman"/>
          <w:kern w:val="0"/>
        </w:rPr>
        <w:t>sustainably enhance crop yields, it is crucial</w:t>
      </w:r>
      <w:r w:rsidR="003B19A5" w:rsidRPr="004219CA">
        <w:rPr>
          <w:rFonts w:ascii="Times New Roman" w:hAnsi="Times New Roman" w:cs="Times New Roman"/>
          <w:kern w:val="0"/>
        </w:rPr>
        <w:t xml:space="preserve"> to understand </w:t>
      </w:r>
      <w:r w:rsidR="00F10BB0" w:rsidRPr="004219CA">
        <w:rPr>
          <w:rFonts w:ascii="Times New Roman" w:hAnsi="Times New Roman" w:cs="Times New Roman"/>
          <w:kern w:val="0"/>
        </w:rPr>
        <w:t>how</w:t>
      </w:r>
      <w:r w:rsidR="003B19A5" w:rsidRPr="004219CA">
        <w:rPr>
          <w:rFonts w:ascii="Times New Roman" w:hAnsi="Times New Roman" w:cs="Times New Roman"/>
          <w:kern w:val="0"/>
        </w:rPr>
        <w:t xml:space="preserve"> plants </w:t>
      </w:r>
      <w:r w:rsidR="00F10BB0" w:rsidRPr="004219CA">
        <w:rPr>
          <w:rFonts w:ascii="Times New Roman" w:hAnsi="Times New Roman" w:cs="Times New Roman"/>
          <w:kern w:val="0"/>
        </w:rPr>
        <w:t xml:space="preserve">naturally </w:t>
      </w:r>
      <w:r w:rsidR="0003588F" w:rsidRPr="004219CA">
        <w:rPr>
          <w:rFonts w:ascii="Times New Roman" w:hAnsi="Times New Roman" w:cs="Times New Roman"/>
          <w:kern w:val="0"/>
        </w:rPr>
        <w:t>optimise</w:t>
      </w:r>
      <w:r w:rsidR="003B19A5" w:rsidRPr="004219CA">
        <w:rPr>
          <w:rFonts w:ascii="Times New Roman" w:hAnsi="Times New Roman" w:cs="Times New Roman"/>
          <w:kern w:val="0"/>
        </w:rPr>
        <w:t xml:space="preserve"> nutrient uptak</w:t>
      </w:r>
      <w:r w:rsidR="00F10BB0" w:rsidRPr="004219CA">
        <w:rPr>
          <w:rFonts w:ascii="Times New Roman" w:hAnsi="Times New Roman" w:cs="Times New Roman"/>
          <w:kern w:val="0"/>
        </w:rPr>
        <w:t>e</w:t>
      </w:r>
      <w:r w:rsidR="00C8021E" w:rsidRPr="004219CA">
        <w:rPr>
          <w:rFonts w:ascii="Times New Roman" w:hAnsi="Times New Roman" w:cs="Times New Roman"/>
          <w:kern w:val="0"/>
        </w:rPr>
        <w:t xml:space="preserve"> and </w:t>
      </w:r>
      <w:r w:rsidR="0003588F" w:rsidRPr="004219CA">
        <w:rPr>
          <w:rFonts w:ascii="Times New Roman" w:hAnsi="Times New Roman" w:cs="Times New Roman"/>
          <w:kern w:val="0"/>
        </w:rPr>
        <w:t>le</w:t>
      </w:r>
      <w:r w:rsidR="0083148D">
        <w:rPr>
          <w:rFonts w:ascii="Times New Roman" w:hAnsi="Times New Roman" w:cs="Times New Roman"/>
          <w:kern w:val="0"/>
        </w:rPr>
        <w:t>verage</w:t>
      </w:r>
      <w:r w:rsidR="0003588F" w:rsidRPr="004219CA">
        <w:rPr>
          <w:rFonts w:ascii="Times New Roman" w:hAnsi="Times New Roman" w:cs="Times New Roman"/>
          <w:kern w:val="0"/>
        </w:rPr>
        <w:t xml:space="preserve"> this </w:t>
      </w:r>
      <w:r w:rsidR="00C8021E" w:rsidRPr="004219CA">
        <w:rPr>
          <w:rFonts w:ascii="Times New Roman" w:hAnsi="Times New Roman" w:cs="Times New Roman"/>
          <w:kern w:val="0"/>
        </w:rPr>
        <w:t xml:space="preserve">knowledge to </w:t>
      </w:r>
      <w:r w:rsidR="0003588F" w:rsidRPr="004219CA">
        <w:rPr>
          <w:rFonts w:ascii="Times New Roman" w:hAnsi="Times New Roman" w:cs="Times New Roman"/>
          <w:kern w:val="0"/>
        </w:rPr>
        <w:t>improve</w:t>
      </w:r>
      <w:r w:rsidR="00C8021E" w:rsidRPr="004219CA">
        <w:rPr>
          <w:rFonts w:ascii="Times New Roman" w:hAnsi="Times New Roman" w:cs="Times New Roman"/>
          <w:kern w:val="0"/>
        </w:rPr>
        <w:t xml:space="preserve"> crop productivity </w:t>
      </w:r>
      <w:r w:rsidRPr="004219CA">
        <w:rPr>
          <w:rFonts w:ascii="Times New Roman" w:hAnsi="Times New Roman" w:cs="Times New Roman"/>
          <w:kern w:val="0"/>
        </w:rPr>
        <w:t xml:space="preserve">while </w:t>
      </w:r>
      <w:r w:rsidR="0003588F" w:rsidRPr="004219CA">
        <w:rPr>
          <w:rFonts w:ascii="Times New Roman" w:hAnsi="Times New Roman" w:cs="Times New Roman"/>
          <w:kern w:val="0"/>
        </w:rPr>
        <w:t>minimising</w:t>
      </w:r>
      <w:r w:rsidRPr="004219CA">
        <w:rPr>
          <w:rFonts w:ascii="Times New Roman" w:hAnsi="Times New Roman" w:cs="Times New Roman"/>
          <w:kern w:val="0"/>
        </w:rPr>
        <w:t xml:space="preserve"> </w:t>
      </w:r>
      <w:r w:rsidR="0003588F" w:rsidRPr="004219CA">
        <w:rPr>
          <w:rFonts w:ascii="Times New Roman" w:hAnsi="Times New Roman" w:cs="Times New Roman"/>
          <w:kern w:val="0"/>
        </w:rPr>
        <w:t>agriculture’s</w:t>
      </w:r>
      <w:r w:rsidRPr="004219CA">
        <w:rPr>
          <w:rFonts w:ascii="Times New Roman" w:hAnsi="Times New Roman" w:cs="Times New Roman"/>
          <w:kern w:val="0"/>
        </w:rPr>
        <w:t xml:space="preserve"> ecological footprint</w:t>
      </w:r>
      <w:r w:rsidR="0003588F" w:rsidRPr="004219CA">
        <w:rPr>
          <w:rFonts w:ascii="Times New Roman" w:hAnsi="Times New Roman" w:cs="Times New Roman"/>
          <w:kern w:val="0"/>
        </w:rPr>
        <w:t>.</w:t>
      </w:r>
    </w:p>
    <w:p w14:paraId="33894FA8" w14:textId="2FC3263E" w:rsidR="003B19A5" w:rsidRPr="004219CA" w:rsidRDefault="003B19A5"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Plants interact with </w:t>
      </w:r>
      <w:r w:rsidR="00EC06BE" w:rsidRPr="004219CA">
        <w:rPr>
          <w:rFonts w:ascii="Times New Roman" w:hAnsi="Times New Roman" w:cs="Times New Roman"/>
          <w:kern w:val="0"/>
        </w:rPr>
        <w:t xml:space="preserve">soil </w:t>
      </w:r>
      <w:r w:rsidRPr="004219CA">
        <w:rPr>
          <w:rFonts w:ascii="Times New Roman" w:hAnsi="Times New Roman" w:cs="Times New Roman"/>
          <w:kern w:val="0"/>
        </w:rPr>
        <w:t xml:space="preserve">microorganisms and </w:t>
      </w:r>
      <w:r w:rsidR="003C569E" w:rsidRPr="004219CA">
        <w:rPr>
          <w:rFonts w:ascii="Times New Roman" w:hAnsi="Times New Roman" w:cs="Times New Roman"/>
          <w:kern w:val="0"/>
        </w:rPr>
        <w:t>host</w:t>
      </w:r>
      <w:r w:rsidRPr="004219CA">
        <w:rPr>
          <w:rFonts w:ascii="Times New Roman" w:hAnsi="Times New Roman" w:cs="Times New Roman"/>
          <w:kern w:val="0"/>
        </w:rPr>
        <w:t xml:space="preserve"> unique microbial communities around their roots, collectively referred to as the ‘root microbiome’</w:t>
      </w:r>
      <w:r w:rsidRPr="004219CA">
        <w:rPr>
          <w:rFonts w:ascii="Times New Roman" w:hAnsi="Times New Roman" w:cs="Times New Roman"/>
          <w:kern w:val="0"/>
          <w:vertAlign w:val="superscript"/>
        </w:rPr>
        <w:t>7</w:t>
      </w:r>
      <w:r w:rsidRPr="004219CA">
        <w:rPr>
          <w:rFonts w:ascii="Times New Roman" w:hAnsi="Times New Roman" w:cs="Times New Roman"/>
          <w:kern w:val="0"/>
        </w:rPr>
        <w:t xml:space="preserve">. Research has shown that the plant microbiome </w:t>
      </w:r>
      <w:r w:rsidR="003C569E" w:rsidRPr="004219CA">
        <w:rPr>
          <w:rFonts w:ascii="Times New Roman" w:hAnsi="Times New Roman" w:cs="Times New Roman"/>
          <w:kern w:val="0"/>
        </w:rPr>
        <w:t xml:space="preserve">plays </w:t>
      </w:r>
      <w:del w:id="47" w:author="Simona Radutoiu" w:date="2025-11-12T11:13:00Z" w16du:dateUtc="2025-11-12T10:13:00Z">
        <w:r w:rsidR="003C569E" w:rsidRPr="004219CA" w:rsidDel="00305AC2">
          <w:rPr>
            <w:rFonts w:ascii="Times New Roman" w:hAnsi="Times New Roman" w:cs="Times New Roman"/>
            <w:kern w:val="0"/>
          </w:rPr>
          <w:delText xml:space="preserve">a </w:delText>
        </w:r>
        <w:r w:rsidR="0003588F" w:rsidRPr="004219CA" w:rsidDel="00305AC2">
          <w:rPr>
            <w:rFonts w:ascii="Times New Roman" w:hAnsi="Times New Roman" w:cs="Times New Roman"/>
            <w:kern w:val="0"/>
          </w:rPr>
          <w:delText>vital</w:delText>
        </w:r>
        <w:r w:rsidR="003C569E" w:rsidRPr="004219CA" w:rsidDel="00305AC2">
          <w:rPr>
            <w:rFonts w:ascii="Times New Roman" w:hAnsi="Times New Roman" w:cs="Times New Roman"/>
            <w:kern w:val="0"/>
          </w:rPr>
          <w:delText xml:space="preserve"> role in</w:delText>
        </w:r>
        <w:r w:rsidRPr="004219CA" w:rsidDel="00305AC2">
          <w:rPr>
            <w:rFonts w:ascii="Times New Roman" w:hAnsi="Times New Roman" w:cs="Times New Roman"/>
            <w:kern w:val="0"/>
          </w:rPr>
          <w:delText xml:space="preserve"> plant health, </w:delText>
        </w:r>
        <w:r w:rsidR="0003588F" w:rsidRPr="004219CA" w:rsidDel="00305AC2">
          <w:rPr>
            <w:rFonts w:ascii="Times New Roman" w:hAnsi="Times New Roman" w:cs="Times New Roman"/>
            <w:kern w:val="0"/>
          </w:rPr>
          <w:delText>harbouring</w:delText>
        </w:r>
        <w:r w:rsidRPr="004219CA" w:rsidDel="00305AC2">
          <w:rPr>
            <w:rFonts w:ascii="Times New Roman" w:hAnsi="Times New Roman" w:cs="Times New Roman"/>
            <w:kern w:val="0"/>
          </w:rPr>
          <w:delText xml:space="preserve"> a diverse array of microbes with plant-growth promoting attributes</w:delText>
        </w:r>
      </w:del>
      <w:ins w:id="48" w:author="Simona Radutoiu" w:date="2025-11-12T11:13:00Z" w16du:dateUtc="2025-11-12T10:13:00Z">
        <w:r w:rsidR="00305AC2">
          <w:rPr>
            <w:rFonts w:ascii="Times New Roman" w:hAnsi="Times New Roman" w:cs="Times New Roman"/>
            <w:kern w:val="0"/>
          </w:rPr>
          <w:t xml:space="preserve">contributes to plant </w:t>
        </w:r>
        <w:r w:rsidR="00502921">
          <w:rPr>
            <w:rFonts w:ascii="Times New Roman" w:hAnsi="Times New Roman" w:cs="Times New Roman"/>
            <w:kern w:val="0"/>
          </w:rPr>
          <w:t>health and nutrition (</w:t>
        </w:r>
        <w:r w:rsidR="00502921" w:rsidRPr="00502921">
          <w:rPr>
            <w:rFonts w:ascii="Times New Roman" w:hAnsi="Times New Roman" w:cs="Times New Roman"/>
            <w:kern w:val="0"/>
            <w:highlight w:val="yellow"/>
            <w:rPrChange w:id="49" w:author="Simona Radutoiu" w:date="2025-11-12T11:13:00Z" w16du:dateUtc="2025-11-12T10:13:00Z">
              <w:rPr>
                <w:rFonts w:ascii="Times New Roman" w:hAnsi="Times New Roman" w:cs="Times New Roman"/>
                <w:kern w:val="0"/>
              </w:rPr>
            </w:rPrChange>
          </w:rPr>
          <w:t>REFS</w:t>
        </w:r>
        <w:r w:rsidR="00502921">
          <w:rPr>
            <w:rFonts w:ascii="Times New Roman" w:hAnsi="Times New Roman" w:cs="Times New Roman"/>
            <w:kern w:val="0"/>
          </w:rPr>
          <w:t>)</w:t>
        </w:r>
      </w:ins>
      <w:r w:rsidRPr="004219CA">
        <w:rPr>
          <w:rFonts w:ascii="Times New Roman" w:hAnsi="Times New Roman" w:cs="Times New Roman"/>
          <w:kern w:val="0"/>
        </w:rPr>
        <w:t>.</w:t>
      </w:r>
      <w:r w:rsidR="0077405A" w:rsidRPr="004219CA">
        <w:rPr>
          <w:rFonts w:ascii="Times New Roman" w:hAnsi="Times New Roman" w:cs="Times New Roman"/>
          <w:kern w:val="0"/>
        </w:rPr>
        <w:t xml:space="preserve"> In some cases, p</w:t>
      </w:r>
      <w:r w:rsidRPr="004219CA">
        <w:rPr>
          <w:rFonts w:ascii="Times New Roman" w:hAnsi="Times New Roman" w:cs="Times New Roman"/>
          <w:kern w:val="0"/>
        </w:rPr>
        <w:t xml:space="preserve">lants </w:t>
      </w:r>
      <w:r w:rsidR="0003588F" w:rsidRPr="004219CA">
        <w:rPr>
          <w:rFonts w:ascii="Times New Roman" w:hAnsi="Times New Roman" w:cs="Times New Roman"/>
          <w:kern w:val="0"/>
        </w:rPr>
        <w:t>establish</w:t>
      </w:r>
      <w:r w:rsidRPr="004219CA">
        <w:rPr>
          <w:rFonts w:ascii="Times New Roman" w:hAnsi="Times New Roman" w:cs="Times New Roman"/>
          <w:kern w:val="0"/>
        </w:rPr>
        <w:t xml:space="preserve"> </w:t>
      </w:r>
      <w:r w:rsidR="003C569E" w:rsidRPr="004219CA">
        <w:rPr>
          <w:rFonts w:ascii="Times New Roman" w:hAnsi="Times New Roman" w:cs="Times New Roman"/>
          <w:kern w:val="0"/>
        </w:rPr>
        <w:t>symbiotic relationships</w:t>
      </w:r>
      <w:r w:rsidRPr="004219CA">
        <w:rPr>
          <w:rFonts w:ascii="Times New Roman" w:hAnsi="Times New Roman" w:cs="Times New Roman"/>
          <w:kern w:val="0"/>
        </w:rPr>
        <w:t xml:space="preserve"> with microbes to </w:t>
      </w:r>
      <w:r w:rsidR="003C569E" w:rsidRPr="004219CA">
        <w:rPr>
          <w:rFonts w:ascii="Times New Roman" w:hAnsi="Times New Roman" w:cs="Times New Roman"/>
          <w:kern w:val="0"/>
        </w:rPr>
        <w:t>enhance</w:t>
      </w:r>
      <w:r w:rsidRPr="004219CA">
        <w:rPr>
          <w:rFonts w:ascii="Times New Roman" w:hAnsi="Times New Roman" w:cs="Times New Roman"/>
          <w:kern w:val="0"/>
        </w:rPr>
        <w:t xml:space="preserve"> nutrient acquisition. </w:t>
      </w:r>
      <w:ins w:id="50" w:author="Simona Radutoiu" w:date="2025-11-12T11:14:00Z" w16du:dateUtc="2025-11-12T10:14:00Z">
        <w:r w:rsidR="00D50AF5">
          <w:rPr>
            <w:rFonts w:ascii="Times New Roman" w:hAnsi="Times New Roman" w:cs="Times New Roman"/>
            <w:kern w:val="0"/>
          </w:rPr>
          <w:t xml:space="preserve">The </w:t>
        </w:r>
      </w:ins>
      <w:del w:id="51" w:author="Simona Radutoiu" w:date="2025-11-12T11:14:00Z" w16du:dateUtc="2025-11-12T10:14:00Z">
        <w:r w:rsidRPr="004219CA" w:rsidDel="00D50AF5">
          <w:rPr>
            <w:rFonts w:ascii="Times New Roman" w:hAnsi="Times New Roman" w:cs="Times New Roman"/>
            <w:kern w:val="0"/>
          </w:rPr>
          <w:delText>Two well-studied examples</w:delText>
        </w:r>
      </w:del>
      <w:ins w:id="52" w:author="Simona Radutoiu" w:date="2025-11-12T11:14:00Z" w16du:dateUtc="2025-11-12T10:14:00Z">
        <w:r w:rsidR="00D50AF5">
          <w:rPr>
            <w:rFonts w:ascii="Times New Roman" w:hAnsi="Times New Roman" w:cs="Times New Roman"/>
            <w:kern w:val="0"/>
          </w:rPr>
          <w:t>intracellular symbioses with</w:t>
        </w:r>
      </w:ins>
      <w:r w:rsidRPr="004219CA">
        <w:rPr>
          <w:rFonts w:ascii="Times New Roman" w:hAnsi="Times New Roman" w:cs="Times New Roman"/>
          <w:kern w:val="0"/>
        </w:rPr>
        <w:t xml:space="preserve"> </w:t>
      </w:r>
      <w:del w:id="53" w:author="Simona Radutoiu" w:date="2025-11-12T11:14:00Z" w16du:dateUtc="2025-11-12T10:14:00Z">
        <w:r w:rsidRPr="004219CA" w:rsidDel="00D50AF5">
          <w:rPr>
            <w:rFonts w:ascii="Times New Roman" w:hAnsi="Times New Roman" w:cs="Times New Roman"/>
            <w:kern w:val="0"/>
          </w:rPr>
          <w:delText xml:space="preserve">are </w:delText>
        </w:r>
      </w:del>
      <w:r w:rsidR="008311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8311C9" w:rsidRPr="004219CA">
        <w:rPr>
          <w:rFonts w:ascii="Times New Roman" w:hAnsi="Times New Roman" w:cs="Times New Roman"/>
          <w:kern w:val="0"/>
        </w:rPr>
        <w:t>m</w:t>
      </w:r>
      <w:r w:rsidRPr="004219CA">
        <w:rPr>
          <w:rFonts w:ascii="Times New Roman" w:hAnsi="Times New Roman" w:cs="Times New Roman"/>
          <w:kern w:val="0"/>
        </w:rPr>
        <w:t xml:space="preserve">ycorrhizal </w:t>
      </w:r>
      <w:del w:id="54" w:author="Simona Radutoiu" w:date="2025-11-12T11:14:00Z" w16du:dateUtc="2025-11-12T10:14:00Z">
        <w:r w:rsidR="008311C9" w:rsidRPr="004219CA" w:rsidDel="00D50AF5">
          <w:rPr>
            <w:rFonts w:ascii="Times New Roman" w:hAnsi="Times New Roman" w:cs="Times New Roman"/>
            <w:kern w:val="0"/>
          </w:rPr>
          <w:delText>s</w:delText>
        </w:r>
        <w:r w:rsidRPr="004219CA" w:rsidDel="00D50AF5">
          <w:rPr>
            <w:rFonts w:ascii="Times New Roman" w:hAnsi="Times New Roman" w:cs="Times New Roman"/>
            <w:kern w:val="0"/>
          </w:rPr>
          <w:delText xml:space="preserve">ymbiosis </w:delText>
        </w:r>
      </w:del>
      <w:proofErr w:type="spellStart"/>
      <w:ins w:id="55" w:author="Simona Radutoiu" w:date="2025-11-12T11:14:00Z" w16du:dateUtc="2025-11-12T10:14:00Z">
        <w:r w:rsidR="00D50AF5">
          <w:rPr>
            <w:rFonts w:ascii="Times New Roman" w:hAnsi="Times New Roman" w:cs="Times New Roman"/>
            <w:kern w:val="0"/>
          </w:rPr>
          <w:t>fugi</w:t>
        </w:r>
        <w:proofErr w:type="spellEnd"/>
        <w:r w:rsidR="00D50AF5" w:rsidRPr="004219CA">
          <w:rPr>
            <w:rFonts w:ascii="Times New Roman" w:hAnsi="Times New Roman" w:cs="Times New Roman"/>
            <w:kern w:val="0"/>
          </w:rPr>
          <w:t xml:space="preserve"> </w:t>
        </w:r>
      </w:ins>
      <w:ins w:id="56" w:author="Simona Radutoiu" w:date="2025-11-12T11:16:00Z" w16du:dateUtc="2025-11-12T10:16:00Z">
        <w:r w:rsidR="00C22B71" w:rsidRPr="004219CA">
          <w:rPr>
            <w:rFonts w:ascii="Times New Roman" w:hAnsi="Times New Roman" w:cs="Times New Roman"/>
            <w:kern w:val="0"/>
          </w:rPr>
          <w:t xml:space="preserve">of the phylum </w:t>
        </w:r>
        <w:proofErr w:type="spellStart"/>
        <w:r w:rsidR="00C22B71" w:rsidRPr="004219CA">
          <w:rPr>
            <w:rFonts w:ascii="Times New Roman" w:hAnsi="Times New Roman" w:cs="Times New Roman"/>
            <w:kern w:val="0"/>
          </w:rPr>
          <w:t>Glomeromycota</w:t>
        </w:r>
        <w:proofErr w:type="spellEnd"/>
        <w:r w:rsidR="00C22B71" w:rsidRPr="004219CA">
          <w:rPr>
            <w:rFonts w:ascii="Times New Roman" w:hAnsi="Times New Roman" w:cs="Times New Roman"/>
            <w:kern w:val="0"/>
          </w:rPr>
          <w:t xml:space="preserve"> </w:t>
        </w:r>
      </w:ins>
      <w:r w:rsidRPr="004219CA">
        <w:rPr>
          <w:rFonts w:ascii="Times New Roman" w:hAnsi="Times New Roman" w:cs="Times New Roman"/>
          <w:kern w:val="0"/>
        </w:rPr>
        <w:t xml:space="preserve">(AMS) and </w:t>
      </w:r>
      <w:del w:id="57" w:author="Simona Radutoiu" w:date="2025-11-12T11:15:00Z" w16du:dateUtc="2025-11-12T10:15:00Z">
        <w:r w:rsidR="00E0634C" w:rsidDel="005C1678">
          <w:rPr>
            <w:rFonts w:ascii="Times New Roman" w:hAnsi="Times New Roman" w:cs="Times New Roman"/>
            <w:kern w:val="0"/>
          </w:rPr>
          <w:delText xml:space="preserve">symbiotic </w:delText>
        </w:r>
      </w:del>
      <w:ins w:id="58" w:author="Simona Radutoiu" w:date="2025-11-12T11:15:00Z" w16du:dateUtc="2025-11-12T10:15:00Z">
        <w:r w:rsidR="005C1678">
          <w:rPr>
            <w:rFonts w:ascii="Times New Roman" w:hAnsi="Times New Roman" w:cs="Times New Roman"/>
            <w:kern w:val="0"/>
          </w:rPr>
          <w:t xml:space="preserve">with </w:t>
        </w:r>
      </w:ins>
      <w:r w:rsidR="008311C9" w:rsidRPr="004219CA">
        <w:rPr>
          <w:rFonts w:ascii="Times New Roman" w:hAnsi="Times New Roman" w:cs="Times New Roman"/>
          <w:kern w:val="0"/>
        </w:rPr>
        <w:t>n</w:t>
      </w:r>
      <w:r w:rsidRPr="004219CA">
        <w:rPr>
          <w:rFonts w:ascii="Times New Roman" w:hAnsi="Times New Roman" w:cs="Times New Roman"/>
          <w:kern w:val="0"/>
        </w:rPr>
        <w:t>itrogen</w:t>
      </w:r>
      <w:ins w:id="59" w:author="Simona Radutoiu" w:date="2025-11-12T11:15:00Z" w16du:dateUtc="2025-11-12T10:15:00Z">
        <w:r w:rsidR="005C1678">
          <w:rPr>
            <w:rFonts w:ascii="Times New Roman" w:hAnsi="Times New Roman" w:cs="Times New Roman"/>
            <w:kern w:val="0"/>
          </w:rPr>
          <w:t>-</w:t>
        </w:r>
      </w:ins>
      <w:del w:id="60" w:author="Simona Radutoiu" w:date="2025-11-12T11:15:00Z" w16du:dateUtc="2025-11-12T10:15:00Z">
        <w:r w:rsidR="00421DEF" w:rsidDel="005C1678">
          <w:rPr>
            <w:rFonts w:ascii="Times New Roman" w:hAnsi="Times New Roman" w:cs="Times New Roman"/>
            <w:kern w:val="0"/>
          </w:rPr>
          <w:delText xml:space="preserve"> </w:delText>
        </w:r>
      </w:del>
      <w:r w:rsidR="008311C9" w:rsidRPr="004219CA">
        <w:rPr>
          <w:rFonts w:ascii="Times New Roman" w:hAnsi="Times New Roman" w:cs="Times New Roman"/>
          <w:kern w:val="0"/>
        </w:rPr>
        <w:t>f</w:t>
      </w:r>
      <w:r w:rsidRPr="004219CA">
        <w:rPr>
          <w:rFonts w:ascii="Times New Roman" w:hAnsi="Times New Roman" w:cs="Times New Roman"/>
          <w:kern w:val="0"/>
        </w:rPr>
        <w:t>ix</w:t>
      </w:r>
      <w:ins w:id="61" w:author="Simona Radutoiu" w:date="2025-11-12T11:15:00Z" w16du:dateUtc="2025-11-12T10:15:00Z">
        <w:r w:rsidR="005C1678">
          <w:rPr>
            <w:rFonts w:ascii="Times New Roman" w:hAnsi="Times New Roman" w:cs="Times New Roman"/>
            <w:kern w:val="0"/>
          </w:rPr>
          <w:t>ing bacteria</w:t>
        </w:r>
      </w:ins>
      <w:del w:id="62" w:author="Simona Radutoiu" w:date="2025-11-12T11:15:00Z" w16du:dateUtc="2025-11-12T10:15:00Z">
        <w:r w:rsidRPr="004219CA" w:rsidDel="005C1678">
          <w:rPr>
            <w:rFonts w:ascii="Times New Roman" w:hAnsi="Times New Roman" w:cs="Times New Roman"/>
            <w:kern w:val="0"/>
          </w:rPr>
          <w:delText>ation</w:delText>
        </w:r>
      </w:del>
      <w:r w:rsidRPr="004219CA">
        <w:rPr>
          <w:rFonts w:ascii="Times New Roman" w:hAnsi="Times New Roman" w:cs="Times New Roman"/>
          <w:kern w:val="0"/>
        </w:rPr>
        <w:t xml:space="preserve"> (</w:t>
      </w:r>
      <w:r w:rsidR="00E0634C">
        <w:rPr>
          <w:rFonts w:ascii="Times New Roman" w:hAnsi="Times New Roman" w:cs="Times New Roman"/>
          <w:kern w:val="0"/>
        </w:rPr>
        <w:t>SNF</w:t>
      </w:r>
      <w:r w:rsidRPr="004219CA">
        <w:rPr>
          <w:rFonts w:ascii="Times New Roman" w:hAnsi="Times New Roman" w:cs="Times New Roman"/>
          <w:kern w:val="0"/>
        </w:rPr>
        <w:t>)</w:t>
      </w:r>
      <w:ins w:id="63" w:author="Simona Radutoiu" w:date="2025-11-12T11:15:00Z" w16du:dateUtc="2025-11-12T10:15:00Z">
        <w:r w:rsidR="005C1678">
          <w:rPr>
            <w:rFonts w:ascii="Times New Roman" w:hAnsi="Times New Roman" w:cs="Times New Roman"/>
            <w:kern w:val="0"/>
          </w:rPr>
          <w:t xml:space="preserve"> are well studied at molecular and </w:t>
        </w:r>
        <w:proofErr w:type="spellStart"/>
        <w:r w:rsidR="005C1678">
          <w:rPr>
            <w:rFonts w:ascii="Times New Roman" w:hAnsi="Times New Roman" w:cs="Times New Roman"/>
            <w:kern w:val="0"/>
          </w:rPr>
          <w:t>egentic</w:t>
        </w:r>
        <w:proofErr w:type="spellEnd"/>
        <w:r w:rsidR="005C1678">
          <w:rPr>
            <w:rFonts w:ascii="Times New Roman" w:hAnsi="Times New Roman" w:cs="Times New Roman"/>
            <w:kern w:val="0"/>
          </w:rPr>
          <w:t xml:space="preserve"> level. </w:t>
        </w:r>
      </w:ins>
      <w:del w:id="64" w:author="Simona Radutoiu" w:date="2025-11-12T11:15:00Z" w16du:dateUtc="2025-11-12T10:15:00Z">
        <w:r w:rsidR="0003588F" w:rsidRPr="004219CA" w:rsidDel="005C1678">
          <w:rPr>
            <w:rFonts w:ascii="Times New Roman" w:hAnsi="Times New Roman" w:cs="Times New Roman"/>
            <w:kern w:val="0"/>
          </w:rPr>
          <w:delText>, both of which are</w:delText>
        </w:r>
        <w:r w:rsidRPr="004219CA" w:rsidDel="005C1678">
          <w:rPr>
            <w:rFonts w:ascii="Times New Roman" w:hAnsi="Times New Roman" w:cs="Times New Roman"/>
            <w:kern w:val="0"/>
          </w:rPr>
          <w:delText xml:space="preserve"> mutualistic </w:delText>
        </w:r>
        <w:r w:rsidR="003C569E" w:rsidRPr="004219CA" w:rsidDel="005C1678">
          <w:rPr>
            <w:rFonts w:ascii="Times New Roman" w:hAnsi="Times New Roman" w:cs="Times New Roman"/>
            <w:kern w:val="0"/>
          </w:rPr>
          <w:delText>associations</w:delText>
        </w:r>
        <w:r w:rsidRPr="004219CA" w:rsidDel="005C1678">
          <w:rPr>
            <w:rFonts w:ascii="Times New Roman" w:hAnsi="Times New Roman" w:cs="Times New Roman"/>
            <w:kern w:val="0"/>
          </w:rPr>
          <w:delText xml:space="preserve"> </w:delText>
        </w:r>
        <w:r w:rsidR="0003588F" w:rsidRPr="004219CA" w:rsidDel="005C1678">
          <w:rPr>
            <w:rFonts w:ascii="Times New Roman" w:hAnsi="Times New Roman" w:cs="Times New Roman"/>
            <w:kern w:val="0"/>
          </w:rPr>
          <w:delText>where</w:delText>
        </w:r>
        <w:r w:rsidRPr="004219CA" w:rsidDel="005C1678">
          <w:rPr>
            <w:rFonts w:ascii="Times New Roman" w:hAnsi="Times New Roman" w:cs="Times New Roman"/>
            <w:kern w:val="0"/>
          </w:rPr>
          <w:delText xml:space="preserve"> </w:delText>
        </w:r>
      </w:del>
      <w:ins w:id="65" w:author="Simona Radutoiu" w:date="2025-11-12T11:15:00Z" w16du:dateUtc="2025-11-12T10:15:00Z">
        <w:r w:rsidR="005C1678">
          <w:rPr>
            <w:rFonts w:ascii="Times New Roman" w:hAnsi="Times New Roman" w:cs="Times New Roman"/>
            <w:kern w:val="0"/>
          </w:rPr>
          <w:t>T</w:t>
        </w:r>
      </w:ins>
      <w:del w:id="66" w:author="Simona Radutoiu" w:date="2025-11-12T11:15:00Z" w16du:dateUtc="2025-11-12T10:15:00Z">
        <w:r w:rsidRPr="004219CA" w:rsidDel="005C1678">
          <w:rPr>
            <w:rFonts w:ascii="Times New Roman" w:hAnsi="Times New Roman" w:cs="Times New Roman"/>
            <w:kern w:val="0"/>
          </w:rPr>
          <w:delText>t</w:delText>
        </w:r>
      </w:del>
      <w:r w:rsidRPr="004219CA">
        <w:rPr>
          <w:rFonts w:ascii="Times New Roman" w:hAnsi="Times New Roman" w:cs="Times New Roman"/>
          <w:kern w:val="0"/>
        </w:rPr>
        <w:t xml:space="preserve">he </w:t>
      </w:r>
      <w:proofErr w:type="gramStart"/>
      <w:r w:rsidRPr="004219CA">
        <w:rPr>
          <w:rFonts w:ascii="Times New Roman" w:hAnsi="Times New Roman" w:cs="Times New Roman"/>
          <w:kern w:val="0"/>
        </w:rPr>
        <w:t>plant</w:t>
      </w:r>
      <w:proofErr w:type="gramEnd"/>
      <w:ins w:id="67" w:author="Simona Radutoiu" w:date="2025-11-12T11:15:00Z" w16du:dateUtc="2025-11-12T10:15:00Z">
        <w:r w:rsidR="005C1678">
          <w:rPr>
            <w:rFonts w:ascii="Times New Roman" w:hAnsi="Times New Roman" w:cs="Times New Roman"/>
            <w:kern w:val="0"/>
          </w:rPr>
          <w:t xml:space="preserve"> host</w:t>
        </w:r>
      </w:ins>
      <w:r w:rsidRPr="004219CA">
        <w:rPr>
          <w:rFonts w:ascii="Times New Roman" w:hAnsi="Times New Roman" w:cs="Times New Roman"/>
          <w:kern w:val="0"/>
        </w:rPr>
        <w:t xml:space="preserve"> </w:t>
      </w:r>
      <w:r w:rsidR="003C569E" w:rsidRPr="004219CA">
        <w:rPr>
          <w:rFonts w:ascii="Times New Roman" w:hAnsi="Times New Roman" w:cs="Times New Roman"/>
          <w:kern w:val="0"/>
        </w:rPr>
        <w:t>supplies</w:t>
      </w:r>
      <w:r w:rsidRPr="004219CA">
        <w:rPr>
          <w:rFonts w:ascii="Times New Roman" w:hAnsi="Times New Roman" w:cs="Times New Roman"/>
          <w:kern w:val="0"/>
        </w:rPr>
        <w:t xml:space="preserve"> microbes with</w:t>
      </w:r>
      <w:r w:rsidR="008E3CE0" w:rsidRPr="004219CA">
        <w:rPr>
          <w:rFonts w:ascii="Times New Roman" w:hAnsi="Times New Roman" w:cs="Times New Roman"/>
          <w:kern w:val="0"/>
        </w:rPr>
        <w:t xml:space="preserve"> </w:t>
      </w:r>
      <w:r w:rsidRPr="004219CA">
        <w:rPr>
          <w:rFonts w:ascii="Times New Roman" w:hAnsi="Times New Roman" w:cs="Times New Roman"/>
          <w:kern w:val="0"/>
        </w:rPr>
        <w:t>photosynthetic</w:t>
      </w:r>
      <w:r w:rsidR="003C569E" w:rsidRPr="004219CA">
        <w:rPr>
          <w:rFonts w:ascii="Times New Roman" w:hAnsi="Times New Roman" w:cs="Times New Roman"/>
          <w:kern w:val="0"/>
        </w:rPr>
        <w:t>ally derived</w:t>
      </w:r>
      <w:r w:rsidRPr="004219CA">
        <w:rPr>
          <w:rFonts w:ascii="Times New Roman" w:hAnsi="Times New Roman" w:cs="Times New Roman"/>
          <w:kern w:val="0"/>
        </w:rPr>
        <w:t xml:space="preserve"> carbon in exchange for phosphorus or nitrogen, respectively</w:t>
      </w:r>
      <w:r w:rsidRPr="004219CA">
        <w:rPr>
          <w:rFonts w:ascii="Times New Roman" w:hAnsi="Times New Roman" w:cs="Times New Roman"/>
          <w:kern w:val="0"/>
          <w:vertAlign w:val="superscript"/>
        </w:rPr>
        <w:t>9</w:t>
      </w:r>
      <w:r w:rsidRPr="004219CA">
        <w:rPr>
          <w:rFonts w:ascii="Times New Roman" w:hAnsi="Times New Roman" w:cs="Times New Roman"/>
          <w:kern w:val="0"/>
        </w:rPr>
        <w:t xml:space="preserve">. AMS is </w:t>
      </w:r>
      <w:r w:rsidR="009F4450" w:rsidRPr="004219CA">
        <w:rPr>
          <w:rFonts w:ascii="Times New Roman" w:hAnsi="Times New Roman" w:cs="Times New Roman"/>
          <w:kern w:val="0"/>
        </w:rPr>
        <w:t>highly</w:t>
      </w:r>
      <w:r w:rsidRPr="004219CA">
        <w:rPr>
          <w:rFonts w:ascii="Times New Roman" w:hAnsi="Times New Roman" w:cs="Times New Roman"/>
          <w:kern w:val="0"/>
        </w:rPr>
        <w:t xml:space="preserve"> prevalent</w:t>
      </w:r>
      <w:ins w:id="68" w:author="Simona Radutoiu" w:date="2025-11-12T11:16:00Z" w16du:dateUtc="2025-11-12T10:16:00Z">
        <w:r w:rsidR="006E5A32">
          <w:rPr>
            <w:rFonts w:ascii="Times New Roman" w:hAnsi="Times New Roman" w:cs="Times New Roman"/>
            <w:kern w:val="0"/>
          </w:rPr>
          <w:t xml:space="preserve"> in </w:t>
        </w:r>
        <w:r w:rsidR="00C22B71">
          <w:rPr>
            <w:rFonts w:ascii="Times New Roman" w:hAnsi="Times New Roman" w:cs="Times New Roman"/>
            <w:kern w:val="0"/>
          </w:rPr>
          <w:t xml:space="preserve">the </w:t>
        </w:r>
        <w:r w:rsidR="006E5A32">
          <w:rPr>
            <w:rFonts w:ascii="Times New Roman" w:hAnsi="Times New Roman" w:cs="Times New Roman"/>
            <w:kern w:val="0"/>
          </w:rPr>
          <w:t>plant kingdom</w:t>
        </w:r>
      </w:ins>
      <w:del w:id="69" w:author="Simona Radutoiu" w:date="2025-11-12T11:16:00Z" w16du:dateUtc="2025-11-12T10:16:00Z">
        <w:r w:rsidRPr="004219CA" w:rsidDel="00C22B71">
          <w:rPr>
            <w:rFonts w:ascii="Times New Roman" w:hAnsi="Times New Roman" w:cs="Times New Roman"/>
            <w:kern w:val="0"/>
          </w:rPr>
          <w:delText xml:space="preserve">, </w:delText>
        </w:r>
        <w:r w:rsidR="003C569E" w:rsidRPr="004219CA" w:rsidDel="00C22B71">
          <w:rPr>
            <w:rFonts w:ascii="Times New Roman" w:hAnsi="Times New Roman" w:cs="Times New Roman"/>
            <w:kern w:val="0"/>
          </w:rPr>
          <w:delText>occu</w:delText>
        </w:r>
        <w:r w:rsidR="00BE6EA0" w:rsidDel="00C22B71">
          <w:rPr>
            <w:rFonts w:ascii="Times New Roman" w:hAnsi="Times New Roman" w:cs="Times New Roman"/>
            <w:kern w:val="0"/>
          </w:rPr>
          <w:delText>r</w:delText>
        </w:r>
        <w:r w:rsidR="003C569E" w:rsidRPr="004219CA" w:rsidDel="00C22B71">
          <w:rPr>
            <w:rFonts w:ascii="Times New Roman" w:hAnsi="Times New Roman" w:cs="Times New Roman"/>
            <w:kern w:val="0"/>
          </w:rPr>
          <w:delText>ring</w:delText>
        </w:r>
        <w:r w:rsidRPr="004219CA" w:rsidDel="00C22B71">
          <w:rPr>
            <w:rFonts w:ascii="Times New Roman" w:hAnsi="Times New Roman" w:cs="Times New Roman"/>
            <w:kern w:val="0"/>
          </w:rPr>
          <w:delText xml:space="preserve"> between </w:delText>
        </w:r>
        <w:r w:rsidR="00E722C9" w:rsidRPr="004219CA" w:rsidDel="00C22B71">
          <w:rPr>
            <w:rFonts w:ascii="Times New Roman" w:hAnsi="Times New Roman" w:cs="Times New Roman"/>
            <w:kern w:val="0"/>
          </w:rPr>
          <w:delText>a</w:delText>
        </w:r>
        <w:r w:rsidRPr="004219CA" w:rsidDel="00C22B71">
          <w:rPr>
            <w:rFonts w:ascii="Times New Roman" w:hAnsi="Times New Roman" w:cs="Times New Roman"/>
            <w:kern w:val="0"/>
          </w:rPr>
          <w:delText xml:space="preserve">rbuscular </w:delText>
        </w:r>
        <w:r w:rsidR="00E722C9" w:rsidRPr="004219CA" w:rsidDel="00C22B71">
          <w:rPr>
            <w:rFonts w:ascii="Times New Roman" w:hAnsi="Times New Roman" w:cs="Times New Roman"/>
            <w:kern w:val="0"/>
          </w:rPr>
          <w:delText>m</w:delText>
        </w:r>
        <w:r w:rsidRPr="004219CA" w:rsidDel="00C22B71">
          <w:rPr>
            <w:rFonts w:ascii="Times New Roman" w:hAnsi="Times New Roman" w:cs="Times New Roman"/>
            <w:kern w:val="0"/>
          </w:rPr>
          <w:delText xml:space="preserve">ycorrhizal </w:delText>
        </w:r>
        <w:r w:rsidR="00E722C9" w:rsidRPr="004219CA" w:rsidDel="00C22B71">
          <w:rPr>
            <w:rFonts w:ascii="Times New Roman" w:hAnsi="Times New Roman" w:cs="Times New Roman"/>
            <w:kern w:val="0"/>
          </w:rPr>
          <w:delText>f</w:delText>
        </w:r>
        <w:r w:rsidRPr="004219CA" w:rsidDel="00C22B71">
          <w:rPr>
            <w:rFonts w:ascii="Times New Roman" w:hAnsi="Times New Roman" w:cs="Times New Roman"/>
            <w:kern w:val="0"/>
          </w:rPr>
          <w:delText>ungi (AMF) of the phylum Glomeromycota and over 70% of land plants</w:delText>
        </w:r>
      </w:del>
      <w:r w:rsidRPr="004219CA">
        <w:rPr>
          <w:rFonts w:ascii="Times New Roman" w:hAnsi="Times New Roman" w:cs="Times New Roman"/>
          <w:kern w:val="0"/>
          <w:vertAlign w:val="superscript"/>
        </w:rPr>
        <w:t>10</w:t>
      </w:r>
      <w:r w:rsidRPr="004219CA">
        <w:rPr>
          <w:rFonts w:ascii="Times New Roman" w:hAnsi="Times New Roman" w:cs="Times New Roman"/>
          <w:kern w:val="0"/>
        </w:rPr>
        <w:t>.</w:t>
      </w:r>
      <w:r w:rsidR="0077405A" w:rsidRPr="004219CA">
        <w:rPr>
          <w:rFonts w:ascii="Times New Roman" w:hAnsi="Times New Roman" w:cs="Times New Roman"/>
          <w:kern w:val="0"/>
        </w:rPr>
        <w:t xml:space="preserve"> </w:t>
      </w:r>
      <w:r w:rsidRPr="004219CA">
        <w:rPr>
          <w:rFonts w:ascii="Times New Roman" w:hAnsi="Times New Roman" w:cs="Times New Roman"/>
          <w:kern w:val="0"/>
        </w:rPr>
        <w:t xml:space="preserve">During </w:t>
      </w:r>
      <w:del w:id="70" w:author="Simona Radutoiu" w:date="2025-11-12T11:17:00Z" w16du:dateUtc="2025-11-12T10:17:00Z">
        <w:r w:rsidRPr="004219CA" w:rsidDel="003A6428">
          <w:rPr>
            <w:rFonts w:ascii="Times New Roman" w:hAnsi="Times New Roman" w:cs="Times New Roman"/>
            <w:kern w:val="0"/>
          </w:rPr>
          <w:delText>AMS,</w:delText>
        </w:r>
      </w:del>
      <w:ins w:id="71" w:author="Simona Radutoiu" w:date="2025-11-12T11:17:00Z" w16du:dateUtc="2025-11-12T10:17:00Z">
        <w:r w:rsidR="003A6428">
          <w:rPr>
            <w:rFonts w:ascii="Times New Roman" w:hAnsi="Times New Roman" w:cs="Times New Roman"/>
            <w:kern w:val="0"/>
          </w:rPr>
          <w:t>phosphate starvation</w:t>
        </w:r>
      </w:ins>
      <w:r w:rsidRPr="004219CA">
        <w:rPr>
          <w:rFonts w:ascii="Times New Roman" w:hAnsi="Times New Roman" w:cs="Times New Roman"/>
          <w:kern w:val="0"/>
        </w:rPr>
        <w:t xml:space="preserve"> plants </w:t>
      </w:r>
      <w:r w:rsidR="003C569E" w:rsidRPr="004219CA">
        <w:rPr>
          <w:rFonts w:ascii="Times New Roman" w:hAnsi="Times New Roman" w:cs="Times New Roman"/>
          <w:kern w:val="0"/>
        </w:rPr>
        <w:t>exude</w:t>
      </w:r>
      <w:r w:rsidRPr="004219CA">
        <w:rPr>
          <w:rFonts w:ascii="Times New Roman" w:hAnsi="Times New Roman" w:cs="Times New Roman"/>
          <w:kern w:val="0"/>
        </w:rPr>
        <w:t xml:space="preserve"> </w:t>
      </w:r>
      <w:proofErr w:type="spellStart"/>
      <w:r w:rsidRPr="004219CA">
        <w:rPr>
          <w:rFonts w:ascii="Times New Roman" w:hAnsi="Times New Roman" w:cs="Times New Roman"/>
          <w:kern w:val="0"/>
        </w:rPr>
        <w:t>strigolactones</w:t>
      </w:r>
      <w:proofErr w:type="spellEnd"/>
      <w:r w:rsidRPr="004219CA">
        <w:rPr>
          <w:rFonts w:ascii="Times New Roman" w:hAnsi="Times New Roman" w:cs="Times New Roman"/>
          <w:kern w:val="0"/>
        </w:rPr>
        <w:t xml:space="preserve"> into the soil</w:t>
      </w:r>
      <w:ins w:id="72" w:author="Simona Radutoiu" w:date="2025-11-12T11:17:00Z" w16du:dateUtc="2025-11-12T10:17:00Z">
        <w:r w:rsidR="003A6428">
          <w:rPr>
            <w:rFonts w:ascii="Times New Roman" w:hAnsi="Times New Roman" w:cs="Times New Roman"/>
            <w:kern w:val="0"/>
          </w:rPr>
          <w:t xml:space="preserve"> (</w:t>
        </w:r>
        <w:r w:rsidR="003A6428" w:rsidRPr="003A6428">
          <w:rPr>
            <w:rFonts w:ascii="Times New Roman" w:hAnsi="Times New Roman" w:cs="Times New Roman"/>
            <w:kern w:val="0"/>
            <w:highlight w:val="yellow"/>
            <w:rPrChange w:id="73" w:author="Simona Radutoiu" w:date="2025-11-12T11:17:00Z" w16du:dateUtc="2025-11-12T10:17:00Z">
              <w:rPr>
                <w:rFonts w:ascii="Times New Roman" w:hAnsi="Times New Roman" w:cs="Times New Roman"/>
                <w:kern w:val="0"/>
              </w:rPr>
            </w:rPrChange>
          </w:rPr>
          <w:t>REFS</w:t>
        </w:r>
        <w:r w:rsidR="003A6428">
          <w:rPr>
            <w:rFonts w:ascii="Times New Roman" w:hAnsi="Times New Roman" w:cs="Times New Roman"/>
            <w:kern w:val="0"/>
          </w:rPr>
          <w:t>)</w:t>
        </w:r>
      </w:ins>
      <w:r w:rsidR="00EC06BE" w:rsidRPr="004219CA">
        <w:rPr>
          <w:rFonts w:ascii="Times New Roman" w:hAnsi="Times New Roman" w:cs="Times New Roman"/>
          <w:kern w:val="0"/>
        </w:rPr>
        <w:t>, which</w:t>
      </w:r>
      <w:r w:rsidRPr="004219CA">
        <w:rPr>
          <w:rFonts w:ascii="Times New Roman" w:hAnsi="Times New Roman" w:cs="Times New Roman"/>
          <w:kern w:val="0"/>
        </w:rPr>
        <w:t xml:space="preserve"> AMF </w:t>
      </w:r>
      <w:r w:rsidR="003C569E" w:rsidRPr="004219CA">
        <w:rPr>
          <w:rFonts w:ascii="Times New Roman" w:hAnsi="Times New Roman" w:cs="Times New Roman"/>
          <w:kern w:val="0"/>
        </w:rPr>
        <w:t xml:space="preserve">perceive and respond to by releasing </w:t>
      </w:r>
      <w:proofErr w:type="spellStart"/>
      <w:r w:rsidRPr="004219CA">
        <w:rPr>
          <w:rFonts w:ascii="Times New Roman" w:hAnsi="Times New Roman" w:cs="Times New Roman"/>
          <w:kern w:val="0"/>
        </w:rPr>
        <w:t>Myc</w:t>
      </w:r>
      <w:proofErr w:type="spellEnd"/>
      <w:r w:rsidRPr="004219CA">
        <w:rPr>
          <w:rFonts w:ascii="Times New Roman" w:hAnsi="Times New Roman" w:cs="Times New Roman"/>
          <w:kern w:val="0"/>
        </w:rPr>
        <w:t>-factors</w:t>
      </w:r>
      <w:ins w:id="74" w:author="Simona Radutoiu" w:date="2025-11-12T11:17:00Z" w16du:dateUtc="2025-11-12T10:17:00Z">
        <w:r w:rsidR="003A6428">
          <w:rPr>
            <w:rFonts w:ascii="Times New Roman" w:hAnsi="Times New Roman" w:cs="Times New Roman"/>
            <w:kern w:val="0"/>
          </w:rPr>
          <w:t xml:space="preserve"> (</w:t>
        </w:r>
        <w:r w:rsidR="003A6428" w:rsidRPr="008774EB">
          <w:rPr>
            <w:rFonts w:ascii="Times New Roman" w:hAnsi="Times New Roman" w:cs="Times New Roman"/>
            <w:kern w:val="0"/>
            <w:highlight w:val="yellow"/>
          </w:rPr>
          <w:t>REFS</w:t>
        </w:r>
        <w:r w:rsidR="003A6428">
          <w:rPr>
            <w:rFonts w:ascii="Times New Roman" w:hAnsi="Times New Roman" w:cs="Times New Roman"/>
            <w:kern w:val="0"/>
          </w:rPr>
          <w:t>)</w:t>
        </w:r>
      </w:ins>
      <w:r w:rsidRPr="004219CA">
        <w:rPr>
          <w:rFonts w:ascii="Times New Roman" w:hAnsi="Times New Roman" w:cs="Times New Roman"/>
          <w:kern w:val="0"/>
        </w:rPr>
        <w:t xml:space="preserve">. </w:t>
      </w:r>
      <w:r w:rsidR="003C569E" w:rsidRPr="004219CA">
        <w:rPr>
          <w:rFonts w:ascii="Times New Roman" w:hAnsi="Times New Roman" w:cs="Times New Roman"/>
          <w:kern w:val="0"/>
        </w:rPr>
        <w:t>These signals</w:t>
      </w:r>
      <w:r w:rsidRPr="004219CA">
        <w:rPr>
          <w:rFonts w:ascii="Times New Roman" w:hAnsi="Times New Roman" w:cs="Times New Roman"/>
          <w:kern w:val="0"/>
        </w:rPr>
        <w:t xml:space="preserve"> are recognised by specialised plant receptors</w:t>
      </w:r>
      <w:ins w:id="75" w:author="Simona Radutoiu" w:date="2025-11-12T11:17:00Z" w16du:dateUtc="2025-11-12T10:17:00Z">
        <w:r w:rsidR="003A6428">
          <w:rPr>
            <w:rFonts w:ascii="Times New Roman" w:hAnsi="Times New Roman" w:cs="Times New Roman"/>
            <w:kern w:val="0"/>
          </w:rPr>
          <w:t xml:space="preserve"> (</w:t>
        </w:r>
        <w:r w:rsidR="003A6428" w:rsidRPr="008774EB">
          <w:rPr>
            <w:rFonts w:ascii="Times New Roman" w:hAnsi="Times New Roman" w:cs="Times New Roman"/>
            <w:kern w:val="0"/>
            <w:highlight w:val="yellow"/>
          </w:rPr>
          <w:t>REFS</w:t>
        </w:r>
        <w:r w:rsidR="003A6428">
          <w:rPr>
            <w:rFonts w:ascii="Times New Roman" w:hAnsi="Times New Roman" w:cs="Times New Roman"/>
            <w:kern w:val="0"/>
          </w:rPr>
          <w:t>)</w:t>
        </w:r>
      </w:ins>
      <w:r w:rsidRPr="004219CA">
        <w:rPr>
          <w:rFonts w:ascii="Times New Roman" w:hAnsi="Times New Roman" w:cs="Times New Roman"/>
          <w:kern w:val="0"/>
        </w:rPr>
        <w:t xml:space="preserve">, </w:t>
      </w:r>
      <w:r w:rsidR="003C569E" w:rsidRPr="004219CA">
        <w:rPr>
          <w:rFonts w:ascii="Times New Roman" w:hAnsi="Times New Roman" w:cs="Times New Roman"/>
          <w:kern w:val="0"/>
        </w:rPr>
        <w:t>triggering</w:t>
      </w:r>
      <w:r w:rsidRPr="004219CA">
        <w:rPr>
          <w:rFonts w:ascii="Times New Roman" w:hAnsi="Times New Roman" w:cs="Times New Roman"/>
          <w:kern w:val="0"/>
        </w:rPr>
        <w:t xml:space="preserve"> calcium oscillations that activate downstream symbiosis signalling</w:t>
      </w:r>
      <w:r w:rsidR="00AE02B3">
        <w:rPr>
          <w:rFonts w:ascii="Times New Roman" w:hAnsi="Times New Roman" w:cs="Times New Roman"/>
          <w:kern w:val="0"/>
        </w:rPr>
        <w:t>,</w:t>
      </w:r>
      <w:r w:rsidR="00CC413E">
        <w:rPr>
          <w:rFonts w:ascii="Times New Roman" w:hAnsi="Times New Roman" w:cs="Times New Roman"/>
          <w:kern w:val="0"/>
        </w:rPr>
        <w:t xml:space="preserve"> </w:t>
      </w:r>
      <w:r w:rsidR="00CC413E" w:rsidRPr="005D423B">
        <w:rPr>
          <w:rFonts w:ascii="Times New Roman" w:hAnsi="Times New Roman" w:cs="Times New Roman"/>
          <w:kern w:val="0"/>
          <w:rPrChange w:id="76" w:author="Simona Radutoiu" w:date="2025-11-12T11:18:00Z" w16du:dateUtc="2025-11-12T10:18:00Z">
            <w:rPr>
              <w:rFonts w:ascii="Times New Roman" w:hAnsi="Times New Roman" w:cs="Times New Roman"/>
              <w:kern w:val="0"/>
              <w:highlight w:val="green"/>
            </w:rPr>
          </w:rPrChange>
        </w:rPr>
        <w:t>enabling</w:t>
      </w:r>
      <w:r w:rsidRPr="005D423B">
        <w:rPr>
          <w:rFonts w:ascii="Times New Roman" w:hAnsi="Times New Roman" w:cs="Times New Roman"/>
          <w:kern w:val="0"/>
          <w:rPrChange w:id="77" w:author="Simona Radutoiu" w:date="2025-11-12T11:18:00Z" w16du:dateUtc="2025-11-12T10:18:00Z">
            <w:rPr>
              <w:rFonts w:ascii="Times New Roman" w:hAnsi="Times New Roman" w:cs="Times New Roman"/>
              <w:kern w:val="0"/>
              <w:highlight w:val="green"/>
            </w:rPr>
          </w:rPrChange>
        </w:rPr>
        <w:t xml:space="preserve"> AMF</w:t>
      </w:r>
      <w:r w:rsidR="00CC413E" w:rsidRPr="005D423B">
        <w:rPr>
          <w:rFonts w:ascii="Times New Roman" w:hAnsi="Times New Roman" w:cs="Times New Roman"/>
          <w:kern w:val="0"/>
          <w:rPrChange w:id="78" w:author="Simona Radutoiu" w:date="2025-11-12T11:18:00Z" w16du:dateUtc="2025-11-12T10:18:00Z">
            <w:rPr>
              <w:rFonts w:ascii="Times New Roman" w:hAnsi="Times New Roman" w:cs="Times New Roman"/>
              <w:kern w:val="0"/>
              <w:highlight w:val="green"/>
            </w:rPr>
          </w:rPrChange>
        </w:rPr>
        <w:t xml:space="preserve"> to </w:t>
      </w:r>
      <w:r w:rsidR="003C569E" w:rsidRPr="005D423B">
        <w:rPr>
          <w:rFonts w:ascii="Times New Roman" w:hAnsi="Times New Roman" w:cs="Times New Roman"/>
          <w:kern w:val="0"/>
          <w:rPrChange w:id="79" w:author="Simona Radutoiu" w:date="2025-11-12T11:18:00Z" w16du:dateUtc="2025-11-12T10:18:00Z">
            <w:rPr>
              <w:rFonts w:ascii="Times New Roman" w:hAnsi="Times New Roman" w:cs="Times New Roman"/>
              <w:kern w:val="0"/>
              <w:highlight w:val="green"/>
            </w:rPr>
          </w:rPrChange>
        </w:rPr>
        <w:t>colonise</w:t>
      </w:r>
      <w:r w:rsidR="0077405A" w:rsidRPr="005D423B">
        <w:rPr>
          <w:rFonts w:ascii="Times New Roman" w:hAnsi="Times New Roman" w:cs="Times New Roman"/>
          <w:kern w:val="0"/>
          <w:rPrChange w:id="80" w:author="Simona Radutoiu" w:date="2025-11-12T11:18:00Z" w16du:dateUtc="2025-11-12T10:18:00Z">
            <w:rPr>
              <w:rFonts w:ascii="Times New Roman" w:hAnsi="Times New Roman" w:cs="Times New Roman"/>
              <w:kern w:val="0"/>
              <w:highlight w:val="green"/>
            </w:rPr>
          </w:rPrChange>
        </w:rPr>
        <w:t xml:space="preserve"> the root cortex </w:t>
      </w:r>
      <w:r w:rsidRPr="005D423B">
        <w:rPr>
          <w:rFonts w:ascii="Times New Roman" w:hAnsi="Times New Roman" w:cs="Times New Roman"/>
          <w:kern w:val="0"/>
          <w:rPrChange w:id="81" w:author="Simona Radutoiu" w:date="2025-11-12T11:18:00Z" w16du:dateUtc="2025-11-12T10:18:00Z">
            <w:rPr>
              <w:rFonts w:ascii="Times New Roman" w:hAnsi="Times New Roman" w:cs="Times New Roman"/>
              <w:kern w:val="0"/>
              <w:highlight w:val="green"/>
            </w:rPr>
          </w:rPrChange>
        </w:rPr>
        <w:t xml:space="preserve">and </w:t>
      </w:r>
      <w:r w:rsidR="00EC06BE" w:rsidRPr="005D423B">
        <w:rPr>
          <w:rFonts w:ascii="Times New Roman" w:hAnsi="Times New Roman" w:cs="Times New Roman"/>
          <w:kern w:val="0"/>
          <w:rPrChange w:id="82" w:author="Simona Radutoiu" w:date="2025-11-12T11:18:00Z" w16du:dateUtc="2025-11-12T10:18:00Z">
            <w:rPr>
              <w:rFonts w:ascii="Times New Roman" w:hAnsi="Times New Roman" w:cs="Times New Roman"/>
              <w:kern w:val="0"/>
              <w:highlight w:val="green"/>
            </w:rPr>
          </w:rPrChange>
        </w:rPr>
        <w:t xml:space="preserve">form </w:t>
      </w:r>
      <w:r w:rsidRPr="005D423B">
        <w:rPr>
          <w:rFonts w:ascii="Times New Roman" w:hAnsi="Times New Roman" w:cs="Times New Roman"/>
          <w:kern w:val="0"/>
          <w:rPrChange w:id="83" w:author="Simona Radutoiu" w:date="2025-11-12T11:18:00Z" w16du:dateUtc="2025-11-12T10:18:00Z">
            <w:rPr>
              <w:rFonts w:ascii="Times New Roman" w:hAnsi="Times New Roman" w:cs="Times New Roman"/>
              <w:kern w:val="0"/>
              <w:highlight w:val="green"/>
            </w:rPr>
          </w:rPrChange>
        </w:rPr>
        <w:t xml:space="preserve">highly branched </w:t>
      </w:r>
      <w:r w:rsidR="00CC413E" w:rsidRPr="005D423B">
        <w:rPr>
          <w:rFonts w:ascii="Times New Roman" w:hAnsi="Times New Roman" w:cs="Times New Roman"/>
          <w:kern w:val="0"/>
          <w:rPrChange w:id="84" w:author="Simona Radutoiu" w:date="2025-11-12T11:18:00Z" w16du:dateUtc="2025-11-12T10:18:00Z">
            <w:rPr>
              <w:rFonts w:ascii="Times New Roman" w:hAnsi="Times New Roman" w:cs="Times New Roman"/>
              <w:kern w:val="0"/>
              <w:highlight w:val="green"/>
            </w:rPr>
          </w:rPrChange>
        </w:rPr>
        <w:t xml:space="preserve">intracellular </w:t>
      </w:r>
      <w:r w:rsidRPr="005D423B">
        <w:rPr>
          <w:rFonts w:ascii="Times New Roman" w:hAnsi="Times New Roman" w:cs="Times New Roman"/>
          <w:kern w:val="0"/>
          <w:rPrChange w:id="85" w:author="Simona Radutoiu" w:date="2025-11-12T11:18:00Z" w16du:dateUtc="2025-11-12T10:18:00Z">
            <w:rPr>
              <w:rFonts w:ascii="Times New Roman" w:hAnsi="Times New Roman" w:cs="Times New Roman"/>
              <w:kern w:val="0"/>
              <w:highlight w:val="green"/>
            </w:rPr>
          </w:rPrChange>
        </w:rPr>
        <w:t>feeding structures</w:t>
      </w:r>
      <w:r w:rsidR="00D17E46" w:rsidRPr="005D423B">
        <w:rPr>
          <w:rFonts w:ascii="Times New Roman" w:hAnsi="Times New Roman" w:cs="Times New Roman"/>
          <w:kern w:val="0"/>
          <w:rPrChange w:id="86" w:author="Simona Radutoiu" w:date="2025-11-12T11:18:00Z" w16du:dateUtc="2025-11-12T10:18:00Z">
            <w:rPr>
              <w:rFonts w:ascii="Times New Roman" w:hAnsi="Times New Roman" w:cs="Times New Roman"/>
              <w:kern w:val="0"/>
              <w:highlight w:val="green"/>
            </w:rPr>
          </w:rPrChange>
        </w:rPr>
        <w:t xml:space="preserve"> </w:t>
      </w:r>
      <w:r w:rsidRPr="005D423B">
        <w:rPr>
          <w:rFonts w:ascii="Times New Roman" w:hAnsi="Times New Roman" w:cs="Times New Roman"/>
          <w:kern w:val="0"/>
          <w:rPrChange w:id="87" w:author="Simona Radutoiu" w:date="2025-11-12T11:18:00Z" w16du:dateUtc="2025-11-12T10:18:00Z">
            <w:rPr>
              <w:rFonts w:ascii="Times New Roman" w:hAnsi="Times New Roman" w:cs="Times New Roman"/>
              <w:kern w:val="0"/>
              <w:highlight w:val="green"/>
            </w:rPr>
          </w:rPrChange>
        </w:rPr>
        <w:t>known as ‘arbuscules’</w:t>
      </w:r>
      <w:r w:rsidRPr="005D423B">
        <w:rPr>
          <w:rFonts w:ascii="Times New Roman" w:hAnsi="Times New Roman" w:cs="Times New Roman"/>
          <w:kern w:val="0"/>
        </w:rPr>
        <w:t>.</w:t>
      </w:r>
      <w:r w:rsidRPr="004219CA">
        <w:rPr>
          <w:rFonts w:ascii="Times New Roman" w:hAnsi="Times New Roman" w:cs="Times New Roman"/>
          <w:kern w:val="0"/>
        </w:rPr>
        <w:t xml:space="preserve"> </w:t>
      </w:r>
      <w:r w:rsidR="003C569E" w:rsidRPr="004219CA">
        <w:rPr>
          <w:rFonts w:ascii="Times New Roman" w:hAnsi="Times New Roman" w:cs="Times New Roman"/>
          <w:kern w:val="0"/>
        </w:rPr>
        <w:t>These structures</w:t>
      </w:r>
      <w:r w:rsidRPr="004219CA">
        <w:rPr>
          <w:rFonts w:ascii="Times New Roman" w:hAnsi="Times New Roman" w:cs="Times New Roman"/>
          <w:kern w:val="0"/>
        </w:rPr>
        <w:t xml:space="preserve"> provide an extended surface area for nutrient exchange, where the plant </w:t>
      </w:r>
      <w:r w:rsidR="0003588F" w:rsidRPr="004219CA">
        <w:rPr>
          <w:rFonts w:ascii="Times New Roman" w:hAnsi="Times New Roman" w:cs="Times New Roman"/>
          <w:kern w:val="0"/>
        </w:rPr>
        <w:t>supplies</w:t>
      </w:r>
      <w:r w:rsidRPr="004219CA">
        <w:rPr>
          <w:rFonts w:ascii="Times New Roman" w:hAnsi="Times New Roman" w:cs="Times New Roman"/>
          <w:kern w:val="0"/>
        </w:rPr>
        <w:t xml:space="preserve"> carbon</w:t>
      </w:r>
      <w:ins w:id="88" w:author="Simona Radutoiu" w:date="2025-11-12T11:18:00Z" w16du:dateUtc="2025-11-12T10:18:00Z">
        <w:r w:rsidR="005D423B">
          <w:rPr>
            <w:rFonts w:ascii="Times New Roman" w:hAnsi="Times New Roman" w:cs="Times New Roman"/>
            <w:kern w:val="0"/>
          </w:rPr>
          <w:t xml:space="preserve"> sources</w:t>
        </w:r>
      </w:ins>
      <w:r w:rsidRPr="004219CA">
        <w:rPr>
          <w:rFonts w:ascii="Times New Roman" w:hAnsi="Times New Roman" w:cs="Times New Roman"/>
          <w:kern w:val="0"/>
        </w:rPr>
        <w:t xml:space="preserve"> to the fungus in </w:t>
      </w:r>
      <w:r w:rsidR="003C569E" w:rsidRPr="004219CA">
        <w:rPr>
          <w:rFonts w:ascii="Times New Roman" w:hAnsi="Times New Roman" w:cs="Times New Roman"/>
          <w:kern w:val="0"/>
        </w:rPr>
        <w:t>return</w:t>
      </w:r>
      <w:r w:rsidRPr="004219CA">
        <w:rPr>
          <w:rFonts w:ascii="Times New Roman" w:hAnsi="Times New Roman" w:cs="Times New Roman"/>
          <w:kern w:val="0"/>
        </w:rPr>
        <w:t xml:space="preserve"> for </w:t>
      </w:r>
      <w:r w:rsidRPr="005D423B">
        <w:rPr>
          <w:rFonts w:ascii="Times New Roman" w:hAnsi="Times New Roman" w:cs="Times New Roman"/>
          <w:kern w:val="0"/>
          <w:rPrChange w:id="89" w:author="Simona Radutoiu" w:date="2025-11-12T11:18:00Z" w16du:dateUtc="2025-11-12T10:18:00Z">
            <w:rPr>
              <w:rFonts w:ascii="Times New Roman" w:hAnsi="Times New Roman" w:cs="Times New Roman"/>
              <w:kern w:val="0"/>
              <w:highlight w:val="green"/>
            </w:rPr>
          </w:rPrChange>
        </w:rPr>
        <w:t>phosphorus</w:t>
      </w:r>
      <w:r w:rsidRPr="005D423B">
        <w:rPr>
          <w:rFonts w:ascii="Times New Roman" w:hAnsi="Times New Roman" w:cs="Times New Roman"/>
          <w:kern w:val="0"/>
          <w:vertAlign w:val="superscript"/>
        </w:rPr>
        <w:t>10,11</w:t>
      </w:r>
      <w:r w:rsidRPr="005D423B">
        <w:rPr>
          <w:rFonts w:ascii="Times New Roman" w:hAnsi="Times New Roman" w:cs="Times New Roman"/>
          <w:kern w:val="0"/>
        </w:rPr>
        <w:t xml:space="preserve">. </w:t>
      </w:r>
      <w:r w:rsidR="003C569E" w:rsidRPr="005D423B">
        <w:rPr>
          <w:rFonts w:ascii="Times New Roman" w:hAnsi="Times New Roman" w:cs="Times New Roman"/>
          <w:kern w:val="0"/>
        </w:rPr>
        <w:t xml:space="preserve">In contrast, </w:t>
      </w:r>
      <w:r w:rsidR="00421DEF" w:rsidRPr="005D423B">
        <w:rPr>
          <w:rFonts w:ascii="Times New Roman" w:hAnsi="Times New Roman" w:cs="Times New Roman"/>
          <w:kern w:val="0"/>
        </w:rPr>
        <w:t>SNF</w:t>
      </w:r>
      <w:r w:rsidRPr="005D423B">
        <w:rPr>
          <w:rFonts w:ascii="Times New Roman" w:hAnsi="Times New Roman" w:cs="Times New Roman"/>
          <w:kern w:val="0"/>
        </w:rPr>
        <w:t xml:space="preserve"> is </w:t>
      </w:r>
      <w:r w:rsidR="00421DEF" w:rsidRPr="005D423B">
        <w:rPr>
          <w:rFonts w:ascii="Times New Roman" w:hAnsi="Times New Roman" w:cs="Times New Roman"/>
          <w:kern w:val="0"/>
        </w:rPr>
        <w:t xml:space="preserve">far </w:t>
      </w:r>
      <w:r w:rsidRPr="005D423B">
        <w:rPr>
          <w:rFonts w:ascii="Times New Roman" w:hAnsi="Times New Roman" w:cs="Times New Roman"/>
          <w:kern w:val="0"/>
        </w:rPr>
        <w:t xml:space="preserve">less </w:t>
      </w:r>
      <w:r w:rsidR="003C569E" w:rsidRPr="005D423B">
        <w:rPr>
          <w:rFonts w:ascii="Times New Roman" w:hAnsi="Times New Roman" w:cs="Times New Roman"/>
          <w:kern w:val="0"/>
        </w:rPr>
        <w:t>widespread, occur</w:t>
      </w:r>
      <w:r w:rsidR="000E7319" w:rsidRPr="005D423B">
        <w:rPr>
          <w:rFonts w:ascii="Times New Roman" w:hAnsi="Times New Roman" w:cs="Times New Roman"/>
          <w:kern w:val="0"/>
        </w:rPr>
        <w:t>r</w:t>
      </w:r>
      <w:r w:rsidR="003C569E" w:rsidRPr="005D423B">
        <w:rPr>
          <w:rFonts w:ascii="Times New Roman" w:hAnsi="Times New Roman" w:cs="Times New Roman"/>
          <w:kern w:val="0"/>
        </w:rPr>
        <w:t>ing</w:t>
      </w:r>
      <w:r w:rsidRPr="005D423B">
        <w:rPr>
          <w:rFonts w:ascii="Times New Roman" w:hAnsi="Times New Roman" w:cs="Times New Roman"/>
          <w:kern w:val="0"/>
        </w:rPr>
        <w:t xml:space="preserve"> only in legumes</w:t>
      </w:r>
      <w:r w:rsidR="003A67C4" w:rsidRPr="005D423B">
        <w:rPr>
          <w:rFonts w:ascii="Times New Roman" w:hAnsi="Times New Roman" w:cs="Times New Roman"/>
          <w:kern w:val="0"/>
        </w:rPr>
        <w:t xml:space="preserve"> and the </w:t>
      </w:r>
      <w:r w:rsidR="00E0634C" w:rsidRPr="005D423B">
        <w:rPr>
          <w:rFonts w:ascii="Times New Roman" w:hAnsi="Times New Roman" w:cs="Times New Roman"/>
          <w:kern w:val="0"/>
        </w:rPr>
        <w:t>tree</w:t>
      </w:r>
      <w:r w:rsidR="003A67C4" w:rsidRPr="005D423B">
        <w:rPr>
          <w:rFonts w:ascii="Times New Roman" w:hAnsi="Times New Roman" w:cs="Times New Roman"/>
          <w:kern w:val="0"/>
        </w:rPr>
        <w:t xml:space="preserve"> </w:t>
      </w:r>
      <w:r w:rsidR="003A67C4" w:rsidRPr="005D423B">
        <w:rPr>
          <w:rFonts w:ascii="Times New Roman" w:hAnsi="Times New Roman" w:cs="Times New Roman"/>
          <w:i/>
          <w:iCs/>
          <w:kern w:val="0"/>
        </w:rPr>
        <w:t>Parasponia</w:t>
      </w:r>
      <w:r w:rsidRPr="005D423B">
        <w:rPr>
          <w:rFonts w:ascii="Times New Roman" w:hAnsi="Times New Roman" w:cs="Times New Roman"/>
          <w:kern w:val="0"/>
          <w:vertAlign w:val="superscript"/>
        </w:rPr>
        <w:t>12</w:t>
      </w:r>
      <w:r w:rsidR="003A67C4" w:rsidRPr="005D423B">
        <w:rPr>
          <w:rFonts w:ascii="Times New Roman" w:hAnsi="Times New Roman" w:cs="Times New Roman"/>
          <w:kern w:val="0"/>
          <w:vertAlign w:val="superscript"/>
        </w:rPr>
        <w:t>,153</w:t>
      </w:r>
      <w:r w:rsidRPr="005D423B">
        <w:rPr>
          <w:rFonts w:ascii="Times New Roman" w:hAnsi="Times New Roman" w:cs="Times New Roman"/>
          <w:kern w:val="0"/>
        </w:rPr>
        <w:t xml:space="preserve">. </w:t>
      </w:r>
      <w:r w:rsidRPr="005D423B">
        <w:rPr>
          <w:rFonts w:ascii="Times New Roman" w:hAnsi="Times New Roman" w:cs="Times New Roman"/>
          <w:kern w:val="0"/>
          <w:rPrChange w:id="90" w:author="Simona Radutoiu" w:date="2025-11-12T11:18:00Z" w16du:dateUtc="2025-11-12T10:18:00Z">
            <w:rPr>
              <w:rFonts w:ascii="Times New Roman" w:hAnsi="Times New Roman" w:cs="Times New Roman"/>
              <w:kern w:val="0"/>
              <w:highlight w:val="green"/>
            </w:rPr>
          </w:rPrChange>
        </w:rPr>
        <w:t>Legumes release flavonoids</w:t>
      </w:r>
      <w:ins w:id="91" w:author="Simona Radutoiu" w:date="2025-11-12T11:19:00Z" w16du:dateUtc="2025-11-12T10:19:00Z">
        <w:r w:rsidR="00056875">
          <w:rPr>
            <w:rFonts w:ascii="Times New Roman" w:hAnsi="Times New Roman" w:cs="Times New Roman"/>
            <w:kern w:val="0"/>
          </w:rPr>
          <w:t xml:space="preserve"> (</w:t>
        </w:r>
        <w:r w:rsidR="00056875" w:rsidRPr="008774EB">
          <w:rPr>
            <w:rFonts w:ascii="Times New Roman" w:hAnsi="Times New Roman" w:cs="Times New Roman"/>
            <w:kern w:val="0"/>
            <w:highlight w:val="yellow"/>
          </w:rPr>
          <w:t>REFS</w:t>
        </w:r>
        <w:r w:rsidR="00056875">
          <w:rPr>
            <w:rFonts w:ascii="Times New Roman" w:hAnsi="Times New Roman" w:cs="Times New Roman"/>
            <w:kern w:val="0"/>
          </w:rPr>
          <w:t>)</w:t>
        </w:r>
      </w:ins>
      <w:r w:rsidRPr="005D423B">
        <w:rPr>
          <w:rFonts w:ascii="Times New Roman" w:hAnsi="Times New Roman" w:cs="Times New Roman"/>
          <w:kern w:val="0"/>
          <w:rPrChange w:id="92" w:author="Simona Radutoiu" w:date="2025-11-12T11:18:00Z" w16du:dateUtc="2025-11-12T10:18:00Z">
            <w:rPr>
              <w:rFonts w:ascii="Times New Roman" w:hAnsi="Times New Roman" w:cs="Times New Roman"/>
              <w:kern w:val="0"/>
              <w:highlight w:val="green"/>
            </w:rPr>
          </w:rPrChange>
        </w:rPr>
        <w:t xml:space="preserve"> that are </w:t>
      </w:r>
      <w:r w:rsidR="003C569E" w:rsidRPr="005D423B">
        <w:rPr>
          <w:rFonts w:ascii="Times New Roman" w:hAnsi="Times New Roman" w:cs="Times New Roman"/>
          <w:kern w:val="0"/>
          <w:rPrChange w:id="93" w:author="Simona Radutoiu" w:date="2025-11-12T11:18:00Z" w16du:dateUtc="2025-11-12T10:18:00Z">
            <w:rPr>
              <w:rFonts w:ascii="Times New Roman" w:hAnsi="Times New Roman" w:cs="Times New Roman"/>
              <w:kern w:val="0"/>
              <w:highlight w:val="green"/>
            </w:rPr>
          </w:rPrChange>
        </w:rPr>
        <w:t>detected</w:t>
      </w:r>
      <w:r w:rsidRPr="005D423B">
        <w:rPr>
          <w:rFonts w:ascii="Times New Roman" w:hAnsi="Times New Roman" w:cs="Times New Roman"/>
          <w:kern w:val="0"/>
          <w:rPrChange w:id="94" w:author="Simona Radutoiu" w:date="2025-11-12T11:18:00Z" w16du:dateUtc="2025-11-12T10:18:00Z">
            <w:rPr>
              <w:rFonts w:ascii="Times New Roman" w:hAnsi="Times New Roman" w:cs="Times New Roman"/>
              <w:kern w:val="0"/>
              <w:highlight w:val="green"/>
            </w:rPr>
          </w:rPrChange>
        </w:rPr>
        <w:t xml:space="preserve"> by nitrogen-fixing bacteria</w:t>
      </w:r>
      <w:r w:rsidR="00CC413E" w:rsidRPr="005D423B">
        <w:rPr>
          <w:rFonts w:ascii="Times New Roman" w:hAnsi="Times New Roman" w:cs="Times New Roman"/>
          <w:kern w:val="0"/>
          <w:rPrChange w:id="95" w:author="Simona Radutoiu" w:date="2025-11-12T11:18:00Z" w16du:dateUtc="2025-11-12T10:18:00Z">
            <w:rPr>
              <w:rFonts w:ascii="Times New Roman" w:hAnsi="Times New Roman" w:cs="Times New Roman"/>
              <w:kern w:val="0"/>
              <w:highlight w:val="green"/>
            </w:rPr>
          </w:rPrChange>
        </w:rPr>
        <w:t xml:space="preserve"> in </w:t>
      </w:r>
      <w:r w:rsidR="00AE02B3" w:rsidRPr="005D423B">
        <w:rPr>
          <w:rFonts w:ascii="Times New Roman" w:hAnsi="Times New Roman" w:cs="Times New Roman"/>
          <w:kern w:val="0"/>
          <w:rPrChange w:id="96" w:author="Simona Radutoiu" w:date="2025-11-12T11:18:00Z" w16du:dateUtc="2025-11-12T10:18:00Z">
            <w:rPr>
              <w:rFonts w:ascii="Times New Roman" w:hAnsi="Times New Roman" w:cs="Times New Roman"/>
              <w:kern w:val="0"/>
              <w:highlight w:val="green"/>
            </w:rPr>
          </w:rPrChange>
        </w:rPr>
        <w:t xml:space="preserve">the </w:t>
      </w:r>
      <w:r w:rsidR="00CC413E" w:rsidRPr="005D423B">
        <w:rPr>
          <w:rFonts w:ascii="Times New Roman" w:hAnsi="Times New Roman" w:cs="Times New Roman"/>
          <w:kern w:val="0"/>
          <w:rPrChange w:id="97" w:author="Simona Radutoiu" w:date="2025-11-12T11:18:00Z" w16du:dateUtc="2025-11-12T10:18:00Z">
            <w:rPr>
              <w:rFonts w:ascii="Times New Roman" w:hAnsi="Times New Roman" w:cs="Times New Roman"/>
              <w:kern w:val="0"/>
              <w:highlight w:val="green"/>
            </w:rPr>
          </w:rPrChange>
        </w:rPr>
        <w:t>soil</w:t>
      </w:r>
      <w:ins w:id="98" w:author="Simona Radutoiu" w:date="2025-11-12T11:19:00Z" w16du:dateUtc="2025-11-12T10:19:00Z">
        <w:r w:rsidR="00056875">
          <w:rPr>
            <w:rFonts w:ascii="Times New Roman" w:hAnsi="Times New Roman" w:cs="Times New Roman"/>
            <w:kern w:val="0"/>
          </w:rPr>
          <w:t xml:space="preserve"> and activate bacterial production of </w:t>
        </w:r>
      </w:ins>
      <w:del w:id="99" w:author="Simona Radutoiu" w:date="2025-11-12T11:19:00Z" w16du:dateUtc="2025-11-12T10:19:00Z">
        <w:r w:rsidRPr="005D423B" w:rsidDel="00056875">
          <w:rPr>
            <w:rFonts w:ascii="Times New Roman" w:hAnsi="Times New Roman" w:cs="Times New Roman"/>
            <w:kern w:val="0"/>
            <w:rPrChange w:id="100" w:author="Simona Radutoiu" w:date="2025-11-12T11:18:00Z" w16du:dateUtc="2025-11-12T10:18:00Z">
              <w:rPr>
                <w:rFonts w:ascii="Times New Roman" w:hAnsi="Times New Roman" w:cs="Times New Roman"/>
                <w:kern w:val="0"/>
                <w:highlight w:val="green"/>
              </w:rPr>
            </w:rPrChange>
          </w:rPr>
          <w:delText xml:space="preserve">, which </w:delText>
        </w:r>
        <w:r w:rsidR="00A94AB6" w:rsidRPr="005D423B" w:rsidDel="00056875">
          <w:rPr>
            <w:rFonts w:ascii="Times New Roman" w:hAnsi="Times New Roman" w:cs="Times New Roman"/>
            <w:kern w:val="0"/>
            <w:rPrChange w:id="101" w:author="Simona Radutoiu" w:date="2025-11-12T11:18:00Z" w16du:dateUtc="2025-11-12T10:18:00Z">
              <w:rPr>
                <w:rFonts w:ascii="Times New Roman" w:hAnsi="Times New Roman" w:cs="Times New Roman"/>
                <w:kern w:val="0"/>
                <w:highlight w:val="green"/>
              </w:rPr>
            </w:rPrChange>
          </w:rPr>
          <w:delText>respond by</w:delText>
        </w:r>
        <w:r w:rsidRPr="005D423B" w:rsidDel="00056875">
          <w:rPr>
            <w:rFonts w:ascii="Times New Roman" w:hAnsi="Times New Roman" w:cs="Times New Roman"/>
            <w:kern w:val="0"/>
            <w:rPrChange w:id="102" w:author="Simona Radutoiu" w:date="2025-11-12T11:18:00Z" w16du:dateUtc="2025-11-12T10:18:00Z">
              <w:rPr>
                <w:rFonts w:ascii="Times New Roman" w:hAnsi="Times New Roman" w:cs="Times New Roman"/>
                <w:kern w:val="0"/>
                <w:highlight w:val="green"/>
              </w:rPr>
            </w:rPrChange>
          </w:rPr>
          <w:delText xml:space="preserve"> </w:delText>
        </w:r>
        <w:r w:rsidR="003C569E" w:rsidRPr="005D423B" w:rsidDel="00056875">
          <w:rPr>
            <w:rFonts w:ascii="Times New Roman" w:hAnsi="Times New Roman" w:cs="Times New Roman"/>
            <w:kern w:val="0"/>
            <w:rPrChange w:id="103" w:author="Simona Radutoiu" w:date="2025-11-12T11:18:00Z" w16du:dateUtc="2025-11-12T10:18:00Z">
              <w:rPr>
                <w:rFonts w:ascii="Times New Roman" w:hAnsi="Times New Roman" w:cs="Times New Roman"/>
                <w:kern w:val="0"/>
                <w:highlight w:val="green"/>
              </w:rPr>
            </w:rPrChange>
          </w:rPr>
          <w:delText>produc</w:delText>
        </w:r>
        <w:r w:rsidR="00A94AB6" w:rsidRPr="005D423B" w:rsidDel="00056875">
          <w:rPr>
            <w:rFonts w:ascii="Times New Roman" w:hAnsi="Times New Roman" w:cs="Times New Roman"/>
            <w:kern w:val="0"/>
            <w:rPrChange w:id="104" w:author="Simona Radutoiu" w:date="2025-11-12T11:18:00Z" w16du:dateUtc="2025-11-12T10:18:00Z">
              <w:rPr>
                <w:rFonts w:ascii="Times New Roman" w:hAnsi="Times New Roman" w:cs="Times New Roman"/>
                <w:kern w:val="0"/>
                <w:highlight w:val="green"/>
              </w:rPr>
            </w:rPrChange>
          </w:rPr>
          <w:delText>ing</w:delText>
        </w:r>
        <w:r w:rsidRPr="005D423B" w:rsidDel="00056875">
          <w:rPr>
            <w:rFonts w:ascii="Times New Roman" w:hAnsi="Times New Roman" w:cs="Times New Roman"/>
            <w:kern w:val="0"/>
            <w:rPrChange w:id="105" w:author="Simona Radutoiu" w:date="2025-11-12T11:18:00Z" w16du:dateUtc="2025-11-12T10:18:00Z">
              <w:rPr>
                <w:rFonts w:ascii="Times New Roman" w:hAnsi="Times New Roman" w:cs="Times New Roman"/>
                <w:kern w:val="0"/>
                <w:highlight w:val="green"/>
              </w:rPr>
            </w:rPrChange>
          </w:rPr>
          <w:delText xml:space="preserve"> </w:delText>
        </w:r>
      </w:del>
      <w:r w:rsidRPr="005D423B">
        <w:rPr>
          <w:rFonts w:ascii="Times New Roman" w:hAnsi="Times New Roman" w:cs="Times New Roman"/>
          <w:kern w:val="0"/>
          <w:rPrChange w:id="106" w:author="Simona Radutoiu" w:date="2025-11-12T11:18:00Z" w16du:dateUtc="2025-11-12T10:18:00Z">
            <w:rPr>
              <w:rFonts w:ascii="Times New Roman" w:hAnsi="Times New Roman" w:cs="Times New Roman"/>
              <w:kern w:val="0"/>
              <w:highlight w:val="green"/>
            </w:rPr>
          </w:rPrChange>
        </w:rPr>
        <w:t>Nod-factors. These</w:t>
      </w:r>
      <w:r w:rsidR="003C569E" w:rsidRPr="005D423B">
        <w:rPr>
          <w:rFonts w:ascii="Times New Roman" w:hAnsi="Times New Roman" w:cs="Times New Roman"/>
          <w:kern w:val="0"/>
          <w:rPrChange w:id="107" w:author="Simona Radutoiu" w:date="2025-11-12T11:18:00Z" w16du:dateUtc="2025-11-12T10:18:00Z">
            <w:rPr>
              <w:rFonts w:ascii="Times New Roman" w:hAnsi="Times New Roman" w:cs="Times New Roman"/>
              <w:kern w:val="0"/>
              <w:highlight w:val="green"/>
            </w:rPr>
          </w:rPrChange>
        </w:rPr>
        <w:t xml:space="preserve"> signals </w:t>
      </w:r>
      <w:r w:rsidRPr="005D423B">
        <w:rPr>
          <w:rFonts w:ascii="Times New Roman" w:hAnsi="Times New Roman" w:cs="Times New Roman"/>
          <w:kern w:val="0"/>
          <w:rPrChange w:id="108" w:author="Simona Radutoiu" w:date="2025-11-12T11:18:00Z" w16du:dateUtc="2025-11-12T10:18:00Z">
            <w:rPr>
              <w:rFonts w:ascii="Times New Roman" w:hAnsi="Times New Roman" w:cs="Times New Roman"/>
              <w:kern w:val="0"/>
              <w:highlight w:val="green"/>
            </w:rPr>
          </w:rPrChange>
        </w:rPr>
        <w:t>are perceived by the plan</w:t>
      </w:r>
      <w:r w:rsidR="00EC06BE" w:rsidRPr="005D423B">
        <w:rPr>
          <w:rFonts w:ascii="Times New Roman" w:hAnsi="Times New Roman" w:cs="Times New Roman"/>
          <w:kern w:val="0"/>
          <w:rPrChange w:id="109" w:author="Simona Radutoiu" w:date="2025-11-12T11:18:00Z" w16du:dateUtc="2025-11-12T10:18:00Z">
            <w:rPr>
              <w:rFonts w:ascii="Times New Roman" w:hAnsi="Times New Roman" w:cs="Times New Roman"/>
              <w:kern w:val="0"/>
              <w:highlight w:val="green"/>
            </w:rPr>
          </w:rPrChange>
        </w:rPr>
        <w:t>t</w:t>
      </w:r>
      <w:r w:rsidRPr="005D423B">
        <w:rPr>
          <w:rFonts w:ascii="Times New Roman" w:hAnsi="Times New Roman" w:cs="Times New Roman"/>
          <w:kern w:val="0"/>
          <w:rPrChange w:id="110" w:author="Simona Radutoiu" w:date="2025-11-12T11:18:00Z" w16du:dateUtc="2025-11-12T10:18:00Z">
            <w:rPr>
              <w:rFonts w:ascii="Times New Roman" w:hAnsi="Times New Roman" w:cs="Times New Roman"/>
              <w:kern w:val="0"/>
              <w:highlight w:val="green"/>
            </w:rPr>
          </w:rPrChange>
        </w:rPr>
        <w:t xml:space="preserve">, </w:t>
      </w:r>
      <w:r w:rsidR="00C638C3" w:rsidRPr="005D423B">
        <w:rPr>
          <w:rFonts w:ascii="Times New Roman" w:hAnsi="Times New Roman" w:cs="Times New Roman"/>
          <w:kern w:val="0"/>
          <w:rPrChange w:id="111" w:author="Simona Radutoiu" w:date="2025-11-12T11:18:00Z" w16du:dateUtc="2025-11-12T10:18:00Z">
            <w:rPr>
              <w:rFonts w:ascii="Times New Roman" w:hAnsi="Times New Roman" w:cs="Times New Roman"/>
              <w:kern w:val="0"/>
              <w:highlight w:val="green"/>
            </w:rPr>
          </w:rPrChange>
        </w:rPr>
        <w:t>triggering</w:t>
      </w:r>
      <w:r w:rsidR="00A94AB6" w:rsidRPr="005D423B">
        <w:rPr>
          <w:rFonts w:ascii="Times New Roman" w:hAnsi="Times New Roman" w:cs="Times New Roman"/>
          <w:kern w:val="0"/>
          <w:rPrChange w:id="112" w:author="Simona Radutoiu" w:date="2025-11-12T11:18:00Z" w16du:dateUtc="2025-11-12T10:18:00Z">
            <w:rPr>
              <w:rFonts w:ascii="Times New Roman" w:hAnsi="Times New Roman" w:cs="Times New Roman"/>
              <w:kern w:val="0"/>
              <w:highlight w:val="green"/>
            </w:rPr>
          </w:rPrChange>
        </w:rPr>
        <w:t xml:space="preserve"> </w:t>
      </w:r>
      <w:r w:rsidR="00AE02B3" w:rsidRPr="005D423B">
        <w:rPr>
          <w:rFonts w:ascii="Times New Roman" w:hAnsi="Times New Roman" w:cs="Times New Roman"/>
          <w:kern w:val="0"/>
          <w:rPrChange w:id="113" w:author="Simona Radutoiu" w:date="2025-11-12T11:18:00Z" w16du:dateUtc="2025-11-12T10:18:00Z">
            <w:rPr>
              <w:rFonts w:ascii="Times New Roman" w:hAnsi="Times New Roman" w:cs="Times New Roman"/>
              <w:kern w:val="0"/>
              <w:highlight w:val="green"/>
            </w:rPr>
          </w:rPrChange>
        </w:rPr>
        <w:t>symbiosis signalling</w:t>
      </w:r>
      <w:r w:rsidR="00C638C3" w:rsidRPr="005D423B">
        <w:rPr>
          <w:rFonts w:ascii="Times New Roman" w:hAnsi="Times New Roman" w:cs="Times New Roman"/>
          <w:kern w:val="0"/>
          <w:rPrChange w:id="114" w:author="Simona Radutoiu" w:date="2025-11-12T11:18:00Z" w16du:dateUtc="2025-11-12T10:18:00Z">
            <w:rPr>
              <w:rFonts w:ascii="Times New Roman" w:hAnsi="Times New Roman" w:cs="Times New Roman"/>
              <w:kern w:val="0"/>
              <w:highlight w:val="green"/>
            </w:rPr>
          </w:rPrChange>
        </w:rPr>
        <w:t>, as seen in AMS</w:t>
      </w:r>
      <w:r w:rsidR="00AE02B3" w:rsidRPr="005D423B">
        <w:rPr>
          <w:rFonts w:ascii="Times New Roman" w:hAnsi="Times New Roman" w:cs="Times New Roman"/>
          <w:kern w:val="0"/>
          <w:rPrChange w:id="115" w:author="Simona Radutoiu" w:date="2025-11-12T11:18:00Z" w16du:dateUtc="2025-11-12T10:18:00Z">
            <w:rPr>
              <w:rFonts w:ascii="Times New Roman" w:hAnsi="Times New Roman" w:cs="Times New Roman"/>
              <w:kern w:val="0"/>
              <w:highlight w:val="green"/>
            </w:rPr>
          </w:rPrChange>
        </w:rPr>
        <w:t xml:space="preserve">, but leading to the development of </w:t>
      </w:r>
      <w:r w:rsidR="0003588F" w:rsidRPr="005D423B">
        <w:rPr>
          <w:rFonts w:ascii="Times New Roman" w:hAnsi="Times New Roman" w:cs="Times New Roman"/>
          <w:kern w:val="0"/>
          <w:rPrChange w:id="116" w:author="Simona Radutoiu" w:date="2025-11-12T11:18:00Z" w16du:dateUtc="2025-11-12T10:18:00Z">
            <w:rPr>
              <w:rFonts w:ascii="Times New Roman" w:hAnsi="Times New Roman" w:cs="Times New Roman"/>
              <w:kern w:val="0"/>
              <w:highlight w:val="green"/>
            </w:rPr>
          </w:rPrChange>
        </w:rPr>
        <w:t>specialised root-derived organelles</w:t>
      </w:r>
      <w:r w:rsidRPr="005D423B">
        <w:rPr>
          <w:rFonts w:ascii="Times New Roman" w:hAnsi="Times New Roman" w:cs="Times New Roman"/>
          <w:kern w:val="0"/>
          <w:rPrChange w:id="117" w:author="Simona Radutoiu" w:date="2025-11-12T11:18:00Z" w16du:dateUtc="2025-11-12T10:18:00Z">
            <w:rPr>
              <w:rFonts w:ascii="Times New Roman" w:hAnsi="Times New Roman" w:cs="Times New Roman"/>
              <w:kern w:val="0"/>
              <w:highlight w:val="green"/>
            </w:rPr>
          </w:rPrChange>
        </w:rPr>
        <w:t xml:space="preserve"> called ‘nodules’, </w:t>
      </w:r>
      <w:r w:rsidR="00AE02B3" w:rsidRPr="005D423B">
        <w:rPr>
          <w:rFonts w:ascii="Times New Roman" w:hAnsi="Times New Roman" w:cs="Times New Roman"/>
          <w:kern w:val="0"/>
          <w:rPrChange w:id="118" w:author="Simona Radutoiu" w:date="2025-11-12T11:18:00Z" w16du:dateUtc="2025-11-12T10:18:00Z">
            <w:rPr>
              <w:rFonts w:ascii="Times New Roman" w:hAnsi="Times New Roman" w:cs="Times New Roman"/>
              <w:kern w:val="0"/>
              <w:highlight w:val="green"/>
            </w:rPr>
          </w:rPrChange>
        </w:rPr>
        <w:t>inside which</w:t>
      </w:r>
      <w:r w:rsidRPr="005D423B">
        <w:rPr>
          <w:rFonts w:ascii="Times New Roman" w:hAnsi="Times New Roman" w:cs="Times New Roman"/>
          <w:kern w:val="0"/>
          <w:rPrChange w:id="119" w:author="Simona Radutoiu" w:date="2025-11-12T11:18:00Z" w16du:dateUtc="2025-11-12T10:18:00Z">
            <w:rPr>
              <w:rFonts w:ascii="Times New Roman" w:hAnsi="Times New Roman" w:cs="Times New Roman"/>
              <w:kern w:val="0"/>
              <w:highlight w:val="green"/>
            </w:rPr>
          </w:rPrChange>
        </w:rPr>
        <w:t xml:space="preserve"> bacteria </w:t>
      </w:r>
      <w:r w:rsidR="00AE02B3" w:rsidRPr="005D423B">
        <w:rPr>
          <w:rFonts w:ascii="Times New Roman" w:hAnsi="Times New Roman" w:cs="Times New Roman"/>
          <w:kern w:val="0"/>
          <w:rPrChange w:id="120" w:author="Simona Radutoiu" w:date="2025-11-12T11:18:00Z" w16du:dateUtc="2025-11-12T10:18:00Z">
            <w:rPr>
              <w:rFonts w:ascii="Times New Roman" w:hAnsi="Times New Roman" w:cs="Times New Roman"/>
              <w:kern w:val="0"/>
              <w:highlight w:val="green"/>
            </w:rPr>
          </w:rPrChange>
        </w:rPr>
        <w:t xml:space="preserve">are endocytosed. </w:t>
      </w:r>
      <w:r w:rsidR="000E7319" w:rsidRPr="005D423B">
        <w:rPr>
          <w:rFonts w:ascii="Times New Roman" w:hAnsi="Times New Roman" w:cs="Times New Roman"/>
          <w:kern w:val="0"/>
          <w:rPrChange w:id="121" w:author="Simona Radutoiu" w:date="2025-11-12T11:18:00Z" w16du:dateUtc="2025-11-12T10:18:00Z">
            <w:rPr>
              <w:rFonts w:ascii="Times New Roman" w:hAnsi="Times New Roman" w:cs="Times New Roman"/>
              <w:kern w:val="0"/>
              <w:highlight w:val="green"/>
            </w:rPr>
          </w:rPrChange>
        </w:rPr>
        <w:t>N</w:t>
      </w:r>
      <w:r w:rsidR="007F4D81" w:rsidRPr="005D423B">
        <w:rPr>
          <w:rFonts w:ascii="Times New Roman" w:hAnsi="Times New Roman" w:cs="Times New Roman"/>
          <w:kern w:val="0"/>
          <w:rPrChange w:id="122" w:author="Simona Radutoiu" w:date="2025-11-12T11:18:00Z" w16du:dateUtc="2025-11-12T10:18:00Z">
            <w:rPr>
              <w:rFonts w:ascii="Times New Roman" w:hAnsi="Times New Roman" w:cs="Times New Roman"/>
              <w:kern w:val="0"/>
              <w:highlight w:val="green"/>
            </w:rPr>
          </w:rPrChange>
        </w:rPr>
        <w:t xml:space="preserve">itrogen fixation is </w:t>
      </w:r>
      <w:r w:rsidR="00A94AB6" w:rsidRPr="005D423B">
        <w:rPr>
          <w:rFonts w:ascii="Times New Roman" w:hAnsi="Times New Roman" w:cs="Times New Roman"/>
          <w:kern w:val="0"/>
          <w:rPrChange w:id="123" w:author="Simona Radutoiu" w:date="2025-11-12T11:18:00Z" w16du:dateUtc="2025-11-12T10:18:00Z">
            <w:rPr>
              <w:rFonts w:ascii="Times New Roman" w:hAnsi="Times New Roman" w:cs="Times New Roman"/>
              <w:kern w:val="0"/>
              <w:highlight w:val="green"/>
            </w:rPr>
          </w:rPrChange>
        </w:rPr>
        <w:t xml:space="preserve">then </w:t>
      </w:r>
      <w:r w:rsidR="007F4D81" w:rsidRPr="005D423B">
        <w:rPr>
          <w:rFonts w:ascii="Times New Roman" w:hAnsi="Times New Roman" w:cs="Times New Roman"/>
          <w:kern w:val="0"/>
          <w:rPrChange w:id="124" w:author="Simona Radutoiu" w:date="2025-11-12T11:18:00Z" w16du:dateUtc="2025-11-12T10:18:00Z">
            <w:rPr>
              <w:rFonts w:ascii="Times New Roman" w:hAnsi="Times New Roman" w:cs="Times New Roman"/>
              <w:kern w:val="0"/>
              <w:highlight w:val="green"/>
            </w:rPr>
          </w:rPrChange>
        </w:rPr>
        <w:t xml:space="preserve">facilitated by host-supplied sugars and tightly </w:t>
      </w:r>
      <w:r w:rsidR="00A94AB6" w:rsidRPr="005D423B">
        <w:rPr>
          <w:rFonts w:ascii="Times New Roman" w:hAnsi="Times New Roman" w:cs="Times New Roman"/>
          <w:kern w:val="0"/>
          <w:rPrChange w:id="125" w:author="Simona Radutoiu" w:date="2025-11-12T11:18:00Z" w16du:dateUtc="2025-11-12T10:18:00Z">
            <w:rPr>
              <w:rFonts w:ascii="Times New Roman" w:hAnsi="Times New Roman" w:cs="Times New Roman"/>
              <w:kern w:val="0"/>
              <w:highlight w:val="green"/>
            </w:rPr>
          </w:rPrChange>
        </w:rPr>
        <w:t>controlled</w:t>
      </w:r>
      <w:r w:rsidR="007F4D81" w:rsidRPr="005D423B">
        <w:rPr>
          <w:rFonts w:ascii="Times New Roman" w:hAnsi="Times New Roman" w:cs="Times New Roman"/>
          <w:kern w:val="0"/>
          <w:rPrChange w:id="126" w:author="Simona Radutoiu" w:date="2025-11-12T11:18:00Z" w16du:dateUtc="2025-11-12T10:18:00Z">
            <w:rPr>
              <w:rFonts w:ascii="Times New Roman" w:hAnsi="Times New Roman" w:cs="Times New Roman"/>
              <w:kern w:val="0"/>
              <w:highlight w:val="green"/>
            </w:rPr>
          </w:rPrChange>
        </w:rPr>
        <w:t xml:space="preserve"> oxygen levels mediated </w:t>
      </w:r>
      <w:r w:rsidR="00A94AB6" w:rsidRPr="005D423B">
        <w:rPr>
          <w:rFonts w:ascii="Times New Roman" w:hAnsi="Times New Roman" w:cs="Times New Roman"/>
          <w:kern w:val="0"/>
          <w:rPrChange w:id="127" w:author="Simona Radutoiu" w:date="2025-11-12T11:18:00Z" w16du:dateUtc="2025-11-12T10:18:00Z">
            <w:rPr>
              <w:rFonts w:ascii="Times New Roman" w:hAnsi="Times New Roman" w:cs="Times New Roman"/>
              <w:kern w:val="0"/>
              <w:highlight w:val="green"/>
            </w:rPr>
          </w:rPrChange>
        </w:rPr>
        <w:t>by</w:t>
      </w:r>
      <w:r w:rsidR="007F4D81" w:rsidRPr="005D423B">
        <w:rPr>
          <w:rFonts w:ascii="Times New Roman" w:hAnsi="Times New Roman" w:cs="Times New Roman"/>
          <w:kern w:val="0"/>
          <w:rPrChange w:id="128" w:author="Simona Radutoiu" w:date="2025-11-12T11:18:00Z" w16du:dateUtc="2025-11-12T10:18:00Z">
            <w:rPr>
              <w:rFonts w:ascii="Times New Roman" w:hAnsi="Times New Roman" w:cs="Times New Roman"/>
              <w:kern w:val="0"/>
              <w:highlight w:val="green"/>
            </w:rPr>
          </w:rPrChange>
        </w:rPr>
        <w:t xml:space="preserve"> leghemoglobin</w:t>
      </w:r>
      <w:r w:rsidRPr="005D423B">
        <w:rPr>
          <w:rFonts w:ascii="Times New Roman" w:hAnsi="Times New Roman" w:cs="Times New Roman"/>
          <w:kern w:val="0"/>
          <w:vertAlign w:val="superscript"/>
          <w:rPrChange w:id="129" w:author="Simona Radutoiu" w:date="2025-11-12T11:18:00Z" w16du:dateUtc="2025-11-12T10:18:00Z">
            <w:rPr>
              <w:rFonts w:ascii="Times New Roman" w:hAnsi="Times New Roman" w:cs="Times New Roman"/>
              <w:kern w:val="0"/>
              <w:highlight w:val="green"/>
              <w:vertAlign w:val="superscript"/>
            </w:rPr>
          </w:rPrChange>
        </w:rPr>
        <w:t>9</w:t>
      </w:r>
      <w:r w:rsidR="00A94AB6" w:rsidRPr="00A94AB6">
        <w:rPr>
          <w:rFonts w:ascii="Times New Roman" w:hAnsi="Times New Roman" w:cs="Times New Roman"/>
          <w:kern w:val="0"/>
          <w:highlight w:val="red"/>
        </w:rPr>
        <w:t xml:space="preserve">(add </w:t>
      </w:r>
      <w:proofErr w:type="spellStart"/>
      <w:r w:rsidR="00A94AB6" w:rsidRPr="00A94AB6">
        <w:rPr>
          <w:rFonts w:ascii="Times New Roman" w:hAnsi="Times New Roman" w:cs="Times New Roman"/>
          <w:kern w:val="0"/>
          <w:highlight w:val="red"/>
        </w:rPr>
        <w:t>leghemoglobin</w:t>
      </w:r>
      <w:proofErr w:type="spellEnd"/>
      <w:r w:rsidR="00A94AB6" w:rsidRPr="00A94AB6">
        <w:rPr>
          <w:rFonts w:ascii="Times New Roman" w:hAnsi="Times New Roman" w:cs="Times New Roman"/>
          <w:kern w:val="0"/>
          <w:highlight w:val="red"/>
        </w:rPr>
        <w:t xml:space="preserve"> ref</w:t>
      </w:r>
      <w:r w:rsidR="00A94AB6" w:rsidRPr="005D423B">
        <w:rPr>
          <w:rFonts w:ascii="Times New Roman" w:hAnsi="Times New Roman" w:cs="Times New Roman"/>
          <w:kern w:val="0"/>
          <w:rPrChange w:id="130" w:author="Simona Radutoiu" w:date="2025-11-12T11:18:00Z" w16du:dateUtc="2025-11-12T10:18:00Z">
            <w:rPr>
              <w:rFonts w:ascii="Times New Roman" w:hAnsi="Times New Roman" w:cs="Times New Roman"/>
              <w:kern w:val="0"/>
              <w:highlight w:val="red"/>
            </w:rPr>
          </w:rPrChange>
        </w:rPr>
        <w:t>)</w:t>
      </w:r>
      <w:r w:rsidRPr="005D423B">
        <w:rPr>
          <w:rFonts w:ascii="Times New Roman" w:hAnsi="Times New Roman" w:cs="Times New Roman"/>
          <w:kern w:val="0"/>
          <w:rPrChange w:id="131" w:author="Simona Radutoiu" w:date="2025-11-12T11:18:00Z" w16du:dateUtc="2025-11-12T10:18:00Z">
            <w:rPr>
              <w:rFonts w:ascii="Times New Roman" w:hAnsi="Times New Roman" w:cs="Times New Roman"/>
              <w:kern w:val="0"/>
              <w:highlight w:val="green"/>
            </w:rPr>
          </w:rPrChange>
        </w:rPr>
        <w:t xml:space="preserve">. Together, </w:t>
      </w:r>
      <w:r w:rsidR="00421DEF" w:rsidRPr="005D423B">
        <w:rPr>
          <w:rFonts w:ascii="Times New Roman" w:hAnsi="Times New Roman" w:cs="Times New Roman"/>
          <w:kern w:val="0"/>
          <w:rPrChange w:id="132" w:author="Simona Radutoiu" w:date="2025-11-12T11:18:00Z" w16du:dateUtc="2025-11-12T10:18:00Z">
            <w:rPr>
              <w:rFonts w:ascii="Times New Roman" w:hAnsi="Times New Roman" w:cs="Times New Roman"/>
              <w:kern w:val="0"/>
              <w:highlight w:val="green"/>
            </w:rPr>
          </w:rPrChange>
        </w:rPr>
        <w:t>SNF</w:t>
      </w:r>
      <w:r w:rsidRPr="005D423B">
        <w:rPr>
          <w:rFonts w:ascii="Times New Roman" w:hAnsi="Times New Roman" w:cs="Times New Roman"/>
          <w:kern w:val="0"/>
          <w:rPrChange w:id="133" w:author="Simona Radutoiu" w:date="2025-11-12T11:18:00Z" w16du:dateUtc="2025-11-12T10:18:00Z">
            <w:rPr>
              <w:rFonts w:ascii="Times New Roman" w:hAnsi="Times New Roman" w:cs="Times New Roman"/>
              <w:kern w:val="0"/>
              <w:highlight w:val="green"/>
            </w:rPr>
          </w:rPrChange>
        </w:rPr>
        <w:t xml:space="preserve"> and AMS are </w:t>
      </w:r>
      <w:r w:rsidR="00C638C3" w:rsidRPr="005D423B">
        <w:rPr>
          <w:rFonts w:ascii="Times New Roman" w:hAnsi="Times New Roman" w:cs="Times New Roman"/>
          <w:kern w:val="0"/>
          <w:rPrChange w:id="134" w:author="Simona Radutoiu" w:date="2025-11-12T11:18:00Z" w16du:dateUtc="2025-11-12T10:18:00Z">
            <w:rPr>
              <w:rFonts w:ascii="Times New Roman" w:hAnsi="Times New Roman" w:cs="Times New Roman"/>
              <w:kern w:val="0"/>
              <w:highlight w:val="green"/>
            </w:rPr>
          </w:rPrChange>
        </w:rPr>
        <w:t>essential</w:t>
      </w:r>
      <w:r w:rsidRPr="005D423B">
        <w:rPr>
          <w:rFonts w:ascii="Times New Roman" w:hAnsi="Times New Roman" w:cs="Times New Roman"/>
          <w:kern w:val="0"/>
          <w:rPrChange w:id="135" w:author="Simona Radutoiu" w:date="2025-11-12T11:18:00Z" w16du:dateUtc="2025-11-12T10:18:00Z">
            <w:rPr>
              <w:rFonts w:ascii="Times New Roman" w:hAnsi="Times New Roman" w:cs="Times New Roman"/>
              <w:kern w:val="0"/>
              <w:highlight w:val="green"/>
            </w:rPr>
          </w:rPrChange>
        </w:rPr>
        <w:t xml:space="preserve"> strategies </w:t>
      </w:r>
      <w:r w:rsidR="0003588F" w:rsidRPr="005D423B">
        <w:rPr>
          <w:rFonts w:ascii="Times New Roman" w:hAnsi="Times New Roman" w:cs="Times New Roman"/>
          <w:kern w:val="0"/>
          <w:rPrChange w:id="136" w:author="Simona Radutoiu" w:date="2025-11-12T11:18:00Z" w16du:dateUtc="2025-11-12T10:18:00Z">
            <w:rPr>
              <w:rFonts w:ascii="Times New Roman" w:hAnsi="Times New Roman" w:cs="Times New Roman"/>
              <w:kern w:val="0"/>
              <w:highlight w:val="green"/>
            </w:rPr>
          </w:rPrChange>
        </w:rPr>
        <w:t>enabling</w:t>
      </w:r>
      <w:r w:rsidR="00C638C3" w:rsidRPr="005D423B">
        <w:rPr>
          <w:rFonts w:ascii="Times New Roman" w:hAnsi="Times New Roman" w:cs="Times New Roman"/>
          <w:kern w:val="0"/>
          <w:rPrChange w:id="137" w:author="Simona Radutoiu" w:date="2025-11-12T11:18:00Z" w16du:dateUtc="2025-11-12T10:18:00Z">
            <w:rPr>
              <w:rFonts w:ascii="Times New Roman" w:hAnsi="Times New Roman" w:cs="Times New Roman"/>
              <w:kern w:val="0"/>
              <w:highlight w:val="green"/>
            </w:rPr>
          </w:rPrChange>
        </w:rPr>
        <w:t xml:space="preserve"> </w:t>
      </w:r>
      <w:r w:rsidRPr="005D423B">
        <w:rPr>
          <w:rFonts w:ascii="Times New Roman" w:hAnsi="Times New Roman" w:cs="Times New Roman"/>
          <w:kern w:val="0"/>
          <w:rPrChange w:id="138" w:author="Simona Radutoiu" w:date="2025-11-12T11:18:00Z" w16du:dateUtc="2025-11-12T10:18:00Z">
            <w:rPr>
              <w:rFonts w:ascii="Times New Roman" w:hAnsi="Times New Roman" w:cs="Times New Roman"/>
              <w:kern w:val="0"/>
              <w:highlight w:val="green"/>
            </w:rPr>
          </w:rPrChange>
        </w:rPr>
        <w:t xml:space="preserve">plants to </w:t>
      </w:r>
      <w:r w:rsidR="0003588F" w:rsidRPr="005D423B">
        <w:rPr>
          <w:rFonts w:ascii="Times New Roman" w:hAnsi="Times New Roman" w:cs="Times New Roman"/>
          <w:kern w:val="0"/>
          <w:rPrChange w:id="139" w:author="Simona Radutoiu" w:date="2025-11-12T11:18:00Z" w16du:dateUtc="2025-11-12T10:18:00Z">
            <w:rPr>
              <w:rFonts w:ascii="Times New Roman" w:hAnsi="Times New Roman" w:cs="Times New Roman"/>
              <w:kern w:val="0"/>
              <w:highlight w:val="green"/>
            </w:rPr>
          </w:rPrChange>
        </w:rPr>
        <w:t>acquire</w:t>
      </w:r>
      <w:r w:rsidRPr="005D423B">
        <w:rPr>
          <w:rFonts w:ascii="Times New Roman" w:hAnsi="Times New Roman" w:cs="Times New Roman"/>
          <w:kern w:val="0"/>
          <w:rPrChange w:id="140" w:author="Simona Radutoiu" w:date="2025-11-12T11:18:00Z" w16du:dateUtc="2025-11-12T10:18:00Z">
            <w:rPr>
              <w:rFonts w:ascii="Times New Roman" w:hAnsi="Times New Roman" w:cs="Times New Roman"/>
              <w:kern w:val="0"/>
              <w:highlight w:val="green"/>
            </w:rPr>
          </w:rPrChange>
        </w:rPr>
        <w:t xml:space="preserve"> nutrients </w:t>
      </w:r>
      <w:r w:rsidR="007F4D81" w:rsidRPr="005D423B">
        <w:rPr>
          <w:rFonts w:ascii="Times New Roman" w:hAnsi="Times New Roman" w:cs="Times New Roman"/>
          <w:kern w:val="0"/>
          <w:rPrChange w:id="141" w:author="Simona Radutoiu" w:date="2025-11-12T11:18:00Z" w16du:dateUtc="2025-11-12T10:18:00Z">
            <w:rPr>
              <w:rFonts w:ascii="Times New Roman" w:hAnsi="Times New Roman" w:cs="Times New Roman"/>
              <w:kern w:val="0"/>
              <w:highlight w:val="green"/>
            </w:rPr>
          </w:rPrChange>
        </w:rPr>
        <w:t>critical for</w:t>
      </w:r>
      <w:r w:rsidR="00CC413E" w:rsidRPr="005D423B">
        <w:rPr>
          <w:rFonts w:ascii="Times New Roman" w:hAnsi="Times New Roman" w:cs="Times New Roman"/>
          <w:kern w:val="0"/>
          <w:rPrChange w:id="142" w:author="Simona Radutoiu" w:date="2025-11-12T11:18:00Z" w16du:dateUtc="2025-11-12T10:18:00Z">
            <w:rPr>
              <w:rFonts w:ascii="Times New Roman" w:hAnsi="Times New Roman" w:cs="Times New Roman"/>
              <w:kern w:val="0"/>
              <w:highlight w:val="green"/>
            </w:rPr>
          </w:rPrChange>
        </w:rPr>
        <w:t xml:space="preserve"> </w:t>
      </w:r>
      <w:r w:rsidRPr="005D423B">
        <w:rPr>
          <w:rFonts w:ascii="Times New Roman" w:hAnsi="Times New Roman" w:cs="Times New Roman"/>
          <w:kern w:val="0"/>
          <w:rPrChange w:id="143" w:author="Simona Radutoiu" w:date="2025-11-12T11:18:00Z" w16du:dateUtc="2025-11-12T10:18:00Z">
            <w:rPr>
              <w:rFonts w:ascii="Times New Roman" w:hAnsi="Times New Roman" w:cs="Times New Roman"/>
              <w:kern w:val="0"/>
              <w:highlight w:val="green"/>
            </w:rPr>
          </w:rPrChange>
        </w:rPr>
        <w:t>growth and reproduction.</w:t>
      </w:r>
    </w:p>
    <w:p w14:paraId="35C1AB09" w14:textId="62C8C408" w:rsidR="00EC06BE" w:rsidRPr="004219CA" w:rsidRDefault="00C638C3"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B</w:t>
      </w:r>
      <w:r w:rsidR="003B19A5" w:rsidRPr="004219CA">
        <w:rPr>
          <w:rFonts w:ascii="Times New Roman" w:hAnsi="Times New Roman" w:cs="Times New Roman"/>
          <w:kern w:val="0"/>
        </w:rPr>
        <w:t>oth symbioses are controlled by a shared genetic pathway</w:t>
      </w:r>
      <w:r w:rsidR="0003588F" w:rsidRPr="004219CA">
        <w:rPr>
          <w:rFonts w:ascii="Times New Roman" w:hAnsi="Times New Roman" w:cs="Times New Roman"/>
          <w:kern w:val="0"/>
        </w:rPr>
        <w:t>,</w:t>
      </w:r>
      <w:r w:rsidR="003B19A5" w:rsidRPr="004219CA">
        <w:rPr>
          <w:rFonts w:ascii="Times New Roman" w:hAnsi="Times New Roman" w:cs="Times New Roman"/>
          <w:kern w:val="0"/>
        </w:rPr>
        <w:t xml:space="preserve"> known as the ‘Common Symbiosis Signalling Pathway’ (CSSP)</w:t>
      </w:r>
      <w:r w:rsidR="00D25790">
        <w:rPr>
          <w:rFonts w:ascii="Times New Roman" w:hAnsi="Times New Roman" w:cs="Times New Roman"/>
          <w:kern w:val="0"/>
        </w:rPr>
        <w:t>,</w:t>
      </w:r>
      <w:r w:rsidR="00E0634C">
        <w:rPr>
          <w:rFonts w:ascii="Times New Roman" w:hAnsi="Times New Roman" w:cs="Times New Roman"/>
          <w:kern w:val="0"/>
        </w:rPr>
        <w:t xml:space="preserve"> that is conserved across plants (</w:t>
      </w:r>
      <w:r w:rsidR="00D25790" w:rsidRPr="00D25790">
        <w:rPr>
          <w:rFonts w:ascii="Times New Roman" w:hAnsi="Times New Roman" w:cs="Times New Roman"/>
          <w:kern w:val="0"/>
          <w:highlight w:val="red"/>
        </w:rPr>
        <w:t>add ref Marchantia, rice, maize, legumes</w:t>
      </w:r>
      <w:r w:rsidR="00D25790">
        <w:rPr>
          <w:rFonts w:ascii="Times New Roman" w:hAnsi="Times New Roman" w:cs="Times New Roman"/>
          <w:kern w:val="0"/>
        </w:rPr>
        <w:t>)</w:t>
      </w:r>
      <w:r w:rsidR="00D25790" w:rsidRPr="004219CA">
        <w:rPr>
          <w:rFonts w:ascii="Times New Roman" w:hAnsi="Times New Roman" w:cs="Times New Roman"/>
          <w:kern w:val="0"/>
          <w:vertAlign w:val="superscript"/>
        </w:rPr>
        <w:t xml:space="preserve"> </w:t>
      </w:r>
      <w:r w:rsidR="003B19A5" w:rsidRPr="004219CA">
        <w:rPr>
          <w:rFonts w:ascii="Times New Roman" w:hAnsi="Times New Roman" w:cs="Times New Roman"/>
          <w:kern w:val="0"/>
          <w:vertAlign w:val="superscript"/>
        </w:rPr>
        <w:t>9</w:t>
      </w:r>
      <w:r w:rsidR="003B19A5" w:rsidRPr="004219CA">
        <w:rPr>
          <w:rFonts w:ascii="Times New Roman" w:hAnsi="Times New Roman" w:cs="Times New Roman"/>
          <w:kern w:val="0"/>
        </w:rPr>
        <w:t xml:space="preserve">. </w:t>
      </w:r>
      <w:r w:rsidR="003B19A5" w:rsidRPr="009F1D2A">
        <w:rPr>
          <w:rFonts w:ascii="Times New Roman" w:hAnsi="Times New Roman" w:cs="Times New Roman"/>
          <w:kern w:val="0"/>
        </w:rPr>
        <w:t xml:space="preserve">The CSSP is </w:t>
      </w:r>
      <w:r w:rsidRPr="009F1D2A">
        <w:rPr>
          <w:rFonts w:ascii="Times New Roman" w:hAnsi="Times New Roman" w:cs="Times New Roman"/>
          <w:kern w:val="0"/>
        </w:rPr>
        <w:t>fundamental</w:t>
      </w:r>
      <w:r w:rsidR="003B19A5" w:rsidRPr="009F1D2A">
        <w:rPr>
          <w:rFonts w:ascii="Times New Roman" w:hAnsi="Times New Roman" w:cs="Times New Roman"/>
          <w:kern w:val="0"/>
        </w:rPr>
        <w:t xml:space="preserve"> to </w:t>
      </w:r>
      <w:r w:rsidR="003B19A5" w:rsidRPr="00F60D96">
        <w:rPr>
          <w:rFonts w:ascii="Times New Roman" w:hAnsi="Times New Roman" w:cs="Times New Roman"/>
          <w:kern w:val="0"/>
        </w:rPr>
        <w:t xml:space="preserve">both symbioses and </w:t>
      </w:r>
      <w:r w:rsidR="00BE6EA0" w:rsidRPr="00F60D96">
        <w:rPr>
          <w:rFonts w:ascii="Times New Roman" w:hAnsi="Times New Roman" w:cs="Times New Roman"/>
          <w:kern w:val="0"/>
          <w:rPrChange w:id="144" w:author="Simona Radutoiu" w:date="2025-11-12T11:20:00Z" w16du:dateUtc="2025-11-12T10:20:00Z">
            <w:rPr>
              <w:rFonts w:ascii="Times New Roman" w:hAnsi="Times New Roman" w:cs="Times New Roman"/>
              <w:kern w:val="0"/>
              <w:highlight w:val="green"/>
            </w:rPr>
          </w:rPrChange>
        </w:rPr>
        <w:t>operates</w:t>
      </w:r>
      <w:r w:rsidR="003B19A5" w:rsidRPr="00F60D96">
        <w:rPr>
          <w:rFonts w:ascii="Times New Roman" w:hAnsi="Times New Roman" w:cs="Times New Roman"/>
          <w:kern w:val="0"/>
        </w:rPr>
        <w:t xml:space="preserve"> not only in legumes</w:t>
      </w:r>
      <w:r w:rsidRPr="00F60D96">
        <w:rPr>
          <w:rFonts w:ascii="Times New Roman" w:hAnsi="Times New Roman" w:cs="Times New Roman"/>
          <w:kern w:val="0"/>
        </w:rPr>
        <w:t>, which</w:t>
      </w:r>
      <w:r w:rsidR="003B19A5" w:rsidRPr="00F60D96">
        <w:rPr>
          <w:rFonts w:ascii="Times New Roman" w:hAnsi="Times New Roman" w:cs="Times New Roman"/>
          <w:kern w:val="0"/>
        </w:rPr>
        <w:t xml:space="preserve"> facilitate both </w:t>
      </w:r>
      <w:r w:rsidR="00882A7A" w:rsidRPr="00F60D96">
        <w:rPr>
          <w:rFonts w:ascii="Times New Roman" w:hAnsi="Times New Roman" w:cs="Times New Roman"/>
          <w:kern w:val="0"/>
        </w:rPr>
        <w:t>SNF</w:t>
      </w:r>
      <w:r w:rsidR="003B19A5" w:rsidRPr="00F60D96">
        <w:rPr>
          <w:rFonts w:ascii="Times New Roman" w:hAnsi="Times New Roman" w:cs="Times New Roman"/>
          <w:kern w:val="0"/>
        </w:rPr>
        <w:t xml:space="preserve"> and AMS</w:t>
      </w:r>
      <w:r w:rsidRPr="00F60D96">
        <w:rPr>
          <w:rFonts w:ascii="Times New Roman" w:hAnsi="Times New Roman" w:cs="Times New Roman"/>
          <w:kern w:val="0"/>
        </w:rPr>
        <w:t>,</w:t>
      </w:r>
      <w:r w:rsidR="003B19A5" w:rsidRPr="00F60D96">
        <w:rPr>
          <w:rFonts w:ascii="Times New Roman" w:hAnsi="Times New Roman" w:cs="Times New Roman"/>
          <w:kern w:val="0"/>
        </w:rPr>
        <w:t xml:space="preserve"> but also in cereals</w:t>
      </w:r>
      <w:r w:rsidRPr="00F60D96">
        <w:rPr>
          <w:rFonts w:ascii="Times New Roman" w:hAnsi="Times New Roman" w:cs="Times New Roman"/>
          <w:kern w:val="0"/>
        </w:rPr>
        <w:t xml:space="preserve">, which </w:t>
      </w:r>
      <w:r w:rsidR="003B19A5" w:rsidRPr="00F60D96">
        <w:rPr>
          <w:rFonts w:ascii="Times New Roman" w:hAnsi="Times New Roman" w:cs="Times New Roman"/>
          <w:kern w:val="0"/>
        </w:rPr>
        <w:t xml:space="preserve">establish </w:t>
      </w:r>
      <w:r w:rsidRPr="00F60D96">
        <w:rPr>
          <w:rFonts w:ascii="Times New Roman" w:hAnsi="Times New Roman" w:cs="Times New Roman"/>
          <w:kern w:val="0"/>
        </w:rPr>
        <w:t xml:space="preserve">only </w:t>
      </w:r>
      <w:r w:rsidR="003B19A5" w:rsidRPr="00F60D96">
        <w:rPr>
          <w:rFonts w:ascii="Times New Roman" w:hAnsi="Times New Roman" w:cs="Times New Roman"/>
          <w:kern w:val="0"/>
        </w:rPr>
        <w:t>AMS</w:t>
      </w:r>
      <w:r w:rsidR="003B19A5" w:rsidRPr="00F60D96">
        <w:rPr>
          <w:rFonts w:ascii="Times New Roman" w:hAnsi="Times New Roman" w:cs="Times New Roman"/>
          <w:kern w:val="0"/>
          <w:vertAlign w:val="superscript"/>
        </w:rPr>
        <w:t>9,10</w:t>
      </w:r>
      <w:r w:rsidR="003B19A5" w:rsidRPr="00F60D96">
        <w:rPr>
          <w:rFonts w:ascii="Times New Roman" w:hAnsi="Times New Roman" w:cs="Times New Roman"/>
          <w:kern w:val="0"/>
        </w:rPr>
        <w:t xml:space="preserve">. </w:t>
      </w:r>
      <w:del w:id="145" w:author="Simona Radutoiu" w:date="2025-11-12T11:20:00Z" w16du:dateUtc="2025-11-12T10:20:00Z">
        <w:r w:rsidRPr="00F60D96" w:rsidDel="00F60D96">
          <w:rPr>
            <w:rFonts w:ascii="Times New Roman" w:hAnsi="Times New Roman" w:cs="Times New Roman"/>
            <w:kern w:val="0"/>
          </w:rPr>
          <w:delText>A key</w:delText>
        </w:r>
      </w:del>
      <w:ins w:id="146" w:author="Simona Radutoiu" w:date="2025-11-12T11:20:00Z" w16du:dateUtc="2025-11-12T10:20:00Z">
        <w:r w:rsidR="00F60D96">
          <w:rPr>
            <w:rFonts w:ascii="Times New Roman" w:hAnsi="Times New Roman" w:cs="Times New Roman"/>
            <w:kern w:val="0"/>
          </w:rPr>
          <w:t>The first</w:t>
        </w:r>
      </w:ins>
      <w:r w:rsidRPr="00F60D96">
        <w:rPr>
          <w:rFonts w:ascii="Times New Roman" w:hAnsi="Times New Roman" w:cs="Times New Roman"/>
          <w:kern w:val="0"/>
        </w:rPr>
        <w:t xml:space="preserve"> CSSP gene</w:t>
      </w:r>
      <w:r w:rsidR="003B19A5" w:rsidRPr="00F60D96">
        <w:rPr>
          <w:rFonts w:ascii="Times New Roman" w:hAnsi="Times New Roman" w:cs="Times New Roman"/>
          <w:kern w:val="0"/>
        </w:rPr>
        <w:t xml:space="preserve"> is SYMRK, </w:t>
      </w:r>
      <w:r w:rsidR="00D32D4B" w:rsidRPr="00F60D96">
        <w:rPr>
          <w:rFonts w:ascii="Times New Roman" w:hAnsi="Times New Roman" w:cs="Times New Roman"/>
          <w:kern w:val="0"/>
          <w:rPrChange w:id="147" w:author="Simona Radutoiu" w:date="2025-11-12T11:20:00Z" w16du:dateUtc="2025-11-12T10:20:00Z">
            <w:rPr>
              <w:rFonts w:ascii="Times New Roman" w:hAnsi="Times New Roman" w:cs="Times New Roman"/>
              <w:kern w:val="0"/>
              <w:highlight w:val="green"/>
            </w:rPr>
          </w:rPrChange>
        </w:rPr>
        <w:t>encoding</w:t>
      </w:r>
      <w:r w:rsidR="00D32D4B" w:rsidRPr="00F60D96">
        <w:rPr>
          <w:rFonts w:ascii="Times New Roman" w:hAnsi="Times New Roman" w:cs="Times New Roman"/>
          <w:kern w:val="0"/>
        </w:rPr>
        <w:t xml:space="preserve"> </w:t>
      </w:r>
      <w:r w:rsidR="003B19A5" w:rsidRPr="00F60D96">
        <w:rPr>
          <w:rFonts w:ascii="Times New Roman" w:hAnsi="Times New Roman" w:cs="Times New Roman"/>
          <w:kern w:val="0"/>
        </w:rPr>
        <w:t xml:space="preserve">a </w:t>
      </w:r>
      <w:del w:id="148" w:author="Simona Radutoiu" w:date="2025-11-12T11:20:00Z" w16du:dateUtc="2025-11-12T10:20:00Z">
        <w:r w:rsidR="003B19A5" w:rsidRPr="00F60D96" w:rsidDel="00077986">
          <w:rPr>
            <w:rFonts w:ascii="Times New Roman" w:hAnsi="Times New Roman" w:cs="Times New Roman"/>
            <w:kern w:val="0"/>
          </w:rPr>
          <w:delText>co</w:delText>
        </w:r>
        <w:r w:rsidR="003B19A5" w:rsidRPr="004219CA" w:rsidDel="00077986">
          <w:rPr>
            <w:rFonts w:ascii="Times New Roman" w:hAnsi="Times New Roman" w:cs="Times New Roman"/>
            <w:kern w:val="0"/>
          </w:rPr>
          <w:delText>-</w:delText>
        </w:r>
      </w:del>
      <w:r w:rsidR="003B19A5" w:rsidRPr="004219CA">
        <w:rPr>
          <w:rFonts w:ascii="Times New Roman" w:hAnsi="Times New Roman" w:cs="Times New Roman"/>
          <w:kern w:val="0"/>
        </w:rPr>
        <w:t>receptor</w:t>
      </w:r>
      <w:ins w:id="149" w:author="Simona Radutoiu" w:date="2025-11-12T11:20:00Z" w16du:dateUtc="2025-11-12T10:20:00Z">
        <w:r w:rsidR="00077986">
          <w:rPr>
            <w:rFonts w:ascii="Times New Roman" w:hAnsi="Times New Roman" w:cs="Times New Roman"/>
            <w:kern w:val="0"/>
          </w:rPr>
          <w:t xml:space="preserve"> protein</w:t>
        </w:r>
      </w:ins>
      <w:r w:rsidR="003B19A5" w:rsidRPr="004219CA">
        <w:rPr>
          <w:rFonts w:ascii="Times New Roman" w:hAnsi="Times New Roman" w:cs="Times New Roman"/>
          <w:kern w:val="0"/>
        </w:rPr>
        <w:t xml:space="preserve"> that interacts with </w:t>
      </w:r>
      <w:proofErr w:type="spellStart"/>
      <w:r w:rsidR="003B19A5" w:rsidRPr="004219CA">
        <w:rPr>
          <w:rFonts w:ascii="Times New Roman" w:hAnsi="Times New Roman" w:cs="Times New Roman"/>
          <w:kern w:val="0"/>
        </w:rPr>
        <w:t>Myc</w:t>
      </w:r>
      <w:proofErr w:type="spellEnd"/>
      <w:r w:rsidR="003B19A5" w:rsidRPr="004219CA">
        <w:rPr>
          <w:rFonts w:ascii="Times New Roman" w:hAnsi="Times New Roman" w:cs="Times New Roman"/>
          <w:kern w:val="0"/>
        </w:rPr>
        <w:t>- and Nod-factor receptors</w:t>
      </w:r>
      <w:r w:rsidRPr="004219CA">
        <w:rPr>
          <w:rFonts w:ascii="Times New Roman" w:hAnsi="Times New Roman" w:cs="Times New Roman"/>
          <w:kern w:val="0"/>
        </w:rPr>
        <w:t xml:space="preserve"> and </w:t>
      </w:r>
      <w:r w:rsidR="003B19A5" w:rsidRPr="004219CA">
        <w:rPr>
          <w:rFonts w:ascii="Times New Roman" w:hAnsi="Times New Roman" w:cs="Times New Roman"/>
          <w:kern w:val="0"/>
        </w:rPr>
        <w:t xml:space="preserve">associates with regulatory proteins </w:t>
      </w:r>
      <w:r w:rsidR="00BA1BB9" w:rsidRPr="004219CA">
        <w:rPr>
          <w:rFonts w:ascii="Times New Roman" w:hAnsi="Times New Roman" w:cs="Times New Roman"/>
          <w:kern w:val="0"/>
        </w:rPr>
        <w:t>to trigger</w:t>
      </w:r>
      <w:r w:rsidR="003B19A5"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the release of </w:t>
      </w:r>
      <w:r w:rsidR="003B19A5" w:rsidRPr="004219CA">
        <w:rPr>
          <w:rFonts w:ascii="Times New Roman" w:hAnsi="Times New Roman" w:cs="Times New Roman"/>
          <w:kern w:val="0"/>
        </w:rPr>
        <w:t>calcium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3B19A5" w:rsidRPr="004219CA">
        <w:rPr>
          <w:rFonts w:ascii="Times New Roman" w:hAnsi="Times New Roman" w:cs="Times New Roman"/>
          <w:kern w:val="0"/>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signals</w:t>
      </w:r>
      <w:r w:rsidR="003B19A5" w:rsidRPr="004219CA">
        <w:rPr>
          <w:rFonts w:ascii="Times New Roman" w:hAnsi="Times New Roman" w:cs="Times New Roman"/>
          <w:kern w:val="0"/>
          <w:vertAlign w:val="superscript"/>
        </w:rPr>
        <w:t>13</w:t>
      </w:r>
      <w:r w:rsidR="003B19A5" w:rsidRPr="004219CA">
        <w:rPr>
          <w:rFonts w:ascii="Times New Roman" w:hAnsi="Times New Roman" w:cs="Times New Roman"/>
          <w:kern w:val="0"/>
        </w:rPr>
        <w:t>. These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 xml:space="preserve">signals are decoded by the nucleus-localised calcium- and calmodulin-dependent serine/threonine protein kinase </w:t>
      </w:r>
      <w:proofErr w:type="spellStart"/>
      <w:r w:rsidR="003B19A5" w:rsidRPr="004219CA">
        <w:rPr>
          <w:rFonts w:ascii="Times New Roman" w:hAnsi="Times New Roman" w:cs="Times New Roman"/>
          <w:kern w:val="0"/>
        </w:rPr>
        <w:t>C</w:t>
      </w:r>
      <w:r w:rsidR="00E0634C">
        <w:rPr>
          <w:rFonts w:ascii="Times New Roman" w:hAnsi="Times New Roman" w:cs="Times New Roman"/>
          <w:kern w:val="0"/>
        </w:rPr>
        <w:t>C</w:t>
      </w:r>
      <w:r w:rsidR="003B19A5" w:rsidRPr="004219CA">
        <w:rPr>
          <w:rFonts w:ascii="Times New Roman" w:hAnsi="Times New Roman" w:cs="Times New Roman"/>
          <w:kern w:val="0"/>
        </w:rPr>
        <w:t>a</w:t>
      </w:r>
      <w:r w:rsidR="00E0634C">
        <w:rPr>
          <w:rFonts w:ascii="Times New Roman" w:hAnsi="Times New Roman" w:cs="Times New Roman"/>
          <w:kern w:val="0"/>
        </w:rPr>
        <w:t>M</w:t>
      </w:r>
      <w:r w:rsidR="003B19A5" w:rsidRPr="004219CA">
        <w:rPr>
          <w:rFonts w:ascii="Times New Roman" w:hAnsi="Times New Roman" w:cs="Times New Roman"/>
          <w:kern w:val="0"/>
        </w:rPr>
        <w:t>K</w:t>
      </w:r>
      <w:proofErr w:type="spellEnd"/>
      <w:r w:rsidR="003B19A5" w:rsidRPr="004219CA">
        <w:rPr>
          <w:rFonts w:ascii="Times New Roman" w:hAnsi="Times New Roman" w:cs="Times New Roman"/>
          <w:kern w:val="0"/>
        </w:rPr>
        <w:t xml:space="preserve">, </w:t>
      </w:r>
      <w:r w:rsidR="003B19A5" w:rsidRPr="00077986">
        <w:rPr>
          <w:rFonts w:ascii="Times New Roman" w:hAnsi="Times New Roman" w:cs="Times New Roman"/>
          <w:kern w:val="0"/>
        </w:rPr>
        <w:t xml:space="preserve">which </w:t>
      </w:r>
      <w:r w:rsidRPr="00077986">
        <w:rPr>
          <w:rFonts w:ascii="Times New Roman" w:hAnsi="Times New Roman" w:cs="Times New Roman"/>
          <w:kern w:val="0"/>
        </w:rPr>
        <w:t xml:space="preserve">is considered the central regulator of symbiosis signal transduction. </w:t>
      </w:r>
      <w:proofErr w:type="spellStart"/>
      <w:r w:rsidR="00E0634C" w:rsidRPr="00077986">
        <w:rPr>
          <w:rFonts w:ascii="Times New Roman" w:hAnsi="Times New Roman" w:cs="Times New Roman"/>
          <w:kern w:val="0"/>
        </w:rPr>
        <w:t>CCaMK</w:t>
      </w:r>
      <w:proofErr w:type="spellEnd"/>
      <w:r w:rsidR="00E0634C" w:rsidRPr="00077986">
        <w:rPr>
          <w:rFonts w:ascii="Times New Roman" w:hAnsi="Times New Roman" w:cs="Times New Roman"/>
          <w:kern w:val="0"/>
        </w:rPr>
        <w:t xml:space="preserve"> </w:t>
      </w:r>
      <w:r w:rsidR="00D25790" w:rsidRPr="00077986">
        <w:rPr>
          <w:rFonts w:ascii="Times New Roman" w:hAnsi="Times New Roman" w:cs="Times New Roman"/>
          <w:kern w:val="0"/>
        </w:rPr>
        <w:t>acts as pacemaker</w:t>
      </w:r>
      <w:r w:rsidR="00421DEF" w:rsidRPr="00077986">
        <w:rPr>
          <w:rFonts w:ascii="Times New Roman" w:hAnsi="Times New Roman" w:cs="Times New Roman"/>
          <w:kern w:val="0"/>
        </w:rPr>
        <w:t xml:space="preserve">, </w:t>
      </w:r>
      <w:r w:rsidR="009F1D2A" w:rsidRPr="00077986">
        <w:rPr>
          <w:rFonts w:ascii="Times New Roman" w:hAnsi="Times New Roman" w:cs="Times New Roman"/>
          <w:kern w:val="0"/>
          <w:rPrChange w:id="150" w:author="Simona Radutoiu" w:date="2025-11-12T11:20:00Z" w16du:dateUtc="2025-11-12T10:20:00Z">
            <w:rPr>
              <w:rFonts w:ascii="Times New Roman" w:hAnsi="Times New Roman" w:cs="Times New Roman"/>
              <w:kern w:val="0"/>
              <w:highlight w:val="green"/>
            </w:rPr>
          </w:rPrChange>
        </w:rPr>
        <w:t>interpreting</w:t>
      </w:r>
      <w:r w:rsidR="00D25790" w:rsidRPr="00077986">
        <w:rPr>
          <w:rFonts w:ascii="Times New Roman" w:hAnsi="Times New Roman" w:cs="Times New Roman"/>
          <w:kern w:val="0"/>
          <w:rPrChange w:id="151" w:author="Simona Radutoiu" w:date="2025-11-12T11:20:00Z" w16du:dateUtc="2025-11-12T10:20:00Z">
            <w:rPr>
              <w:rFonts w:ascii="Times New Roman" w:hAnsi="Times New Roman" w:cs="Times New Roman"/>
              <w:kern w:val="0"/>
              <w:highlight w:val="green"/>
            </w:rPr>
          </w:rPrChange>
        </w:rPr>
        <w:t xml:space="preserve"> </w:t>
      </w:r>
      <w:r w:rsidR="00D32D4B" w:rsidRPr="00077986">
        <w:rPr>
          <w:rFonts w:ascii="Times New Roman" w:hAnsi="Times New Roman" w:cs="Times New Roman"/>
          <w:kern w:val="0"/>
          <w:rPrChange w:id="152" w:author="Simona Radutoiu" w:date="2025-11-12T11:20:00Z" w16du:dateUtc="2025-11-12T10:20:00Z">
            <w:rPr>
              <w:rFonts w:ascii="Times New Roman" w:hAnsi="Times New Roman" w:cs="Times New Roman"/>
              <w:kern w:val="0"/>
              <w:highlight w:val="green"/>
            </w:rPr>
          </w:rPrChange>
        </w:rPr>
        <w:t>Ca</w:t>
      </w:r>
      <w:r w:rsidR="00D32D4B" w:rsidRPr="00077986">
        <w:rPr>
          <w:rFonts w:ascii="Times New Roman" w:hAnsi="Times New Roman" w:cs="Times New Roman"/>
          <w:kern w:val="0"/>
          <w:vertAlign w:val="superscript"/>
          <w:rPrChange w:id="153" w:author="Simona Radutoiu" w:date="2025-11-12T11:20:00Z" w16du:dateUtc="2025-11-12T10:20:00Z">
            <w:rPr>
              <w:rFonts w:ascii="Times New Roman" w:hAnsi="Times New Roman" w:cs="Times New Roman"/>
              <w:kern w:val="0"/>
              <w:highlight w:val="green"/>
              <w:vertAlign w:val="superscript"/>
            </w:rPr>
          </w:rPrChange>
        </w:rPr>
        <w:t>2+</w:t>
      </w:r>
      <w:r w:rsidR="00FB4C59" w:rsidRPr="00077986">
        <w:rPr>
          <w:rFonts w:ascii="Times New Roman" w:hAnsi="Times New Roman" w:cs="Times New Roman"/>
          <w:kern w:val="0"/>
          <w:rPrChange w:id="154" w:author="Simona Radutoiu" w:date="2025-11-12T11:20:00Z" w16du:dateUtc="2025-11-12T10:20:00Z">
            <w:rPr>
              <w:rFonts w:ascii="Times New Roman" w:hAnsi="Times New Roman" w:cs="Times New Roman"/>
              <w:kern w:val="0"/>
              <w:highlight w:val="green"/>
            </w:rPr>
          </w:rPrChange>
        </w:rPr>
        <w:t xml:space="preserve"> </w:t>
      </w:r>
      <w:r w:rsidR="00D25790" w:rsidRPr="00077986">
        <w:rPr>
          <w:rFonts w:ascii="Times New Roman" w:hAnsi="Times New Roman" w:cs="Times New Roman"/>
          <w:kern w:val="0"/>
          <w:rPrChange w:id="155" w:author="Simona Radutoiu" w:date="2025-11-12T11:20:00Z" w16du:dateUtc="2025-11-12T10:20:00Z">
            <w:rPr>
              <w:rFonts w:ascii="Times New Roman" w:hAnsi="Times New Roman" w:cs="Times New Roman"/>
              <w:kern w:val="0"/>
              <w:highlight w:val="green"/>
            </w:rPr>
          </w:rPrChange>
        </w:rPr>
        <w:t>oscillation</w:t>
      </w:r>
      <w:r w:rsidR="000E7319" w:rsidRPr="00077986">
        <w:rPr>
          <w:rFonts w:ascii="Times New Roman" w:hAnsi="Times New Roman" w:cs="Times New Roman"/>
          <w:kern w:val="0"/>
          <w:rPrChange w:id="156" w:author="Simona Radutoiu" w:date="2025-11-12T11:20:00Z" w16du:dateUtc="2025-11-12T10:20:00Z">
            <w:rPr>
              <w:rFonts w:ascii="Times New Roman" w:hAnsi="Times New Roman" w:cs="Times New Roman"/>
              <w:kern w:val="0"/>
              <w:highlight w:val="green"/>
            </w:rPr>
          </w:rPrChange>
        </w:rPr>
        <w:t>s</w:t>
      </w:r>
      <w:r w:rsidR="00D25790" w:rsidRPr="00077986">
        <w:rPr>
          <w:rFonts w:ascii="Times New Roman" w:hAnsi="Times New Roman" w:cs="Times New Roman"/>
          <w:kern w:val="0"/>
        </w:rPr>
        <w:t xml:space="preserve"> </w:t>
      </w:r>
      <w:r w:rsidR="00421DEF" w:rsidRPr="00077986">
        <w:rPr>
          <w:rFonts w:ascii="Times New Roman" w:hAnsi="Times New Roman" w:cs="Times New Roman"/>
          <w:kern w:val="0"/>
        </w:rPr>
        <w:t>to</w:t>
      </w:r>
      <w:r w:rsidR="00D25790" w:rsidRPr="00077986">
        <w:rPr>
          <w:rFonts w:ascii="Times New Roman" w:hAnsi="Times New Roman" w:cs="Times New Roman"/>
          <w:kern w:val="0"/>
        </w:rPr>
        <w:t xml:space="preserve"> activa</w:t>
      </w:r>
      <w:r w:rsidR="00421DEF" w:rsidRPr="00077986">
        <w:rPr>
          <w:rFonts w:ascii="Times New Roman" w:hAnsi="Times New Roman" w:cs="Times New Roman"/>
          <w:kern w:val="0"/>
        </w:rPr>
        <w:t>te</w:t>
      </w:r>
      <w:r w:rsidR="00D25790" w:rsidRPr="00077986">
        <w:rPr>
          <w:rFonts w:ascii="Times New Roman" w:hAnsi="Times New Roman" w:cs="Times New Roman"/>
          <w:kern w:val="0"/>
        </w:rPr>
        <w:t xml:space="preserve"> endosymbio</w:t>
      </w:r>
      <w:r w:rsidR="006B3B40" w:rsidRPr="00077986">
        <w:rPr>
          <w:rFonts w:ascii="Times New Roman" w:hAnsi="Times New Roman" w:cs="Times New Roman"/>
          <w:kern w:val="0"/>
        </w:rPr>
        <w:t>tic</w:t>
      </w:r>
      <w:r w:rsidR="00D25790" w:rsidRPr="00077986">
        <w:rPr>
          <w:rFonts w:ascii="Times New Roman" w:hAnsi="Times New Roman" w:cs="Times New Roman"/>
          <w:kern w:val="0"/>
        </w:rPr>
        <w:t xml:space="preserve"> programs (</w:t>
      </w:r>
      <w:r w:rsidR="00D25790" w:rsidRPr="004652FB">
        <w:rPr>
          <w:rFonts w:ascii="Times New Roman" w:hAnsi="Times New Roman" w:cs="Times New Roman"/>
          <w:kern w:val="0"/>
          <w:highlight w:val="yellow"/>
          <w:rPrChange w:id="157" w:author="Simona Radutoiu" w:date="2025-11-12T11:21:00Z" w16du:dateUtc="2025-11-12T10:21:00Z">
            <w:rPr>
              <w:rFonts w:ascii="Times New Roman" w:hAnsi="Times New Roman" w:cs="Times New Roman"/>
              <w:kern w:val="0"/>
            </w:rPr>
          </w:rPrChange>
        </w:rPr>
        <w:t xml:space="preserve">Cook </w:t>
      </w:r>
      <w:r w:rsidR="00D25790" w:rsidRPr="004652FB">
        <w:rPr>
          <w:rFonts w:ascii="Times New Roman" w:hAnsi="Times New Roman" w:cs="Times New Roman"/>
          <w:i/>
          <w:iCs/>
          <w:kern w:val="0"/>
          <w:highlight w:val="yellow"/>
          <w:rPrChange w:id="158" w:author="Simona Radutoiu" w:date="2025-11-12T11:21:00Z" w16du:dateUtc="2025-11-12T10:21:00Z">
            <w:rPr>
              <w:rFonts w:ascii="Times New Roman" w:hAnsi="Times New Roman" w:cs="Times New Roman"/>
              <w:i/>
              <w:iCs/>
              <w:kern w:val="0"/>
            </w:rPr>
          </w:rPrChange>
        </w:rPr>
        <w:t>et al</w:t>
      </w:r>
      <w:r w:rsidR="00D25790" w:rsidRPr="004652FB">
        <w:rPr>
          <w:rFonts w:ascii="Times New Roman" w:hAnsi="Times New Roman" w:cs="Times New Roman"/>
          <w:kern w:val="0"/>
          <w:highlight w:val="yellow"/>
          <w:rPrChange w:id="159" w:author="Simona Radutoiu" w:date="2025-11-12T11:21:00Z" w16du:dateUtc="2025-11-12T10:21:00Z">
            <w:rPr>
              <w:rFonts w:ascii="Times New Roman" w:hAnsi="Times New Roman" w:cs="Times New Roman"/>
              <w:kern w:val="0"/>
            </w:rPr>
          </w:rPrChange>
        </w:rPr>
        <w:t>., 2025</w:t>
      </w:r>
      <w:r w:rsidR="00D25790" w:rsidRPr="00077986">
        <w:rPr>
          <w:rFonts w:ascii="Times New Roman" w:hAnsi="Times New Roman" w:cs="Times New Roman"/>
          <w:kern w:val="0"/>
        </w:rPr>
        <w:t xml:space="preserve">). </w:t>
      </w:r>
      <w:proofErr w:type="spellStart"/>
      <w:r w:rsidR="00E0634C" w:rsidRPr="00077986">
        <w:rPr>
          <w:rFonts w:ascii="Times New Roman" w:hAnsi="Times New Roman" w:cs="Times New Roman"/>
          <w:kern w:val="0"/>
        </w:rPr>
        <w:t>CCaMK</w:t>
      </w:r>
      <w:proofErr w:type="spellEnd"/>
      <w:r w:rsidR="00E0634C" w:rsidRPr="00077986">
        <w:rPr>
          <w:rFonts w:ascii="Times New Roman" w:hAnsi="Times New Roman" w:cs="Times New Roman"/>
          <w:kern w:val="0"/>
        </w:rPr>
        <w:t xml:space="preserve"> </w:t>
      </w:r>
      <w:r w:rsidRPr="00077986">
        <w:rPr>
          <w:rFonts w:ascii="Times New Roman" w:hAnsi="Times New Roman" w:cs="Times New Roman"/>
          <w:kern w:val="0"/>
        </w:rPr>
        <w:t>activates a</w:t>
      </w:r>
      <w:r w:rsidRPr="00D25790">
        <w:rPr>
          <w:rFonts w:ascii="Times New Roman" w:hAnsi="Times New Roman" w:cs="Times New Roman"/>
          <w:kern w:val="0"/>
        </w:rPr>
        <w:t xml:space="preserve"> </w:t>
      </w:r>
      <w:r w:rsidR="003B19A5" w:rsidRPr="00D25790">
        <w:rPr>
          <w:rFonts w:ascii="Times New Roman" w:hAnsi="Times New Roman" w:cs="Times New Roman"/>
          <w:kern w:val="0"/>
        </w:rPr>
        <w:t xml:space="preserve">complex transcriptional network </w:t>
      </w:r>
      <w:r w:rsidRPr="00D25790">
        <w:rPr>
          <w:rFonts w:ascii="Times New Roman" w:hAnsi="Times New Roman" w:cs="Times New Roman"/>
          <w:kern w:val="0"/>
        </w:rPr>
        <w:t>involving</w:t>
      </w:r>
      <w:r w:rsidR="003B19A5" w:rsidRPr="00D25790">
        <w:rPr>
          <w:rFonts w:ascii="Times New Roman" w:hAnsi="Times New Roman" w:cs="Times New Roman"/>
          <w:kern w:val="0"/>
        </w:rPr>
        <w:t xml:space="preserve"> genes </w:t>
      </w:r>
      <w:r w:rsidRPr="00D25790">
        <w:rPr>
          <w:rFonts w:ascii="Times New Roman" w:hAnsi="Times New Roman" w:cs="Times New Roman"/>
          <w:kern w:val="0"/>
        </w:rPr>
        <w:t>essential for</w:t>
      </w:r>
      <w:r w:rsidR="003B19A5" w:rsidRPr="00D25790">
        <w:rPr>
          <w:rFonts w:ascii="Times New Roman" w:hAnsi="Times New Roman" w:cs="Times New Roman"/>
          <w:kern w:val="0"/>
        </w:rPr>
        <w:t xml:space="preserve"> one or both symbioses</w:t>
      </w:r>
      <w:r w:rsidR="003B19A5" w:rsidRPr="00D25790">
        <w:rPr>
          <w:rFonts w:ascii="Times New Roman" w:hAnsi="Times New Roman" w:cs="Times New Roman"/>
          <w:kern w:val="0"/>
          <w:vertAlign w:val="superscript"/>
        </w:rPr>
        <w:t>9</w:t>
      </w:r>
      <w:r w:rsidR="003B19A5" w:rsidRPr="00D25790">
        <w:rPr>
          <w:rFonts w:ascii="Times New Roman" w:hAnsi="Times New Roman" w:cs="Times New Roman"/>
          <w:kern w:val="0"/>
        </w:rPr>
        <w:t xml:space="preserve">. </w:t>
      </w:r>
      <w:r w:rsidRPr="00D25790">
        <w:rPr>
          <w:rFonts w:ascii="Times New Roman" w:hAnsi="Times New Roman" w:cs="Times New Roman"/>
          <w:kern w:val="0"/>
        </w:rPr>
        <w:t xml:space="preserve">Among these, </w:t>
      </w:r>
      <w:r w:rsidR="003B19A5" w:rsidRPr="00D25790">
        <w:rPr>
          <w:rFonts w:ascii="Times New Roman" w:hAnsi="Times New Roman" w:cs="Times New Roman"/>
          <w:kern w:val="0"/>
        </w:rPr>
        <w:t xml:space="preserve">the GRAS-domain </w:t>
      </w:r>
      <w:r w:rsidRPr="00D25790">
        <w:rPr>
          <w:rFonts w:ascii="Times New Roman" w:hAnsi="Times New Roman" w:cs="Times New Roman"/>
          <w:kern w:val="0"/>
        </w:rPr>
        <w:t>transcription</w:t>
      </w:r>
      <w:r w:rsidRPr="004219CA">
        <w:rPr>
          <w:rFonts w:ascii="Times New Roman" w:hAnsi="Times New Roman" w:cs="Times New Roman"/>
          <w:kern w:val="0"/>
        </w:rPr>
        <w:t xml:space="preserve"> factors </w:t>
      </w:r>
      <w:r w:rsidR="003B19A5" w:rsidRPr="004219CA">
        <w:rPr>
          <w:rFonts w:ascii="Times New Roman" w:hAnsi="Times New Roman" w:cs="Times New Roman"/>
          <w:kern w:val="0"/>
        </w:rPr>
        <w:t>Nodulation Signalling Pathway1 (NSP1) and NSP2</w:t>
      </w:r>
      <w:r w:rsidRPr="004219CA">
        <w:rPr>
          <w:rFonts w:ascii="Times New Roman" w:hAnsi="Times New Roman" w:cs="Times New Roman"/>
          <w:kern w:val="0"/>
        </w:rPr>
        <w:t xml:space="preserve"> are </w:t>
      </w:r>
      <w:r w:rsidRPr="004219CA">
        <w:rPr>
          <w:rFonts w:ascii="Times New Roman" w:hAnsi="Times New Roman" w:cs="Times New Roman"/>
          <w:kern w:val="0"/>
        </w:rPr>
        <w:lastRenderedPageBreak/>
        <w:t>crucial</w:t>
      </w:r>
      <w:r w:rsidR="003B19A5" w:rsidRPr="004219CA">
        <w:rPr>
          <w:rFonts w:ascii="Times New Roman" w:hAnsi="Times New Roman" w:cs="Times New Roman"/>
          <w:kern w:val="0"/>
        </w:rPr>
        <w:t xml:space="preserve">. These </w:t>
      </w:r>
      <w:r w:rsidRPr="004219CA">
        <w:rPr>
          <w:rFonts w:ascii="Times New Roman" w:hAnsi="Times New Roman" w:cs="Times New Roman"/>
          <w:kern w:val="0"/>
        </w:rPr>
        <w:t>proteins regulate</w:t>
      </w:r>
      <w:r w:rsidR="003B19A5" w:rsidRPr="004219CA">
        <w:rPr>
          <w:rFonts w:ascii="Times New Roman" w:hAnsi="Times New Roman" w:cs="Times New Roman"/>
          <w:kern w:val="0"/>
        </w:rPr>
        <w:t xml:space="preserve"> nodule formation and bacterial infection during </w:t>
      </w:r>
      <w:r w:rsidR="00882A7A">
        <w:rPr>
          <w:rFonts w:ascii="Times New Roman" w:hAnsi="Times New Roman" w:cs="Times New Roman"/>
          <w:kern w:val="0"/>
        </w:rPr>
        <w:t>SNF</w:t>
      </w:r>
      <w:r w:rsidRPr="004219CA">
        <w:rPr>
          <w:rFonts w:ascii="Times New Roman" w:hAnsi="Times New Roman" w:cs="Times New Roman"/>
          <w:kern w:val="0"/>
        </w:rPr>
        <w:t xml:space="preserve"> and play a key role in</w:t>
      </w:r>
      <w:r w:rsidR="003B19A5" w:rsidRPr="004219CA">
        <w:rPr>
          <w:rFonts w:ascii="Times New Roman" w:hAnsi="Times New Roman" w:cs="Times New Roman"/>
          <w:kern w:val="0"/>
        </w:rPr>
        <w:t xml:space="preserve"> </w:t>
      </w:r>
      <w:proofErr w:type="spellStart"/>
      <w:r w:rsidR="003B19A5" w:rsidRPr="004219CA">
        <w:rPr>
          <w:rFonts w:ascii="Times New Roman" w:hAnsi="Times New Roman" w:cs="Times New Roman"/>
          <w:kern w:val="0"/>
        </w:rPr>
        <w:t>strigolactone</w:t>
      </w:r>
      <w:proofErr w:type="spellEnd"/>
      <w:r w:rsidR="003B19A5" w:rsidRPr="004219CA">
        <w:rPr>
          <w:rFonts w:ascii="Times New Roman" w:hAnsi="Times New Roman" w:cs="Times New Roman"/>
          <w:kern w:val="0"/>
        </w:rPr>
        <w:t xml:space="preserve"> biosynthesis during early AMS</w:t>
      </w:r>
      <w:r w:rsidR="003B19A5" w:rsidRPr="004219CA">
        <w:rPr>
          <w:rFonts w:ascii="Times New Roman" w:hAnsi="Times New Roman" w:cs="Times New Roman"/>
          <w:kern w:val="0"/>
          <w:vertAlign w:val="superscript"/>
        </w:rPr>
        <w:t>9,15</w:t>
      </w:r>
      <w:r w:rsidR="003B19A5" w:rsidRPr="004219CA">
        <w:rPr>
          <w:rFonts w:ascii="Times New Roman" w:hAnsi="Times New Roman" w:cs="Times New Roman"/>
          <w:kern w:val="0"/>
        </w:rPr>
        <w:t xml:space="preserve">. In conclusion, the CSSP is the central </w:t>
      </w:r>
      <w:r w:rsidRPr="004219CA">
        <w:rPr>
          <w:rFonts w:ascii="Times New Roman" w:hAnsi="Times New Roman" w:cs="Times New Roman"/>
          <w:kern w:val="0"/>
        </w:rPr>
        <w:t xml:space="preserve">regulatory </w:t>
      </w:r>
      <w:r w:rsidR="003B19A5" w:rsidRPr="004219CA">
        <w:rPr>
          <w:rFonts w:ascii="Times New Roman" w:hAnsi="Times New Roman" w:cs="Times New Roman"/>
          <w:kern w:val="0"/>
        </w:rPr>
        <w:t xml:space="preserve">network </w:t>
      </w:r>
      <w:r w:rsidRPr="004219CA">
        <w:rPr>
          <w:rFonts w:ascii="Times New Roman" w:hAnsi="Times New Roman" w:cs="Times New Roman"/>
          <w:kern w:val="0"/>
        </w:rPr>
        <w:t>governing both</w:t>
      </w:r>
      <w:r w:rsidR="003B19A5" w:rsidRPr="004219CA">
        <w:rPr>
          <w:rFonts w:ascii="Times New Roman" w:hAnsi="Times New Roman" w:cs="Times New Roman"/>
          <w:kern w:val="0"/>
        </w:rPr>
        <w:t xml:space="preserve"> </w:t>
      </w:r>
      <w:r w:rsidR="00882A7A">
        <w:rPr>
          <w:rFonts w:ascii="Times New Roman" w:hAnsi="Times New Roman" w:cs="Times New Roman"/>
          <w:kern w:val="0"/>
        </w:rPr>
        <w:t>SNF</w:t>
      </w:r>
      <w:r w:rsidR="003B19A5" w:rsidRPr="004219CA">
        <w:rPr>
          <w:rFonts w:ascii="Times New Roman" w:hAnsi="Times New Roman" w:cs="Times New Roman"/>
          <w:kern w:val="0"/>
        </w:rPr>
        <w:t xml:space="preserve"> and AMS. A </w:t>
      </w:r>
      <w:r w:rsidR="009F4450" w:rsidRPr="004219CA">
        <w:rPr>
          <w:rFonts w:ascii="Times New Roman" w:hAnsi="Times New Roman" w:cs="Times New Roman"/>
          <w:kern w:val="0"/>
        </w:rPr>
        <w:t xml:space="preserve">growing research </w:t>
      </w:r>
      <w:r w:rsidR="00BA1BB9" w:rsidRPr="004219CA">
        <w:rPr>
          <w:rFonts w:ascii="Times New Roman" w:hAnsi="Times New Roman" w:cs="Times New Roman"/>
          <w:kern w:val="0"/>
        </w:rPr>
        <w:t xml:space="preserve">field </w:t>
      </w:r>
      <w:r w:rsidR="009F4450" w:rsidRPr="004219CA">
        <w:rPr>
          <w:rFonts w:ascii="Times New Roman" w:hAnsi="Times New Roman" w:cs="Times New Roman"/>
          <w:kern w:val="0"/>
        </w:rPr>
        <w:t>focuses on elucidating</w:t>
      </w:r>
      <w:r w:rsidR="003B19A5" w:rsidRPr="004219CA">
        <w:rPr>
          <w:rFonts w:ascii="Times New Roman" w:hAnsi="Times New Roman" w:cs="Times New Roman"/>
          <w:kern w:val="0"/>
        </w:rPr>
        <w:t xml:space="preserve"> individual CSSP gene functions to enhance plant nitrogen and phosphorus </w:t>
      </w:r>
      <w:r w:rsidR="009F4450" w:rsidRPr="004219CA">
        <w:rPr>
          <w:rFonts w:ascii="Times New Roman" w:hAnsi="Times New Roman" w:cs="Times New Roman"/>
          <w:kern w:val="0"/>
        </w:rPr>
        <w:t xml:space="preserve">uptake, with the </w:t>
      </w:r>
      <w:r w:rsidR="00BA1BB9" w:rsidRPr="004219CA">
        <w:rPr>
          <w:rFonts w:ascii="Times New Roman" w:hAnsi="Times New Roman" w:cs="Times New Roman"/>
          <w:kern w:val="0"/>
        </w:rPr>
        <w:t>goal</w:t>
      </w:r>
      <w:r w:rsidR="009F4450" w:rsidRPr="004219CA">
        <w:rPr>
          <w:rFonts w:ascii="Times New Roman" w:hAnsi="Times New Roman" w:cs="Times New Roman"/>
          <w:kern w:val="0"/>
        </w:rPr>
        <w:t xml:space="preserve"> of improving</w:t>
      </w:r>
      <w:r w:rsidR="003B19A5" w:rsidRPr="004219CA">
        <w:rPr>
          <w:rFonts w:ascii="Times New Roman" w:hAnsi="Times New Roman" w:cs="Times New Roman"/>
          <w:kern w:val="0"/>
        </w:rPr>
        <w:t xml:space="preserve"> agricultural productivity</w:t>
      </w:r>
      <w:r w:rsidR="000E7319">
        <w:rPr>
          <w:rFonts w:ascii="Times New Roman" w:hAnsi="Times New Roman" w:cs="Times New Roman"/>
          <w:kern w:val="0"/>
        </w:rPr>
        <w:t xml:space="preserve"> (</w:t>
      </w:r>
      <w:r w:rsidR="000E7319" w:rsidRPr="000E7319">
        <w:rPr>
          <w:rFonts w:ascii="Times New Roman" w:hAnsi="Times New Roman" w:cs="Times New Roman"/>
          <w:kern w:val="0"/>
          <w:highlight w:val="red"/>
        </w:rPr>
        <w:t>add refs</w:t>
      </w:r>
      <w:r w:rsidR="000E7319">
        <w:rPr>
          <w:rFonts w:ascii="Times New Roman" w:hAnsi="Times New Roman" w:cs="Times New Roman"/>
          <w:kern w:val="0"/>
        </w:rPr>
        <w:t>)</w:t>
      </w:r>
      <w:r w:rsidR="003B19A5" w:rsidRPr="004219CA">
        <w:rPr>
          <w:rFonts w:ascii="Times New Roman" w:hAnsi="Times New Roman" w:cs="Times New Roman"/>
          <w:kern w:val="0"/>
        </w:rPr>
        <w:t>.</w:t>
      </w:r>
    </w:p>
    <w:p w14:paraId="61CB4B4A" w14:textId="6E65C2E1" w:rsidR="00913671" w:rsidRPr="004219CA" w:rsidRDefault="005E14B5" w:rsidP="00DB2FCC">
      <w:pPr>
        <w:autoSpaceDE w:val="0"/>
        <w:autoSpaceDN w:val="0"/>
        <w:adjustRightInd w:val="0"/>
        <w:spacing w:line="276" w:lineRule="auto"/>
        <w:jc w:val="both"/>
        <w:rPr>
          <w:rFonts w:ascii="Times New Roman" w:hAnsi="Times New Roman" w:cs="Times New Roman"/>
          <w:kern w:val="0"/>
        </w:rPr>
      </w:pPr>
      <w:r w:rsidRPr="00615093">
        <w:rPr>
          <w:rFonts w:ascii="Times New Roman" w:hAnsi="Times New Roman" w:cs="Times New Roman"/>
          <w:kern w:val="0"/>
          <w:rPrChange w:id="160" w:author="Simona Radutoiu" w:date="2025-11-12T11:22:00Z" w16du:dateUtc="2025-11-12T10:22:00Z">
            <w:rPr>
              <w:rFonts w:ascii="Times New Roman" w:hAnsi="Times New Roman" w:cs="Times New Roman"/>
              <w:kern w:val="0"/>
              <w:highlight w:val="green"/>
            </w:rPr>
          </w:rPrChange>
        </w:rPr>
        <w:t xml:space="preserve">Recent studies </w:t>
      </w:r>
      <w:r w:rsidR="00BA1BB9" w:rsidRPr="00615093">
        <w:rPr>
          <w:rFonts w:ascii="Times New Roman" w:hAnsi="Times New Roman" w:cs="Times New Roman"/>
          <w:kern w:val="0"/>
          <w:rPrChange w:id="161" w:author="Simona Radutoiu" w:date="2025-11-12T11:22:00Z" w16du:dateUtc="2025-11-12T10:22:00Z">
            <w:rPr>
              <w:rFonts w:ascii="Times New Roman" w:hAnsi="Times New Roman" w:cs="Times New Roman"/>
              <w:kern w:val="0"/>
              <w:highlight w:val="green"/>
            </w:rPr>
          </w:rPrChange>
        </w:rPr>
        <w:t>have begun exploring</w:t>
      </w:r>
      <w:r w:rsidRPr="00615093">
        <w:rPr>
          <w:rFonts w:ascii="Times New Roman" w:hAnsi="Times New Roman" w:cs="Times New Roman"/>
          <w:kern w:val="0"/>
          <w:rPrChange w:id="162" w:author="Simona Radutoiu" w:date="2025-11-12T11:22:00Z" w16du:dateUtc="2025-11-12T10:22:00Z">
            <w:rPr>
              <w:rFonts w:ascii="Times New Roman" w:hAnsi="Times New Roman" w:cs="Times New Roman"/>
              <w:kern w:val="0"/>
              <w:highlight w:val="green"/>
            </w:rPr>
          </w:rPrChange>
        </w:rPr>
        <w:t xml:space="preserve"> whether individual </w:t>
      </w:r>
      <w:r w:rsidR="00BA1BB9" w:rsidRPr="00615093">
        <w:rPr>
          <w:rFonts w:ascii="Times New Roman" w:hAnsi="Times New Roman" w:cs="Times New Roman"/>
          <w:kern w:val="0"/>
          <w:rPrChange w:id="163" w:author="Simona Radutoiu" w:date="2025-11-12T11:22:00Z" w16du:dateUtc="2025-11-12T10:22:00Z">
            <w:rPr>
              <w:rFonts w:ascii="Times New Roman" w:hAnsi="Times New Roman" w:cs="Times New Roman"/>
              <w:kern w:val="0"/>
              <w:highlight w:val="green"/>
            </w:rPr>
          </w:rPrChange>
        </w:rPr>
        <w:t xml:space="preserve">CSSP </w:t>
      </w:r>
      <w:r w:rsidRPr="00615093">
        <w:rPr>
          <w:rFonts w:ascii="Times New Roman" w:hAnsi="Times New Roman" w:cs="Times New Roman"/>
          <w:kern w:val="0"/>
          <w:rPrChange w:id="164" w:author="Simona Radutoiu" w:date="2025-11-12T11:22:00Z" w16du:dateUtc="2025-11-12T10:22:00Z">
            <w:rPr>
              <w:rFonts w:ascii="Times New Roman" w:hAnsi="Times New Roman" w:cs="Times New Roman"/>
              <w:kern w:val="0"/>
              <w:highlight w:val="green"/>
            </w:rPr>
          </w:rPrChange>
        </w:rPr>
        <w:t xml:space="preserve">genes </w:t>
      </w:r>
      <w:r w:rsidR="009F1D2A" w:rsidRPr="00615093">
        <w:rPr>
          <w:rFonts w:ascii="Times New Roman" w:hAnsi="Times New Roman" w:cs="Times New Roman"/>
          <w:kern w:val="0"/>
          <w:rPrChange w:id="165" w:author="Simona Radutoiu" w:date="2025-11-12T11:22:00Z" w16du:dateUtc="2025-11-12T10:22:00Z">
            <w:rPr>
              <w:rFonts w:ascii="Times New Roman" w:hAnsi="Times New Roman" w:cs="Times New Roman"/>
              <w:kern w:val="0"/>
              <w:highlight w:val="green"/>
            </w:rPr>
          </w:rPrChange>
        </w:rPr>
        <w:t xml:space="preserve">may influence </w:t>
      </w:r>
      <w:r w:rsidRPr="00615093">
        <w:rPr>
          <w:rFonts w:ascii="Times New Roman" w:hAnsi="Times New Roman" w:cs="Times New Roman"/>
          <w:kern w:val="0"/>
          <w:rPrChange w:id="166" w:author="Simona Radutoiu" w:date="2025-11-12T11:22:00Z" w16du:dateUtc="2025-11-12T10:22:00Z">
            <w:rPr>
              <w:rFonts w:ascii="Times New Roman" w:hAnsi="Times New Roman" w:cs="Times New Roman"/>
              <w:kern w:val="0"/>
              <w:highlight w:val="green"/>
            </w:rPr>
          </w:rPrChange>
        </w:rPr>
        <w:t>not only</w:t>
      </w:r>
      <w:r w:rsidR="00BA1BB9" w:rsidRPr="00615093">
        <w:rPr>
          <w:rFonts w:ascii="Times New Roman" w:hAnsi="Times New Roman" w:cs="Times New Roman"/>
          <w:kern w:val="0"/>
          <w:rPrChange w:id="167" w:author="Simona Radutoiu" w:date="2025-11-12T11:22:00Z" w16du:dateUtc="2025-11-12T10:22:00Z">
            <w:rPr>
              <w:rFonts w:ascii="Times New Roman" w:hAnsi="Times New Roman" w:cs="Times New Roman"/>
              <w:kern w:val="0"/>
              <w:highlight w:val="green"/>
            </w:rPr>
          </w:rPrChange>
        </w:rPr>
        <w:t xml:space="preserve"> </w:t>
      </w:r>
      <w:r w:rsidR="009F1D2A" w:rsidRPr="00615093">
        <w:rPr>
          <w:rFonts w:ascii="Times New Roman" w:hAnsi="Times New Roman" w:cs="Times New Roman"/>
          <w:kern w:val="0"/>
          <w:rPrChange w:id="168" w:author="Simona Radutoiu" w:date="2025-11-12T11:22:00Z" w16du:dateUtc="2025-11-12T10:22:00Z">
            <w:rPr>
              <w:rFonts w:ascii="Times New Roman" w:hAnsi="Times New Roman" w:cs="Times New Roman"/>
              <w:kern w:val="0"/>
              <w:highlight w:val="green"/>
            </w:rPr>
          </w:rPrChange>
        </w:rPr>
        <w:t>the establishment of</w:t>
      </w:r>
      <w:r w:rsidRPr="00615093">
        <w:rPr>
          <w:rFonts w:ascii="Times New Roman" w:hAnsi="Times New Roman" w:cs="Times New Roman"/>
          <w:kern w:val="0"/>
          <w:rPrChange w:id="169" w:author="Simona Radutoiu" w:date="2025-11-12T11:22:00Z" w16du:dateUtc="2025-11-12T10:22:00Z">
            <w:rPr>
              <w:rFonts w:ascii="Times New Roman" w:hAnsi="Times New Roman" w:cs="Times New Roman"/>
              <w:kern w:val="0"/>
              <w:highlight w:val="green"/>
            </w:rPr>
          </w:rPrChange>
        </w:rPr>
        <w:t xml:space="preserve"> </w:t>
      </w:r>
      <w:r w:rsidR="0046165B" w:rsidRPr="00615093">
        <w:rPr>
          <w:rFonts w:ascii="Times New Roman" w:hAnsi="Times New Roman" w:cs="Times New Roman"/>
          <w:kern w:val="0"/>
          <w:rPrChange w:id="170" w:author="Simona Radutoiu" w:date="2025-11-12T11:22:00Z" w16du:dateUtc="2025-11-12T10:22:00Z">
            <w:rPr>
              <w:rFonts w:ascii="Times New Roman" w:hAnsi="Times New Roman" w:cs="Times New Roman"/>
              <w:kern w:val="0"/>
              <w:highlight w:val="green"/>
            </w:rPr>
          </w:rPrChange>
        </w:rPr>
        <w:t>symbios</w:t>
      </w:r>
      <w:r w:rsidR="009F1D2A" w:rsidRPr="00615093">
        <w:rPr>
          <w:rFonts w:ascii="Times New Roman" w:hAnsi="Times New Roman" w:cs="Times New Roman"/>
          <w:kern w:val="0"/>
          <w:rPrChange w:id="171" w:author="Simona Radutoiu" w:date="2025-11-12T11:22:00Z" w16du:dateUtc="2025-11-12T10:22:00Z">
            <w:rPr>
              <w:rFonts w:ascii="Times New Roman" w:hAnsi="Times New Roman" w:cs="Times New Roman"/>
              <w:kern w:val="0"/>
              <w:highlight w:val="green"/>
            </w:rPr>
          </w:rPrChange>
        </w:rPr>
        <w:t>e</w:t>
      </w:r>
      <w:r w:rsidR="0046165B" w:rsidRPr="00615093">
        <w:rPr>
          <w:rFonts w:ascii="Times New Roman" w:hAnsi="Times New Roman" w:cs="Times New Roman"/>
          <w:kern w:val="0"/>
          <w:rPrChange w:id="172" w:author="Simona Radutoiu" w:date="2025-11-12T11:22:00Z" w16du:dateUtc="2025-11-12T10:22:00Z">
            <w:rPr>
              <w:rFonts w:ascii="Times New Roman" w:hAnsi="Times New Roman" w:cs="Times New Roman"/>
              <w:kern w:val="0"/>
              <w:highlight w:val="green"/>
            </w:rPr>
          </w:rPrChange>
        </w:rPr>
        <w:t>s</w:t>
      </w:r>
      <w:r w:rsidRPr="00615093">
        <w:rPr>
          <w:rFonts w:ascii="Times New Roman" w:hAnsi="Times New Roman" w:cs="Times New Roman"/>
          <w:kern w:val="0"/>
          <w:rPrChange w:id="173" w:author="Simona Radutoiu" w:date="2025-11-12T11:22:00Z" w16du:dateUtc="2025-11-12T10:22:00Z">
            <w:rPr>
              <w:rFonts w:ascii="Times New Roman" w:hAnsi="Times New Roman" w:cs="Times New Roman"/>
              <w:kern w:val="0"/>
              <w:highlight w:val="green"/>
            </w:rPr>
          </w:rPrChange>
        </w:rPr>
        <w:t xml:space="preserve"> but also </w:t>
      </w:r>
      <w:r w:rsidR="00A829E6" w:rsidRPr="00615093">
        <w:rPr>
          <w:rFonts w:ascii="Times New Roman" w:hAnsi="Times New Roman" w:cs="Times New Roman"/>
          <w:kern w:val="0"/>
          <w:rPrChange w:id="174" w:author="Simona Radutoiu" w:date="2025-11-12T11:22:00Z" w16du:dateUtc="2025-11-12T10:22:00Z">
            <w:rPr>
              <w:rFonts w:ascii="Times New Roman" w:hAnsi="Times New Roman" w:cs="Times New Roman"/>
              <w:kern w:val="0"/>
              <w:highlight w:val="green"/>
            </w:rPr>
          </w:rPrChange>
        </w:rPr>
        <w:t>broader</w:t>
      </w:r>
      <w:r w:rsidRPr="00615093">
        <w:rPr>
          <w:rFonts w:ascii="Times New Roman" w:hAnsi="Times New Roman" w:cs="Times New Roman"/>
          <w:kern w:val="0"/>
          <w:rPrChange w:id="175" w:author="Simona Radutoiu" w:date="2025-11-12T11:22:00Z" w16du:dateUtc="2025-11-12T10:22:00Z">
            <w:rPr>
              <w:rFonts w:ascii="Times New Roman" w:hAnsi="Times New Roman" w:cs="Times New Roman"/>
              <w:kern w:val="0"/>
              <w:highlight w:val="green"/>
            </w:rPr>
          </w:rPrChange>
        </w:rPr>
        <w:t xml:space="preserve"> </w:t>
      </w:r>
      <w:r w:rsidR="00A829E6" w:rsidRPr="00615093">
        <w:rPr>
          <w:rFonts w:ascii="Times New Roman" w:hAnsi="Times New Roman" w:cs="Times New Roman"/>
          <w:kern w:val="0"/>
          <w:rPrChange w:id="176" w:author="Simona Radutoiu" w:date="2025-11-12T11:22:00Z" w16du:dateUtc="2025-11-12T10:22:00Z">
            <w:rPr>
              <w:rFonts w:ascii="Times New Roman" w:hAnsi="Times New Roman" w:cs="Times New Roman"/>
              <w:kern w:val="0"/>
              <w:highlight w:val="green"/>
            </w:rPr>
          </w:rPrChange>
        </w:rPr>
        <w:t>microbial assoc</w:t>
      </w:r>
      <w:r w:rsidR="00BE6EA0" w:rsidRPr="00615093">
        <w:rPr>
          <w:rFonts w:ascii="Times New Roman" w:hAnsi="Times New Roman" w:cs="Times New Roman"/>
          <w:kern w:val="0"/>
          <w:rPrChange w:id="177" w:author="Simona Radutoiu" w:date="2025-11-12T11:22:00Z" w16du:dateUtc="2025-11-12T10:22:00Z">
            <w:rPr>
              <w:rFonts w:ascii="Times New Roman" w:hAnsi="Times New Roman" w:cs="Times New Roman"/>
              <w:kern w:val="0"/>
              <w:highlight w:val="green"/>
            </w:rPr>
          </w:rPrChange>
        </w:rPr>
        <w:t>i</w:t>
      </w:r>
      <w:r w:rsidR="00A829E6" w:rsidRPr="00615093">
        <w:rPr>
          <w:rFonts w:ascii="Times New Roman" w:hAnsi="Times New Roman" w:cs="Times New Roman"/>
          <w:kern w:val="0"/>
          <w:rPrChange w:id="178" w:author="Simona Radutoiu" w:date="2025-11-12T11:22:00Z" w16du:dateUtc="2025-11-12T10:22:00Z">
            <w:rPr>
              <w:rFonts w:ascii="Times New Roman" w:hAnsi="Times New Roman" w:cs="Times New Roman"/>
              <w:kern w:val="0"/>
              <w:highlight w:val="green"/>
            </w:rPr>
          </w:rPrChange>
        </w:rPr>
        <w:t>ations. Mutations in CSSP genes have been shown to alter bacterial and fungal communities in legumes, highlighting a potential role for these genes beyond symbiosis</w:t>
      </w:r>
      <w:r w:rsidR="006B3B40">
        <w:rPr>
          <w:rFonts w:ascii="Times New Roman" w:hAnsi="Times New Roman" w:cs="Times New Roman"/>
          <w:kern w:val="0"/>
        </w:rPr>
        <w:t xml:space="preserve"> (</w:t>
      </w:r>
      <w:proofErr w:type="spellStart"/>
      <w:r w:rsidR="006B3B40" w:rsidRPr="006B3B40">
        <w:rPr>
          <w:rFonts w:ascii="Times New Roman" w:hAnsi="Times New Roman" w:cs="Times New Roman"/>
          <w:kern w:val="0"/>
          <w:highlight w:val="red"/>
        </w:rPr>
        <w:t>ccamk</w:t>
      </w:r>
      <w:proofErr w:type="spellEnd"/>
      <w:r w:rsidR="006B3B40" w:rsidRPr="006B3B40">
        <w:rPr>
          <w:rFonts w:ascii="Times New Roman" w:hAnsi="Times New Roman" w:cs="Times New Roman"/>
          <w:kern w:val="0"/>
          <w:highlight w:val="red"/>
        </w:rPr>
        <w:t xml:space="preserve"> paper Japan, Andrzej Medicago</w:t>
      </w:r>
      <w:r w:rsidR="00A829E6" w:rsidRPr="00A829E6">
        <w:rPr>
          <w:rFonts w:ascii="Times New Roman" w:hAnsi="Times New Roman" w:cs="Times New Roman"/>
          <w:kern w:val="0"/>
          <w:highlight w:val="red"/>
        </w:rPr>
        <w:t xml:space="preserve">, </w:t>
      </w:r>
      <w:proofErr w:type="spellStart"/>
      <w:r w:rsidR="00A829E6" w:rsidRPr="00A829E6">
        <w:rPr>
          <w:rFonts w:ascii="Times New Roman" w:hAnsi="Times New Roman" w:cs="Times New Roman"/>
          <w:kern w:val="0"/>
          <w:highlight w:val="red"/>
        </w:rPr>
        <w:t>zgadzaj</w:t>
      </w:r>
      <w:proofErr w:type="spellEnd"/>
      <w:r w:rsidR="00A829E6" w:rsidRPr="00A829E6">
        <w:rPr>
          <w:rFonts w:ascii="Times New Roman" w:hAnsi="Times New Roman" w:cs="Times New Roman"/>
          <w:kern w:val="0"/>
          <w:highlight w:val="red"/>
        </w:rPr>
        <w:t xml:space="preserve"> 2016, </w:t>
      </w:r>
      <w:proofErr w:type="spellStart"/>
      <w:r w:rsidR="00A829E6" w:rsidRPr="00A829E6">
        <w:rPr>
          <w:rFonts w:ascii="Times New Roman" w:hAnsi="Times New Roman" w:cs="Times New Roman"/>
          <w:kern w:val="0"/>
          <w:highlight w:val="red"/>
        </w:rPr>
        <w:t>Thiergart</w:t>
      </w:r>
      <w:proofErr w:type="spellEnd"/>
      <w:r w:rsidR="00A829E6" w:rsidRPr="00A829E6">
        <w:rPr>
          <w:rFonts w:ascii="Times New Roman" w:hAnsi="Times New Roman" w:cs="Times New Roman"/>
          <w:kern w:val="0"/>
          <w:highlight w:val="red"/>
        </w:rPr>
        <w:t xml:space="preserve"> 2019, Tao 2024</w:t>
      </w:r>
      <w:r w:rsidR="006B3B40" w:rsidRPr="00615093">
        <w:rPr>
          <w:rFonts w:ascii="Times New Roman" w:hAnsi="Times New Roman" w:cs="Times New Roman"/>
          <w:kern w:val="0"/>
          <w:rPrChange w:id="179" w:author="Simona Radutoiu" w:date="2025-11-12T11:22:00Z" w16du:dateUtc="2025-11-12T10:22:00Z">
            <w:rPr>
              <w:rFonts w:ascii="Times New Roman" w:hAnsi="Times New Roman" w:cs="Times New Roman"/>
              <w:kern w:val="0"/>
              <w:highlight w:val="green"/>
            </w:rPr>
          </w:rPrChange>
        </w:rPr>
        <w:t>)</w:t>
      </w:r>
      <w:r w:rsidRPr="00615093">
        <w:rPr>
          <w:rFonts w:ascii="Times New Roman" w:hAnsi="Times New Roman" w:cs="Times New Roman"/>
          <w:kern w:val="0"/>
          <w:rPrChange w:id="180" w:author="Simona Radutoiu" w:date="2025-11-12T11:22:00Z" w16du:dateUtc="2025-11-12T10:22:00Z">
            <w:rPr>
              <w:rFonts w:ascii="Times New Roman" w:hAnsi="Times New Roman" w:cs="Times New Roman"/>
              <w:kern w:val="0"/>
              <w:highlight w:val="green"/>
            </w:rPr>
          </w:rPrChange>
        </w:rPr>
        <w:t xml:space="preserve">. </w:t>
      </w:r>
      <w:r w:rsidR="00A829E6" w:rsidRPr="00615093">
        <w:rPr>
          <w:rFonts w:ascii="Times New Roman" w:hAnsi="Times New Roman" w:cs="Times New Roman"/>
          <w:kern w:val="0"/>
          <w:rPrChange w:id="181" w:author="Simona Radutoiu" w:date="2025-11-12T11:22:00Z" w16du:dateUtc="2025-11-12T10:22:00Z">
            <w:rPr>
              <w:rFonts w:ascii="Times New Roman" w:hAnsi="Times New Roman" w:cs="Times New Roman"/>
              <w:kern w:val="0"/>
              <w:highlight w:val="green"/>
            </w:rPr>
          </w:rPrChange>
        </w:rPr>
        <w:t>Whether similar effects occur in non-leguminous plants, such as cereals, remains unclear. C</w:t>
      </w:r>
      <w:r w:rsidR="0046165B" w:rsidRPr="00615093">
        <w:rPr>
          <w:rFonts w:ascii="Times New Roman" w:hAnsi="Times New Roman" w:cs="Times New Roman"/>
          <w:kern w:val="0"/>
          <w:rPrChange w:id="182" w:author="Simona Radutoiu" w:date="2025-11-12T11:22:00Z" w16du:dateUtc="2025-11-12T10:22:00Z">
            <w:rPr>
              <w:rFonts w:ascii="Times New Roman" w:hAnsi="Times New Roman" w:cs="Times New Roman"/>
              <w:kern w:val="0"/>
              <w:highlight w:val="green"/>
            </w:rPr>
          </w:rPrChange>
        </w:rPr>
        <w:t>ereals</w:t>
      </w:r>
      <w:r w:rsidR="00A829E6" w:rsidRPr="00615093">
        <w:rPr>
          <w:rFonts w:ascii="Times New Roman" w:hAnsi="Times New Roman" w:cs="Times New Roman"/>
          <w:kern w:val="0"/>
          <w:rPrChange w:id="183" w:author="Simona Radutoiu" w:date="2025-11-12T11:22:00Z" w16du:dateUtc="2025-11-12T10:22:00Z">
            <w:rPr>
              <w:rFonts w:ascii="Times New Roman" w:hAnsi="Times New Roman" w:cs="Times New Roman"/>
              <w:kern w:val="0"/>
              <w:highlight w:val="green"/>
            </w:rPr>
          </w:rPrChange>
        </w:rPr>
        <w:t xml:space="preserve"> </w:t>
      </w:r>
      <w:del w:id="184" w:author="Simona Radutoiu" w:date="2025-11-12T11:22:00Z" w16du:dateUtc="2025-11-12T10:22:00Z">
        <w:r w:rsidR="0046165B" w:rsidRPr="00615093" w:rsidDel="00E960BC">
          <w:rPr>
            <w:rFonts w:ascii="Times New Roman" w:hAnsi="Times New Roman" w:cs="Times New Roman"/>
            <w:kern w:val="0"/>
            <w:rPrChange w:id="185" w:author="Simona Radutoiu" w:date="2025-11-12T11:22:00Z" w16du:dateUtc="2025-11-12T10:22:00Z">
              <w:rPr>
                <w:rFonts w:ascii="Times New Roman" w:hAnsi="Times New Roman" w:cs="Times New Roman"/>
                <w:kern w:val="0"/>
                <w:highlight w:val="green"/>
              </w:rPr>
            </w:rPrChange>
          </w:rPr>
          <w:delText>cannot facilit</w:delText>
        </w:r>
        <w:r w:rsidR="00A829E6" w:rsidRPr="00615093" w:rsidDel="00E960BC">
          <w:rPr>
            <w:rFonts w:ascii="Times New Roman" w:hAnsi="Times New Roman" w:cs="Times New Roman"/>
            <w:kern w:val="0"/>
            <w:rPrChange w:id="186" w:author="Simona Radutoiu" w:date="2025-11-12T11:22:00Z" w16du:dateUtc="2025-11-12T10:22:00Z">
              <w:rPr>
                <w:rFonts w:ascii="Times New Roman" w:hAnsi="Times New Roman" w:cs="Times New Roman"/>
                <w:kern w:val="0"/>
                <w:highlight w:val="green"/>
              </w:rPr>
            </w:rPrChange>
          </w:rPr>
          <w:delText>ate</w:delText>
        </w:r>
        <w:r w:rsidR="0046165B" w:rsidRPr="00615093" w:rsidDel="00E960BC">
          <w:rPr>
            <w:rFonts w:ascii="Times New Roman" w:hAnsi="Times New Roman" w:cs="Times New Roman"/>
            <w:kern w:val="0"/>
            <w:rPrChange w:id="187" w:author="Simona Radutoiu" w:date="2025-11-12T11:22:00Z" w16du:dateUtc="2025-11-12T10:22:00Z">
              <w:rPr>
                <w:rFonts w:ascii="Times New Roman" w:hAnsi="Times New Roman" w:cs="Times New Roman"/>
                <w:kern w:val="0"/>
                <w:highlight w:val="green"/>
              </w:rPr>
            </w:rPrChange>
          </w:rPr>
          <w:delText xml:space="preserve"> </w:delText>
        </w:r>
        <w:r w:rsidR="00882A7A" w:rsidRPr="00615093" w:rsidDel="00E960BC">
          <w:rPr>
            <w:rFonts w:ascii="Times New Roman" w:hAnsi="Times New Roman" w:cs="Times New Roman"/>
            <w:kern w:val="0"/>
            <w:rPrChange w:id="188" w:author="Simona Radutoiu" w:date="2025-11-12T11:22:00Z" w16du:dateUtc="2025-11-12T10:22:00Z">
              <w:rPr>
                <w:rFonts w:ascii="Times New Roman" w:hAnsi="Times New Roman" w:cs="Times New Roman"/>
                <w:kern w:val="0"/>
                <w:highlight w:val="green"/>
              </w:rPr>
            </w:rPrChange>
          </w:rPr>
          <w:delText>SNF</w:delText>
        </w:r>
      </w:del>
      <w:ins w:id="189" w:author="Simona Radutoiu" w:date="2025-11-12T11:22:00Z" w16du:dateUtc="2025-11-12T10:22:00Z">
        <w:r w:rsidR="00E960BC" w:rsidRPr="00615093">
          <w:rPr>
            <w:rFonts w:ascii="Times New Roman" w:hAnsi="Times New Roman" w:cs="Times New Roman"/>
            <w:kern w:val="0"/>
            <w:rPrChange w:id="190" w:author="Simona Radutoiu" w:date="2025-11-12T11:22:00Z" w16du:dateUtc="2025-11-12T10:22:00Z">
              <w:rPr>
                <w:rFonts w:ascii="Times New Roman" w:hAnsi="Times New Roman" w:cs="Times New Roman"/>
                <w:kern w:val="0"/>
                <w:highlight w:val="green"/>
              </w:rPr>
            </w:rPrChange>
          </w:rPr>
          <w:t>lack the ability to recognize and</w:t>
        </w:r>
        <w:r w:rsidR="00615093" w:rsidRPr="00615093">
          <w:rPr>
            <w:rFonts w:ascii="Times New Roman" w:hAnsi="Times New Roman" w:cs="Times New Roman"/>
            <w:kern w:val="0"/>
            <w:rPrChange w:id="191" w:author="Simona Radutoiu" w:date="2025-11-12T11:22:00Z" w16du:dateUtc="2025-11-12T10:22:00Z">
              <w:rPr>
                <w:rFonts w:ascii="Times New Roman" w:hAnsi="Times New Roman" w:cs="Times New Roman"/>
                <w:kern w:val="0"/>
                <w:highlight w:val="green"/>
              </w:rPr>
            </w:rPrChange>
          </w:rPr>
          <w:t xml:space="preserve"> engage in SNF</w:t>
        </w:r>
      </w:ins>
      <w:r w:rsidR="0046165B" w:rsidRPr="00615093">
        <w:rPr>
          <w:rFonts w:ascii="Times New Roman" w:hAnsi="Times New Roman" w:cs="Times New Roman"/>
          <w:kern w:val="0"/>
          <w:rPrChange w:id="192" w:author="Simona Radutoiu" w:date="2025-11-12T11:22:00Z" w16du:dateUtc="2025-11-12T10:22:00Z">
            <w:rPr>
              <w:rFonts w:ascii="Times New Roman" w:hAnsi="Times New Roman" w:cs="Times New Roman"/>
              <w:kern w:val="0"/>
              <w:highlight w:val="green"/>
            </w:rPr>
          </w:rPrChange>
        </w:rPr>
        <w:t xml:space="preserve"> and often suffer from nitrogen deficiencies</w:t>
      </w:r>
      <w:r w:rsidR="005703CD" w:rsidRPr="00615093">
        <w:rPr>
          <w:rFonts w:ascii="Times New Roman" w:hAnsi="Times New Roman" w:cs="Times New Roman"/>
          <w:kern w:val="0"/>
          <w:rPrChange w:id="193" w:author="Simona Radutoiu" w:date="2025-11-12T11:22:00Z" w16du:dateUtc="2025-11-12T10:22:00Z">
            <w:rPr>
              <w:rFonts w:ascii="Times New Roman" w:hAnsi="Times New Roman" w:cs="Times New Roman"/>
              <w:kern w:val="0"/>
              <w:highlight w:val="green"/>
            </w:rPr>
          </w:rPrChange>
        </w:rPr>
        <w:t>,</w:t>
      </w:r>
      <w:r w:rsidR="003C569E" w:rsidRPr="00615093">
        <w:rPr>
          <w:rFonts w:ascii="Times New Roman" w:hAnsi="Times New Roman" w:cs="Times New Roman"/>
          <w:kern w:val="0"/>
          <w:rPrChange w:id="194" w:author="Simona Radutoiu" w:date="2025-11-12T11:22:00Z" w16du:dateUtc="2025-11-12T10:22:00Z">
            <w:rPr>
              <w:rFonts w:ascii="Times New Roman" w:hAnsi="Times New Roman" w:cs="Times New Roman"/>
              <w:kern w:val="0"/>
              <w:highlight w:val="green"/>
            </w:rPr>
          </w:rPrChange>
        </w:rPr>
        <w:t xml:space="preserve"> </w:t>
      </w:r>
      <w:r w:rsidR="000479FE" w:rsidRPr="00615093">
        <w:rPr>
          <w:rFonts w:ascii="Times New Roman" w:hAnsi="Times New Roman" w:cs="Times New Roman"/>
          <w:kern w:val="0"/>
          <w:rPrChange w:id="195" w:author="Simona Radutoiu" w:date="2025-11-12T11:22:00Z" w16du:dateUtc="2025-11-12T10:22:00Z">
            <w:rPr>
              <w:rFonts w:ascii="Times New Roman" w:hAnsi="Times New Roman" w:cs="Times New Roman"/>
              <w:kern w:val="0"/>
              <w:highlight w:val="green"/>
            </w:rPr>
          </w:rPrChange>
        </w:rPr>
        <w:t>making it</w:t>
      </w:r>
      <w:r w:rsidR="00A829E6" w:rsidRPr="00615093">
        <w:rPr>
          <w:rFonts w:ascii="Times New Roman" w:hAnsi="Times New Roman" w:cs="Times New Roman"/>
          <w:kern w:val="0"/>
          <w:rPrChange w:id="196" w:author="Simona Radutoiu" w:date="2025-11-12T11:22:00Z" w16du:dateUtc="2025-11-12T10:22:00Z">
            <w:rPr>
              <w:rFonts w:ascii="Times New Roman" w:hAnsi="Times New Roman" w:cs="Times New Roman"/>
              <w:kern w:val="0"/>
              <w:highlight w:val="green"/>
            </w:rPr>
          </w:rPrChange>
        </w:rPr>
        <w:t xml:space="preserve"> particularly interesting</w:t>
      </w:r>
      <w:r w:rsidR="0046165B" w:rsidRPr="00615093">
        <w:rPr>
          <w:rFonts w:ascii="Times New Roman" w:hAnsi="Times New Roman" w:cs="Times New Roman"/>
          <w:kern w:val="0"/>
          <w:rPrChange w:id="197" w:author="Simona Radutoiu" w:date="2025-11-12T11:22:00Z" w16du:dateUtc="2025-11-12T10:22:00Z">
            <w:rPr>
              <w:rFonts w:ascii="Times New Roman" w:hAnsi="Times New Roman" w:cs="Times New Roman"/>
              <w:kern w:val="0"/>
              <w:highlight w:val="green"/>
            </w:rPr>
          </w:rPrChange>
        </w:rPr>
        <w:t xml:space="preserve"> </w:t>
      </w:r>
      <w:r w:rsidR="00A829E6" w:rsidRPr="00615093">
        <w:rPr>
          <w:rFonts w:ascii="Times New Roman" w:hAnsi="Times New Roman" w:cs="Times New Roman"/>
          <w:kern w:val="0"/>
          <w:rPrChange w:id="198" w:author="Simona Radutoiu" w:date="2025-11-12T11:22:00Z" w16du:dateUtc="2025-11-12T10:22:00Z">
            <w:rPr>
              <w:rFonts w:ascii="Times New Roman" w:hAnsi="Times New Roman" w:cs="Times New Roman"/>
              <w:kern w:val="0"/>
              <w:highlight w:val="green"/>
            </w:rPr>
          </w:rPrChange>
        </w:rPr>
        <w:t>to investigate whether the CSSP also influences</w:t>
      </w:r>
      <w:r w:rsidR="0046165B" w:rsidRPr="00615093">
        <w:rPr>
          <w:rFonts w:ascii="Times New Roman" w:hAnsi="Times New Roman" w:cs="Times New Roman"/>
          <w:kern w:val="0"/>
          <w:rPrChange w:id="199" w:author="Simona Radutoiu" w:date="2025-11-12T11:22:00Z" w16du:dateUtc="2025-11-12T10:22:00Z">
            <w:rPr>
              <w:rFonts w:ascii="Times New Roman" w:hAnsi="Times New Roman" w:cs="Times New Roman"/>
              <w:kern w:val="0"/>
              <w:highlight w:val="green"/>
            </w:rPr>
          </w:rPrChange>
        </w:rPr>
        <w:t xml:space="preserve"> colonisation </w:t>
      </w:r>
      <w:r w:rsidR="00A829E6" w:rsidRPr="00615093">
        <w:rPr>
          <w:rFonts w:ascii="Times New Roman" w:hAnsi="Times New Roman" w:cs="Times New Roman"/>
          <w:kern w:val="0"/>
          <w:rPrChange w:id="200" w:author="Simona Radutoiu" w:date="2025-11-12T11:22:00Z" w16du:dateUtc="2025-11-12T10:22:00Z">
            <w:rPr>
              <w:rFonts w:ascii="Times New Roman" w:hAnsi="Times New Roman" w:cs="Times New Roman"/>
              <w:kern w:val="0"/>
              <w:highlight w:val="green"/>
            </w:rPr>
          </w:rPrChange>
        </w:rPr>
        <w:t>by</w:t>
      </w:r>
      <w:r w:rsidR="0046165B" w:rsidRPr="00615093">
        <w:rPr>
          <w:rFonts w:ascii="Times New Roman" w:hAnsi="Times New Roman" w:cs="Times New Roman"/>
          <w:kern w:val="0"/>
          <w:rPrChange w:id="201" w:author="Simona Radutoiu" w:date="2025-11-12T11:22:00Z" w16du:dateUtc="2025-11-12T10:22:00Z">
            <w:rPr>
              <w:rFonts w:ascii="Times New Roman" w:hAnsi="Times New Roman" w:cs="Times New Roman"/>
              <w:kern w:val="0"/>
              <w:highlight w:val="green"/>
            </w:rPr>
          </w:rPrChange>
        </w:rPr>
        <w:t xml:space="preserve"> </w:t>
      </w:r>
      <w:r w:rsidR="00B9031C" w:rsidRPr="00615093">
        <w:rPr>
          <w:rFonts w:ascii="Times New Roman" w:hAnsi="Times New Roman" w:cs="Times New Roman"/>
          <w:kern w:val="0"/>
          <w:rPrChange w:id="202" w:author="Simona Radutoiu" w:date="2025-11-12T11:22:00Z" w16du:dateUtc="2025-11-12T10:22:00Z">
            <w:rPr>
              <w:rFonts w:ascii="Times New Roman" w:hAnsi="Times New Roman" w:cs="Times New Roman"/>
              <w:kern w:val="0"/>
              <w:highlight w:val="green"/>
            </w:rPr>
          </w:rPrChange>
        </w:rPr>
        <w:t xml:space="preserve">other </w:t>
      </w:r>
      <w:r w:rsidR="0046165B" w:rsidRPr="00615093">
        <w:rPr>
          <w:rFonts w:ascii="Times New Roman" w:hAnsi="Times New Roman" w:cs="Times New Roman"/>
          <w:kern w:val="0"/>
          <w:rPrChange w:id="203" w:author="Simona Radutoiu" w:date="2025-11-12T11:22:00Z" w16du:dateUtc="2025-11-12T10:22:00Z">
            <w:rPr>
              <w:rFonts w:ascii="Times New Roman" w:hAnsi="Times New Roman" w:cs="Times New Roman"/>
              <w:kern w:val="0"/>
              <w:highlight w:val="green"/>
            </w:rPr>
          </w:rPrChange>
        </w:rPr>
        <w:t>beneficial soil bacteria</w:t>
      </w:r>
      <w:r w:rsidR="003C569E" w:rsidRPr="00615093">
        <w:rPr>
          <w:rFonts w:ascii="Times New Roman" w:hAnsi="Times New Roman" w:cs="Times New Roman"/>
          <w:kern w:val="0"/>
          <w:rPrChange w:id="204" w:author="Simona Radutoiu" w:date="2025-11-12T11:22:00Z" w16du:dateUtc="2025-11-12T10:22:00Z">
            <w:rPr>
              <w:rFonts w:ascii="Times New Roman" w:hAnsi="Times New Roman" w:cs="Times New Roman"/>
              <w:kern w:val="0"/>
              <w:highlight w:val="green"/>
            </w:rPr>
          </w:rPrChange>
        </w:rPr>
        <w:t>, such as</w:t>
      </w:r>
      <w:r w:rsidR="0046165B" w:rsidRPr="00615093">
        <w:rPr>
          <w:rFonts w:ascii="Times New Roman" w:hAnsi="Times New Roman" w:cs="Times New Roman"/>
          <w:kern w:val="0"/>
          <w:rPrChange w:id="205" w:author="Simona Radutoiu" w:date="2025-11-12T11:22:00Z" w16du:dateUtc="2025-11-12T10:22:00Z">
            <w:rPr>
              <w:rFonts w:ascii="Times New Roman" w:hAnsi="Times New Roman" w:cs="Times New Roman"/>
              <w:kern w:val="0"/>
              <w:highlight w:val="green"/>
            </w:rPr>
          </w:rPrChange>
        </w:rPr>
        <w:t xml:space="preserve"> free-living nitrogen-fixing isolates</w:t>
      </w:r>
      <w:r w:rsidR="00A829E6" w:rsidRPr="00615093">
        <w:rPr>
          <w:rFonts w:ascii="Times New Roman" w:hAnsi="Times New Roman" w:cs="Times New Roman"/>
          <w:kern w:val="0"/>
          <w:rPrChange w:id="206" w:author="Simona Radutoiu" w:date="2025-11-12T11:22:00Z" w16du:dateUtc="2025-11-12T10:22:00Z">
            <w:rPr>
              <w:rFonts w:ascii="Times New Roman" w:hAnsi="Times New Roman" w:cs="Times New Roman"/>
              <w:kern w:val="0"/>
              <w:highlight w:val="green"/>
            </w:rPr>
          </w:rPrChange>
        </w:rPr>
        <w:t>.</w:t>
      </w:r>
    </w:p>
    <w:p w14:paraId="47CE65A0" w14:textId="1CAA0331" w:rsidR="00F84D70" w:rsidRDefault="0046165B"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Here, </w:t>
      </w:r>
      <w:r w:rsidR="00087B3F" w:rsidRPr="004219CA">
        <w:rPr>
          <w:rFonts w:ascii="Times New Roman" w:hAnsi="Times New Roman" w:cs="Times New Roman"/>
          <w:kern w:val="0"/>
        </w:rPr>
        <w:t xml:space="preserve">we </w:t>
      </w:r>
      <w:ins w:id="207" w:author="Simona Radutoiu" w:date="2025-11-12T11:23:00Z" w16du:dateUtc="2025-11-12T10:23:00Z">
        <w:r w:rsidR="00615093" w:rsidRPr="00800FA1">
          <w:rPr>
            <w:rFonts w:ascii="Times New Roman" w:hAnsi="Times New Roman" w:cs="Times New Roman"/>
            <w:kern w:val="0"/>
          </w:rPr>
          <w:t xml:space="preserve">investigated the </w:t>
        </w:r>
      </w:ins>
      <w:ins w:id="208" w:author="Simona Radutoiu" w:date="2025-11-17T09:23:00Z" w16du:dateUtc="2025-11-17T08:23:00Z">
        <w:r w:rsidR="00A44017">
          <w:rPr>
            <w:rFonts w:ascii="Times New Roman" w:hAnsi="Times New Roman" w:cs="Times New Roman"/>
            <w:kern w:val="0"/>
          </w:rPr>
          <w:t xml:space="preserve">hypothesis that </w:t>
        </w:r>
      </w:ins>
      <w:ins w:id="209" w:author="Simona Radutoiu" w:date="2025-11-12T11:23:00Z" w16du:dateUtc="2025-11-12T10:23:00Z">
        <w:r w:rsidR="00615093" w:rsidRPr="00800FA1">
          <w:rPr>
            <w:rFonts w:ascii="Times New Roman" w:hAnsi="Times New Roman" w:cs="Times New Roman"/>
            <w:kern w:val="0"/>
          </w:rPr>
          <w:t xml:space="preserve">CSSP pathway </w:t>
        </w:r>
      </w:ins>
      <w:ins w:id="210" w:author="Simona Radutoiu" w:date="2025-11-17T09:23:00Z" w16du:dateUtc="2025-11-17T08:23:00Z">
        <w:r w:rsidR="00A44017">
          <w:rPr>
            <w:rFonts w:ascii="Times New Roman" w:hAnsi="Times New Roman" w:cs="Times New Roman"/>
            <w:kern w:val="0"/>
          </w:rPr>
          <w:t>has a</w:t>
        </w:r>
      </w:ins>
      <w:ins w:id="211" w:author="Simona Radutoiu" w:date="2025-11-17T09:24:00Z" w16du:dateUtc="2025-11-17T08:24:00Z">
        <w:r w:rsidR="00A44017">
          <w:rPr>
            <w:rFonts w:ascii="Times New Roman" w:hAnsi="Times New Roman" w:cs="Times New Roman"/>
            <w:kern w:val="0"/>
          </w:rPr>
          <w:t xml:space="preserve">n impact </w:t>
        </w:r>
      </w:ins>
      <w:ins w:id="212" w:author="Simona Radutoiu" w:date="2025-11-12T11:23:00Z" w16du:dateUtc="2025-11-12T10:23:00Z">
        <w:r w:rsidR="00615093" w:rsidRPr="00800FA1">
          <w:rPr>
            <w:rFonts w:ascii="Times New Roman" w:hAnsi="Times New Roman" w:cs="Times New Roman"/>
            <w:kern w:val="0"/>
          </w:rPr>
          <w:t xml:space="preserve">on </w:t>
        </w:r>
        <w:r w:rsidR="00305190" w:rsidRPr="00800FA1">
          <w:rPr>
            <w:rFonts w:ascii="Times New Roman" w:hAnsi="Times New Roman" w:cs="Times New Roman"/>
            <w:kern w:val="0"/>
          </w:rPr>
          <w:t xml:space="preserve">root microbiota of </w:t>
        </w:r>
        <w:r w:rsidR="00305190" w:rsidRPr="00800FA1">
          <w:rPr>
            <w:rFonts w:ascii="Times New Roman" w:hAnsi="Times New Roman" w:cs="Times New Roman"/>
            <w:i/>
            <w:iCs/>
            <w:kern w:val="0"/>
            <w:rPrChange w:id="213" w:author="Simona Radutoiu" w:date="2025-11-12T11:33:00Z" w16du:dateUtc="2025-11-12T10:33:00Z">
              <w:rPr>
                <w:rFonts w:ascii="Times New Roman" w:hAnsi="Times New Roman" w:cs="Times New Roman"/>
                <w:i/>
                <w:iCs/>
                <w:kern w:val="0"/>
                <w:highlight w:val="green"/>
              </w:rPr>
            </w:rPrChange>
          </w:rPr>
          <w:t>Lotus japonicus</w:t>
        </w:r>
        <w:r w:rsidR="00305190" w:rsidRPr="00800FA1">
          <w:rPr>
            <w:rFonts w:ascii="Times New Roman" w:hAnsi="Times New Roman" w:cs="Times New Roman"/>
            <w:kern w:val="0"/>
            <w:rPrChange w:id="214" w:author="Simona Radutoiu" w:date="2025-11-12T11:33:00Z" w16du:dateUtc="2025-11-12T10:33:00Z">
              <w:rPr>
                <w:rFonts w:ascii="Times New Roman" w:hAnsi="Times New Roman" w:cs="Times New Roman"/>
                <w:kern w:val="0"/>
                <w:highlight w:val="green"/>
              </w:rPr>
            </w:rPrChange>
          </w:rPr>
          <w:t xml:space="preserve"> and </w:t>
        </w:r>
        <w:r w:rsidR="00305190" w:rsidRPr="00800FA1">
          <w:rPr>
            <w:rFonts w:ascii="Times New Roman" w:hAnsi="Times New Roman" w:cs="Times New Roman"/>
            <w:i/>
            <w:iCs/>
            <w:kern w:val="0"/>
            <w:rPrChange w:id="215" w:author="Simona Radutoiu" w:date="2025-11-12T11:33:00Z" w16du:dateUtc="2025-11-12T10:33:00Z">
              <w:rPr>
                <w:rFonts w:ascii="Times New Roman" w:hAnsi="Times New Roman" w:cs="Times New Roman"/>
                <w:i/>
                <w:iCs/>
                <w:kern w:val="0"/>
                <w:highlight w:val="green"/>
              </w:rPr>
            </w:rPrChange>
          </w:rPr>
          <w:t>Hordeum vulgare</w:t>
        </w:r>
      </w:ins>
      <w:ins w:id="216" w:author="Simona Radutoiu" w:date="2025-11-17T09:24:00Z" w16du:dateUtc="2025-11-17T08:24:00Z">
        <w:r w:rsidR="00A44017">
          <w:rPr>
            <w:rFonts w:ascii="Times New Roman" w:hAnsi="Times New Roman" w:cs="Times New Roman"/>
            <w:kern w:val="0"/>
          </w:rPr>
          <w:t xml:space="preserve"> and </w:t>
        </w:r>
        <w:r w:rsidR="00FF1682">
          <w:rPr>
            <w:rFonts w:ascii="Times New Roman" w:hAnsi="Times New Roman" w:cs="Times New Roman"/>
            <w:kern w:val="0"/>
          </w:rPr>
          <w:t xml:space="preserve">we use </w:t>
        </w:r>
      </w:ins>
      <w:del w:id="217" w:author="Simona Radutoiu" w:date="2025-11-12T11:23:00Z" w16du:dateUtc="2025-11-12T10:23:00Z">
        <w:r w:rsidR="00BD1212" w:rsidRPr="00800FA1" w:rsidDel="00305190">
          <w:rPr>
            <w:rFonts w:ascii="Times New Roman" w:hAnsi="Times New Roman" w:cs="Times New Roman"/>
            <w:kern w:val="0"/>
          </w:rPr>
          <w:delText>conduct</w:delText>
        </w:r>
        <w:r w:rsidR="00087B3F" w:rsidRPr="00800FA1" w:rsidDel="00305190">
          <w:rPr>
            <w:rFonts w:ascii="Times New Roman" w:hAnsi="Times New Roman" w:cs="Times New Roman"/>
            <w:kern w:val="0"/>
          </w:rPr>
          <w:delText xml:space="preserve"> </w:delText>
        </w:r>
        <w:r w:rsidR="00BD1212" w:rsidRPr="00800FA1" w:rsidDel="00305190">
          <w:rPr>
            <w:rFonts w:ascii="Times New Roman" w:hAnsi="Times New Roman" w:cs="Times New Roman"/>
            <w:kern w:val="0"/>
          </w:rPr>
          <w:delText>a</w:delText>
        </w:r>
        <w:r w:rsidR="00087B3F" w:rsidRPr="00800FA1" w:rsidDel="00305190">
          <w:rPr>
            <w:rFonts w:ascii="Times New Roman" w:hAnsi="Times New Roman" w:cs="Times New Roman"/>
            <w:kern w:val="0"/>
          </w:rPr>
          <w:delText xml:space="preserve"> comparative analysis using </w:delText>
        </w:r>
      </w:del>
      <w:r w:rsidR="000F5F1D" w:rsidRPr="00800FA1">
        <w:rPr>
          <w:rFonts w:ascii="Times New Roman" w:hAnsi="Times New Roman" w:cs="Times New Roman"/>
          <w:kern w:val="0"/>
          <w:rPrChange w:id="218" w:author="Simona Radutoiu" w:date="2025-11-12T11:33:00Z" w16du:dateUtc="2025-11-12T10:33:00Z">
            <w:rPr>
              <w:rFonts w:ascii="Times New Roman" w:hAnsi="Times New Roman" w:cs="Times New Roman"/>
              <w:kern w:val="0"/>
              <w:highlight w:val="green"/>
            </w:rPr>
          </w:rPrChange>
        </w:rPr>
        <w:t xml:space="preserve">mutants </w:t>
      </w:r>
      <w:del w:id="219" w:author="Simona Radutoiu" w:date="2025-11-12T11:31:00Z" w16du:dateUtc="2025-11-12T10:31:00Z">
        <w:r w:rsidR="000F5F1D" w:rsidRPr="00800FA1" w:rsidDel="00C53915">
          <w:rPr>
            <w:rFonts w:ascii="Times New Roman" w:hAnsi="Times New Roman" w:cs="Times New Roman"/>
            <w:kern w:val="0"/>
            <w:rPrChange w:id="220" w:author="Simona Radutoiu" w:date="2025-11-12T11:33:00Z" w16du:dateUtc="2025-11-12T10:33:00Z">
              <w:rPr>
                <w:rFonts w:ascii="Times New Roman" w:hAnsi="Times New Roman" w:cs="Times New Roman"/>
                <w:kern w:val="0"/>
                <w:highlight w:val="green"/>
              </w:rPr>
            </w:rPrChange>
          </w:rPr>
          <w:delText xml:space="preserve">of </w:delText>
        </w:r>
      </w:del>
      <w:del w:id="221" w:author="Simona Radutoiu" w:date="2025-11-12T11:23:00Z" w16du:dateUtc="2025-11-12T10:23:00Z">
        <w:r w:rsidR="00087B3F" w:rsidRPr="00800FA1" w:rsidDel="00305190">
          <w:rPr>
            <w:rFonts w:ascii="Times New Roman" w:hAnsi="Times New Roman" w:cs="Times New Roman"/>
            <w:i/>
            <w:iCs/>
            <w:kern w:val="0"/>
            <w:rPrChange w:id="222" w:author="Simona Radutoiu" w:date="2025-11-12T11:33:00Z" w16du:dateUtc="2025-11-12T10:33:00Z">
              <w:rPr>
                <w:rFonts w:ascii="Times New Roman" w:hAnsi="Times New Roman" w:cs="Times New Roman"/>
                <w:i/>
                <w:iCs/>
                <w:kern w:val="0"/>
                <w:highlight w:val="green"/>
              </w:rPr>
            </w:rPrChange>
          </w:rPr>
          <w:delText>Lotus japonicus</w:delText>
        </w:r>
        <w:r w:rsidR="00087B3F" w:rsidRPr="00800FA1" w:rsidDel="00305190">
          <w:rPr>
            <w:rFonts w:ascii="Times New Roman" w:hAnsi="Times New Roman" w:cs="Times New Roman"/>
            <w:kern w:val="0"/>
            <w:rPrChange w:id="223" w:author="Simona Radutoiu" w:date="2025-11-12T11:33:00Z" w16du:dateUtc="2025-11-12T10:33:00Z">
              <w:rPr>
                <w:rFonts w:ascii="Times New Roman" w:hAnsi="Times New Roman" w:cs="Times New Roman"/>
                <w:kern w:val="0"/>
                <w:highlight w:val="green"/>
              </w:rPr>
            </w:rPrChange>
          </w:rPr>
          <w:delText xml:space="preserve"> and </w:delText>
        </w:r>
        <w:r w:rsidR="00087B3F" w:rsidRPr="00800FA1" w:rsidDel="00305190">
          <w:rPr>
            <w:rFonts w:ascii="Times New Roman" w:hAnsi="Times New Roman" w:cs="Times New Roman"/>
            <w:i/>
            <w:iCs/>
            <w:kern w:val="0"/>
            <w:rPrChange w:id="224" w:author="Simona Radutoiu" w:date="2025-11-12T11:33:00Z" w16du:dateUtc="2025-11-12T10:33:00Z">
              <w:rPr>
                <w:rFonts w:ascii="Times New Roman" w:hAnsi="Times New Roman" w:cs="Times New Roman"/>
                <w:i/>
                <w:iCs/>
                <w:kern w:val="0"/>
                <w:highlight w:val="green"/>
              </w:rPr>
            </w:rPrChange>
          </w:rPr>
          <w:delText>Hordeum vulgare</w:delText>
        </w:r>
        <w:r w:rsidR="00087B3F" w:rsidRPr="00800FA1" w:rsidDel="00305190">
          <w:rPr>
            <w:rFonts w:ascii="Times New Roman" w:hAnsi="Times New Roman" w:cs="Times New Roman"/>
            <w:kern w:val="0"/>
            <w:rPrChange w:id="225" w:author="Simona Radutoiu" w:date="2025-11-12T11:33:00Z" w16du:dateUtc="2025-11-12T10:33:00Z">
              <w:rPr>
                <w:rFonts w:ascii="Times New Roman" w:hAnsi="Times New Roman" w:cs="Times New Roman"/>
                <w:kern w:val="0"/>
                <w:highlight w:val="green"/>
              </w:rPr>
            </w:rPrChange>
          </w:rPr>
          <w:delText xml:space="preserve"> </w:delText>
        </w:r>
      </w:del>
      <w:r w:rsidR="000F5F1D" w:rsidRPr="00800FA1">
        <w:rPr>
          <w:rFonts w:ascii="Times New Roman" w:hAnsi="Times New Roman" w:cs="Times New Roman"/>
          <w:kern w:val="0"/>
          <w:rPrChange w:id="226" w:author="Simona Radutoiu" w:date="2025-11-12T11:33:00Z" w16du:dateUtc="2025-11-12T10:33:00Z">
            <w:rPr>
              <w:rFonts w:ascii="Times New Roman" w:hAnsi="Times New Roman" w:cs="Times New Roman"/>
              <w:kern w:val="0"/>
              <w:highlight w:val="green"/>
            </w:rPr>
          </w:rPrChange>
        </w:rPr>
        <w:t>impaired in orthologous CSSP genes</w:t>
      </w:r>
      <w:r w:rsidR="00087B3F" w:rsidRPr="00800FA1">
        <w:rPr>
          <w:rFonts w:ascii="Times New Roman" w:hAnsi="Times New Roman" w:cs="Times New Roman"/>
          <w:kern w:val="0"/>
          <w:rPrChange w:id="227" w:author="Simona Radutoiu" w:date="2025-11-12T11:33:00Z" w16du:dateUtc="2025-11-12T10:33:00Z">
            <w:rPr>
              <w:rFonts w:ascii="Times New Roman" w:hAnsi="Times New Roman" w:cs="Times New Roman"/>
              <w:kern w:val="0"/>
              <w:highlight w:val="green"/>
            </w:rPr>
          </w:rPrChange>
        </w:rPr>
        <w:t xml:space="preserve"> (</w:t>
      </w:r>
      <w:proofErr w:type="spellStart"/>
      <w:r w:rsidR="00087B3F" w:rsidRPr="00800FA1">
        <w:rPr>
          <w:rFonts w:ascii="Times New Roman" w:hAnsi="Times New Roman" w:cs="Times New Roman"/>
          <w:i/>
          <w:iCs/>
          <w:kern w:val="0"/>
          <w:rPrChange w:id="228" w:author="Simona Radutoiu" w:date="2025-11-12T11:33:00Z" w16du:dateUtc="2025-11-12T10:33:00Z">
            <w:rPr>
              <w:rFonts w:ascii="Times New Roman" w:hAnsi="Times New Roman" w:cs="Times New Roman"/>
              <w:i/>
              <w:iCs/>
              <w:kern w:val="0"/>
              <w:highlight w:val="green"/>
            </w:rPr>
          </w:rPrChange>
        </w:rPr>
        <w:t>symrk</w:t>
      </w:r>
      <w:proofErr w:type="spellEnd"/>
      <w:r w:rsidR="00087B3F" w:rsidRPr="00800FA1">
        <w:rPr>
          <w:rFonts w:ascii="Times New Roman" w:hAnsi="Times New Roman" w:cs="Times New Roman"/>
          <w:kern w:val="0"/>
          <w:rPrChange w:id="229" w:author="Simona Radutoiu" w:date="2025-11-12T11:33:00Z" w16du:dateUtc="2025-11-12T10:33:00Z">
            <w:rPr>
              <w:rFonts w:ascii="Times New Roman" w:hAnsi="Times New Roman" w:cs="Times New Roman"/>
              <w:kern w:val="0"/>
              <w:highlight w:val="green"/>
            </w:rPr>
          </w:rPrChange>
        </w:rPr>
        <w:t xml:space="preserve">, </w:t>
      </w:r>
      <w:proofErr w:type="spellStart"/>
      <w:r w:rsidR="00087B3F" w:rsidRPr="00800FA1">
        <w:rPr>
          <w:rFonts w:ascii="Times New Roman" w:hAnsi="Times New Roman" w:cs="Times New Roman"/>
          <w:i/>
          <w:iCs/>
          <w:kern w:val="0"/>
          <w:rPrChange w:id="230" w:author="Simona Radutoiu" w:date="2025-11-12T11:33:00Z" w16du:dateUtc="2025-11-12T10:33:00Z">
            <w:rPr>
              <w:rFonts w:ascii="Times New Roman" w:hAnsi="Times New Roman" w:cs="Times New Roman"/>
              <w:i/>
              <w:iCs/>
              <w:kern w:val="0"/>
              <w:highlight w:val="green"/>
            </w:rPr>
          </w:rPrChange>
        </w:rPr>
        <w:t>ccamk</w:t>
      </w:r>
      <w:proofErr w:type="spellEnd"/>
      <w:r w:rsidR="00087B3F" w:rsidRPr="00800FA1">
        <w:rPr>
          <w:rFonts w:ascii="Times New Roman" w:hAnsi="Times New Roman" w:cs="Times New Roman"/>
          <w:kern w:val="0"/>
          <w:rPrChange w:id="231" w:author="Simona Radutoiu" w:date="2025-11-12T11:33:00Z" w16du:dateUtc="2025-11-12T10:33:00Z">
            <w:rPr>
              <w:rFonts w:ascii="Times New Roman" w:hAnsi="Times New Roman" w:cs="Times New Roman"/>
              <w:kern w:val="0"/>
              <w:highlight w:val="green"/>
            </w:rPr>
          </w:rPrChange>
        </w:rPr>
        <w:t xml:space="preserve">, </w:t>
      </w:r>
      <w:r w:rsidR="00087B3F" w:rsidRPr="00800FA1">
        <w:rPr>
          <w:rFonts w:ascii="Times New Roman" w:hAnsi="Times New Roman" w:cs="Times New Roman"/>
          <w:i/>
          <w:iCs/>
          <w:kern w:val="0"/>
          <w:rPrChange w:id="232" w:author="Simona Radutoiu" w:date="2025-11-12T11:33:00Z" w16du:dateUtc="2025-11-12T10:33:00Z">
            <w:rPr>
              <w:rFonts w:ascii="Times New Roman" w:hAnsi="Times New Roman" w:cs="Times New Roman"/>
              <w:i/>
              <w:iCs/>
              <w:kern w:val="0"/>
              <w:highlight w:val="green"/>
            </w:rPr>
          </w:rPrChange>
        </w:rPr>
        <w:t>nsp1</w:t>
      </w:r>
      <w:r w:rsidR="00087B3F" w:rsidRPr="00800FA1">
        <w:rPr>
          <w:rFonts w:ascii="Times New Roman" w:hAnsi="Times New Roman" w:cs="Times New Roman"/>
          <w:kern w:val="0"/>
          <w:rPrChange w:id="233" w:author="Simona Radutoiu" w:date="2025-11-12T11:33:00Z" w16du:dateUtc="2025-11-12T10:33:00Z">
            <w:rPr>
              <w:rFonts w:ascii="Times New Roman" w:hAnsi="Times New Roman" w:cs="Times New Roman"/>
              <w:kern w:val="0"/>
              <w:highlight w:val="green"/>
            </w:rPr>
          </w:rPrChange>
        </w:rPr>
        <w:t xml:space="preserve">, </w:t>
      </w:r>
      <w:r w:rsidR="00087B3F" w:rsidRPr="00800FA1">
        <w:rPr>
          <w:rFonts w:ascii="Times New Roman" w:hAnsi="Times New Roman" w:cs="Times New Roman"/>
          <w:i/>
          <w:iCs/>
          <w:kern w:val="0"/>
          <w:rPrChange w:id="234" w:author="Simona Radutoiu" w:date="2025-11-12T11:33:00Z" w16du:dateUtc="2025-11-12T10:33:00Z">
            <w:rPr>
              <w:rFonts w:ascii="Times New Roman" w:hAnsi="Times New Roman" w:cs="Times New Roman"/>
              <w:i/>
              <w:iCs/>
              <w:kern w:val="0"/>
              <w:highlight w:val="green"/>
            </w:rPr>
          </w:rPrChange>
        </w:rPr>
        <w:t>nsp2</w:t>
      </w:r>
      <w:r w:rsidR="00087B3F" w:rsidRPr="00800FA1">
        <w:rPr>
          <w:rFonts w:ascii="Times New Roman" w:hAnsi="Times New Roman" w:cs="Times New Roman"/>
          <w:kern w:val="0"/>
          <w:rPrChange w:id="235" w:author="Simona Radutoiu" w:date="2025-11-12T11:33:00Z" w16du:dateUtc="2025-11-12T10:33:00Z">
            <w:rPr>
              <w:rFonts w:ascii="Times New Roman" w:hAnsi="Times New Roman" w:cs="Times New Roman"/>
              <w:kern w:val="0"/>
              <w:highlight w:val="green"/>
            </w:rPr>
          </w:rPrChange>
        </w:rPr>
        <w:t xml:space="preserve">) </w:t>
      </w:r>
      <w:r w:rsidR="00BD1212" w:rsidRPr="00800FA1">
        <w:rPr>
          <w:rFonts w:ascii="Times New Roman" w:hAnsi="Times New Roman" w:cs="Times New Roman"/>
          <w:kern w:val="0"/>
          <w:rPrChange w:id="236" w:author="Simona Radutoiu" w:date="2025-11-12T11:33:00Z" w16du:dateUtc="2025-11-12T10:33:00Z">
            <w:rPr>
              <w:rFonts w:ascii="Times New Roman" w:hAnsi="Times New Roman" w:cs="Times New Roman"/>
              <w:kern w:val="0"/>
              <w:highlight w:val="green"/>
            </w:rPr>
          </w:rPrChange>
        </w:rPr>
        <w:t>to</w:t>
      </w:r>
      <w:r w:rsidR="00087B3F" w:rsidRPr="00800FA1">
        <w:rPr>
          <w:rFonts w:ascii="Times New Roman" w:hAnsi="Times New Roman" w:cs="Times New Roman"/>
          <w:kern w:val="0"/>
          <w:rPrChange w:id="237" w:author="Simona Radutoiu" w:date="2025-11-12T11:33:00Z" w16du:dateUtc="2025-11-12T10:33:00Z">
            <w:rPr>
              <w:rFonts w:ascii="Times New Roman" w:hAnsi="Times New Roman" w:cs="Times New Roman"/>
              <w:kern w:val="0"/>
              <w:highlight w:val="green"/>
            </w:rPr>
          </w:rPrChange>
        </w:rPr>
        <w:t xml:space="preserve"> investigate </w:t>
      </w:r>
      <w:ins w:id="238" w:author="Simona Radutoiu" w:date="2025-11-17T09:24:00Z" w16du:dateUtc="2025-11-17T08:24:00Z">
        <w:r w:rsidR="00B97027">
          <w:rPr>
            <w:rFonts w:ascii="Times New Roman" w:hAnsi="Times New Roman" w:cs="Times New Roman"/>
            <w:kern w:val="0"/>
          </w:rPr>
          <w:t xml:space="preserve">this and determine </w:t>
        </w:r>
      </w:ins>
      <w:r w:rsidR="00BD1212" w:rsidRPr="00800FA1">
        <w:rPr>
          <w:rFonts w:ascii="Times New Roman" w:hAnsi="Times New Roman" w:cs="Times New Roman"/>
          <w:kern w:val="0"/>
          <w:rPrChange w:id="239" w:author="Simona Radutoiu" w:date="2025-11-12T11:33:00Z" w16du:dateUtc="2025-11-12T10:33:00Z">
            <w:rPr>
              <w:rFonts w:ascii="Times New Roman" w:hAnsi="Times New Roman" w:cs="Times New Roman"/>
              <w:kern w:val="0"/>
              <w:highlight w:val="green"/>
            </w:rPr>
          </w:rPrChange>
        </w:rPr>
        <w:t>how</w:t>
      </w:r>
      <w:r w:rsidR="00087B3F" w:rsidRPr="00800FA1">
        <w:rPr>
          <w:rFonts w:ascii="Times New Roman" w:hAnsi="Times New Roman" w:cs="Times New Roman"/>
          <w:kern w:val="0"/>
          <w:rPrChange w:id="240" w:author="Simona Radutoiu" w:date="2025-11-12T11:33:00Z" w16du:dateUtc="2025-11-12T10:33:00Z">
            <w:rPr>
              <w:rFonts w:ascii="Times New Roman" w:hAnsi="Times New Roman" w:cs="Times New Roman"/>
              <w:kern w:val="0"/>
              <w:highlight w:val="green"/>
            </w:rPr>
          </w:rPrChange>
        </w:rPr>
        <w:t xml:space="preserve"> </w:t>
      </w:r>
      <w:del w:id="241" w:author="Simona Radutoiu" w:date="2025-11-17T09:25:00Z" w16du:dateUtc="2025-11-17T08:25:00Z">
        <w:r w:rsidR="00087B3F" w:rsidRPr="00800FA1" w:rsidDel="00B97027">
          <w:rPr>
            <w:rFonts w:ascii="Times New Roman" w:hAnsi="Times New Roman" w:cs="Times New Roman"/>
            <w:kern w:val="0"/>
            <w:rPrChange w:id="242" w:author="Simona Radutoiu" w:date="2025-11-12T11:33:00Z" w16du:dateUtc="2025-11-12T10:33:00Z">
              <w:rPr>
                <w:rFonts w:ascii="Times New Roman" w:hAnsi="Times New Roman" w:cs="Times New Roman"/>
                <w:kern w:val="0"/>
                <w:highlight w:val="green"/>
              </w:rPr>
            </w:rPrChange>
          </w:rPr>
          <w:delText>impaired symbiosis signalling</w:delText>
        </w:r>
      </w:del>
      <w:ins w:id="243" w:author="Simona Radutoiu" w:date="2025-11-17T09:25:00Z" w16du:dateUtc="2025-11-17T08:25:00Z">
        <w:r w:rsidR="00B97027">
          <w:rPr>
            <w:rFonts w:ascii="Times New Roman" w:hAnsi="Times New Roman" w:cs="Times New Roman"/>
            <w:kern w:val="0"/>
          </w:rPr>
          <w:t>orthologous genes</w:t>
        </w:r>
      </w:ins>
      <w:ins w:id="244" w:author="Simona Radutoiu" w:date="2025-11-12T11:24:00Z" w16du:dateUtc="2025-11-12T10:24:00Z">
        <w:r w:rsidR="00F97C21" w:rsidRPr="00800FA1">
          <w:rPr>
            <w:rFonts w:ascii="Times New Roman" w:hAnsi="Times New Roman" w:cs="Times New Roman"/>
            <w:kern w:val="0"/>
            <w:rPrChange w:id="245" w:author="Simona Radutoiu" w:date="2025-11-12T11:33:00Z" w16du:dateUtc="2025-11-12T10:33:00Z">
              <w:rPr>
                <w:rFonts w:ascii="Times New Roman" w:hAnsi="Times New Roman" w:cs="Times New Roman"/>
                <w:kern w:val="0"/>
                <w:highlight w:val="green"/>
              </w:rPr>
            </w:rPrChange>
          </w:rPr>
          <w:t xml:space="preserve"> </w:t>
        </w:r>
      </w:ins>
      <w:del w:id="246" w:author="Simona Radutoiu" w:date="2025-11-12T11:24:00Z" w16du:dateUtc="2025-11-12T10:24:00Z">
        <w:r w:rsidR="00BD1212" w:rsidRPr="00800FA1" w:rsidDel="00F97C21">
          <w:rPr>
            <w:rFonts w:ascii="Times New Roman" w:hAnsi="Times New Roman" w:cs="Times New Roman"/>
            <w:kern w:val="0"/>
            <w:rPrChange w:id="247" w:author="Simona Radutoiu" w:date="2025-11-12T11:33:00Z" w16du:dateUtc="2025-11-12T10:33:00Z">
              <w:rPr>
                <w:rFonts w:ascii="Times New Roman" w:hAnsi="Times New Roman" w:cs="Times New Roman"/>
                <w:kern w:val="0"/>
                <w:highlight w:val="green"/>
              </w:rPr>
            </w:rPrChange>
          </w:rPr>
          <w:delText>,</w:delText>
        </w:r>
        <w:r w:rsidR="00087B3F" w:rsidRPr="00800FA1" w:rsidDel="00F97C21">
          <w:rPr>
            <w:rFonts w:ascii="Times New Roman" w:hAnsi="Times New Roman" w:cs="Times New Roman"/>
            <w:kern w:val="0"/>
            <w:rPrChange w:id="248" w:author="Simona Radutoiu" w:date="2025-11-12T11:33:00Z" w16du:dateUtc="2025-11-12T10:33:00Z">
              <w:rPr>
                <w:rFonts w:ascii="Times New Roman" w:hAnsi="Times New Roman" w:cs="Times New Roman"/>
                <w:kern w:val="0"/>
                <w:highlight w:val="green"/>
              </w:rPr>
            </w:rPrChange>
          </w:rPr>
          <w:delText xml:space="preserve"> </w:delText>
        </w:r>
        <w:r w:rsidR="000479FE" w:rsidRPr="00800FA1" w:rsidDel="00F97C21">
          <w:rPr>
            <w:rFonts w:ascii="Times New Roman" w:hAnsi="Times New Roman" w:cs="Times New Roman"/>
            <w:kern w:val="0"/>
            <w:rPrChange w:id="249" w:author="Simona Radutoiu" w:date="2025-11-12T11:33:00Z" w16du:dateUtc="2025-11-12T10:33:00Z">
              <w:rPr>
                <w:rFonts w:ascii="Times New Roman" w:hAnsi="Times New Roman" w:cs="Times New Roman"/>
                <w:kern w:val="0"/>
                <w:highlight w:val="green"/>
              </w:rPr>
            </w:rPrChange>
          </w:rPr>
          <w:delText xml:space="preserve">in combination </w:delText>
        </w:r>
        <w:r w:rsidR="00087B3F" w:rsidRPr="00800FA1" w:rsidDel="00F97C21">
          <w:rPr>
            <w:rFonts w:ascii="Times New Roman" w:hAnsi="Times New Roman" w:cs="Times New Roman"/>
            <w:kern w:val="0"/>
            <w:rPrChange w:id="250" w:author="Simona Radutoiu" w:date="2025-11-12T11:33:00Z" w16du:dateUtc="2025-11-12T10:33:00Z">
              <w:rPr>
                <w:rFonts w:ascii="Times New Roman" w:hAnsi="Times New Roman" w:cs="Times New Roman"/>
                <w:kern w:val="0"/>
                <w:highlight w:val="green"/>
              </w:rPr>
            </w:rPrChange>
          </w:rPr>
          <w:delText xml:space="preserve">with </w:delText>
        </w:r>
        <w:r w:rsidR="000479FE" w:rsidRPr="00800FA1" w:rsidDel="00F97C21">
          <w:rPr>
            <w:rFonts w:ascii="Times New Roman" w:hAnsi="Times New Roman" w:cs="Times New Roman"/>
            <w:kern w:val="0"/>
            <w:rPrChange w:id="251" w:author="Simona Radutoiu" w:date="2025-11-12T11:33:00Z" w16du:dateUtc="2025-11-12T10:33:00Z">
              <w:rPr>
                <w:rFonts w:ascii="Times New Roman" w:hAnsi="Times New Roman" w:cs="Times New Roman"/>
                <w:kern w:val="0"/>
                <w:highlight w:val="green"/>
              </w:rPr>
            </w:rPrChange>
          </w:rPr>
          <w:delText xml:space="preserve">soils differing in </w:delText>
        </w:r>
        <w:r w:rsidR="00BD1212" w:rsidRPr="00800FA1" w:rsidDel="00F97C21">
          <w:rPr>
            <w:rFonts w:ascii="Times New Roman" w:hAnsi="Times New Roman" w:cs="Times New Roman"/>
            <w:kern w:val="0"/>
            <w:rPrChange w:id="252" w:author="Simona Radutoiu" w:date="2025-11-12T11:33:00Z" w16du:dateUtc="2025-11-12T10:33:00Z">
              <w:rPr>
                <w:rFonts w:ascii="Times New Roman" w:hAnsi="Times New Roman" w:cs="Times New Roman"/>
                <w:kern w:val="0"/>
                <w:highlight w:val="green"/>
              </w:rPr>
            </w:rPrChange>
          </w:rPr>
          <w:delText xml:space="preserve">nutrient </w:delText>
        </w:r>
        <w:r w:rsidR="000479FE" w:rsidRPr="00800FA1" w:rsidDel="00F97C21">
          <w:rPr>
            <w:rFonts w:ascii="Times New Roman" w:hAnsi="Times New Roman" w:cs="Times New Roman"/>
            <w:kern w:val="0"/>
            <w:rPrChange w:id="253" w:author="Simona Radutoiu" w:date="2025-11-12T11:33:00Z" w16du:dateUtc="2025-11-12T10:33:00Z">
              <w:rPr>
                <w:rFonts w:ascii="Times New Roman" w:hAnsi="Times New Roman" w:cs="Times New Roman"/>
                <w:kern w:val="0"/>
                <w:highlight w:val="green"/>
              </w:rPr>
            </w:rPrChange>
          </w:rPr>
          <w:delText>status a</w:delText>
        </w:r>
        <w:r w:rsidR="00BE6EA0" w:rsidRPr="00800FA1" w:rsidDel="00F97C21">
          <w:rPr>
            <w:rFonts w:ascii="Times New Roman" w:hAnsi="Times New Roman" w:cs="Times New Roman"/>
            <w:kern w:val="0"/>
            <w:rPrChange w:id="254" w:author="Simona Radutoiu" w:date="2025-11-12T11:33:00Z" w16du:dateUtc="2025-11-12T10:33:00Z">
              <w:rPr>
                <w:rFonts w:ascii="Times New Roman" w:hAnsi="Times New Roman" w:cs="Times New Roman"/>
                <w:kern w:val="0"/>
                <w:highlight w:val="green"/>
              </w:rPr>
            </w:rPrChange>
          </w:rPr>
          <w:delText>n</w:delText>
        </w:r>
        <w:r w:rsidR="000479FE" w:rsidRPr="00800FA1" w:rsidDel="00F97C21">
          <w:rPr>
            <w:rFonts w:ascii="Times New Roman" w:hAnsi="Times New Roman" w:cs="Times New Roman"/>
            <w:kern w:val="0"/>
            <w:rPrChange w:id="255" w:author="Simona Radutoiu" w:date="2025-11-12T11:33:00Z" w16du:dateUtc="2025-11-12T10:33:00Z">
              <w:rPr>
                <w:rFonts w:ascii="Times New Roman" w:hAnsi="Times New Roman" w:cs="Times New Roman"/>
                <w:kern w:val="0"/>
                <w:highlight w:val="green"/>
              </w:rPr>
            </w:rPrChange>
          </w:rPr>
          <w:delText>d pre-existing microbial communities shaped by long-term fertilisation</w:delText>
        </w:r>
        <w:r w:rsidR="00BD1212" w:rsidRPr="00800FA1" w:rsidDel="00F97C21">
          <w:rPr>
            <w:rFonts w:ascii="Times New Roman" w:hAnsi="Times New Roman" w:cs="Times New Roman"/>
            <w:kern w:val="0"/>
            <w:rPrChange w:id="256" w:author="Simona Radutoiu" w:date="2025-11-12T11:33:00Z" w16du:dateUtc="2025-11-12T10:33:00Z">
              <w:rPr>
                <w:rFonts w:ascii="Times New Roman" w:hAnsi="Times New Roman" w:cs="Times New Roman"/>
                <w:kern w:val="0"/>
                <w:highlight w:val="green"/>
              </w:rPr>
            </w:rPrChange>
          </w:rPr>
          <w:delText>,</w:delText>
        </w:r>
        <w:r w:rsidR="00087B3F" w:rsidRPr="00800FA1" w:rsidDel="00F97C21">
          <w:rPr>
            <w:rFonts w:ascii="Times New Roman" w:hAnsi="Times New Roman" w:cs="Times New Roman"/>
            <w:kern w:val="0"/>
            <w:rPrChange w:id="257" w:author="Simona Radutoiu" w:date="2025-11-12T11:33:00Z" w16du:dateUtc="2025-11-12T10:33:00Z">
              <w:rPr>
                <w:rFonts w:ascii="Times New Roman" w:hAnsi="Times New Roman" w:cs="Times New Roman"/>
                <w:kern w:val="0"/>
                <w:highlight w:val="green"/>
              </w:rPr>
            </w:rPrChange>
          </w:rPr>
          <w:delText xml:space="preserve"> </w:delText>
        </w:r>
      </w:del>
      <w:del w:id="258" w:author="Simona Radutoiu" w:date="2025-11-17T09:25:00Z" w16du:dateUtc="2025-11-17T08:25:00Z">
        <w:r w:rsidR="00BD1212" w:rsidRPr="00800FA1" w:rsidDel="00711EF3">
          <w:rPr>
            <w:rFonts w:ascii="Times New Roman" w:hAnsi="Times New Roman" w:cs="Times New Roman"/>
            <w:kern w:val="0"/>
            <w:rPrChange w:id="259" w:author="Simona Radutoiu" w:date="2025-11-12T11:33:00Z" w16du:dateUtc="2025-11-12T10:33:00Z">
              <w:rPr>
                <w:rFonts w:ascii="Times New Roman" w:hAnsi="Times New Roman" w:cs="Times New Roman"/>
                <w:kern w:val="0"/>
                <w:highlight w:val="green"/>
              </w:rPr>
            </w:rPrChange>
          </w:rPr>
          <w:delText>affects</w:delText>
        </w:r>
        <w:r w:rsidR="00087B3F" w:rsidRPr="00800FA1" w:rsidDel="00711EF3">
          <w:rPr>
            <w:rFonts w:ascii="Times New Roman" w:hAnsi="Times New Roman" w:cs="Times New Roman"/>
            <w:kern w:val="0"/>
            <w:rPrChange w:id="260" w:author="Simona Radutoiu" w:date="2025-11-12T11:33:00Z" w16du:dateUtc="2025-11-12T10:33:00Z">
              <w:rPr>
                <w:rFonts w:ascii="Times New Roman" w:hAnsi="Times New Roman" w:cs="Times New Roman"/>
                <w:kern w:val="0"/>
                <w:highlight w:val="green"/>
              </w:rPr>
            </w:rPrChange>
          </w:rPr>
          <w:delText xml:space="preserve"> </w:delText>
        </w:r>
      </w:del>
      <w:ins w:id="261" w:author="Simona Radutoiu" w:date="2025-11-17T09:25:00Z" w16du:dateUtc="2025-11-17T08:25:00Z">
        <w:r w:rsidR="00711EF3">
          <w:rPr>
            <w:rFonts w:ascii="Times New Roman" w:hAnsi="Times New Roman" w:cs="Times New Roman"/>
            <w:kern w:val="0"/>
          </w:rPr>
          <w:t xml:space="preserve">contribute to </w:t>
        </w:r>
      </w:ins>
      <w:del w:id="262" w:author="Simona Radutoiu" w:date="2025-11-17T09:25:00Z" w16du:dateUtc="2025-11-17T08:25:00Z">
        <w:r w:rsidR="00087B3F" w:rsidRPr="00800FA1" w:rsidDel="00B97027">
          <w:rPr>
            <w:rFonts w:ascii="Times New Roman" w:hAnsi="Times New Roman" w:cs="Times New Roman"/>
            <w:kern w:val="0"/>
            <w:rPrChange w:id="263" w:author="Simona Radutoiu" w:date="2025-11-12T11:33:00Z" w16du:dateUtc="2025-11-12T10:33:00Z">
              <w:rPr>
                <w:rFonts w:ascii="Times New Roman" w:hAnsi="Times New Roman" w:cs="Times New Roman"/>
                <w:kern w:val="0"/>
                <w:highlight w:val="green"/>
              </w:rPr>
            </w:rPrChange>
          </w:rPr>
          <w:delText xml:space="preserve">plant growth, </w:delText>
        </w:r>
      </w:del>
      <w:r w:rsidR="000479FE" w:rsidRPr="00800FA1">
        <w:rPr>
          <w:rFonts w:ascii="Times New Roman" w:hAnsi="Times New Roman" w:cs="Times New Roman"/>
          <w:kern w:val="0"/>
          <w:rPrChange w:id="264" w:author="Simona Radutoiu" w:date="2025-11-12T11:33:00Z" w16du:dateUtc="2025-11-12T10:33:00Z">
            <w:rPr>
              <w:rFonts w:ascii="Times New Roman" w:hAnsi="Times New Roman" w:cs="Times New Roman"/>
              <w:kern w:val="0"/>
              <w:highlight w:val="green"/>
            </w:rPr>
          </w:rPrChange>
        </w:rPr>
        <w:t>root microbiota</w:t>
      </w:r>
      <w:r w:rsidR="00087B3F" w:rsidRPr="00800FA1">
        <w:rPr>
          <w:rFonts w:ascii="Times New Roman" w:hAnsi="Times New Roman" w:cs="Times New Roman"/>
          <w:kern w:val="0"/>
          <w:rPrChange w:id="265" w:author="Simona Radutoiu" w:date="2025-11-12T11:33:00Z" w16du:dateUtc="2025-11-12T10:33:00Z">
            <w:rPr>
              <w:rFonts w:ascii="Times New Roman" w:hAnsi="Times New Roman" w:cs="Times New Roman"/>
              <w:kern w:val="0"/>
              <w:highlight w:val="green"/>
            </w:rPr>
          </w:rPrChange>
        </w:rPr>
        <w:t xml:space="preserve">, </w:t>
      </w:r>
      <w:del w:id="266" w:author="Simona Radutoiu" w:date="2025-11-17T09:25:00Z" w16du:dateUtc="2025-11-17T08:25:00Z">
        <w:r w:rsidR="00087B3F" w:rsidRPr="00800FA1" w:rsidDel="00B97027">
          <w:rPr>
            <w:rFonts w:ascii="Times New Roman" w:hAnsi="Times New Roman" w:cs="Times New Roman"/>
            <w:kern w:val="0"/>
            <w:rPrChange w:id="267" w:author="Simona Radutoiu" w:date="2025-11-12T11:33:00Z" w16du:dateUtc="2025-11-12T10:33:00Z">
              <w:rPr>
                <w:rFonts w:ascii="Times New Roman" w:hAnsi="Times New Roman" w:cs="Times New Roman"/>
                <w:kern w:val="0"/>
                <w:highlight w:val="green"/>
              </w:rPr>
            </w:rPrChange>
          </w:rPr>
          <w:delText xml:space="preserve">and </w:delText>
        </w:r>
        <w:r w:rsidR="000479FE" w:rsidRPr="00800FA1" w:rsidDel="00B97027">
          <w:rPr>
            <w:rFonts w:ascii="Times New Roman" w:hAnsi="Times New Roman" w:cs="Times New Roman"/>
            <w:kern w:val="0"/>
            <w:rPrChange w:id="268" w:author="Simona Radutoiu" w:date="2025-11-12T11:33:00Z" w16du:dateUtc="2025-11-12T10:33:00Z">
              <w:rPr>
                <w:rFonts w:ascii="Times New Roman" w:hAnsi="Times New Roman" w:cs="Times New Roman"/>
                <w:kern w:val="0"/>
                <w:highlight w:val="green"/>
              </w:rPr>
            </w:rPrChange>
          </w:rPr>
          <w:delText>root</w:delText>
        </w:r>
        <w:r w:rsidR="000479FE" w:rsidRPr="00800FA1" w:rsidDel="00711EF3">
          <w:rPr>
            <w:rFonts w:ascii="Times New Roman" w:hAnsi="Times New Roman" w:cs="Times New Roman"/>
            <w:kern w:val="0"/>
            <w:rPrChange w:id="269" w:author="Simona Radutoiu" w:date="2025-11-12T11:33:00Z" w16du:dateUtc="2025-11-12T10:33:00Z">
              <w:rPr>
                <w:rFonts w:ascii="Times New Roman" w:hAnsi="Times New Roman" w:cs="Times New Roman"/>
                <w:kern w:val="0"/>
                <w:highlight w:val="green"/>
              </w:rPr>
            </w:rPrChange>
          </w:rPr>
          <w:delText xml:space="preserve"> </w:delText>
        </w:r>
      </w:del>
      <w:r w:rsidR="000479FE" w:rsidRPr="00800FA1">
        <w:rPr>
          <w:rFonts w:ascii="Times New Roman" w:hAnsi="Times New Roman" w:cs="Times New Roman"/>
          <w:kern w:val="0"/>
          <w:rPrChange w:id="270" w:author="Simona Radutoiu" w:date="2025-11-12T11:33:00Z" w16du:dateUtc="2025-11-12T10:33:00Z">
            <w:rPr>
              <w:rFonts w:ascii="Times New Roman" w:hAnsi="Times New Roman" w:cs="Times New Roman"/>
              <w:kern w:val="0"/>
              <w:highlight w:val="green"/>
            </w:rPr>
          </w:rPrChange>
        </w:rPr>
        <w:t>exudate profiles</w:t>
      </w:r>
      <w:ins w:id="271" w:author="Simona Radutoiu" w:date="2025-11-17T09:25:00Z" w16du:dateUtc="2025-11-17T08:25:00Z">
        <w:r w:rsidR="00B97027">
          <w:rPr>
            <w:rFonts w:ascii="Times New Roman" w:hAnsi="Times New Roman" w:cs="Times New Roman"/>
            <w:kern w:val="0"/>
          </w:rPr>
          <w:t xml:space="preserve"> and</w:t>
        </w:r>
        <w:r w:rsidR="00B97027" w:rsidRPr="00B97027">
          <w:rPr>
            <w:rFonts w:ascii="Times New Roman" w:hAnsi="Times New Roman" w:cs="Times New Roman"/>
            <w:kern w:val="0"/>
          </w:rPr>
          <w:t xml:space="preserve"> </w:t>
        </w:r>
        <w:r w:rsidR="00B97027" w:rsidRPr="00274B87">
          <w:rPr>
            <w:rFonts w:ascii="Times New Roman" w:hAnsi="Times New Roman" w:cs="Times New Roman"/>
            <w:kern w:val="0"/>
          </w:rPr>
          <w:t>plant growth</w:t>
        </w:r>
      </w:ins>
      <w:r w:rsidR="00087B3F" w:rsidRPr="00800FA1">
        <w:rPr>
          <w:rFonts w:ascii="Times New Roman" w:hAnsi="Times New Roman" w:cs="Times New Roman"/>
          <w:kern w:val="0"/>
          <w:rPrChange w:id="272" w:author="Simona Radutoiu" w:date="2025-11-12T11:33:00Z" w16du:dateUtc="2025-11-12T10:33:00Z">
            <w:rPr>
              <w:rFonts w:ascii="Times New Roman" w:hAnsi="Times New Roman" w:cs="Times New Roman"/>
              <w:kern w:val="0"/>
              <w:highlight w:val="green"/>
            </w:rPr>
          </w:rPrChange>
        </w:rPr>
        <w:t>.</w:t>
      </w:r>
      <w:r w:rsidR="00BE287E" w:rsidRPr="00800FA1">
        <w:rPr>
          <w:rFonts w:ascii="Times New Roman" w:hAnsi="Times New Roman" w:cs="Times New Roman"/>
          <w:kern w:val="0"/>
          <w:rPrChange w:id="273" w:author="Simona Radutoiu" w:date="2025-11-12T11:33:00Z" w16du:dateUtc="2025-11-12T10:33:00Z">
            <w:rPr>
              <w:rFonts w:ascii="Times New Roman" w:hAnsi="Times New Roman" w:cs="Times New Roman"/>
              <w:kern w:val="0"/>
              <w:highlight w:val="green"/>
            </w:rPr>
          </w:rPrChange>
        </w:rPr>
        <w:t xml:space="preserve"> </w:t>
      </w:r>
      <w:ins w:id="274" w:author="Simona Radutoiu" w:date="2025-11-12T11:27:00Z" w16du:dateUtc="2025-11-12T10:27:00Z">
        <w:r w:rsidR="005F7452" w:rsidRPr="00800FA1">
          <w:rPr>
            <w:rFonts w:ascii="Times New Roman" w:hAnsi="Times New Roman" w:cs="Times New Roman"/>
            <w:kern w:val="0"/>
            <w:rPrChange w:id="275" w:author="Simona Radutoiu" w:date="2025-11-12T11:33:00Z" w16du:dateUtc="2025-11-12T10:33:00Z">
              <w:rPr>
                <w:rFonts w:ascii="Times New Roman" w:hAnsi="Times New Roman" w:cs="Times New Roman"/>
                <w:kern w:val="0"/>
                <w:highlight w:val="green"/>
              </w:rPr>
            </w:rPrChange>
          </w:rPr>
          <w:t>Comparative analyses of wild-type plants grown in soil exposed</w:t>
        </w:r>
      </w:ins>
      <w:ins w:id="276" w:author="Simona Radutoiu" w:date="2025-11-12T11:28:00Z" w16du:dateUtc="2025-11-12T10:28:00Z">
        <w:r w:rsidR="005F7452" w:rsidRPr="00800FA1">
          <w:rPr>
            <w:rFonts w:ascii="Times New Roman" w:hAnsi="Times New Roman" w:cs="Times New Roman"/>
            <w:kern w:val="0"/>
            <w:rPrChange w:id="277" w:author="Simona Radutoiu" w:date="2025-11-12T11:33:00Z" w16du:dateUtc="2025-11-12T10:33:00Z">
              <w:rPr>
                <w:rFonts w:ascii="Times New Roman" w:hAnsi="Times New Roman" w:cs="Times New Roman"/>
                <w:kern w:val="0"/>
                <w:highlight w:val="green"/>
              </w:rPr>
            </w:rPrChange>
          </w:rPr>
          <w:t xml:space="preserve"> to</w:t>
        </w:r>
      </w:ins>
      <w:ins w:id="278" w:author="Simona Radutoiu" w:date="2025-11-12T11:25:00Z" w16du:dateUtc="2025-11-12T10:25:00Z">
        <w:r w:rsidR="00AF2C2A" w:rsidRPr="00800FA1">
          <w:rPr>
            <w:rFonts w:ascii="Times New Roman" w:hAnsi="Times New Roman" w:cs="Times New Roman"/>
            <w:kern w:val="0"/>
            <w:rPrChange w:id="279" w:author="Simona Radutoiu" w:date="2025-11-12T11:33:00Z" w16du:dateUtc="2025-11-12T10:33:00Z">
              <w:rPr>
                <w:rFonts w:ascii="Times New Roman" w:hAnsi="Times New Roman" w:cs="Times New Roman"/>
                <w:kern w:val="0"/>
                <w:highlight w:val="green"/>
              </w:rPr>
            </w:rPrChange>
          </w:rPr>
          <w:t xml:space="preserve"> </w:t>
        </w:r>
      </w:ins>
      <w:ins w:id="280" w:author="Simona Radutoiu" w:date="2025-11-17T09:23:00Z" w16du:dateUtc="2025-11-17T08:23:00Z">
        <w:r w:rsidR="009128AA">
          <w:rPr>
            <w:rFonts w:ascii="Times New Roman" w:hAnsi="Times New Roman" w:cs="Times New Roman"/>
            <w:kern w:val="0"/>
          </w:rPr>
          <w:t xml:space="preserve">a </w:t>
        </w:r>
      </w:ins>
      <w:ins w:id="281" w:author="Simona Radutoiu" w:date="2025-11-12T11:32:00Z" w16du:dateUtc="2025-11-12T10:32:00Z">
        <w:r w:rsidR="007441DB" w:rsidRPr="00800FA1">
          <w:rPr>
            <w:rFonts w:ascii="Times New Roman" w:hAnsi="Times New Roman" w:cs="Times New Roman"/>
            <w:kern w:val="0"/>
            <w:rPrChange w:id="282" w:author="Simona Radutoiu" w:date="2025-11-12T11:33:00Z" w16du:dateUtc="2025-11-12T10:33:00Z">
              <w:rPr>
                <w:rFonts w:ascii="Times New Roman" w:hAnsi="Times New Roman" w:cs="Times New Roman"/>
                <w:kern w:val="0"/>
                <w:highlight w:val="green"/>
              </w:rPr>
            </w:rPrChange>
          </w:rPr>
          <w:t xml:space="preserve">differential, </w:t>
        </w:r>
      </w:ins>
      <w:ins w:id="283" w:author="Simona Radutoiu" w:date="2025-11-12T11:25:00Z" w16du:dateUtc="2025-11-12T10:25:00Z">
        <w:r w:rsidR="00AF2C2A" w:rsidRPr="00800FA1">
          <w:rPr>
            <w:rFonts w:ascii="Times New Roman" w:hAnsi="Times New Roman" w:cs="Times New Roman"/>
            <w:kern w:val="0"/>
            <w:rPrChange w:id="284" w:author="Simona Radutoiu" w:date="2025-11-12T11:33:00Z" w16du:dateUtc="2025-11-12T10:33:00Z">
              <w:rPr>
                <w:rFonts w:ascii="Times New Roman" w:hAnsi="Times New Roman" w:cs="Times New Roman"/>
                <w:kern w:val="0"/>
                <w:highlight w:val="green"/>
              </w:rPr>
            </w:rPrChange>
          </w:rPr>
          <w:t xml:space="preserve">long-term supplementation </w:t>
        </w:r>
      </w:ins>
      <w:del w:id="285" w:author="Simona Radutoiu" w:date="2025-11-12T11:25:00Z" w16du:dateUtc="2025-11-12T10:25:00Z">
        <w:r w:rsidR="00BE287E" w:rsidRPr="00800FA1" w:rsidDel="00AF2C2A">
          <w:rPr>
            <w:rFonts w:ascii="Times New Roman" w:hAnsi="Times New Roman" w:cs="Times New Roman"/>
            <w:kern w:val="0"/>
            <w:rPrChange w:id="286" w:author="Simona Radutoiu" w:date="2025-11-12T11:33:00Z" w16du:dateUtc="2025-11-12T10:33:00Z">
              <w:rPr>
                <w:rFonts w:ascii="Times New Roman" w:hAnsi="Times New Roman" w:cs="Times New Roman"/>
                <w:kern w:val="0"/>
                <w:highlight w:val="green"/>
              </w:rPr>
            </w:rPrChange>
          </w:rPr>
          <w:delText>Both</w:delText>
        </w:r>
        <w:r w:rsidR="000479FE" w:rsidRPr="00800FA1" w:rsidDel="00AF2C2A">
          <w:rPr>
            <w:rFonts w:ascii="Times New Roman" w:hAnsi="Times New Roman" w:cs="Times New Roman"/>
            <w:kern w:val="0"/>
            <w:rPrChange w:id="287" w:author="Simona Radutoiu" w:date="2025-11-12T11:33:00Z" w16du:dateUtc="2025-11-12T10:33:00Z">
              <w:rPr>
                <w:rFonts w:ascii="Times New Roman" w:hAnsi="Times New Roman" w:cs="Times New Roman"/>
                <w:kern w:val="0"/>
                <w:highlight w:val="green"/>
              </w:rPr>
            </w:rPrChange>
          </w:rPr>
          <w:delText xml:space="preserve"> </w:delText>
        </w:r>
      </w:del>
      <w:del w:id="288" w:author="Simona Radutoiu" w:date="2025-11-12T11:28:00Z" w16du:dateUtc="2025-11-12T10:28:00Z">
        <w:r w:rsidR="000479FE" w:rsidRPr="00800FA1" w:rsidDel="005F7452">
          <w:rPr>
            <w:rFonts w:ascii="Times New Roman" w:hAnsi="Times New Roman" w:cs="Times New Roman"/>
            <w:kern w:val="0"/>
            <w:rPrChange w:id="289" w:author="Simona Radutoiu" w:date="2025-11-12T11:33:00Z" w16du:dateUtc="2025-11-12T10:33:00Z">
              <w:rPr>
                <w:rFonts w:ascii="Times New Roman" w:hAnsi="Times New Roman" w:cs="Times New Roman"/>
                <w:kern w:val="0"/>
                <w:highlight w:val="green"/>
              </w:rPr>
            </w:rPrChange>
          </w:rPr>
          <w:delText xml:space="preserve">soil </w:delText>
        </w:r>
      </w:del>
      <w:del w:id="290" w:author="Simona Radutoiu" w:date="2025-11-12T11:25:00Z" w16du:dateUtc="2025-11-12T10:25:00Z">
        <w:r w:rsidR="000479FE" w:rsidRPr="00800FA1" w:rsidDel="00AF2C2A">
          <w:rPr>
            <w:rFonts w:ascii="Times New Roman" w:hAnsi="Times New Roman" w:cs="Times New Roman"/>
            <w:kern w:val="0"/>
            <w:rPrChange w:id="291" w:author="Simona Radutoiu" w:date="2025-11-12T11:33:00Z" w16du:dateUtc="2025-11-12T10:33:00Z">
              <w:rPr>
                <w:rFonts w:ascii="Times New Roman" w:hAnsi="Times New Roman" w:cs="Times New Roman"/>
                <w:kern w:val="0"/>
                <w:highlight w:val="green"/>
              </w:rPr>
            </w:rPrChange>
          </w:rPr>
          <w:delText>nutrient status</w:delText>
        </w:r>
      </w:del>
      <w:ins w:id="292" w:author="Simona Radutoiu" w:date="2025-11-12T11:25:00Z" w16du:dateUtc="2025-11-12T10:25:00Z">
        <w:r w:rsidR="00AF2C2A" w:rsidRPr="00800FA1">
          <w:rPr>
            <w:rFonts w:ascii="Times New Roman" w:hAnsi="Times New Roman" w:cs="Times New Roman"/>
            <w:kern w:val="0"/>
            <w:rPrChange w:id="293" w:author="Simona Radutoiu" w:date="2025-11-12T11:33:00Z" w16du:dateUtc="2025-11-12T10:33:00Z">
              <w:rPr>
                <w:rFonts w:ascii="Times New Roman" w:hAnsi="Times New Roman" w:cs="Times New Roman"/>
                <w:kern w:val="0"/>
                <w:highlight w:val="green"/>
              </w:rPr>
            </w:rPrChange>
          </w:rPr>
          <w:t xml:space="preserve">with phosphorus </w:t>
        </w:r>
      </w:ins>
      <w:ins w:id="294" w:author="Simona Radutoiu" w:date="2025-11-12T11:29:00Z" w16du:dateUtc="2025-11-12T10:29:00Z">
        <w:r w:rsidR="000945F2" w:rsidRPr="00800FA1">
          <w:rPr>
            <w:rFonts w:ascii="Times New Roman" w:hAnsi="Times New Roman" w:cs="Times New Roman"/>
            <w:kern w:val="0"/>
            <w:rPrChange w:id="295" w:author="Simona Radutoiu" w:date="2025-11-12T11:33:00Z" w16du:dateUtc="2025-11-12T10:33:00Z">
              <w:rPr>
                <w:rFonts w:ascii="Times New Roman" w:hAnsi="Times New Roman" w:cs="Times New Roman"/>
                <w:kern w:val="0"/>
                <w:highlight w:val="green"/>
              </w:rPr>
            </w:rPrChange>
          </w:rPr>
          <w:t>and/or</w:t>
        </w:r>
      </w:ins>
      <w:ins w:id="296" w:author="Simona Radutoiu" w:date="2025-11-12T11:25:00Z" w16du:dateUtc="2025-11-12T10:25:00Z">
        <w:r w:rsidR="00AF2C2A" w:rsidRPr="00800FA1">
          <w:rPr>
            <w:rFonts w:ascii="Times New Roman" w:hAnsi="Times New Roman" w:cs="Times New Roman"/>
            <w:kern w:val="0"/>
            <w:rPrChange w:id="297" w:author="Simona Radutoiu" w:date="2025-11-12T11:33:00Z" w16du:dateUtc="2025-11-12T10:33:00Z">
              <w:rPr>
                <w:rFonts w:ascii="Times New Roman" w:hAnsi="Times New Roman" w:cs="Times New Roman"/>
                <w:kern w:val="0"/>
                <w:highlight w:val="green"/>
              </w:rPr>
            </w:rPrChange>
          </w:rPr>
          <w:t xml:space="preserve"> nitrogen</w:t>
        </w:r>
        <w:r w:rsidR="005E5CAE" w:rsidRPr="00800FA1">
          <w:rPr>
            <w:rFonts w:ascii="Times New Roman" w:hAnsi="Times New Roman" w:cs="Times New Roman"/>
            <w:kern w:val="0"/>
            <w:rPrChange w:id="298" w:author="Simona Radutoiu" w:date="2025-11-12T11:33:00Z" w16du:dateUtc="2025-11-12T10:33:00Z">
              <w:rPr>
                <w:rFonts w:ascii="Times New Roman" w:hAnsi="Times New Roman" w:cs="Times New Roman"/>
                <w:kern w:val="0"/>
                <w:highlight w:val="green"/>
              </w:rPr>
            </w:rPrChange>
          </w:rPr>
          <w:t xml:space="preserve"> </w:t>
        </w:r>
      </w:ins>
      <w:ins w:id="299" w:author="Simona Radutoiu" w:date="2025-11-12T11:32:00Z" w16du:dateUtc="2025-11-12T10:32:00Z">
        <w:r w:rsidR="00800FA1" w:rsidRPr="00800FA1">
          <w:rPr>
            <w:rFonts w:ascii="Times New Roman" w:hAnsi="Times New Roman" w:cs="Times New Roman"/>
            <w:kern w:val="0"/>
            <w:rPrChange w:id="300" w:author="Simona Radutoiu" w:date="2025-11-12T11:33:00Z" w16du:dateUtc="2025-11-12T10:33:00Z">
              <w:rPr>
                <w:rFonts w:ascii="Times New Roman" w:hAnsi="Times New Roman" w:cs="Times New Roman"/>
                <w:kern w:val="0"/>
                <w:highlight w:val="green"/>
              </w:rPr>
            </w:rPrChange>
          </w:rPr>
          <w:t xml:space="preserve">revealed major </w:t>
        </w:r>
      </w:ins>
      <w:ins w:id="301" w:author="Simona Radutoiu" w:date="2025-11-12T11:25:00Z" w16du:dateUtc="2025-11-12T10:25:00Z">
        <w:r w:rsidR="005E5CAE" w:rsidRPr="00800FA1">
          <w:rPr>
            <w:rFonts w:ascii="Times New Roman" w:hAnsi="Times New Roman" w:cs="Times New Roman"/>
            <w:kern w:val="0"/>
            <w:rPrChange w:id="302" w:author="Simona Radutoiu" w:date="2025-11-12T11:33:00Z" w16du:dateUtc="2025-11-12T10:33:00Z">
              <w:rPr>
                <w:rFonts w:ascii="Times New Roman" w:hAnsi="Times New Roman" w:cs="Times New Roman"/>
                <w:kern w:val="0"/>
                <w:highlight w:val="green"/>
              </w:rPr>
            </w:rPrChange>
          </w:rPr>
          <w:t>alter</w:t>
        </w:r>
      </w:ins>
      <w:ins w:id="303" w:author="Simona Radutoiu" w:date="2025-11-12T11:32:00Z" w16du:dateUtc="2025-11-12T10:32:00Z">
        <w:r w:rsidR="00800FA1" w:rsidRPr="00800FA1">
          <w:rPr>
            <w:rFonts w:ascii="Times New Roman" w:hAnsi="Times New Roman" w:cs="Times New Roman"/>
            <w:kern w:val="0"/>
            <w:rPrChange w:id="304" w:author="Simona Radutoiu" w:date="2025-11-12T11:33:00Z" w16du:dateUtc="2025-11-12T10:33:00Z">
              <w:rPr>
                <w:rFonts w:ascii="Times New Roman" w:hAnsi="Times New Roman" w:cs="Times New Roman"/>
                <w:kern w:val="0"/>
                <w:highlight w:val="green"/>
              </w:rPr>
            </w:rPrChange>
          </w:rPr>
          <w:t>ations in</w:t>
        </w:r>
      </w:ins>
      <w:ins w:id="305" w:author="Simona Radutoiu" w:date="2025-11-12T11:25:00Z" w16du:dateUtc="2025-11-12T10:25:00Z">
        <w:r w:rsidR="005E5CAE" w:rsidRPr="00800FA1">
          <w:rPr>
            <w:rFonts w:ascii="Times New Roman" w:hAnsi="Times New Roman" w:cs="Times New Roman"/>
            <w:kern w:val="0"/>
            <w:rPrChange w:id="306" w:author="Simona Radutoiu" w:date="2025-11-12T11:33:00Z" w16du:dateUtc="2025-11-12T10:33:00Z">
              <w:rPr>
                <w:rFonts w:ascii="Times New Roman" w:hAnsi="Times New Roman" w:cs="Times New Roman"/>
                <w:kern w:val="0"/>
                <w:highlight w:val="green"/>
              </w:rPr>
            </w:rPrChange>
          </w:rPr>
          <w:t xml:space="preserve"> the</w:t>
        </w:r>
      </w:ins>
      <w:del w:id="307" w:author="Simona Radutoiu" w:date="2025-11-12T11:25:00Z" w16du:dateUtc="2025-11-12T10:25:00Z">
        <w:r w:rsidR="000479FE" w:rsidRPr="00800FA1" w:rsidDel="00AF2C2A">
          <w:rPr>
            <w:rFonts w:ascii="Times New Roman" w:hAnsi="Times New Roman" w:cs="Times New Roman"/>
            <w:kern w:val="0"/>
            <w:rPrChange w:id="308" w:author="Simona Radutoiu" w:date="2025-11-12T11:33:00Z" w16du:dateUtc="2025-11-12T10:33:00Z">
              <w:rPr>
                <w:rFonts w:ascii="Times New Roman" w:hAnsi="Times New Roman" w:cs="Times New Roman"/>
                <w:kern w:val="0"/>
                <w:highlight w:val="green"/>
              </w:rPr>
            </w:rPrChange>
          </w:rPr>
          <w:delText xml:space="preserve"> and the</w:delText>
        </w:r>
      </w:del>
      <w:r w:rsidR="000479FE" w:rsidRPr="00800FA1">
        <w:rPr>
          <w:rFonts w:ascii="Times New Roman" w:hAnsi="Times New Roman" w:cs="Times New Roman"/>
          <w:kern w:val="0"/>
          <w:rPrChange w:id="309" w:author="Simona Radutoiu" w:date="2025-11-12T11:33:00Z" w16du:dateUtc="2025-11-12T10:33:00Z">
            <w:rPr>
              <w:rFonts w:ascii="Times New Roman" w:hAnsi="Times New Roman" w:cs="Times New Roman"/>
              <w:kern w:val="0"/>
              <w:highlight w:val="green"/>
            </w:rPr>
          </w:rPrChange>
        </w:rPr>
        <w:t xml:space="preserve"> composition of </w:t>
      </w:r>
      <w:del w:id="310" w:author="Simona Radutoiu" w:date="2025-11-12T11:26:00Z" w16du:dateUtc="2025-11-12T10:26:00Z">
        <w:r w:rsidR="000479FE" w:rsidRPr="00800FA1" w:rsidDel="005E5CAE">
          <w:rPr>
            <w:rFonts w:ascii="Times New Roman" w:hAnsi="Times New Roman" w:cs="Times New Roman"/>
            <w:kern w:val="0"/>
            <w:rPrChange w:id="311" w:author="Simona Radutoiu" w:date="2025-11-12T11:33:00Z" w16du:dateUtc="2025-11-12T10:33:00Z">
              <w:rPr>
                <w:rFonts w:ascii="Times New Roman" w:hAnsi="Times New Roman" w:cs="Times New Roman"/>
                <w:kern w:val="0"/>
                <w:highlight w:val="green"/>
              </w:rPr>
            </w:rPrChange>
          </w:rPr>
          <w:delText xml:space="preserve">the pre-existing microbial </w:delText>
        </w:r>
        <w:r w:rsidR="00BE6EA0" w:rsidRPr="00800FA1" w:rsidDel="005E5CAE">
          <w:rPr>
            <w:rFonts w:ascii="Times New Roman" w:hAnsi="Times New Roman" w:cs="Times New Roman"/>
            <w:kern w:val="0"/>
            <w:rPrChange w:id="312" w:author="Simona Radutoiu" w:date="2025-11-12T11:33:00Z" w16du:dateUtc="2025-11-12T10:33:00Z">
              <w:rPr>
                <w:rFonts w:ascii="Times New Roman" w:hAnsi="Times New Roman" w:cs="Times New Roman"/>
                <w:kern w:val="0"/>
                <w:highlight w:val="green"/>
              </w:rPr>
            </w:rPrChange>
          </w:rPr>
          <w:delText>in</w:delText>
        </w:r>
        <w:r w:rsidR="00BE287E" w:rsidRPr="00800FA1" w:rsidDel="005E5CAE">
          <w:rPr>
            <w:rFonts w:ascii="Times New Roman" w:hAnsi="Times New Roman" w:cs="Times New Roman"/>
            <w:kern w:val="0"/>
            <w:rPrChange w:id="313" w:author="Simona Radutoiu" w:date="2025-11-12T11:33:00Z" w16du:dateUtc="2025-11-12T10:33:00Z">
              <w:rPr>
                <w:rFonts w:ascii="Times New Roman" w:hAnsi="Times New Roman" w:cs="Times New Roman"/>
                <w:kern w:val="0"/>
                <w:highlight w:val="green"/>
              </w:rPr>
            </w:rPrChange>
          </w:rPr>
          <w:delText>oculum</w:delText>
        </w:r>
      </w:del>
      <w:del w:id="314" w:author="Simona Radutoiu" w:date="2025-11-12T11:28:00Z" w16du:dateUtc="2025-11-12T10:28:00Z">
        <w:r w:rsidR="000479FE" w:rsidRPr="00800FA1" w:rsidDel="00C82C1F">
          <w:rPr>
            <w:rFonts w:ascii="Times New Roman" w:hAnsi="Times New Roman" w:cs="Times New Roman"/>
            <w:kern w:val="0"/>
            <w:rPrChange w:id="315" w:author="Simona Radutoiu" w:date="2025-11-12T11:33:00Z" w16du:dateUtc="2025-11-12T10:33:00Z">
              <w:rPr>
                <w:rFonts w:ascii="Times New Roman" w:hAnsi="Times New Roman" w:cs="Times New Roman"/>
                <w:kern w:val="0"/>
                <w:highlight w:val="green"/>
              </w:rPr>
            </w:rPrChange>
          </w:rPr>
          <w:delText xml:space="preserve"> </w:delText>
        </w:r>
      </w:del>
      <w:del w:id="316" w:author="Simona Radutoiu" w:date="2025-11-12T11:26:00Z" w16du:dateUtc="2025-11-12T10:26:00Z">
        <w:r w:rsidR="000479FE" w:rsidRPr="00800FA1" w:rsidDel="005E5CAE">
          <w:rPr>
            <w:rFonts w:ascii="Times New Roman" w:hAnsi="Times New Roman" w:cs="Times New Roman"/>
            <w:kern w:val="0"/>
            <w:rPrChange w:id="317" w:author="Simona Radutoiu" w:date="2025-11-12T11:33:00Z" w16du:dateUtc="2025-11-12T10:33:00Z">
              <w:rPr>
                <w:rFonts w:ascii="Times New Roman" w:hAnsi="Times New Roman" w:cs="Times New Roman"/>
                <w:kern w:val="0"/>
                <w:highlight w:val="green"/>
              </w:rPr>
            </w:rPrChange>
          </w:rPr>
          <w:delText>influence</w:delText>
        </w:r>
        <w:r w:rsidR="00F84D70" w:rsidRPr="00800FA1" w:rsidDel="005E5CAE">
          <w:rPr>
            <w:rFonts w:ascii="Times New Roman" w:hAnsi="Times New Roman" w:cs="Times New Roman"/>
            <w:kern w:val="0"/>
            <w:rPrChange w:id="318" w:author="Simona Radutoiu" w:date="2025-11-12T11:33:00Z" w16du:dateUtc="2025-11-12T10:33:00Z">
              <w:rPr>
                <w:rFonts w:ascii="Times New Roman" w:hAnsi="Times New Roman" w:cs="Times New Roman"/>
                <w:kern w:val="0"/>
                <w:highlight w:val="green"/>
              </w:rPr>
            </w:rPrChange>
          </w:rPr>
          <w:delText xml:space="preserve"> </w:delText>
        </w:r>
      </w:del>
      <w:del w:id="319" w:author="Simona Radutoiu" w:date="2025-11-12T11:28:00Z" w16du:dateUtc="2025-11-12T10:28:00Z">
        <w:r w:rsidR="000479FE" w:rsidRPr="00800FA1" w:rsidDel="00C82C1F">
          <w:rPr>
            <w:rFonts w:ascii="Times New Roman" w:hAnsi="Times New Roman" w:cs="Times New Roman"/>
            <w:kern w:val="0"/>
            <w:rPrChange w:id="320" w:author="Simona Radutoiu" w:date="2025-11-12T11:33:00Z" w16du:dateUtc="2025-11-12T10:33:00Z">
              <w:rPr>
                <w:rFonts w:ascii="Times New Roman" w:hAnsi="Times New Roman" w:cs="Times New Roman"/>
                <w:kern w:val="0"/>
                <w:highlight w:val="green"/>
              </w:rPr>
            </w:rPrChange>
          </w:rPr>
          <w:delText xml:space="preserve">root-associated </w:delText>
        </w:r>
      </w:del>
      <w:r w:rsidR="000479FE" w:rsidRPr="00800FA1">
        <w:rPr>
          <w:rFonts w:ascii="Times New Roman" w:hAnsi="Times New Roman" w:cs="Times New Roman"/>
          <w:kern w:val="0"/>
          <w:rPrChange w:id="321" w:author="Simona Radutoiu" w:date="2025-11-12T11:33:00Z" w16du:dateUtc="2025-11-12T10:33:00Z">
            <w:rPr>
              <w:rFonts w:ascii="Times New Roman" w:hAnsi="Times New Roman" w:cs="Times New Roman"/>
              <w:kern w:val="0"/>
              <w:highlight w:val="green"/>
            </w:rPr>
          </w:rPrChange>
        </w:rPr>
        <w:t>bacterial communities</w:t>
      </w:r>
      <w:ins w:id="322" w:author="Simona Radutoiu" w:date="2025-11-12T11:28:00Z" w16du:dateUtc="2025-11-12T10:28:00Z">
        <w:r w:rsidR="00C82C1F" w:rsidRPr="00800FA1">
          <w:rPr>
            <w:rFonts w:ascii="Times New Roman" w:hAnsi="Times New Roman" w:cs="Times New Roman"/>
            <w:kern w:val="0"/>
            <w:rPrChange w:id="323" w:author="Simona Radutoiu" w:date="2025-11-12T11:33:00Z" w16du:dateUtc="2025-11-12T10:33:00Z">
              <w:rPr>
                <w:rFonts w:ascii="Times New Roman" w:hAnsi="Times New Roman" w:cs="Times New Roman"/>
                <w:kern w:val="0"/>
                <w:highlight w:val="green"/>
              </w:rPr>
            </w:rPrChange>
          </w:rPr>
          <w:t xml:space="preserve"> and that these can be used</w:t>
        </w:r>
        <w:r w:rsidR="000248AD" w:rsidRPr="00800FA1">
          <w:rPr>
            <w:rFonts w:ascii="Times New Roman" w:hAnsi="Times New Roman" w:cs="Times New Roman"/>
            <w:kern w:val="0"/>
            <w:rPrChange w:id="324" w:author="Simona Radutoiu" w:date="2025-11-12T11:33:00Z" w16du:dateUtc="2025-11-12T10:33:00Z">
              <w:rPr>
                <w:rFonts w:ascii="Times New Roman" w:hAnsi="Times New Roman" w:cs="Times New Roman"/>
                <w:kern w:val="0"/>
                <w:highlight w:val="green"/>
              </w:rPr>
            </w:rPrChange>
          </w:rPr>
          <w:t xml:space="preserve"> as </w:t>
        </w:r>
      </w:ins>
      <w:ins w:id="325" w:author="Simona Radutoiu" w:date="2025-11-12T11:29:00Z" w16du:dateUtc="2025-11-12T10:29:00Z">
        <w:r w:rsidR="000248AD" w:rsidRPr="00800FA1">
          <w:rPr>
            <w:rFonts w:ascii="Times New Roman" w:hAnsi="Times New Roman" w:cs="Times New Roman"/>
            <w:kern w:val="0"/>
            <w:rPrChange w:id="326" w:author="Simona Radutoiu" w:date="2025-11-12T11:33:00Z" w16du:dateUtc="2025-11-12T10:33:00Z">
              <w:rPr>
                <w:rFonts w:ascii="Times New Roman" w:hAnsi="Times New Roman" w:cs="Times New Roman"/>
                <w:kern w:val="0"/>
                <w:highlight w:val="green"/>
              </w:rPr>
            </w:rPrChange>
          </w:rPr>
          <w:t>accurate</w:t>
        </w:r>
      </w:ins>
      <w:ins w:id="327" w:author="Simona Radutoiu" w:date="2025-11-12T11:28:00Z" w16du:dateUtc="2025-11-12T10:28:00Z">
        <w:r w:rsidR="000248AD" w:rsidRPr="00800FA1">
          <w:rPr>
            <w:rFonts w:ascii="Times New Roman" w:hAnsi="Times New Roman" w:cs="Times New Roman"/>
            <w:kern w:val="0"/>
            <w:rPrChange w:id="328" w:author="Simona Radutoiu" w:date="2025-11-12T11:33:00Z" w16du:dateUtc="2025-11-12T10:33:00Z">
              <w:rPr>
                <w:rFonts w:ascii="Times New Roman" w:hAnsi="Times New Roman" w:cs="Times New Roman"/>
                <w:kern w:val="0"/>
                <w:highlight w:val="green"/>
              </w:rPr>
            </w:rPrChange>
          </w:rPr>
          <w:t xml:space="preserve"> predictors of </w:t>
        </w:r>
      </w:ins>
      <w:del w:id="329" w:author="Simona Radutoiu" w:date="2025-11-12T11:28:00Z" w16du:dateUtc="2025-11-12T10:28:00Z">
        <w:r w:rsidR="000D5281" w:rsidRPr="00800FA1" w:rsidDel="000248AD">
          <w:rPr>
            <w:rFonts w:ascii="Times New Roman" w:hAnsi="Times New Roman" w:cs="Times New Roman"/>
            <w:kern w:val="0"/>
            <w:rPrChange w:id="330" w:author="Simona Radutoiu" w:date="2025-11-12T11:33:00Z" w16du:dateUtc="2025-11-12T10:33:00Z">
              <w:rPr>
                <w:rFonts w:ascii="Times New Roman" w:hAnsi="Times New Roman" w:cs="Times New Roman"/>
                <w:kern w:val="0"/>
                <w:highlight w:val="green"/>
              </w:rPr>
            </w:rPrChange>
          </w:rPr>
          <w:delText>,</w:delText>
        </w:r>
        <w:r w:rsidR="00F84D70" w:rsidRPr="00800FA1" w:rsidDel="000248AD">
          <w:rPr>
            <w:rFonts w:ascii="Times New Roman" w:hAnsi="Times New Roman" w:cs="Times New Roman"/>
            <w:kern w:val="0"/>
            <w:rPrChange w:id="331" w:author="Simona Radutoiu" w:date="2025-11-12T11:33:00Z" w16du:dateUtc="2025-11-12T10:33:00Z">
              <w:rPr>
                <w:rFonts w:ascii="Times New Roman" w:hAnsi="Times New Roman" w:cs="Times New Roman"/>
                <w:kern w:val="0"/>
                <w:highlight w:val="green"/>
              </w:rPr>
            </w:rPrChange>
          </w:rPr>
          <w:delText xml:space="preserve"> and </w:delText>
        </w:r>
        <w:r w:rsidR="00AD2D21" w:rsidRPr="00800FA1" w:rsidDel="000248AD">
          <w:rPr>
            <w:rFonts w:ascii="Times New Roman" w:hAnsi="Times New Roman" w:cs="Times New Roman"/>
            <w:kern w:val="0"/>
            <w:rPrChange w:id="332" w:author="Simona Radutoiu" w:date="2025-11-12T11:33:00Z" w16du:dateUtc="2025-11-12T10:33:00Z">
              <w:rPr>
                <w:rFonts w:ascii="Times New Roman" w:hAnsi="Times New Roman" w:cs="Times New Roman"/>
                <w:kern w:val="0"/>
                <w:highlight w:val="green"/>
              </w:rPr>
            </w:rPrChange>
          </w:rPr>
          <w:delText>we build a model t</w:delText>
        </w:r>
        <w:r w:rsidR="000D5281" w:rsidRPr="00800FA1" w:rsidDel="000248AD">
          <w:rPr>
            <w:rFonts w:ascii="Times New Roman" w:hAnsi="Times New Roman" w:cs="Times New Roman"/>
            <w:kern w:val="0"/>
            <w:rPrChange w:id="333" w:author="Simona Radutoiu" w:date="2025-11-12T11:33:00Z" w16du:dateUtc="2025-11-12T10:33:00Z">
              <w:rPr>
                <w:rFonts w:ascii="Times New Roman" w:hAnsi="Times New Roman" w:cs="Times New Roman"/>
                <w:kern w:val="0"/>
                <w:highlight w:val="green"/>
              </w:rPr>
            </w:rPrChange>
          </w:rPr>
          <w:delText>hat</w:delText>
        </w:r>
        <w:r w:rsidR="00AD2D21" w:rsidRPr="00800FA1" w:rsidDel="000248AD">
          <w:rPr>
            <w:rFonts w:ascii="Times New Roman" w:hAnsi="Times New Roman" w:cs="Times New Roman"/>
            <w:kern w:val="0"/>
            <w:rPrChange w:id="334" w:author="Simona Radutoiu" w:date="2025-11-12T11:33:00Z" w16du:dateUtc="2025-11-12T10:33:00Z">
              <w:rPr>
                <w:rFonts w:ascii="Times New Roman" w:hAnsi="Times New Roman" w:cs="Times New Roman"/>
                <w:kern w:val="0"/>
                <w:highlight w:val="green"/>
              </w:rPr>
            </w:rPrChange>
          </w:rPr>
          <w:delText xml:space="preserve"> </w:delText>
        </w:r>
        <w:r w:rsidR="00F84D70" w:rsidRPr="00800FA1" w:rsidDel="000248AD">
          <w:rPr>
            <w:rFonts w:ascii="Times New Roman" w:hAnsi="Times New Roman" w:cs="Times New Roman"/>
            <w:kern w:val="0"/>
            <w:rPrChange w:id="335" w:author="Simona Radutoiu" w:date="2025-11-12T11:33:00Z" w16du:dateUtc="2025-11-12T10:33:00Z">
              <w:rPr>
                <w:rFonts w:ascii="Times New Roman" w:hAnsi="Times New Roman" w:cs="Times New Roman"/>
                <w:kern w:val="0"/>
                <w:highlight w:val="green"/>
              </w:rPr>
            </w:rPrChange>
          </w:rPr>
          <w:delText>accurately predict</w:delText>
        </w:r>
        <w:r w:rsidR="000D5281" w:rsidRPr="00800FA1" w:rsidDel="000248AD">
          <w:rPr>
            <w:rFonts w:ascii="Times New Roman" w:hAnsi="Times New Roman" w:cs="Times New Roman"/>
            <w:kern w:val="0"/>
            <w:rPrChange w:id="336" w:author="Simona Radutoiu" w:date="2025-11-12T11:33:00Z" w16du:dateUtc="2025-11-12T10:33:00Z">
              <w:rPr>
                <w:rFonts w:ascii="Times New Roman" w:hAnsi="Times New Roman" w:cs="Times New Roman"/>
                <w:kern w:val="0"/>
                <w:highlight w:val="green"/>
              </w:rPr>
            </w:rPrChange>
          </w:rPr>
          <w:delText>s</w:delText>
        </w:r>
        <w:r w:rsidR="00F84D70" w:rsidRPr="00800FA1" w:rsidDel="000248AD">
          <w:rPr>
            <w:rFonts w:ascii="Times New Roman" w:hAnsi="Times New Roman" w:cs="Times New Roman"/>
            <w:kern w:val="0"/>
            <w:rPrChange w:id="337" w:author="Simona Radutoiu" w:date="2025-11-12T11:33:00Z" w16du:dateUtc="2025-11-12T10:33:00Z">
              <w:rPr>
                <w:rFonts w:ascii="Times New Roman" w:hAnsi="Times New Roman" w:cs="Times New Roman"/>
                <w:kern w:val="0"/>
                <w:highlight w:val="green"/>
              </w:rPr>
            </w:rPrChange>
          </w:rPr>
          <w:delText xml:space="preserve"> the </w:delText>
        </w:r>
      </w:del>
      <w:r w:rsidR="00F84D70" w:rsidRPr="00800FA1">
        <w:rPr>
          <w:rFonts w:ascii="Times New Roman" w:hAnsi="Times New Roman" w:cs="Times New Roman"/>
          <w:kern w:val="0"/>
          <w:rPrChange w:id="338" w:author="Simona Radutoiu" w:date="2025-11-12T11:33:00Z" w16du:dateUtc="2025-11-12T10:33:00Z">
            <w:rPr>
              <w:rFonts w:ascii="Times New Roman" w:hAnsi="Times New Roman" w:cs="Times New Roman"/>
              <w:kern w:val="0"/>
              <w:highlight w:val="green"/>
            </w:rPr>
          </w:rPrChange>
        </w:rPr>
        <w:t>plant’s nutritional state</w:t>
      </w:r>
      <w:del w:id="339" w:author="Simona Radutoiu" w:date="2025-11-12T11:29:00Z" w16du:dateUtc="2025-11-12T10:29:00Z">
        <w:r w:rsidR="00AD2D21" w:rsidRPr="00800FA1" w:rsidDel="000248AD">
          <w:rPr>
            <w:rFonts w:ascii="Times New Roman" w:hAnsi="Times New Roman" w:cs="Times New Roman"/>
            <w:kern w:val="0"/>
            <w:rPrChange w:id="340" w:author="Simona Radutoiu" w:date="2025-11-12T11:33:00Z" w16du:dateUtc="2025-11-12T10:33:00Z">
              <w:rPr>
                <w:rFonts w:ascii="Times New Roman" w:hAnsi="Times New Roman" w:cs="Times New Roman"/>
                <w:kern w:val="0"/>
                <w:highlight w:val="green"/>
              </w:rPr>
            </w:rPrChange>
          </w:rPr>
          <w:delText xml:space="preserve"> based on microbiota composition</w:delText>
        </w:r>
      </w:del>
      <w:r w:rsidR="00F84D70" w:rsidRPr="00800FA1">
        <w:rPr>
          <w:rFonts w:ascii="Times New Roman" w:hAnsi="Times New Roman" w:cs="Times New Roman"/>
          <w:kern w:val="0"/>
          <w:rPrChange w:id="341" w:author="Simona Radutoiu" w:date="2025-11-12T11:33:00Z" w16du:dateUtc="2025-11-12T10:33:00Z">
            <w:rPr>
              <w:rFonts w:ascii="Times New Roman" w:hAnsi="Times New Roman" w:cs="Times New Roman"/>
              <w:kern w:val="0"/>
              <w:highlight w:val="green"/>
            </w:rPr>
          </w:rPrChange>
        </w:rPr>
        <w:t>.</w:t>
      </w:r>
      <w:r w:rsidR="00F84D70" w:rsidRPr="004219CA">
        <w:rPr>
          <w:rFonts w:ascii="Times New Roman" w:hAnsi="Times New Roman" w:cs="Times New Roman"/>
          <w:kern w:val="0"/>
        </w:rPr>
        <w:t xml:space="preserve"> </w:t>
      </w:r>
      <w:r w:rsidR="000D5281">
        <w:rPr>
          <w:rFonts w:ascii="Times New Roman" w:hAnsi="Times New Roman" w:cs="Times New Roman"/>
          <w:kern w:val="0"/>
        </w:rPr>
        <w:t xml:space="preserve">Regardless of nutrient availability, </w:t>
      </w:r>
      <w:ins w:id="342" w:author="Simona Radutoiu" w:date="2025-11-12T11:33:00Z" w16du:dateUtc="2025-11-12T10:33:00Z">
        <w:r w:rsidR="00DB6C4C">
          <w:rPr>
            <w:rFonts w:ascii="Times New Roman" w:hAnsi="Times New Roman" w:cs="Times New Roman"/>
            <w:kern w:val="0"/>
          </w:rPr>
          <w:t xml:space="preserve">an active </w:t>
        </w:r>
      </w:ins>
      <w:r w:rsidR="000D5281">
        <w:rPr>
          <w:rFonts w:ascii="Times New Roman" w:hAnsi="Times New Roman" w:cs="Times New Roman"/>
          <w:kern w:val="0"/>
        </w:rPr>
        <w:t>s</w:t>
      </w:r>
      <w:r w:rsidR="00F33A38">
        <w:rPr>
          <w:rFonts w:ascii="Times New Roman" w:hAnsi="Times New Roman" w:cs="Times New Roman"/>
          <w:kern w:val="0"/>
        </w:rPr>
        <w:t>ymbiosis signalling</w:t>
      </w:r>
      <w:r w:rsidR="00F84D70" w:rsidRPr="004219CA">
        <w:rPr>
          <w:rFonts w:ascii="Times New Roman" w:hAnsi="Times New Roman" w:cs="Times New Roman"/>
          <w:kern w:val="0"/>
        </w:rPr>
        <w:t xml:space="preserve"> strongly influence</w:t>
      </w:r>
      <w:r w:rsidR="00F33A38">
        <w:rPr>
          <w:rFonts w:ascii="Times New Roman" w:hAnsi="Times New Roman" w:cs="Times New Roman"/>
          <w:kern w:val="0"/>
        </w:rPr>
        <w:t>s</w:t>
      </w:r>
      <w:r w:rsidR="00F84D70" w:rsidRPr="004219CA">
        <w:rPr>
          <w:rFonts w:ascii="Times New Roman" w:hAnsi="Times New Roman" w:cs="Times New Roman"/>
          <w:kern w:val="0"/>
        </w:rPr>
        <w:t xml:space="preserve"> </w:t>
      </w:r>
      <w:r w:rsidR="00AD2D21">
        <w:rPr>
          <w:rFonts w:ascii="Times New Roman" w:hAnsi="Times New Roman" w:cs="Times New Roman"/>
          <w:kern w:val="0"/>
        </w:rPr>
        <w:t>bacterial assembl</w:t>
      </w:r>
      <w:ins w:id="343" w:author="Simona Radutoiu" w:date="2025-11-12T11:33:00Z" w16du:dateUtc="2025-11-12T10:33:00Z">
        <w:r w:rsidR="00DB6C4C">
          <w:rPr>
            <w:rFonts w:ascii="Times New Roman" w:hAnsi="Times New Roman" w:cs="Times New Roman"/>
            <w:kern w:val="0"/>
          </w:rPr>
          <w:t>ies</w:t>
        </w:r>
      </w:ins>
      <w:del w:id="344" w:author="Simona Radutoiu" w:date="2025-11-12T11:33:00Z" w16du:dateUtc="2025-11-12T10:33:00Z">
        <w:r w:rsidR="00AD2D21" w:rsidDel="00DB6C4C">
          <w:rPr>
            <w:rFonts w:ascii="Times New Roman" w:hAnsi="Times New Roman" w:cs="Times New Roman"/>
            <w:kern w:val="0"/>
          </w:rPr>
          <w:delText>y</w:delText>
        </w:r>
      </w:del>
      <w:r w:rsidR="00F33A38">
        <w:rPr>
          <w:rFonts w:ascii="Times New Roman" w:hAnsi="Times New Roman" w:cs="Times New Roman"/>
          <w:kern w:val="0"/>
        </w:rPr>
        <w:t xml:space="preserve"> in both hosts</w:t>
      </w:r>
      <w:r w:rsidR="000D5281">
        <w:rPr>
          <w:rFonts w:ascii="Times New Roman" w:hAnsi="Times New Roman" w:cs="Times New Roman"/>
          <w:kern w:val="0"/>
        </w:rPr>
        <w:t>.</w:t>
      </w:r>
      <w:r w:rsidR="000479FE">
        <w:rPr>
          <w:rFonts w:ascii="Times New Roman" w:hAnsi="Times New Roman" w:cs="Times New Roman"/>
          <w:kern w:val="0"/>
        </w:rPr>
        <w:t xml:space="preserve"> In</w:t>
      </w:r>
      <w:r w:rsidR="000D5281">
        <w:rPr>
          <w:rFonts w:ascii="Times New Roman" w:hAnsi="Times New Roman" w:cs="Times New Roman"/>
          <w:kern w:val="0"/>
        </w:rPr>
        <w:t xml:space="preserve"> </w:t>
      </w:r>
      <w:r w:rsidR="00F84D70" w:rsidRPr="004219CA">
        <w:rPr>
          <w:rFonts w:ascii="Times New Roman" w:hAnsi="Times New Roman" w:cs="Times New Roman"/>
          <w:i/>
          <w:iCs/>
          <w:kern w:val="0"/>
        </w:rPr>
        <w:t>Lotus</w:t>
      </w:r>
      <w:r w:rsidR="000479FE">
        <w:rPr>
          <w:rFonts w:ascii="Times New Roman" w:hAnsi="Times New Roman" w:cs="Times New Roman"/>
          <w:kern w:val="0"/>
        </w:rPr>
        <w:t>,</w:t>
      </w:r>
      <w:r w:rsidR="00F84D70" w:rsidRPr="004219CA">
        <w:rPr>
          <w:rFonts w:ascii="Times New Roman" w:hAnsi="Times New Roman" w:cs="Times New Roman"/>
          <w:kern w:val="0"/>
        </w:rPr>
        <w:t xml:space="preserve"> mutants primarily lose symbiont colonisation, creating opportunities for other microbes to occupy </w:t>
      </w:r>
      <w:ins w:id="345" w:author="Simona Radutoiu" w:date="2025-11-12T11:33:00Z" w16du:dateUtc="2025-11-12T10:33:00Z">
        <w:r w:rsidR="00DB6C4C">
          <w:rPr>
            <w:rFonts w:ascii="Times New Roman" w:hAnsi="Times New Roman" w:cs="Times New Roman"/>
            <w:kern w:val="0"/>
          </w:rPr>
          <w:t xml:space="preserve">the </w:t>
        </w:r>
      </w:ins>
      <w:r w:rsidR="00F84D70" w:rsidRPr="004219CA">
        <w:rPr>
          <w:rFonts w:ascii="Times New Roman" w:hAnsi="Times New Roman" w:cs="Times New Roman"/>
          <w:kern w:val="0"/>
        </w:rPr>
        <w:t>available niches</w:t>
      </w:r>
      <w:r w:rsidR="00AD2D21">
        <w:rPr>
          <w:rFonts w:ascii="Times New Roman" w:hAnsi="Times New Roman" w:cs="Times New Roman"/>
          <w:kern w:val="0"/>
        </w:rPr>
        <w:t>, whereas</w:t>
      </w:r>
      <w:r w:rsidR="00F84D70" w:rsidRPr="004219CA">
        <w:rPr>
          <w:rFonts w:ascii="Times New Roman" w:hAnsi="Times New Roman" w:cs="Times New Roman"/>
          <w:kern w:val="0"/>
        </w:rPr>
        <w:t xml:space="preserve"> </w:t>
      </w:r>
      <w:r w:rsidR="00AD2D21">
        <w:rPr>
          <w:rFonts w:ascii="Times New Roman" w:hAnsi="Times New Roman" w:cs="Times New Roman"/>
          <w:kern w:val="0"/>
        </w:rPr>
        <w:t>i</w:t>
      </w:r>
      <w:r w:rsidR="00F84D70" w:rsidRPr="004219CA">
        <w:rPr>
          <w:rFonts w:ascii="Times New Roman" w:hAnsi="Times New Roman" w:cs="Times New Roman"/>
          <w:kern w:val="0"/>
        </w:rPr>
        <w:t xml:space="preserve">n </w:t>
      </w:r>
      <w:r w:rsidR="00F84D70" w:rsidRPr="004219CA">
        <w:rPr>
          <w:rFonts w:ascii="Times New Roman" w:hAnsi="Times New Roman" w:cs="Times New Roman"/>
          <w:i/>
          <w:iCs/>
          <w:kern w:val="0"/>
        </w:rPr>
        <w:t>Hordeum</w:t>
      </w:r>
      <w:r w:rsidR="00F84D70" w:rsidRPr="004219CA">
        <w:rPr>
          <w:rFonts w:ascii="Times New Roman" w:hAnsi="Times New Roman" w:cs="Times New Roman"/>
          <w:kern w:val="0"/>
        </w:rPr>
        <w:t xml:space="preserve">, colonisation of various bacteria </w:t>
      </w:r>
      <w:r w:rsidR="00BE6EA0">
        <w:rPr>
          <w:rFonts w:ascii="Times New Roman" w:hAnsi="Times New Roman" w:cs="Times New Roman"/>
          <w:kern w:val="0"/>
        </w:rPr>
        <w:t>i</w:t>
      </w:r>
      <w:r w:rsidR="00F84D70" w:rsidRPr="004219CA">
        <w:rPr>
          <w:rFonts w:ascii="Times New Roman" w:hAnsi="Times New Roman" w:cs="Times New Roman"/>
          <w:kern w:val="0"/>
        </w:rPr>
        <w:t>s affected</w:t>
      </w:r>
      <w:del w:id="346" w:author="Simona Radutoiu" w:date="2025-11-12T11:34:00Z" w16du:dateUtc="2025-11-12T10:34:00Z">
        <w:r w:rsidR="00F84D70" w:rsidRPr="004219CA" w:rsidDel="00DB6C4C">
          <w:rPr>
            <w:rFonts w:ascii="Times New Roman" w:hAnsi="Times New Roman" w:cs="Times New Roman"/>
            <w:kern w:val="0"/>
          </w:rPr>
          <w:delText xml:space="preserve"> independently of AMS establishment</w:delText>
        </w:r>
      </w:del>
      <w:r w:rsidR="00F84D70" w:rsidRPr="004219CA">
        <w:rPr>
          <w:rFonts w:ascii="Times New Roman" w:hAnsi="Times New Roman" w:cs="Times New Roman"/>
          <w:kern w:val="0"/>
        </w:rPr>
        <w:t xml:space="preserve">. </w:t>
      </w:r>
      <w:ins w:id="347" w:author="Simona Radutoiu" w:date="2025-11-12T11:34:00Z" w16du:dateUtc="2025-11-12T10:34:00Z">
        <w:r w:rsidR="00790AEB">
          <w:rPr>
            <w:rFonts w:ascii="Times New Roman" w:hAnsi="Times New Roman" w:cs="Times New Roman"/>
            <w:kern w:val="0"/>
          </w:rPr>
          <w:t>We interpret these</w:t>
        </w:r>
      </w:ins>
      <w:del w:id="348" w:author="Simona Radutoiu" w:date="2025-11-12T11:34:00Z" w16du:dateUtc="2025-11-12T10:34:00Z">
        <w:r w:rsidR="00F33A38" w:rsidDel="00790AEB">
          <w:rPr>
            <w:rFonts w:ascii="Times New Roman" w:hAnsi="Times New Roman" w:cs="Times New Roman"/>
            <w:kern w:val="0"/>
          </w:rPr>
          <w:delText>These</w:delText>
        </w:r>
      </w:del>
      <w:r w:rsidR="00F33A38">
        <w:rPr>
          <w:rFonts w:ascii="Times New Roman" w:hAnsi="Times New Roman" w:cs="Times New Roman"/>
          <w:kern w:val="0"/>
        </w:rPr>
        <w:t xml:space="preserve"> shifts </w:t>
      </w:r>
      <w:del w:id="349" w:author="Simona Radutoiu" w:date="2025-11-12T11:34:00Z" w16du:dateUtc="2025-11-12T10:34:00Z">
        <w:r w:rsidR="00AD2D21" w:rsidDel="00790AEB">
          <w:rPr>
            <w:rFonts w:ascii="Times New Roman" w:hAnsi="Times New Roman" w:cs="Times New Roman"/>
            <w:kern w:val="0"/>
          </w:rPr>
          <w:delText>appear to be</w:delText>
        </w:r>
      </w:del>
      <w:ins w:id="350" w:author="Simona Radutoiu" w:date="2025-11-12T11:34:00Z" w16du:dateUtc="2025-11-12T10:34:00Z">
        <w:r w:rsidR="00790AEB">
          <w:rPr>
            <w:rFonts w:ascii="Times New Roman" w:hAnsi="Times New Roman" w:cs="Times New Roman"/>
            <w:kern w:val="0"/>
          </w:rPr>
          <w:t>being</w:t>
        </w:r>
      </w:ins>
      <w:r w:rsidR="00F33A38">
        <w:rPr>
          <w:rFonts w:ascii="Times New Roman" w:hAnsi="Times New Roman" w:cs="Times New Roman"/>
          <w:kern w:val="0"/>
        </w:rPr>
        <w:t xml:space="preserve"> linked to </w:t>
      </w:r>
      <w:r w:rsidR="00F33A38" w:rsidRPr="004219CA">
        <w:rPr>
          <w:rFonts w:ascii="Times New Roman" w:hAnsi="Times New Roman" w:cs="Times New Roman"/>
          <w:kern w:val="0"/>
        </w:rPr>
        <w:t>CSSP-dependent modulation of root exudates</w:t>
      </w:r>
      <w:r w:rsidR="00F33A38">
        <w:rPr>
          <w:rFonts w:ascii="Times New Roman" w:hAnsi="Times New Roman" w:cs="Times New Roman"/>
          <w:kern w:val="0"/>
        </w:rPr>
        <w:t>, particularly phenylpropanoids and phenolic acids</w:t>
      </w:r>
      <w:ins w:id="351" w:author="Simona Radutoiu" w:date="2025-11-12T11:34:00Z" w16du:dateUtc="2025-11-12T10:34:00Z">
        <w:r w:rsidR="00790AEB">
          <w:rPr>
            <w:rFonts w:ascii="Times New Roman" w:hAnsi="Times New Roman" w:cs="Times New Roman"/>
            <w:kern w:val="0"/>
          </w:rPr>
          <w:t xml:space="preserve"> which were found </w:t>
        </w:r>
      </w:ins>
      <w:ins w:id="352" w:author="Simona Radutoiu" w:date="2025-11-12T11:35:00Z" w16du:dateUtc="2025-11-12T10:35:00Z">
        <w:r w:rsidR="00B966C3">
          <w:rPr>
            <w:rFonts w:ascii="Times New Roman" w:hAnsi="Times New Roman" w:cs="Times New Roman"/>
            <w:kern w:val="0"/>
          </w:rPr>
          <w:t>altered in CSSP</w:t>
        </w:r>
      </w:ins>
      <w:r w:rsidR="00F33A38">
        <w:rPr>
          <w:rFonts w:ascii="Times New Roman" w:hAnsi="Times New Roman" w:cs="Times New Roman"/>
          <w:kern w:val="0"/>
        </w:rPr>
        <w:t xml:space="preserve">. </w:t>
      </w:r>
      <w:r w:rsidR="00AD2D21">
        <w:rPr>
          <w:rFonts w:ascii="Times New Roman" w:hAnsi="Times New Roman" w:cs="Times New Roman"/>
          <w:kern w:val="0"/>
        </w:rPr>
        <w:t>Our</w:t>
      </w:r>
      <w:r w:rsidR="00F84D70" w:rsidRPr="004219CA">
        <w:rPr>
          <w:rFonts w:ascii="Times New Roman" w:hAnsi="Times New Roman" w:cs="Times New Roman"/>
          <w:kern w:val="0"/>
        </w:rPr>
        <w:t xml:space="preserve"> findings suggest that CSSP genes </w:t>
      </w:r>
      <w:del w:id="353" w:author="Simona Radutoiu" w:date="2025-11-12T11:35:00Z" w16du:dateUtc="2025-11-12T10:35:00Z">
        <w:r w:rsidR="00AD2D21" w:rsidDel="00B966C3">
          <w:rPr>
            <w:rFonts w:ascii="Times New Roman" w:hAnsi="Times New Roman" w:cs="Times New Roman"/>
            <w:kern w:val="0"/>
          </w:rPr>
          <w:delText xml:space="preserve">may </w:delText>
        </w:r>
      </w:del>
      <w:r w:rsidR="00F84D70" w:rsidRPr="004219CA">
        <w:rPr>
          <w:rFonts w:ascii="Times New Roman" w:hAnsi="Times New Roman" w:cs="Times New Roman"/>
          <w:kern w:val="0"/>
        </w:rPr>
        <w:t>play a b</w:t>
      </w:r>
      <w:r w:rsidR="00F33A38">
        <w:rPr>
          <w:rFonts w:ascii="Times New Roman" w:hAnsi="Times New Roman" w:cs="Times New Roman"/>
          <w:kern w:val="0"/>
        </w:rPr>
        <w:t>ro</w:t>
      </w:r>
      <w:r w:rsidR="00F84D70" w:rsidRPr="004219CA">
        <w:rPr>
          <w:rFonts w:ascii="Times New Roman" w:hAnsi="Times New Roman" w:cs="Times New Roman"/>
          <w:kern w:val="0"/>
        </w:rPr>
        <w:t>ader role in plant</w:t>
      </w:r>
      <w:ins w:id="354" w:author="Simona Radutoiu" w:date="2025-11-12T11:34:00Z" w16du:dateUtc="2025-11-12T10:34:00Z">
        <w:r w:rsidR="00DB6C4C">
          <w:rPr>
            <w:rFonts w:ascii="Times New Roman" w:hAnsi="Times New Roman" w:cs="Times New Roman"/>
            <w:color w:val="000000" w:themeColor="text1"/>
            <w:kern w:val="0"/>
          </w:rPr>
          <w:t>-</w:t>
        </w:r>
      </w:ins>
      <w:del w:id="355" w:author="Simona Radutoiu" w:date="2025-11-12T11:34:00Z" w16du:dateUtc="2025-11-12T10:34:00Z">
        <w:r w:rsidR="00692A67" w:rsidRPr="004219CA" w:rsidDel="00DB6C4C">
          <w:rPr>
            <w:rFonts w:ascii="Times New Roman" w:hAnsi="Times New Roman" w:cs="Times New Roman"/>
            <w:color w:val="000000" w:themeColor="text1"/>
            <w:kern w:val="0"/>
          </w:rPr>
          <w:delText>–</w:delText>
        </w:r>
      </w:del>
      <w:r w:rsidR="00F84D70" w:rsidRPr="004219CA">
        <w:rPr>
          <w:rFonts w:ascii="Times New Roman" w:hAnsi="Times New Roman" w:cs="Times New Roman"/>
          <w:kern w:val="0"/>
        </w:rPr>
        <w:t>microbe interactions beyond their know</w:t>
      </w:r>
      <w:r w:rsidR="00BE6EA0">
        <w:rPr>
          <w:rFonts w:ascii="Times New Roman" w:hAnsi="Times New Roman" w:cs="Times New Roman"/>
          <w:kern w:val="0"/>
        </w:rPr>
        <w:t>n</w:t>
      </w:r>
      <w:r w:rsidR="00F84D70" w:rsidRPr="004219CA">
        <w:rPr>
          <w:rFonts w:ascii="Times New Roman" w:hAnsi="Times New Roman" w:cs="Times New Roman"/>
          <w:kern w:val="0"/>
        </w:rPr>
        <w:t xml:space="preserve"> functions in </w:t>
      </w:r>
      <w:r w:rsidR="00882A7A">
        <w:rPr>
          <w:rFonts w:ascii="Times New Roman" w:hAnsi="Times New Roman" w:cs="Times New Roman"/>
          <w:kern w:val="0"/>
        </w:rPr>
        <w:t>SNF</w:t>
      </w:r>
      <w:r w:rsidR="00F84D70" w:rsidRPr="004219CA">
        <w:rPr>
          <w:rFonts w:ascii="Times New Roman" w:hAnsi="Times New Roman" w:cs="Times New Roman"/>
          <w:kern w:val="0"/>
        </w:rPr>
        <w:t xml:space="preserve"> and AMS. </w:t>
      </w:r>
    </w:p>
    <w:p w14:paraId="55F30CCF" w14:textId="77777777" w:rsidR="003B19A5" w:rsidRPr="004219CA" w:rsidRDefault="003B19A5" w:rsidP="00DB2FCC">
      <w:pPr>
        <w:spacing w:line="276" w:lineRule="auto"/>
        <w:jc w:val="both"/>
        <w:rPr>
          <w:rFonts w:ascii="Times New Roman" w:eastAsia="Times New Roman" w:hAnsi="Times New Roman" w:cs="Times New Roman"/>
          <w:color w:val="222222"/>
          <w:kern w:val="0"/>
          <w:lang w:eastAsia="en-GB"/>
          <w14:ligatures w14:val="none"/>
        </w:rPr>
      </w:pPr>
    </w:p>
    <w:p w14:paraId="683F33B1" w14:textId="77777777" w:rsidR="00832E40" w:rsidRPr="004219CA" w:rsidRDefault="00521906" w:rsidP="00DB2FCC">
      <w:pPr>
        <w:spacing w:line="276" w:lineRule="auto"/>
        <w:jc w:val="both"/>
        <w:rPr>
          <w:rFonts w:ascii="Times New Roman" w:hAnsi="Times New Roman" w:cs="Times New Roman"/>
          <w:b/>
          <w:bCs/>
        </w:rPr>
      </w:pPr>
      <w:r w:rsidRPr="004219CA">
        <w:rPr>
          <w:rFonts w:ascii="Times New Roman" w:hAnsi="Times New Roman" w:cs="Times New Roman"/>
          <w:b/>
          <w:bCs/>
        </w:rPr>
        <w:t>Results</w:t>
      </w:r>
    </w:p>
    <w:p w14:paraId="5BAF0CFA" w14:textId="349DD509" w:rsidR="00F44B65" w:rsidRPr="004219CA" w:rsidRDefault="00513209" w:rsidP="00DB2FCC">
      <w:pPr>
        <w:spacing w:line="276" w:lineRule="auto"/>
        <w:jc w:val="both"/>
        <w:rPr>
          <w:rFonts w:ascii="Times New Roman" w:hAnsi="Times New Roman" w:cs="Times New Roman"/>
          <w:b/>
          <w:bCs/>
        </w:rPr>
      </w:pPr>
      <w:r w:rsidRPr="002059DF">
        <w:rPr>
          <w:rFonts w:ascii="Times New Roman" w:hAnsi="Times New Roman" w:cs="Times New Roman"/>
          <w:b/>
          <w:bCs/>
        </w:rPr>
        <w:t xml:space="preserve">Long-term effects of soil fertilisation on </w:t>
      </w:r>
      <w:r w:rsidR="004E7386" w:rsidRPr="002059DF">
        <w:rPr>
          <w:rFonts w:ascii="Times New Roman" w:hAnsi="Times New Roman" w:cs="Times New Roman"/>
          <w:b/>
          <w:bCs/>
        </w:rPr>
        <w:t>soil</w:t>
      </w:r>
      <w:r w:rsidRPr="002059DF">
        <w:rPr>
          <w:rFonts w:ascii="Times New Roman" w:hAnsi="Times New Roman" w:cs="Times New Roman"/>
          <w:b/>
          <w:bCs/>
        </w:rPr>
        <w:t xml:space="preserve"> </w:t>
      </w:r>
      <w:r w:rsidR="00F81EDE" w:rsidRPr="002059DF">
        <w:rPr>
          <w:rFonts w:ascii="Times New Roman" w:hAnsi="Times New Roman" w:cs="Times New Roman"/>
          <w:b/>
          <w:bCs/>
        </w:rPr>
        <w:t>bacterial</w:t>
      </w:r>
      <w:r w:rsidRPr="002059DF">
        <w:rPr>
          <w:rFonts w:ascii="Times New Roman" w:hAnsi="Times New Roman" w:cs="Times New Roman"/>
          <w:b/>
          <w:bCs/>
        </w:rPr>
        <w:t xml:space="preserve"> communities</w:t>
      </w:r>
    </w:p>
    <w:p w14:paraId="6591C070" w14:textId="5C984918" w:rsidR="005F6299" w:rsidRPr="002059DF" w:rsidRDefault="00657F2B" w:rsidP="00DB2FCC">
      <w:pPr>
        <w:spacing w:line="276" w:lineRule="auto"/>
        <w:jc w:val="both"/>
        <w:rPr>
          <w:rFonts w:ascii="Times New Roman" w:hAnsi="Times New Roman" w:cs="Times New Roman"/>
        </w:rPr>
      </w:pPr>
      <w:r w:rsidRPr="004219CA">
        <w:rPr>
          <w:rFonts w:ascii="Times New Roman" w:hAnsi="Times New Roman" w:cs="Times New Roman"/>
        </w:rPr>
        <w:t xml:space="preserve">Christensen </w:t>
      </w:r>
      <w:r w:rsidRPr="004219CA">
        <w:rPr>
          <w:rFonts w:ascii="Times New Roman" w:hAnsi="Times New Roman" w:cs="Times New Roman"/>
          <w:i/>
          <w:iCs/>
        </w:rPr>
        <w:t>et al</w:t>
      </w:r>
      <w:r w:rsidRPr="004219CA">
        <w:rPr>
          <w:rFonts w:ascii="Times New Roman" w:hAnsi="Times New Roman" w:cs="Times New Roman"/>
        </w:rPr>
        <w:t xml:space="preserve">. (2022) </w:t>
      </w:r>
      <w:r w:rsidR="00B26457" w:rsidRPr="004219CA">
        <w:rPr>
          <w:rFonts w:ascii="Times New Roman" w:hAnsi="Times New Roman" w:cs="Times New Roman"/>
        </w:rPr>
        <w:t>conducted</w:t>
      </w:r>
      <w:r w:rsidRPr="004219CA">
        <w:rPr>
          <w:rFonts w:ascii="Times New Roman" w:hAnsi="Times New Roman" w:cs="Times New Roman"/>
        </w:rPr>
        <w:t xml:space="preserve"> a </w:t>
      </w:r>
      <w:r w:rsidR="00B26457" w:rsidRPr="004219CA">
        <w:rPr>
          <w:rFonts w:ascii="Times New Roman" w:hAnsi="Times New Roman" w:cs="Times New Roman"/>
        </w:rPr>
        <w:t xml:space="preserve">long-term </w:t>
      </w:r>
      <w:r w:rsidRPr="004219CA">
        <w:rPr>
          <w:rFonts w:ascii="Times New Roman" w:hAnsi="Times New Roman" w:cs="Times New Roman"/>
        </w:rPr>
        <w:t xml:space="preserve">field study in Askov, Denmark, where plots </w:t>
      </w:r>
      <w:r w:rsidR="00B26457" w:rsidRPr="00C55B2D">
        <w:rPr>
          <w:rFonts w:ascii="Times New Roman" w:hAnsi="Times New Roman" w:cs="Times New Roman"/>
        </w:rPr>
        <w:t xml:space="preserve">had been </w:t>
      </w:r>
      <w:r w:rsidRPr="00C55B2D">
        <w:rPr>
          <w:rFonts w:ascii="Times New Roman" w:hAnsi="Times New Roman" w:cs="Times New Roman"/>
        </w:rPr>
        <w:t xml:space="preserve">consistently </w:t>
      </w:r>
      <w:r w:rsidR="00B26457" w:rsidRPr="00C55B2D">
        <w:rPr>
          <w:rFonts w:ascii="Times New Roman" w:hAnsi="Times New Roman" w:cs="Times New Roman"/>
        </w:rPr>
        <w:t>treated</w:t>
      </w:r>
      <w:r w:rsidRPr="00C55B2D">
        <w:rPr>
          <w:rFonts w:ascii="Times New Roman" w:hAnsi="Times New Roman" w:cs="Times New Roman"/>
        </w:rPr>
        <w:t xml:space="preserve"> with specific fertiliser combinations </w:t>
      </w:r>
      <w:r w:rsidR="00B26457" w:rsidRPr="00C55B2D">
        <w:rPr>
          <w:rFonts w:ascii="Times New Roman" w:hAnsi="Times New Roman" w:cs="Times New Roman"/>
        </w:rPr>
        <w:t>for</w:t>
      </w:r>
      <w:r w:rsidRPr="00C55B2D">
        <w:rPr>
          <w:rFonts w:ascii="Times New Roman" w:hAnsi="Times New Roman" w:cs="Times New Roman"/>
        </w:rPr>
        <w:t xml:space="preserve"> </w:t>
      </w:r>
      <w:ins w:id="356" w:author="Simona Radutoiu" w:date="2025-11-17T09:26:00Z" w16du:dateUtc="2025-11-17T08:26:00Z">
        <w:r w:rsidR="00556DE5" w:rsidRPr="00C55B2D">
          <w:rPr>
            <w:rFonts w:ascii="Times New Roman" w:hAnsi="Times New Roman" w:cs="Times New Roman"/>
          </w:rPr>
          <w:t xml:space="preserve">more than </w:t>
        </w:r>
      </w:ins>
      <w:r w:rsidRPr="00C55B2D">
        <w:rPr>
          <w:rFonts w:ascii="Times New Roman" w:hAnsi="Times New Roman" w:cs="Times New Roman"/>
        </w:rPr>
        <w:t xml:space="preserve">125 years. </w:t>
      </w:r>
      <w:r w:rsidR="005F6299" w:rsidRPr="00C55B2D">
        <w:rPr>
          <w:rFonts w:ascii="Times New Roman" w:hAnsi="Times New Roman" w:cs="Times New Roman"/>
        </w:rPr>
        <w:t xml:space="preserve">Crop plants were grown in </w:t>
      </w:r>
      <w:r w:rsidR="004E7386" w:rsidRPr="00C55B2D">
        <w:rPr>
          <w:rFonts w:ascii="Times New Roman" w:hAnsi="Times New Roman" w:cs="Times New Roman"/>
        </w:rPr>
        <w:t xml:space="preserve">well-documented </w:t>
      </w:r>
      <w:r w:rsidR="005F6299" w:rsidRPr="00C55B2D">
        <w:rPr>
          <w:rFonts w:ascii="Times New Roman" w:hAnsi="Times New Roman" w:cs="Times New Roman"/>
        </w:rPr>
        <w:t>annual rotations</w:t>
      </w:r>
      <w:r w:rsidR="00B26457" w:rsidRPr="00C55B2D">
        <w:rPr>
          <w:rFonts w:ascii="Times New Roman" w:hAnsi="Times New Roman" w:cs="Times New Roman"/>
        </w:rPr>
        <w:t>,</w:t>
      </w:r>
      <w:r w:rsidR="005F6299" w:rsidRPr="00C55B2D">
        <w:rPr>
          <w:rFonts w:ascii="Times New Roman" w:hAnsi="Times New Roman" w:cs="Times New Roman"/>
        </w:rPr>
        <w:t xml:space="preserve"> and bulk soil</w:t>
      </w:r>
      <w:r w:rsidRPr="00C55B2D">
        <w:rPr>
          <w:rFonts w:ascii="Times New Roman" w:hAnsi="Times New Roman" w:cs="Times New Roman"/>
        </w:rPr>
        <w:t xml:space="preserve"> was </w:t>
      </w:r>
      <w:r w:rsidR="005F6299" w:rsidRPr="00C55B2D">
        <w:rPr>
          <w:rFonts w:ascii="Times New Roman" w:hAnsi="Times New Roman" w:cs="Times New Roman"/>
        </w:rPr>
        <w:t xml:space="preserve">collected for scientific </w:t>
      </w:r>
      <w:r w:rsidR="00B26457" w:rsidRPr="00C55B2D">
        <w:rPr>
          <w:rFonts w:ascii="Times New Roman" w:hAnsi="Times New Roman" w:cs="Times New Roman"/>
        </w:rPr>
        <w:t>analyses</w:t>
      </w:r>
      <w:r w:rsidRPr="00C55B2D">
        <w:rPr>
          <w:rFonts w:ascii="Times New Roman" w:hAnsi="Times New Roman" w:cs="Times New Roman"/>
        </w:rPr>
        <w:t xml:space="preserve">. </w:t>
      </w:r>
      <w:r w:rsidR="00B26457" w:rsidRPr="00C55B2D">
        <w:rPr>
          <w:rFonts w:ascii="Times New Roman" w:hAnsi="Times New Roman" w:cs="Times New Roman"/>
        </w:rPr>
        <w:t>In our study, w</w:t>
      </w:r>
      <w:r w:rsidRPr="00C55B2D">
        <w:rPr>
          <w:rFonts w:ascii="Times New Roman" w:hAnsi="Times New Roman" w:cs="Times New Roman"/>
        </w:rPr>
        <w:t>e used three soil</w:t>
      </w:r>
      <w:r w:rsidR="00794FE7" w:rsidRPr="00C55B2D">
        <w:rPr>
          <w:rFonts w:ascii="Times New Roman" w:hAnsi="Times New Roman" w:cs="Times New Roman"/>
        </w:rPr>
        <w:t>s</w:t>
      </w:r>
      <w:r w:rsidRPr="00C55B2D">
        <w:rPr>
          <w:rFonts w:ascii="Times New Roman" w:hAnsi="Times New Roman" w:cs="Times New Roman"/>
        </w:rPr>
        <w:t xml:space="preserve"> </w:t>
      </w:r>
      <w:r w:rsidR="00B26457" w:rsidRPr="00C55B2D">
        <w:rPr>
          <w:rFonts w:ascii="Times New Roman" w:hAnsi="Times New Roman" w:cs="Times New Roman"/>
        </w:rPr>
        <w:t>from</w:t>
      </w:r>
      <w:r w:rsidRPr="00C55B2D">
        <w:rPr>
          <w:rFonts w:ascii="Times New Roman" w:hAnsi="Times New Roman" w:cs="Times New Roman"/>
        </w:rPr>
        <w:t xml:space="preserve"> this study</w:t>
      </w:r>
      <w:r w:rsidR="00B26457" w:rsidRPr="00C55B2D">
        <w:rPr>
          <w:rFonts w:ascii="Times New Roman" w:hAnsi="Times New Roman" w:cs="Times New Roman"/>
        </w:rPr>
        <w:t xml:space="preserve">, </w:t>
      </w:r>
      <w:r w:rsidR="00794FE7" w:rsidRPr="00C55B2D">
        <w:rPr>
          <w:rFonts w:ascii="Times New Roman" w:hAnsi="Times New Roman" w:cs="Times New Roman"/>
          <w:rPrChange w:id="357" w:author="Simona Radutoiu" w:date="2025-11-17T09:30:00Z" w16du:dateUtc="2025-11-17T08:30:00Z">
            <w:rPr>
              <w:rFonts w:ascii="Times New Roman" w:hAnsi="Times New Roman" w:cs="Times New Roman"/>
              <w:highlight w:val="green"/>
            </w:rPr>
          </w:rPrChange>
        </w:rPr>
        <w:t xml:space="preserve">hereafter </w:t>
      </w:r>
      <w:r w:rsidR="00FF7EA3" w:rsidRPr="00C55B2D">
        <w:rPr>
          <w:rFonts w:ascii="Times New Roman" w:hAnsi="Times New Roman" w:cs="Times New Roman"/>
          <w:rPrChange w:id="358" w:author="Simona Radutoiu" w:date="2025-11-17T09:30:00Z" w16du:dateUtc="2025-11-17T08:30:00Z">
            <w:rPr>
              <w:rFonts w:ascii="Times New Roman" w:hAnsi="Times New Roman" w:cs="Times New Roman"/>
              <w:highlight w:val="green"/>
            </w:rPr>
          </w:rPrChange>
        </w:rPr>
        <w:t xml:space="preserve">also </w:t>
      </w:r>
      <w:r w:rsidR="00794FE7" w:rsidRPr="00C55B2D">
        <w:rPr>
          <w:rFonts w:ascii="Times New Roman" w:hAnsi="Times New Roman" w:cs="Times New Roman"/>
          <w:rPrChange w:id="359" w:author="Simona Radutoiu" w:date="2025-11-17T09:30:00Z" w16du:dateUtc="2025-11-17T08:30:00Z">
            <w:rPr>
              <w:rFonts w:ascii="Times New Roman" w:hAnsi="Times New Roman" w:cs="Times New Roman"/>
              <w:highlight w:val="green"/>
            </w:rPr>
          </w:rPrChange>
        </w:rPr>
        <w:t>referred to as soil types</w:t>
      </w:r>
      <w:r w:rsidR="00794FE7" w:rsidRPr="00C55B2D">
        <w:rPr>
          <w:rFonts w:ascii="Times New Roman" w:hAnsi="Times New Roman" w:cs="Times New Roman"/>
        </w:rPr>
        <w:t xml:space="preserve">, </w:t>
      </w:r>
      <w:r w:rsidR="00B26457" w:rsidRPr="00C55B2D">
        <w:rPr>
          <w:rFonts w:ascii="Times New Roman" w:hAnsi="Times New Roman" w:cs="Times New Roman"/>
        </w:rPr>
        <w:t>which had been subjected to: (</w:t>
      </w:r>
      <w:r w:rsidRPr="00C55B2D">
        <w:rPr>
          <w:rFonts w:ascii="Times New Roman" w:hAnsi="Times New Roman" w:cs="Times New Roman"/>
        </w:rPr>
        <w:t xml:space="preserve">1) </w:t>
      </w:r>
      <w:r w:rsidR="005F6299" w:rsidRPr="00C55B2D">
        <w:rPr>
          <w:rFonts w:ascii="Times New Roman" w:hAnsi="Times New Roman" w:cs="Times New Roman"/>
        </w:rPr>
        <w:t>nitrogen-, phosphorus</w:t>
      </w:r>
      <w:r w:rsidRPr="00C55B2D">
        <w:rPr>
          <w:rFonts w:ascii="Times New Roman" w:hAnsi="Times New Roman" w:cs="Times New Roman"/>
        </w:rPr>
        <w:t>-</w:t>
      </w:r>
      <w:r w:rsidR="005F6299" w:rsidRPr="00C55B2D">
        <w:rPr>
          <w:rFonts w:ascii="Times New Roman" w:hAnsi="Times New Roman" w:cs="Times New Roman"/>
        </w:rPr>
        <w:t>, and potassium fertilisation (NPK)</w:t>
      </w:r>
      <w:r w:rsidRPr="00C55B2D">
        <w:rPr>
          <w:rFonts w:ascii="Times New Roman" w:hAnsi="Times New Roman" w:cs="Times New Roman"/>
        </w:rPr>
        <w:t>;</w:t>
      </w:r>
      <w:r w:rsidR="005F6299" w:rsidRPr="00C55B2D">
        <w:rPr>
          <w:rFonts w:ascii="Times New Roman" w:hAnsi="Times New Roman" w:cs="Times New Roman"/>
        </w:rPr>
        <w:t xml:space="preserve"> </w:t>
      </w:r>
      <w:r w:rsidR="00B26457" w:rsidRPr="00C55B2D">
        <w:rPr>
          <w:rFonts w:ascii="Times New Roman" w:hAnsi="Times New Roman" w:cs="Times New Roman"/>
        </w:rPr>
        <w:t>(</w:t>
      </w:r>
      <w:r w:rsidRPr="00C55B2D">
        <w:rPr>
          <w:rFonts w:ascii="Times New Roman" w:hAnsi="Times New Roman" w:cs="Times New Roman"/>
        </w:rPr>
        <w:t xml:space="preserve">2) </w:t>
      </w:r>
      <w:r w:rsidR="005F6299" w:rsidRPr="00C55B2D">
        <w:rPr>
          <w:rFonts w:ascii="Times New Roman" w:hAnsi="Times New Roman" w:cs="Times New Roman"/>
        </w:rPr>
        <w:t xml:space="preserve">nitrogen-deficient soil (PK); and </w:t>
      </w:r>
      <w:r w:rsidR="00B26457" w:rsidRPr="00C55B2D">
        <w:rPr>
          <w:rFonts w:ascii="Times New Roman" w:hAnsi="Times New Roman" w:cs="Times New Roman"/>
        </w:rPr>
        <w:t>(</w:t>
      </w:r>
      <w:r w:rsidRPr="00C55B2D">
        <w:rPr>
          <w:rFonts w:ascii="Times New Roman" w:hAnsi="Times New Roman" w:cs="Times New Roman"/>
        </w:rPr>
        <w:t xml:space="preserve">3) </w:t>
      </w:r>
      <w:r w:rsidR="005F6299" w:rsidRPr="00C55B2D">
        <w:rPr>
          <w:rFonts w:ascii="Times New Roman" w:hAnsi="Times New Roman" w:cs="Times New Roman"/>
        </w:rPr>
        <w:t>unfertilised soil (UF)</w:t>
      </w:r>
      <w:del w:id="360" w:author="Simona Radutoiu" w:date="2025-11-17T09:27:00Z" w16du:dateUtc="2025-11-17T08:27:00Z">
        <w:r w:rsidR="005F6299" w:rsidRPr="00C55B2D" w:rsidDel="009571DD">
          <w:rPr>
            <w:rFonts w:ascii="Times New Roman" w:hAnsi="Times New Roman" w:cs="Times New Roman"/>
          </w:rPr>
          <w:delText xml:space="preserve"> with low nutrient </w:delText>
        </w:r>
        <w:r w:rsidR="00B26457" w:rsidRPr="00C55B2D" w:rsidDel="009571DD">
          <w:rPr>
            <w:rFonts w:ascii="Times New Roman" w:hAnsi="Times New Roman" w:cs="Times New Roman"/>
          </w:rPr>
          <w:delText>availability</w:delText>
        </w:r>
      </w:del>
      <w:r w:rsidR="005F6299" w:rsidRPr="00C55B2D">
        <w:rPr>
          <w:rFonts w:ascii="Times New Roman" w:hAnsi="Times New Roman" w:cs="Times New Roman"/>
        </w:rPr>
        <w:t>.</w:t>
      </w:r>
      <w:r w:rsidR="00DB2FCC" w:rsidRPr="00C55B2D">
        <w:rPr>
          <w:rFonts w:ascii="Times New Roman" w:hAnsi="Times New Roman" w:cs="Times New Roman"/>
        </w:rPr>
        <w:t xml:space="preserve"> </w:t>
      </w:r>
      <w:ins w:id="361" w:author="Simona Radutoiu" w:date="2025-11-17T09:33:00Z" w16du:dateUtc="2025-11-17T08:33:00Z">
        <w:r w:rsidR="00474335">
          <w:rPr>
            <w:rFonts w:ascii="Times New Roman" w:hAnsi="Times New Roman" w:cs="Times New Roman"/>
          </w:rPr>
          <w:t xml:space="preserve">All soils followed the same </w:t>
        </w:r>
        <w:r w:rsidR="008D2D95">
          <w:rPr>
            <w:rFonts w:ascii="Times New Roman" w:hAnsi="Times New Roman" w:cs="Times New Roman"/>
          </w:rPr>
          <w:t>crop rotation and agricultural practices along time</w:t>
        </w:r>
      </w:ins>
      <w:ins w:id="362" w:author="Simona Radutoiu" w:date="2025-11-17T09:34:00Z" w16du:dateUtc="2025-11-17T08:34:00Z">
        <w:r w:rsidR="0013410E">
          <w:rPr>
            <w:rFonts w:ascii="Times New Roman" w:hAnsi="Times New Roman" w:cs="Times New Roman"/>
          </w:rPr>
          <w:t xml:space="preserve">. </w:t>
        </w:r>
      </w:ins>
      <w:r w:rsidR="00270D5E" w:rsidRPr="00C55B2D">
        <w:rPr>
          <w:rFonts w:ascii="Times New Roman" w:hAnsi="Times New Roman" w:cs="Times New Roman"/>
          <w:rPrChange w:id="363" w:author="Simona Radutoiu" w:date="2025-11-17T09:30:00Z" w16du:dateUtc="2025-11-17T08:30:00Z">
            <w:rPr>
              <w:rFonts w:ascii="Times New Roman" w:hAnsi="Times New Roman" w:cs="Times New Roman"/>
              <w:highlight w:val="green"/>
            </w:rPr>
          </w:rPrChange>
        </w:rPr>
        <w:t>Given the long-term fertilisation history, we asked</w:t>
      </w:r>
      <w:r w:rsidR="00B26457" w:rsidRPr="00C55B2D">
        <w:rPr>
          <w:rFonts w:ascii="Times New Roman" w:hAnsi="Times New Roman" w:cs="Times New Roman"/>
          <w:rPrChange w:id="364" w:author="Simona Radutoiu" w:date="2025-11-17T09:30:00Z" w16du:dateUtc="2025-11-17T08:30:00Z">
            <w:rPr>
              <w:rFonts w:ascii="Times New Roman" w:hAnsi="Times New Roman" w:cs="Times New Roman"/>
              <w:highlight w:val="green"/>
            </w:rPr>
          </w:rPrChange>
        </w:rPr>
        <w:t xml:space="preserve"> </w:t>
      </w:r>
      <w:ins w:id="365" w:author="Simona Radutoiu" w:date="2025-11-17T09:28:00Z" w16du:dateUtc="2025-11-17T08:28:00Z">
        <w:r w:rsidR="00203CFE" w:rsidRPr="00C55B2D">
          <w:rPr>
            <w:rFonts w:ascii="Times New Roman" w:hAnsi="Times New Roman" w:cs="Times New Roman"/>
            <w:rPrChange w:id="366" w:author="Simona Radutoiu" w:date="2025-11-17T09:30:00Z" w16du:dateUtc="2025-11-17T08:30:00Z">
              <w:rPr>
                <w:rFonts w:ascii="Times New Roman" w:hAnsi="Times New Roman" w:cs="Times New Roman"/>
                <w:highlight w:val="green"/>
              </w:rPr>
            </w:rPrChange>
          </w:rPr>
          <w:t xml:space="preserve">first </w:t>
        </w:r>
      </w:ins>
      <w:r w:rsidR="00270D5E" w:rsidRPr="00C55B2D">
        <w:rPr>
          <w:rFonts w:ascii="Times New Roman" w:hAnsi="Times New Roman" w:cs="Times New Roman"/>
          <w:rPrChange w:id="367" w:author="Simona Radutoiu" w:date="2025-11-17T09:30:00Z" w16du:dateUtc="2025-11-17T08:30:00Z">
            <w:rPr>
              <w:rFonts w:ascii="Times New Roman" w:hAnsi="Times New Roman" w:cs="Times New Roman"/>
              <w:highlight w:val="green"/>
            </w:rPr>
          </w:rPrChange>
        </w:rPr>
        <w:t>whether these treatments had influenced soil bacterial communities.</w:t>
      </w:r>
      <w:r w:rsidR="00B26457" w:rsidRPr="00C55B2D">
        <w:rPr>
          <w:rFonts w:ascii="Times New Roman" w:hAnsi="Times New Roman" w:cs="Times New Roman"/>
          <w:rPrChange w:id="368" w:author="Simona Radutoiu" w:date="2025-11-17T09:30:00Z" w16du:dateUtc="2025-11-17T08:30:00Z">
            <w:rPr>
              <w:rFonts w:ascii="Times New Roman" w:hAnsi="Times New Roman" w:cs="Times New Roman"/>
              <w:highlight w:val="green"/>
            </w:rPr>
          </w:rPrChange>
        </w:rPr>
        <w:t xml:space="preserve"> </w:t>
      </w:r>
      <w:del w:id="369" w:author="Simona Radutoiu" w:date="2025-11-17T09:27:00Z" w16du:dateUtc="2025-11-17T08:27:00Z">
        <w:r w:rsidR="00270D5E" w:rsidRPr="00C55B2D" w:rsidDel="00203CFE">
          <w:rPr>
            <w:rFonts w:ascii="Times New Roman" w:hAnsi="Times New Roman" w:cs="Times New Roman"/>
            <w:rPrChange w:id="370" w:author="Simona Radutoiu" w:date="2025-11-17T09:30:00Z" w16du:dateUtc="2025-11-17T08:30:00Z">
              <w:rPr>
                <w:rFonts w:ascii="Times New Roman" w:hAnsi="Times New Roman" w:cs="Times New Roman"/>
                <w:highlight w:val="green"/>
              </w:rPr>
            </w:rPrChange>
          </w:rPr>
          <w:delText>To address this</w:delText>
        </w:r>
        <w:r w:rsidR="00B26457" w:rsidRPr="00C55B2D" w:rsidDel="00203CFE">
          <w:rPr>
            <w:rFonts w:ascii="Times New Roman" w:hAnsi="Times New Roman" w:cs="Times New Roman"/>
            <w:rPrChange w:id="371" w:author="Simona Radutoiu" w:date="2025-11-17T09:30:00Z" w16du:dateUtc="2025-11-17T08:30:00Z">
              <w:rPr>
                <w:rFonts w:ascii="Times New Roman" w:hAnsi="Times New Roman" w:cs="Times New Roman"/>
                <w:highlight w:val="green"/>
              </w:rPr>
            </w:rPrChange>
          </w:rPr>
          <w:delText xml:space="preserve">, </w:delText>
        </w:r>
      </w:del>
      <w:ins w:id="372" w:author="Simona Radutoiu" w:date="2025-11-17T09:28:00Z" w16du:dateUtc="2025-11-17T08:28:00Z">
        <w:r w:rsidR="00203CFE" w:rsidRPr="00C55B2D">
          <w:rPr>
            <w:rFonts w:ascii="Times New Roman" w:hAnsi="Times New Roman" w:cs="Times New Roman"/>
            <w:rPrChange w:id="373" w:author="Simona Radutoiu" w:date="2025-11-17T09:30:00Z" w16du:dateUtc="2025-11-17T08:30:00Z">
              <w:rPr>
                <w:rFonts w:ascii="Times New Roman" w:hAnsi="Times New Roman" w:cs="Times New Roman"/>
                <w:highlight w:val="green"/>
              </w:rPr>
            </w:rPrChange>
          </w:rPr>
          <w:t>Profiling</w:t>
        </w:r>
      </w:ins>
      <w:del w:id="374" w:author="Simona Radutoiu" w:date="2025-11-17T09:27:00Z" w16du:dateUtc="2025-11-17T08:27:00Z">
        <w:r w:rsidR="00B26457" w:rsidRPr="00C55B2D" w:rsidDel="00203CFE">
          <w:rPr>
            <w:rFonts w:ascii="Times New Roman" w:hAnsi="Times New Roman" w:cs="Times New Roman"/>
            <w:rPrChange w:id="375" w:author="Simona Radutoiu" w:date="2025-11-17T09:30:00Z" w16du:dateUtc="2025-11-17T08:30:00Z">
              <w:rPr>
                <w:rFonts w:ascii="Times New Roman" w:hAnsi="Times New Roman" w:cs="Times New Roman"/>
                <w:highlight w:val="green"/>
              </w:rPr>
            </w:rPrChange>
          </w:rPr>
          <w:delText>w</w:delText>
        </w:r>
      </w:del>
      <w:del w:id="376" w:author="Simona Radutoiu" w:date="2025-11-17T09:28:00Z" w16du:dateUtc="2025-11-17T08:28:00Z">
        <w:r w:rsidR="00B26457" w:rsidRPr="00C55B2D" w:rsidDel="00203CFE">
          <w:rPr>
            <w:rFonts w:ascii="Times New Roman" w:hAnsi="Times New Roman" w:cs="Times New Roman"/>
            <w:rPrChange w:id="377" w:author="Simona Radutoiu" w:date="2025-11-17T09:30:00Z" w16du:dateUtc="2025-11-17T08:30:00Z">
              <w:rPr>
                <w:rFonts w:ascii="Times New Roman" w:hAnsi="Times New Roman" w:cs="Times New Roman"/>
                <w:highlight w:val="green"/>
              </w:rPr>
            </w:rPrChange>
          </w:rPr>
          <w:delText>e profiled</w:delText>
        </w:r>
      </w:del>
      <w:r w:rsidR="00B26457" w:rsidRPr="00C55B2D">
        <w:rPr>
          <w:rFonts w:ascii="Times New Roman" w:hAnsi="Times New Roman" w:cs="Times New Roman"/>
          <w:rPrChange w:id="378" w:author="Simona Radutoiu" w:date="2025-11-17T09:30:00Z" w16du:dateUtc="2025-11-17T08:30:00Z">
            <w:rPr>
              <w:rFonts w:ascii="Times New Roman" w:hAnsi="Times New Roman" w:cs="Times New Roman"/>
              <w:highlight w:val="green"/>
            </w:rPr>
          </w:rPrChange>
        </w:rPr>
        <w:t xml:space="preserve"> </w:t>
      </w:r>
      <w:del w:id="379" w:author="Simona Radutoiu" w:date="2025-11-17T09:28:00Z" w16du:dateUtc="2025-11-17T08:28:00Z">
        <w:r w:rsidR="00B26457" w:rsidRPr="00C55B2D" w:rsidDel="00203CFE">
          <w:rPr>
            <w:rFonts w:ascii="Times New Roman" w:hAnsi="Times New Roman" w:cs="Times New Roman"/>
            <w:rPrChange w:id="380" w:author="Simona Radutoiu" w:date="2025-11-17T09:30:00Z" w16du:dateUtc="2025-11-17T08:30:00Z">
              <w:rPr>
                <w:rFonts w:ascii="Times New Roman" w:hAnsi="Times New Roman" w:cs="Times New Roman"/>
                <w:highlight w:val="green"/>
              </w:rPr>
            </w:rPrChange>
          </w:rPr>
          <w:delText xml:space="preserve">the </w:delText>
        </w:r>
      </w:del>
      <w:r w:rsidR="00270D5E" w:rsidRPr="00C55B2D">
        <w:rPr>
          <w:rFonts w:ascii="Times New Roman" w:hAnsi="Times New Roman" w:cs="Times New Roman"/>
          <w:rPrChange w:id="381" w:author="Simona Radutoiu" w:date="2025-11-17T09:30:00Z" w16du:dateUtc="2025-11-17T08:30:00Z">
            <w:rPr>
              <w:rFonts w:ascii="Times New Roman" w:hAnsi="Times New Roman" w:cs="Times New Roman"/>
              <w:highlight w:val="green"/>
            </w:rPr>
          </w:rPrChange>
        </w:rPr>
        <w:t>soil microbiota</w:t>
      </w:r>
      <w:r w:rsidR="00B26457" w:rsidRPr="00C55B2D">
        <w:rPr>
          <w:rFonts w:ascii="Times New Roman" w:hAnsi="Times New Roman" w:cs="Times New Roman"/>
          <w:rPrChange w:id="382" w:author="Simona Radutoiu" w:date="2025-11-17T09:30:00Z" w16du:dateUtc="2025-11-17T08:30:00Z">
            <w:rPr>
              <w:rFonts w:ascii="Times New Roman" w:hAnsi="Times New Roman" w:cs="Times New Roman"/>
              <w:highlight w:val="green"/>
            </w:rPr>
          </w:rPrChange>
        </w:rPr>
        <w:t xml:space="preserve"> in </w:t>
      </w:r>
      <w:del w:id="383" w:author="Simona Radutoiu" w:date="2025-11-17T09:28:00Z" w16du:dateUtc="2025-11-17T08:28:00Z">
        <w:r w:rsidR="00B26457" w:rsidRPr="00C55B2D" w:rsidDel="00203CFE">
          <w:rPr>
            <w:rFonts w:ascii="Times New Roman" w:hAnsi="Times New Roman" w:cs="Times New Roman"/>
            <w:rPrChange w:id="384" w:author="Simona Radutoiu" w:date="2025-11-17T09:30:00Z" w16du:dateUtc="2025-11-17T08:30:00Z">
              <w:rPr>
                <w:rFonts w:ascii="Times New Roman" w:hAnsi="Times New Roman" w:cs="Times New Roman"/>
                <w:highlight w:val="green"/>
              </w:rPr>
            </w:rPrChange>
          </w:rPr>
          <w:delText>unplanted NPK, PK</w:delText>
        </w:r>
        <w:r w:rsidR="00270D5E" w:rsidRPr="00C55B2D" w:rsidDel="00203CFE">
          <w:rPr>
            <w:rFonts w:ascii="Times New Roman" w:hAnsi="Times New Roman" w:cs="Times New Roman"/>
            <w:rPrChange w:id="385" w:author="Simona Radutoiu" w:date="2025-11-17T09:30:00Z" w16du:dateUtc="2025-11-17T08:30:00Z">
              <w:rPr>
                <w:rFonts w:ascii="Times New Roman" w:hAnsi="Times New Roman" w:cs="Times New Roman"/>
                <w:highlight w:val="green"/>
              </w:rPr>
            </w:rPrChange>
          </w:rPr>
          <w:delText>,</w:delText>
        </w:r>
        <w:r w:rsidR="00B26457" w:rsidRPr="00C55B2D" w:rsidDel="00203CFE">
          <w:rPr>
            <w:rFonts w:ascii="Times New Roman" w:hAnsi="Times New Roman" w:cs="Times New Roman"/>
            <w:rPrChange w:id="386" w:author="Simona Radutoiu" w:date="2025-11-17T09:30:00Z" w16du:dateUtc="2025-11-17T08:30:00Z">
              <w:rPr>
                <w:rFonts w:ascii="Times New Roman" w:hAnsi="Times New Roman" w:cs="Times New Roman"/>
                <w:highlight w:val="green"/>
              </w:rPr>
            </w:rPrChange>
          </w:rPr>
          <w:delText xml:space="preserve"> and UF</w:delText>
        </w:r>
      </w:del>
      <w:ins w:id="387" w:author="Simona Radutoiu" w:date="2025-11-17T09:28:00Z" w16du:dateUtc="2025-11-17T08:28:00Z">
        <w:r w:rsidR="00203CFE" w:rsidRPr="00C55B2D">
          <w:rPr>
            <w:rFonts w:ascii="Times New Roman" w:hAnsi="Times New Roman" w:cs="Times New Roman"/>
            <w:rPrChange w:id="388" w:author="Simona Radutoiu" w:date="2025-11-17T09:30:00Z" w16du:dateUtc="2025-11-17T08:30:00Z">
              <w:rPr>
                <w:rFonts w:ascii="Times New Roman" w:hAnsi="Times New Roman" w:cs="Times New Roman"/>
                <w:highlight w:val="green"/>
              </w:rPr>
            </w:rPrChange>
          </w:rPr>
          <w:t>these</w:t>
        </w:r>
      </w:ins>
      <w:r w:rsidR="00B26457" w:rsidRPr="00C55B2D">
        <w:rPr>
          <w:rFonts w:ascii="Times New Roman" w:hAnsi="Times New Roman" w:cs="Times New Roman"/>
          <w:rPrChange w:id="389" w:author="Simona Radutoiu" w:date="2025-11-17T09:30:00Z" w16du:dateUtc="2025-11-17T08:30:00Z">
            <w:rPr>
              <w:rFonts w:ascii="Times New Roman" w:hAnsi="Times New Roman" w:cs="Times New Roman"/>
              <w:highlight w:val="green"/>
            </w:rPr>
          </w:rPrChange>
        </w:rPr>
        <w:t xml:space="preserve"> soil</w:t>
      </w:r>
      <w:ins w:id="390" w:author="Simona Radutoiu" w:date="2025-11-17T09:28:00Z" w16du:dateUtc="2025-11-17T08:28:00Z">
        <w:r w:rsidR="00203CFE" w:rsidRPr="00C55B2D">
          <w:rPr>
            <w:rFonts w:ascii="Times New Roman" w:hAnsi="Times New Roman" w:cs="Times New Roman"/>
            <w:rPrChange w:id="391" w:author="Simona Radutoiu" w:date="2025-11-17T09:30:00Z" w16du:dateUtc="2025-11-17T08:30:00Z">
              <w:rPr>
                <w:rFonts w:ascii="Times New Roman" w:hAnsi="Times New Roman" w:cs="Times New Roman"/>
                <w:highlight w:val="green"/>
              </w:rPr>
            </w:rPrChange>
          </w:rPr>
          <w:t xml:space="preserve"> types</w:t>
        </w:r>
      </w:ins>
      <w:del w:id="392" w:author="Simona Radutoiu" w:date="2025-11-17T09:28:00Z" w16du:dateUtc="2025-11-17T08:28:00Z">
        <w:r w:rsidR="00B26457" w:rsidRPr="00C55B2D" w:rsidDel="00203CFE">
          <w:rPr>
            <w:rFonts w:ascii="Times New Roman" w:hAnsi="Times New Roman" w:cs="Times New Roman"/>
            <w:rPrChange w:id="393" w:author="Simona Radutoiu" w:date="2025-11-17T09:30:00Z" w16du:dateUtc="2025-11-17T08:30:00Z">
              <w:rPr>
                <w:rFonts w:ascii="Times New Roman" w:hAnsi="Times New Roman" w:cs="Times New Roman"/>
                <w:highlight w:val="green"/>
              </w:rPr>
            </w:rPrChange>
          </w:rPr>
          <w:delText>s</w:delText>
        </w:r>
      </w:del>
      <w:r w:rsidR="00B26457" w:rsidRPr="00C55B2D">
        <w:rPr>
          <w:rFonts w:ascii="Times New Roman" w:hAnsi="Times New Roman" w:cs="Times New Roman"/>
          <w:rPrChange w:id="394" w:author="Simona Radutoiu" w:date="2025-11-17T09:30:00Z" w16du:dateUtc="2025-11-17T08:30:00Z">
            <w:rPr>
              <w:rFonts w:ascii="Times New Roman" w:hAnsi="Times New Roman" w:cs="Times New Roman"/>
              <w:highlight w:val="green"/>
            </w:rPr>
          </w:rPrChange>
        </w:rPr>
        <w:t xml:space="preserve"> using</w:t>
      </w:r>
      <w:r w:rsidR="005F6299" w:rsidRPr="00C55B2D">
        <w:rPr>
          <w:rFonts w:ascii="Times New Roman" w:hAnsi="Times New Roman" w:cs="Times New Roman"/>
          <w:rPrChange w:id="395" w:author="Simona Radutoiu" w:date="2025-11-17T09:30:00Z" w16du:dateUtc="2025-11-17T08:30:00Z">
            <w:rPr>
              <w:rFonts w:ascii="Times New Roman" w:hAnsi="Times New Roman" w:cs="Times New Roman"/>
              <w:highlight w:val="green"/>
            </w:rPr>
          </w:rPrChange>
        </w:rPr>
        <w:t xml:space="preserve"> 16S </w:t>
      </w:r>
      <w:r w:rsidRPr="00C55B2D">
        <w:rPr>
          <w:rFonts w:ascii="Times New Roman" w:hAnsi="Times New Roman" w:cs="Times New Roman"/>
          <w:rPrChange w:id="396" w:author="Simona Radutoiu" w:date="2025-11-17T09:30:00Z" w16du:dateUtc="2025-11-17T08:30:00Z">
            <w:rPr>
              <w:rFonts w:ascii="Times New Roman" w:hAnsi="Times New Roman" w:cs="Times New Roman"/>
              <w:highlight w:val="green"/>
            </w:rPr>
          </w:rPrChange>
        </w:rPr>
        <w:t>V</w:t>
      </w:r>
      <w:r w:rsidR="005F6299" w:rsidRPr="00C55B2D">
        <w:rPr>
          <w:rFonts w:ascii="Times New Roman" w:hAnsi="Times New Roman" w:cs="Times New Roman"/>
          <w:vertAlign w:val="subscript"/>
          <w:rPrChange w:id="397" w:author="Simona Radutoiu" w:date="2025-11-17T09:30:00Z" w16du:dateUtc="2025-11-17T08:30:00Z">
            <w:rPr>
              <w:rFonts w:ascii="Times New Roman" w:hAnsi="Times New Roman" w:cs="Times New Roman"/>
              <w:highlight w:val="green"/>
            </w:rPr>
          </w:rPrChange>
        </w:rPr>
        <w:t>5</w:t>
      </w:r>
      <w:r w:rsidR="005F6299" w:rsidRPr="00C55B2D">
        <w:rPr>
          <w:rFonts w:ascii="Times New Roman" w:hAnsi="Times New Roman" w:cs="Times New Roman"/>
          <w:rPrChange w:id="398" w:author="Simona Radutoiu" w:date="2025-11-17T09:30:00Z" w16du:dateUtc="2025-11-17T08:30:00Z">
            <w:rPr>
              <w:rFonts w:ascii="Times New Roman" w:hAnsi="Times New Roman" w:cs="Times New Roman"/>
              <w:highlight w:val="green"/>
            </w:rPr>
          </w:rPrChange>
        </w:rPr>
        <w:t>-</w:t>
      </w:r>
      <w:r w:rsidRPr="00C55B2D">
        <w:rPr>
          <w:rFonts w:ascii="Times New Roman" w:hAnsi="Times New Roman" w:cs="Times New Roman"/>
          <w:rPrChange w:id="399" w:author="Simona Radutoiu" w:date="2025-11-17T09:30:00Z" w16du:dateUtc="2025-11-17T08:30:00Z">
            <w:rPr>
              <w:rFonts w:ascii="Times New Roman" w:hAnsi="Times New Roman" w:cs="Times New Roman"/>
              <w:highlight w:val="green"/>
            </w:rPr>
          </w:rPrChange>
        </w:rPr>
        <w:t>V</w:t>
      </w:r>
      <w:r w:rsidR="005F6299" w:rsidRPr="00C55B2D">
        <w:rPr>
          <w:rFonts w:ascii="Times New Roman" w:hAnsi="Times New Roman" w:cs="Times New Roman"/>
          <w:vertAlign w:val="subscript"/>
          <w:rPrChange w:id="400" w:author="Simona Radutoiu" w:date="2025-11-17T09:30:00Z" w16du:dateUtc="2025-11-17T08:30:00Z">
            <w:rPr>
              <w:rFonts w:ascii="Times New Roman" w:hAnsi="Times New Roman" w:cs="Times New Roman"/>
              <w:highlight w:val="green"/>
            </w:rPr>
          </w:rPrChange>
        </w:rPr>
        <w:t>7</w:t>
      </w:r>
      <w:r w:rsidR="005F6299" w:rsidRPr="00C55B2D">
        <w:rPr>
          <w:rFonts w:ascii="Times New Roman" w:hAnsi="Times New Roman" w:cs="Times New Roman"/>
          <w:rPrChange w:id="401" w:author="Simona Radutoiu" w:date="2025-11-17T09:30:00Z" w16du:dateUtc="2025-11-17T08:30:00Z">
            <w:rPr>
              <w:rFonts w:ascii="Times New Roman" w:hAnsi="Times New Roman" w:cs="Times New Roman"/>
              <w:highlight w:val="green"/>
            </w:rPr>
          </w:rPrChange>
        </w:rPr>
        <w:t xml:space="preserve"> rRNA amplicon sequencing</w:t>
      </w:r>
      <w:r w:rsidR="005F6299" w:rsidRPr="00C55B2D">
        <w:rPr>
          <w:rFonts w:ascii="Times New Roman" w:hAnsi="Times New Roman" w:cs="Times New Roman"/>
        </w:rPr>
        <w:t xml:space="preserve"> </w:t>
      </w:r>
      <w:r w:rsidRPr="00C55B2D">
        <w:rPr>
          <w:rFonts w:ascii="Times New Roman" w:hAnsi="Times New Roman" w:cs="Times New Roman"/>
        </w:rPr>
        <w:t>(Fig.</w:t>
      </w:r>
      <w:r w:rsidRPr="00C55B2D">
        <w:rPr>
          <w:rFonts w:ascii="Times New Roman" w:hAnsi="Times New Roman" w:cs="Times New Roman"/>
          <w:color w:val="FF0000"/>
        </w:rPr>
        <w:t xml:space="preserve"> </w:t>
      </w:r>
      <w:r w:rsidR="00C91289" w:rsidRPr="00C55B2D">
        <w:rPr>
          <w:rFonts w:ascii="Times New Roman" w:hAnsi="Times New Roman" w:cs="Times New Roman"/>
        </w:rPr>
        <w:t>1A</w:t>
      </w:r>
      <w:r w:rsidRPr="00C55B2D">
        <w:rPr>
          <w:rFonts w:ascii="Times New Roman" w:hAnsi="Times New Roman" w:cs="Times New Roman"/>
        </w:rPr>
        <w:t>)</w:t>
      </w:r>
      <w:ins w:id="402" w:author="Simona Radutoiu" w:date="2025-11-17T09:29:00Z" w16du:dateUtc="2025-11-17T08:29:00Z">
        <w:r w:rsidR="00297150" w:rsidRPr="00C55B2D">
          <w:rPr>
            <w:rFonts w:ascii="Times New Roman" w:hAnsi="Times New Roman" w:cs="Times New Roman"/>
          </w:rPr>
          <w:t xml:space="preserve"> revealed similar w</w:t>
        </w:r>
      </w:ins>
      <w:del w:id="403" w:author="Simona Radutoiu" w:date="2025-11-17T09:29:00Z" w16du:dateUtc="2025-11-17T08:29:00Z">
        <w:r w:rsidRPr="00C55B2D" w:rsidDel="00297150">
          <w:rPr>
            <w:rFonts w:ascii="Times New Roman" w:hAnsi="Times New Roman" w:cs="Times New Roman"/>
          </w:rPr>
          <w:delText>.</w:delText>
        </w:r>
        <w:r w:rsidR="005F6299" w:rsidRPr="00C55B2D" w:rsidDel="00297150">
          <w:rPr>
            <w:rFonts w:ascii="Times New Roman" w:hAnsi="Times New Roman" w:cs="Times New Roman"/>
          </w:rPr>
          <w:delText xml:space="preserve"> </w:delText>
        </w:r>
        <w:r w:rsidR="00270D5E" w:rsidRPr="00C55B2D" w:rsidDel="00297150">
          <w:rPr>
            <w:rFonts w:ascii="Times New Roman" w:hAnsi="Times New Roman" w:cs="Times New Roman"/>
            <w:rPrChange w:id="404" w:author="Simona Radutoiu" w:date="2025-11-17T09:30:00Z" w16du:dateUtc="2025-11-17T08:30:00Z">
              <w:rPr>
                <w:rFonts w:ascii="Times New Roman" w:hAnsi="Times New Roman" w:cs="Times New Roman"/>
                <w:highlight w:val="green"/>
              </w:rPr>
            </w:rPrChange>
          </w:rPr>
          <w:delText>W</w:delText>
        </w:r>
      </w:del>
      <w:r w:rsidR="005F6299" w:rsidRPr="00C55B2D">
        <w:rPr>
          <w:rFonts w:ascii="Times New Roman" w:hAnsi="Times New Roman" w:cs="Times New Roman"/>
          <w:rPrChange w:id="405" w:author="Simona Radutoiu" w:date="2025-11-17T09:30:00Z" w16du:dateUtc="2025-11-17T08:30:00Z">
            <w:rPr>
              <w:rFonts w:ascii="Times New Roman" w:hAnsi="Times New Roman" w:cs="Times New Roman"/>
              <w:highlight w:val="green"/>
            </w:rPr>
          </w:rPrChange>
        </w:rPr>
        <w:t>ithin-sample diversity (alpha diversity, Chao1 index</w:t>
      </w:r>
      <w:r w:rsidR="00270D5E" w:rsidRPr="00C55B2D">
        <w:rPr>
          <w:rFonts w:ascii="Times New Roman" w:hAnsi="Times New Roman" w:cs="Times New Roman"/>
          <w:rPrChange w:id="406" w:author="Simona Radutoiu" w:date="2025-11-17T09:30:00Z" w16du:dateUtc="2025-11-17T08:30:00Z">
            <w:rPr>
              <w:rFonts w:ascii="Times New Roman" w:hAnsi="Times New Roman" w:cs="Times New Roman"/>
              <w:highlight w:val="green"/>
            </w:rPr>
          </w:rPrChange>
        </w:rPr>
        <w:t xml:space="preserve">) </w:t>
      </w:r>
      <w:del w:id="407" w:author="Simona Radutoiu" w:date="2025-11-17T09:29:00Z" w16du:dateUtc="2025-11-17T08:29:00Z">
        <w:r w:rsidR="00270D5E" w:rsidRPr="00C55B2D" w:rsidDel="00297150">
          <w:rPr>
            <w:rFonts w:ascii="Times New Roman" w:hAnsi="Times New Roman" w:cs="Times New Roman"/>
            <w:rPrChange w:id="408" w:author="Simona Radutoiu" w:date="2025-11-17T09:30:00Z" w16du:dateUtc="2025-11-17T08:30:00Z">
              <w:rPr>
                <w:rFonts w:ascii="Times New Roman" w:hAnsi="Times New Roman" w:cs="Times New Roman"/>
                <w:highlight w:val="green"/>
              </w:rPr>
            </w:rPrChange>
          </w:rPr>
          <w:delText xml:space="preserve">did not differ significantly across the soils </w:delText>
        </w:r>
      </w:del>
      <w:r w:rsidR="00270D5E" w:rsidRPr="00C55B2D">
        <w:rPr>
          <w:rFonts w:ascii="Times New Roman" w:hAnsi="Times New Roman" w:cs="Times New Roman"/>
          <w:rPrChange w:id="409" w:author="Simona Radutoiu" w:date="2025-11-17T09:30:00Z" w16du:dateUtc="2025-11-17T08:30:00Z">
            <w:rPr>
              <w:rFonts w:ascii="Times New Roman" w:hAnsi="Times New Roman" w:cs="Times New Roman"/>
              <w:highlight w:val="green"/>
            </w:rPr>
          </w:rPrChange>
        </w:rPr>
        <w:t>(</w:t>
      </w:r>
      <w:r w:rsidR="005F6299" w:rsidRPr="00C55B2D">
        <w:rPr>
          <w:rFonts w:ascii="Times New Roman" w:hAnsi="Times New Roman" w:cs="Times New Roman"/>
          <w:rPrChange w:id="410" w:author="Simona Radutoiu" w:date="2025-11-17T09:30:00Z" w16du:dateUtc="2025-11-17T08:30:00Z">
            <w:rPr>
              <w:rFonts w:ascii="Times New Roman" w:hAnsi="Times New Roman" w:cs="Times New Roman"/>
              <w:highlight w:val="green"/>
            </w:rPr>
          </w:rPrChange>
        </w:rPr>
        <w:t xml:space="preserve">Fig. </w:t>
      </w:r>
      <w:r w:rsidR="004A114C" w:rsidRPr="00C55B2D">
        <w:rPr>
          <w:rFonts w:ascii="Times New Roman" w:hAnsi="Times New Roman" w:cs="Times New Roman"/>
          <w:rPrChange w:id="411" w:author="Simona Radutoiu" w:date="2025-11-17T09:30:00Z" w16du:dateUtc="2025-11-17T08:30:00Z">
            <w:rPr>
              <w:rFonts w:ascii="Times New Roman" w:hAnsi="Times New Roman" w:cs="Times New Roman"/>
              <w:highlight w:val="green"/>
            </w:rPr>
          </w:rPrChange>
        </w:rPr>
        <w:t>1</w:t>
      </w:r>
      <w:r w:rsidR="00C91289" w:rsidRPr="00C55B2D">
        <w:rPr>
          <w:rFonts w:ascii="Times New Roman" w:hAnsi="Times New Roman" w:cs="Times New Roman"/>
          <w:rPrChange w:id="412" w:author="Simona Radutoiu" w:date="2025-11-17T09:30:00Z" w16du:dateUtc="2025-11-17T08:30:00Z">
            <w:rPr>
              <w:rFonts w:ascii="Times New Roman" w:hAnsi="Times New Roman" w:cs="Times New Roman"/>
              <w:highlight w:val="green"/>
            </w:rPr>
          </w:rPrChange>
        </w:rPr>
        <w:t>B</w:t>
      </w:r>
      <w:r w:rsidR="005F6299" w:rsidRPr="00C55B2D">
        <w:rPr>
          <w:rFonts w:ascii="Times New Roman" w:hAnsi="Times New Roman" w:cs="Times New Roman"/>
          <w:rPrChange w:id="413" w:author="Simona Radutoiu" w:date="2025-11-17T09:30:00Z" w16du:dateUtc="2025-11-17T08:30:00Z">
            <w:rPr>
              <w:rFonts w:ascii="Times New Roman" w:hAnsi="Times New Roman" w:cs="Times New Roman"/>
              <w:highlight w:val="green"/>
            </w:rPr>
          </w:rPrChange>
        </w:rPr>
        <w:t>)</w:t>
      </w:r>
      <w:ins w:id="414" w:author="Simona Radutoiu" w:date="2025-11-17T09:29:00Z" w16du:dateUtc="2025-11-17T08:29:00Z">
        <w:r w:rsidR="00297150" w:rsidRPr="00C55B2D">
          <w:rPr>
            <w:rFonts w:ascii="Times New Roman" w:hAnsi="Times New Roman" w:cs="Times New Roman"/>
            <w:rPrChange w:id="415" w:author="Simona Radutoiu" w:date="2025-11-17T09:30:00Z" w16du:dateUtc="2025-11-17T08:30:00Z">
              <w:rPr>
                <w:rFonts w:ascii="Times New Roman" w:hAnsi="Times New Roman" w:cs="Times New Roman"/>
                <w:highlight w:val="green"/>
              </w:rPr>
            </w:rPrChange>
          </w:rPr>
          <w:t xml:space="preserve"> but substantial shifts in community composition </w:t>
        </w:r>
      </w:ins>
      <w:del w:id="416" w:author="Simona Radutoiu" w:date="2025-11-17T09:29:00Z" w16du:dateUtc="2025-11-17T08:29:00Z">
        <w:r w:rsidR="00270D5E" w:rsidRPr="00C55B2D" w:rsidDel="00297150">
          <w:rPr>
            <w:rFonts w:ascii="Times New Roman" w:hAnsi="Times New Roman" w:cs="Times New Roman"/>
            <w:rPrChange w:id="417" w:author="Simona Radutoiu" w:date="2025-11-17T09:30:00Z" w16du:dateUtc="2025-11-17T08:30:00Z">
              <w:rPr>
                <w:rFonts w:ascii="Times New Roman" w:hAnsi="Times New Roman" w:cs="Times New Roman"/>
                <w:highlight w:val="green"/>
              </w:rPr>
            </w:rPrChange>
          </w:rPr>
          <w:delText>. In contrast,</w:delText>
        </w:r>
        <w:r w:rsidR="005F6299" w:rsidRPr="00C55B2D" w:rsidDel="00297150">
          <w:rPr>
            <w:rFonts w:ascii="Times New Roman" w:hAnsi="Times New Roman" w:cs="Times New Roman"/>
            <w:rPrChange w:id="418" w:author="Simona Radutoiu" w:date="2025-11-17T09:30:00Z" w16du:dateUtc="2025-11-17T08:30:00Z">
              <w:rPr>
                <w:rFonts w:ascii="Times New Roman" w:hAnsi="Times New Roman" w:cs="Times New Roman"/>
                <w:highlight w:val="green"/>
              </w:rPr>
            </w:rPrChange>
          </w:rPr>
          <w:delText xml:space="preserve"> </w:delText>
        </w:r>
      </w:del>
      <w:r w:rsidR="00970083" w:rsidRPr="00C55B2D">
        <w:rPr>
          <w:rFonts w:ascii="Times New Roman" w:hAnsi="Times New Roman" w:cs="Times New Roman"/>
          <w:rPrChange w:id="419" w:author="Simona Radutoiu" w:date="2025-11-17T09:30:00Z" w16du:dateUtc="2025-11-17T08:30:00Z">
            <w:rPr>
              <w:rFonts w:ascii="Times New Roman" w:hAnsi="Times New Roman" w:cs="Times New Roman"/>
              <w:highlight w:val="green"/>
            </w:rPr>
          </w:rPrChange>
        </w:rPr>
        <w:t>between-sample diversity (</w:t>
      </w:r>
      <w:r w:rsidR="005F6299" w:rsidRPr="00C55B2D">
        <w:rPr>
          <w:rFonts w:ascii="Times New Roman" w:hAnsi="Times New Roman" w:cs="Times New Roman"/>
          <w:rPrChange w:id="420" w:author="Simona Radutoiu" w:date="2025-11-17T09:30:00Z" w16du:dateUtc="2025-11-17T08:30:00Z">
            <w:rPr>
              <w:rFonts w:ascii="Times New Roman" w:hAnsi="Times New Roman" w:cs="Times New Roman"/>
              <w:highlight w:val="green"/>
            </w:rPr>
          </w:rPrChange>
        </w:rPr>
        <w:t>beta</w:t>
      </w:r>
      <w:r w:rsidR="00703E6B" w:rsidRPr="00C55B2D">
        <w:rPr>
          <w:rFonts w:ascii="Times New Roman" w:hAnsi="Times New Roman" w:cs="Times New Roman"/>
          <w:rPrChange w:id="421" w:author="Simona Radutoiu" w:date="2025-11-17T09:30:00Z" w16du:dateUtc="2025-11-17T08:30:00Z">
            <w:rPr>
              <w:rFonts w:ascii="Times New Roman" w:hAnsi="Times New Roman" w:cs="Times New Roman"/>
              <w:highlight w:val="green"/>
            </w:rPr>
          </w:rPrChange>
        </w:rPr>
        <w:t xml:space="preserve"> </w:t>
      </w:r>
      <w:r w:rsidR="005F6299" w:rsidRPr="00C55B2D">
        <w:rPr>
          <w:rFonts w:ascii="Times New Roman" w:hAnsi="Times New Roman" w:cs="Times New Roman"/>
          <w:rPrChange w:id="422" w:author="Simona Radutoiu" w:date="2025-11-17T09:30:00Z" w16du:dateUtc="2025-11-17T08:30:00Z">
            <w:rPr>
              <w:rFonts w:ascii="Times New Roman" w:hAnsi="Times New Roman" w:cs="Times New Roman"/>
              <w:highlight w:val="green"/>
            </w:rPr>
          </w:rPrChange>
        </w:rPr>
        <w:t>diversity</w:t>
      </w:r>
      <w:del w:id="423" w:author="Simona Radutoiu" w:date="2025-11-17T09:30:00Z" w16du:dateUtc="2025-11-17T08:30:00Z">
        <w:r w:rsidRPr="00C55B2D" w:rsidDel="00297150">
          <w:rPr>
            <w:rFonts w:ascii="Times New Roman" w:hAnsi="Times New Roman" w:cs="Times New Roman"/>
            <w:rPrChange w:id="424" w:author="Simona Radutoiu" w:date="2025-11-17T09:30:00Z" w16du:dateUtc="2025-11-17T08:30:00Z">
              <w:rPr>
                <w:rFonts w:ascii="Times New Roman" w:hAnsi="Times New Roman" w:cs="Times New Roman"/>
                <w:highlight w:val="green"/>
              </w:rPr>
            </w:rPrChange>
          </w:rPr>
          <w:delText xml:space="preserve">) </w:delText>
        </w:r>
        <w:r w:rsidR="00270D5E" w:rsidRPr="00C55B2D" w:rsidDel="00297150">
          <w:rPr>
            <w:rFonts w:ascii="Times New Roman" w:hAnsi="Times New Roman" w:cs="Times New Roman"/>
            <w:rPrChange w:id="425" w:author="Simona Radutoiu" w:date="2025-11-17T09:30:00Z" w16du:dateUtc="2025-11-17T08:30:00Z">
              <w:rPr>
                <w:rFonts w:ascii="Times New Roman" w:hAnsi="Times New Roman" w:cs="Times New Roman"/>
                <w:highlight w:val="green"/>
              </w:rPr>
            </w:rPrChange>
          </w:rPr>
          <w:delText>revealed</w:delText>
        </w:r>
      </w:del>
      <w:ins w:id="426" w:author="Simona Radutoiu" w:date="2025-11-17T09:30:00Z" w16du:dateUtc="2025-11-17T08:30:00Z">
        <w:r w:rsidR="00297150" w:rsidRPr="00C55B2D">
          <w:rPr>
            <w:rFonts w:ascii="Times New Roman" w:hAnsi="Times New Roman" w:cs="Times New Roman"/>
            <w:rPrChange w:id="427" w:author="Simona Radutoiu" w:date="2025-11-17T09:30:00Z" w16du:dateUtc="2025-11-17T08:30:00Z">
              <w:rPr>
                <w:rFonts w:ascii="Times New Roman" w:hAnsi="Times New Roman" w:cs="Times New Roman"/>
                <w:highlight w:val="green"/>
              </w:rPr>
            </w:rPrChange>
          </w:rPr>
          <w:t>-</w:t>
        </w:r>
      </w:ins>
      <w:r w:rsidR="005F6299" w:rsidRPr="00C55B2D">
        <w:rPr>
          <w:rFonts w:ascii="Times New Roman" w:hAnsi="Times New Roman" w:cs="Times New Roman"/>
          <w:rPrChange w:id="428" w:author="Simona Radutoiu" w:date="2025-11-17T09:30:00Z" w16du:dateUtc="2025-11-17T08:30:00Z">
            <w:rPr>
              <w:rFonts w:ascii="Times New Roman" w:hAnsi="Times New Roman" w:cs="Times New Roman"/>
              <w:highlight w:val="green"/>
            </w:rPr>
          </w:rPrChange>
        </w:rPr>
        <w:t xml:space="preserve"> </w:t>
      </w:r>
      <w:del w:id="429" w:author="Simona Radutoiu" w:date="2025-11-17T09:29:00Z" w16du:dateUtc="2025-11-17T08:29:00Z">
        <w:r w:rsidR="005F6299" w:rsidRPr="00C55B2D" w:rsidDel="00297150">
          <w:rPr>
            <w:rFonts w:ascii="Times New Roman" w:hAnsi="Times New Roman" w:cs="Times New Roman"/>
            <w:rPrChange w:id="430" w:author="Simona Radutoiu" w:date="2025-11-17T09:30:00Z" w16du:dateUtc="2025-11-17T08:30:00Z">
              <w:rPr>
                <w:rFonts w:ascii="Times New Roman" w:hAnsi="Times New Roman" w:cs="Times New Roman"/>
                <w:highlight w:val="green"/>
              </w:rPr>
            </w:rPrChange>
          </w:rPr>
          <w:delText xml:space="preserve">substantial shifts </w:delText>
        </w:r>
        <w:r w:rsidR="00270D5E" w:rsidRPr="00C55B2D" w:rsidDel="00297150">
          <w:rPr>
            <w:rFonts w:ascii="Times New Roman" w:hAnsi="Times New Roman" w:cs="Times New Roman"/>
            <w:rPrChange w:id="431" w:author="Simona Radutoiu" w:date="2025-11-17T09:30:00Z" w16du:dateUtc="2025-11-17T08:30:00Z">
              <w:rPr>
                <w:rFonts w:ascii="Times New Roman" w:hAnsi="Times New Roman" w:cs="Times New Roman"/>
                <w:highlight w:val="green"/>
              </w:rPr>
            </w:rPrChange>
          </w:rPr>
          <w:delText>in community composition</w:delText>
        </w:r>
        <w:r w:rsidR="005F6299" w:rsidRPr="00C55B2D" w:rsidDel="00297150">
          <w:rPr>
            <w:rFonts w:ascii="Times New Roman" w:hAnsi="Times New Roman" w:cs="Times New Roman"/>
            <w:rPrChange w:id="432" w:author="Simona Radutoiu" w:date="2025-11-17T09:30:00Z" w16du:dateUtc="2025-11-17T08:30:00Z">
              <w:rPr>
                <w:rFonts w:ascii="Times New Roman" w:hAnsi="Times New Roman" w:cs="Times New Roman"/>
                <w:highlight w:val="green"/>
              </w:rPr>
            </w:rPrChange>
          </w:rPr>
          <w:delText xml:space="preserve"> </w:delText>
        </w:r>
      </w:del>
      <w:del w:id="433" w:author="Simona Radutoiu" w:date="2025-11-17T09:30:00Z" w16du:dateUtc="2025-11-17T08:30:00Z">
        <w:r w:rsidR="005F6299" w:rsidRPr="00C55B2D" w:rsidDel="00297150">
          <w:rPr>
            <w:rFonts w:ascii="Times New Roman" w:hAnsi="Times New Roman" w:cs="Times New Roman"/>
            <w:rPrChange w:id="434" w:author="Simona Radutoiu" w:date="2025-11-17T09:30:00Z" w16du:dateUtc="2025-11-17T08:30:00Z">
              <w:rPr>
                <w:rFonts w:ascii="Times New Roman" w:hAnsi="Times New Roman" w:cs="Times New Roman"/>
                <w:highlight w:val="green"/>
              </w:rPr>
            </w:rPrChange>
          </w:rPr>
          <w:delText>(</w:delText>
        </w:r>
      </w:del>
      <w:proofErr w:type="spellStart"/>
      <w:r w:rsidR="005F6299" w:rsidRPr="00C55B2D">
        <w:rPr>
          <w:rFonts w:ascii="Times New Roman" w:hAnsi="Times New Roman" w:cs="Times New Roman"/>
          <w:rPrChange w:id="435" w:author="Simona Radutoiu" w:date="2025-11-17T09:30:00Z" w16du:dateUtc="2025-11-17T08:30:00Z">
            <w:rPr>
              <w:rFonts w:ascii="Times New Roman" w:hAnsi="Times New Roman" w:cs="Times New Roman"/>
              <w:highlight w:val="green"/>
            </w:rPr>
          </w:rPrChange>
        </w:rPr>
        <w:t>PCoA</w:t>
      </w:r>
      <w:proofErr w:type="spellEnd"/>
      <w:r w:rsidR="005F6299" w:rsidRPr="00C55B2D">
        <w:rPr>
          <w:rFonts w:ascii="Times New Roman" w:hAnsi="Times New Roman" w:cs="Times New Roman"/>
          <w:rPrChange w:id="436" w:author="Simona Radutoiu" w:date="2025-11-17T09:30:00Z" w16du:dateUtc="2025-11-17T08:30:00Z">
            <w:rPr>
              <w:rFonts w:ascii="Times New Roman" w:hAnsi="Times New Roman" w:cs="Times New Roman"/>
              <w:highlight w:val="green"/>
            </w:rPr>
          </w:rPrChange>
        </w:rPr>
        <w:t xml:space="preserve"> based on Bray-Curtis dissimilarities, Fig. </w:t>
      </w:r>
      <w:r w:rsidR="004A114C" w:rsidRPr="00C55B2D">
        <w:rPr>
          <w:rFonts w:ascii="Times New Roman" w:hAnsi="Times New Roman" w:cs="Times New Roman"/>
          <w:rPrChange w:id="437" w:author="Simona Radutoiu" w:date="2025-11-17T09:30:00Z" w16du:dateUtc="2025-11-17T08:30:00Z">
            <w:rPr>
              <w:rFonts w:ascii="Times New Roman" w:hAnsi="Times New Roman" w:cs="Times New Roman"/>
              <w:highlight w:val="green"/>
            </w:rPr>
          </w:rPrChange>
        </w:rPr>
        <w:t>1</w:t>
      </w:r>
      <w:r w:rsidR="00C91289" w:rsidRPr="00C55B2D">
        <w:rPr>
          <w:rFonts w:ascii="Times New Roman" w:hAnsi="Times New Roman" w:cs="Times New Roman"/>
          <w:rPrChange w:id="438" w:author="Simona Radutoiu" w:date="2025-11-17T09:30:00Z" w16du:dateUtc="2025-11-17T08:30:00Z">
            <w:rPr>
              <w:rFonts w:ascii="Times New Roman" w:hAnsi="Times New Roman" w:cs="Times New Roman"/>
              <w:highlight w:val="green"/>
            </w:rPr>
          </w:rPrChange>
        </w:rPr>
        <w:t>C</w:t>
      </w:r>
      <w:r w:rsidR="005F6299" w:rsidRPr="00C55B2D">
        <w:rPr>
          <w:rFonts w:ascii="Times New Roman" w:hAnsi="Times New Roman" w:cs="Times New Roman"/>
          <w:rPrChange w:id="439" w:author="Simona Radutoiu" w:date="2025-11-17T09:30:00Z" w16du:dateUtc="2025-11-17T08:30:00Z">
            <w:rPr>
              <w:rFonts w:ascii="Times New Roman" w:hAnsi="Times New Roman" w:cs="Times New Roman"/>
              <w:highlight w:val="green"/>
            </w:rPr>
          </w:rPrChange>
        </w:rPr>
        <w:t xml:space="preserve">). </w:t>
      </w:r>
      <w:r w:rsidR="00DB2FCC" w:rsidRPr="00C55B2D">
        <w:rPr>
          <w:rFonts w:ascii="Times New Roman" w:hAnsi="Times New Roman" w:cs="Times New Roman"/>
          <w:rPrChange w:id="440" w:author="Simona Radutoiu" w:date="2025-11-17T09:30:00Z" w16du:dateUtc="2025-11-17T08:30:00Z">
            <w:rPr>
              <w:rFonts w:ascii="Times New Roman" w:hAnsi="Times New Roman" w:cs="Times New Roman"/>
              <w:highlight w:val="green"/>
            </w:rPr>
          </w:rPrChange>
        </w:rPr>
        <w:t>Several well-</w:t>
      </w:r>
      <w:r w:rsidR="004E7386" w:rsidRPr="00C55B2D">
        <w:rPr>
          <w:rFonts w:ascii="Times New Roman" w:hAnsi="Times New Roman" w:cs="Times New Roman"/>
          <w:rPrChange w:id="441" w:author="Simona Radutoiu" w:date="2025-11-17T09:30:00Z" w16du:dateUtc="2025-11-17T08:30:00Z">
            <w:rPr>
              <w:rFonts w:ascii="Times New Roman" w:hAnsi="Times New Roman" w:cs="Times New Roman"/>
              <w:highlight w:val="green"/>
            </w:rPr>
          </w:rPrChange>
        </w:rPr>
        <w:t>known bacterial orders</w:t>
      </w:r>
      <w:r w:rsidR="004E7386">
        <w:rPr>
          <w:rFonts w:ascii="Times New Roman" w:hAnsi="Times New Roman" w:cs="Times New Roman"/>
        </w:rPr>
        <w:t xml:space="preserve"> </w:t>
      </w:r>
      <w:r w:rsidR="00794FE7" w:rsidRPr="00794FE7">
        <w:rPr>
          <w:rFonts w:ascii="Times New Roman" w:hAnsi="Times New Roman" w:cs="Times New Roman"/>
          <w:highlight w:val="red"/>
        </w:rPr>
        <w:t>(add ref soil microbiome survey global level</w:t>
      </w:r>
      <w:r w:rsidR="00794FE7">
        <w:rPr>
          <w:rFonts w:ascii="Times New Roman" w:hAnsi="Times New Roman" w:cs="Times New Roman"/>
        </w:rPr>
        <w:t xml:space="preserve">) </w:t>
      </w:r>
      <w:r w:rsidR="004E7386" w:rsidRPr="00AE4C30">
        <w:rPr>
          <w:rFonts w:ascii="Times New Roman" w:hAnsi="Times New Roman" w:cs="Times New Roman"/>
          <w:rPrChange w:id="442" w:author="Simona Radutoiu" w:date="2025-11-17T09:48:00Z" w16du:dateUtc="2025-11-17T08:48:00Z">
            <w:rPr>
              <w:rFonts w:ascii="Times New Roman" w:hAnsi="Times New Roman" w:cs="Times New Roman"/>
              <w:highlight w:val="green"/>
            </w:rPr>
          </w:rPrChange>
        </w:rPr>
        <w:t xml:space="preserve">were </w:t>
      </w:r>
      <w:r w:rsidR="00270D5E" w:rsidRPr="00AE4C30">
        <w:rPr>
          <w:rFonts w:ascii="Times New Roman" w:hAnsi="Times New Roman" w:cs="Times New Roman"/>
          <w:rPrChange w:id="443" w:author="Simona Radutoiu" w:date="2025-11-17T09:48:00Z" w16du:dateUtc="2025-11-17T08:48:00Z">
            <w:rPr>
              <w:rFonts w:ascii="Times New Roman" w:hAnsi="Times New Roman" w:cs="Times New Roman"/>
              <w:highlight w:val="green"/>
            </w:rPr>
          </w:rPrChange>
        </w:rPr>
        <w:t>among the most abundant taxa</w:t>
      </w:r>
      <w:r w:rsidR="004E7386" w:rsidRPr="00AE4C30">
        <w:rPr>
          <w:rFonts w:ascii="Times New Roman" w:hAnsi="Times New Roman" w:cs="Times New Roman"/>
          <w:rPrChange w:id="444" w:author="Simona Radutoiu" w:date="2025-11-17T09:48:00Z" w16du:dateUtc="2025-11-17T08:48:00Z">
            <w:rPr>
              <w:rFonts w:ascii="Times New Roman" w:hAnsi="Times New Roman" w:cs="Times New Roman"/>
              <w:highlight w:val="green"/>
            </w:rPr>
          </w:rPrChange>
        </w:rPr>
        <w:t xml:space="preserve"> </w:t>
      </w:r>
      <w:ins w:id="445" w:author="Simona Radutoiu" w:date="2025-11-17T09:34:00Z" w16du:dateUtc="2025-11-17T08:34:00Z">
        <w:r w:rsidR="00284766" w:rsidRPr="00AE4C30">
          <w:rPr>
            <w:rFonts w:ascii="Times New Roman" w:hAnsi="Times New Roman" w:cs="Times New Roman"/>
            <w:rPrChange w:id="446" w:author="Simona Radutoiu" w:date="2025-11-17T09:48:00Z" w16du:dateUtc="2025-11-17T08:48:00Z">
              <w:rPr>
                <w:rFonts w:ascii="Times New Roman" w:hAnsi="Times New Roman" w:cs="Times New Roman"/>
                <w:highlight w:val="green"/>
              </w:rPr>
            </w:rPrChange>
          </w:rPr>
          <w:t>(</w:t>
        </w:r>
      </w:ins>
      <w:del w:id="447" w:author="Simona Radutoiu" w:date="2025-11-17T09:34:00Z" w16du:dateUtc="2025-11-17T08:34:00Z">
        <w:r w:rsidR="004E7386" w:rsidRPr="00AE4C30" w:rsidDel="00284766">
          <w:rPr>
            <w:rFonts w:ascii="Times New Roman" w:hAnsi="Times New Roman" w:cs="Times New Roman"/>
            <w:rPrChange w:id="448" w:author="Simona Radutoiu" w:date="2025-11-17T09:48:00Z" w16du:dateUtc="2025-11-17T08:48:00Z">
              <w:rPr>
                <w:rFonts w:ascii="Times New Roman" w:hAnsi="Times New Roman" w:cs="Times New Roman"/>
                <w:highlight w:val="green"/>
              </w:rPr>
            </w:rPrChange>
          </w:rPr>
          <w:delText>(</w:delText>
        </w:r>
      </w:del>
      <w:r w:rsidR="005F6299" w:rsidRPr="00AE4C30">
        <w:rPr>
          <w:rFonts w:ascii="Times New Roman" w:hAnsi="Times New Roman" w:cs="Times New Roman"/>
          <w:rPrChange w:id="449" w:author="Simona Radutoiu" w:date="2025-11-17T09:48:00Z" w16du:dateUtc="2025-11-17T08:48:00Z">
            <w:rPr>
              <w:rFonts w:ascii="Times New Roman" w:hAnsi="Times New Roman" w:cs="Times New Roman"/>
              <w:highlight w:val="green"/>
            </w:rPr>
          </w:rPrChange>
        </w:rPr>
        <w:t xml:space="preserve">Fig. </w:t>
      </w:r>
      <w:r w:rsidR="00C91289" w:rsidRPr="00AE4C30">
        <w:rPr>
          <w:rFonts w:ascii="Times New Roman" w:hAnsi="Times New Roman" w:cs="Times New Roman"/>
          <w:rPrChange w:id="450" w:author="Simona Radutoiu" w:date="2025-11-17T09:48:00Z" w16du:dateUtc="2025-11-17T08:48:00Z">
            <w:rPr>
              <w:rFonts w:ascii="Times New Roman" w:hAnsi="Times New Roman" w:cs="Times New Roman"/>
              <w:highlight w:val="green"/>
            </w:rPr>
          </w:rPrChange>
        </w:rPr>
        <w:lastRenderedPageBreak/>
        <w:t>1</w:t>
      </w:r>
      <w:r w:rsidR="004A114C" w:rsidRPr="00AE4C30">
        <w:rPr>
          <w:rFonts w:ascii="Times New Roman" w:hAnsi="Times New Roman" w:cs="Times New Roman"/>
          <w:rPrChange w:id="451" w:author="Simona Radutoiu" w:date="2025-11-17T09:48:00Z" w16du:dateUtc="2025-11-17T08:48:00Z">
            <w:rPr>
              <w:rFonts w:ascii="Times New Roman" w:hAnsi="Times New Roman" w:cs="Times New Roman"/>
              <w:highlight w:val="green"/>
            </w:rPr>
          </w:rPrChange>
        </w:rPr>
        <w:t>D</w:t>
      </w:r>
      <w:r w:rsidR="005F6299" w:rsidRPr="00AE4C30">
        <w:rPr>
          <w:rFonts w:ascii="Times New Roman" w:hAnsi="Times New Roman" w:cs="Times New Roman"/>
          <w:rPrChange w:id="452" w:author="Simona Radutoiu" w:date="2025-11-17T09:48:00Z" w16du:dateUtc="2025-11-17T08:48:00Z">
            <w:rPr>
              <w:rFonts w:ascii="Times New Roman" w:hAnsi="Times New Roman" w:cs="Times New Roman"/>
              <w:highlight w:val="green"/>
            </w:rPr>
          </w:rPrChange>
        </w:rPr>
        <w:t>)</w:t>
      </w:r>
      <w:r w:rsidR="004E7386" w:rsidRPr="00AE4C30">
        <w:rPr>
          <w:rFonts w:ascii="Times New Roman" w:hAnsi="Times New Roman" w:cs="Times New Roman"/>
          <w:rPrChange w:id="453" w:author="Simona Radutoiu" w:date="2025-11-17T09:48:00Z" w16du:dateUtc="2025-11-17T08:48:00Z">
            <w:rPr>
              <w:rFonts w:ascii="Times New Roman" w:hAnsi="Times New Roman" w:cs="Times New Roman"/>
              <w:highlight w:val="green"/>
            </w:rPr>
          </w:rPrChange>
        </w:rPr>
        <w:t xml:space="preserve">, </w:t>
      </w:r>
      <w:del w:id="454" w:author="Simona Radutoiu" w:date="2025-11-17T09:34:00Z" w16du:dateUtc="2025-11-17T08:34:00Z">
        <w:r w:rsidR="00270D5E" w:rsidRPr="00AE4C30" w:rsidDel="00284766">
          <w:rPr>
            <w:rFonts w:ascii="Times New Roman" w:hAnsi="Times New Roman" w:cs="Times New Roman"/>
            <w:rPrChange w:id="455" w:author="Simona Radutoiu" w:date="2025-11-17T09:48:00Z" w16du:dateUtc="2025-11-17T08:48:00Z">
              <w:rPr>
                <w:rFonts w:ascii="Times New Roman" w:hAnsi="Times New Roman" w:cs="Times New Roman"/>
                <w:highlight w:val="green"/>
              </w:rPr>
            </w:rPrChange>
          </w:rPr>
          <w:delText>with</w:delText>
        </w:r>
        <w:r w:rsidR="004E7386" w:rsidRPr="00AE4C30" w:rsidDel="00284766">
          <w:rPr>
            <w:rFonts w:ascii="Times New Roman" w:hAnsi="Times New Roman" w:cs="Times New Roman"/>
            <w:rPrChange w:id="456" w:author="Simona Radutoiu" w:date="2025-11-17T09:48:00Z" w16du:dateUtc="2025-11-17T08:48:00Z">
              <w:rPr>
                <w:rFonts w:ascii="Times New Roman" w:hAnsi="Times New Roman" w:cs="Times New Roman"/>
                <w:highlight w:val="green"/>
              </w:rPr>
            </w:rPrChange>
          </w:rPr>
          <w:delText xml:space="preserve"> </w:delText>
        </w:r>
      </w:del>
      <w:r w:rsidR="00DB2FCC" w:rsidRPr="00AE4C30">
        <w:rPr>
          <w:rFonts w:ascii="Times New Roman" w:hAnsi="Times New Roman" w:cs="Times New Roman"/>
          <w:rPrChange w:id="457" w:author="Simona Radutoiu" w:date="2025-11-17T09:48:00Z" w16du:dateUtc="2025-11-17T08:48:00Z">
            <w:rPr>
              <w:rFonts w:ascii="Times New Roman" w:hAnsi="Times New Roman" w:cs="Times New Roman"/>
              <w:highlight w:val="green"/>
            </w:rPr>
          </w:rPrChange>
        </w:rPr>
        <w:t>some</w:t>
      </w:r>
      <w:r w:rsidR="004E7386" w:rsidRPr="00AE4C30">
        <w:rPr>
          <w:rFonts w:ascii="Times New Roman" w:hAnsi="Times New Roman" w:cs="Times New Roman"/>
          <w:rPrChange w:id="458" w:author="Simona Radutoiu" w:date="2025-11-17T09:48:00Z" w16du:dateUtc="2025-11-17T08:48:00Z">
            <w:rPr>
              <w:rFonts w:ascii="Times New Roman" w:hAnsi="Times New Roman" w:cs="Times New Roman"/>
              <w:highlight w:val="green"/>
            </w:rPr>
          </w:rPrChange>
        </w:rPr>
        <w:t xml:space="preserve"> </w:t>
      </w:r>
      <w:r w:rsidR="00270D5E" w:rsidRPr="00AE4C30">
        <w:rPr>
          <w:rFonts w:ascii="Times New Roman" w:hAnsi="Times New Roman" w:cs="Times New Roman"/>
          <w:rPrChange w:id="459" w:author="Simona Radutoiu" w:date="2025-11-17T09:48:00Z" w16du:dateUtc="2025-11-17T08:48:00Z">
            <w:rPr>
              <w:rFonts w:ascii="Times New Roman" w:hAnsi="Times New Roman" w:cs="Times New Roman"/>
              <w:highlight w:val="green"/>
            </w:rPr>
          </w:rPrChange>
        </w:rPr>
        <w:t>showing</w:t>
      </w:r>
      <w:r w:rsidR="004E7386" w:rsidRPr="00AE4C30">
        <w:rPr>
          <w:rFonts w:ascii="Times New Roman" w:hAnsi="Times New Roman" w:cs="Times New Roman"/>
          <w:rPrChange w:id="460" w:author="Simona Radutoiu" w:date="2025-11-17T09:48:00Z" w16du:dateUtc="2025-11-17T08:48:00Z">
            <w:rPr>
              <w:rFonts w:ascii="Times New Roman" w:hAnsi="Times New Roman" w:cs="Times New Roman"/>
              <w:highlight w:val="green"/>
            </w:rPr>
          </w:rPrChange>
        </w:rPr>
        <w:t xml:space="preserve"> differential abundance across </w:t>
      </w:r>
      <w:ins w:id="461" w:author="Simona Radutoiu" w:date="2025-11-17T09:34:00Z" w16du:dateUtc="2025-11-17T08:34:00Z">
        <w:r w:rsidR="00284766" w:rsidRPr="00AE4C30">
          <w:rPr>
            <w:rFonts w:ascii="Times New Roman" w:hAnsi="Times New Roman" w:cs="Times New Roman"/>
            <w:rPrChange w:id="462" w:author="Simona Radutoiu" w:date="2025-11-17T09:48:00Z" w16du:dateUtc="2025-11-17T08:48:00Z">
              <w:rPr>
                <w:rFonts w:ascii="Times New Roman" w:hAnsi="Times New Roman" w:cs="Times New Roman"/>
                <w:highlight w:val="green"/>
              </w:rPr>
            </w:rPrChange>
          </w:rPr>
          <w:t xml:space="preserve">soil </w:t>
        </w:r>
      </w:ins>
      <w:del w:id="463" w:author="Simona Radutoiu" w:date="2025-11-17T09:30:00Z" w16du:dateUtc="2025-11-17T08:30:00Z">
        <w:r w:rsidR="00270D5E" w:rsidRPr="00AE4C30" w:rsidDel="00C55B2D">
          <w:rPr>
            <w:rFonts w:ascii="Times New Roman" w:hAnsi="Times New Roman" w:cs="Times New Roman"/>
            <w:rPrChange w:id="464" w:author="Simona Radutoiu" w:date="2025-11-17T09:48:00Z" w16du:dateUtc="2025-11-17T08:48:00Z">
              <w:rPr>
                <w:rFonts w:ascii="Times New Roman" w:hAnsi="Times New Roman" w:cs="Times New Roman"/>
                <w:highlight w:val="green"/>
              </w:rPr>
            </w:rPrChange>
          </w:rPr>
          <w:delText>soils</w:delText>
        </w:r>
      </w:del>
      <w:ins w:id="465" w:author="Simona Radutoiu" w:date="2025-11-17T09:30:00Z" w16du:dateUtc="2025-11-17T08:30:00Z">
        <w:r w:rsidR="00C55B2D" w:rsidRPr="00AE4C30">
          <w:rPr>
            <w:rFonts w:ascii="Times New Roman" w:hAnsi="Times New Roman" w:cs="Times New Roman"/>
            <w:rPrChange w:id="466" w:author="Simona Radutoiu" w:date="2025-11-17T09:48:00Z" w16du:dateUtc="2025-11-17T08:48:00Z">
              <w:rPr>
                <w:rFonts w:ascii="Times New Roman" w:hAnsi="Times New Roman" w:cs="Times New Roman"/>
                <w:highlight w:val="green"/>
              </w:rPr>
            </w:rPrChange>
          </w:rPr>
          <w:t>types</w:t>
        </w:r>
      </w:ins>
      <w:r w:rsidR="00270D5E" w:rsidRPr="00AE4C30">
        <w:rPr>
          <w:rFonts w:ascii="Times New Roman" w:hAnsi="Times New Roman" w:cs="Times New Roman"/>
          <w:rPrChange w:id="467" w:author="Simona Radutoiu" w:date="2025-11-17T09:48:00Z" w16du:dateUtc="2025-11-17T08:48:00Z">
            <w:rPr>
              <w:rFonts w:ascii="Times New Roman" w:hAnsi="Times New Roman" w:cs="Times New Roman"/>
              <w:highlight w:val="green"/>
            </w:rPr>
          </w:rPrChange>
        </w:rPr>
        <w:t>:</w:t>
      </w:r>
      <w:r w:rsidR="004E7386" w:rsidRPr="00AE4C30">
        <w:rPr>
          <w:rFonts w:ascii="Times New Roman" w:hAnsi="Times New Roman" w:cs="Times New Roman"/>
          <w:rPrChange w:id="468" w:author="Simona Radutoiu" w:date="2025-11-17T09:48:00Z" w16du:dateUtc="2025-11-17T08:48:00Z">
            <w:rPr>
              <w:rFonts w:ascii="Times New Roman" w:hAnsi="Times New Roman" w:cs="Times New Roman"/>
              <w:highlight w:val="green"/>
            </w:rPr>
          </w:rPrChange>
        </w:rPr>
        <w:t xml:space="preserve"> </w:t>
      </w:r>
      <w:proofErr w:type="spellStart"/>
      <w:r w:rsidR="004E7386" w:rsidRPr="00AE4C30">
        <w:rPr>
          <w:rFonts w:ascii="Times New Roman" w:hAnsi="Times New Roman" w:cs="Times New Roman"/>
          <w:i/>
          <w:iCs/>
          <w:rPrChange w:id="469" w:author="Simona Radutoiu" w:date="2025-11-17T09:48:00Z" w16du:dateUtc="2025-11-17T08:48:00Z">
            <w:rPr>
              <w:rFonts w:ascii="Times New Roman" w:hAnsi="Times New Roman" w:cs="Times New Roman"/>
              <w:highlight w:val="green"/>
            </w:rPr>
          </w:rPrChange>
        </w:rPr>
        <w:t>Pseudomonadales</w:t>
      </w:r>
      <w:proofErr w:type="spellEnd"/>
      <w:r w:rsidR="004E7386" w:rsidRPr="00AE4C30">
        <w:rPr>
          <w:rFonts w:ascii="Times New Roman" w:hAnsi="Times New Roman" w:cs="Times New Roman"/>
          <w:rPrChange w:id="470" w:author="Simona Radutoiu" w:date="2025-11-17T09:48:00Z" w16du:dateUtc="2025-11-17T08:48:00Z">
            <w:rPr>
              <w:rFonts w:ascii="Times New Roman" w:hAnsi="Times New Roman" w:cs="Times New Roman"/>
              <w:highlight w:val="green"/>
            </w:rPr>
          </w:rPrChange>
        </w:rPr>
        <w:t xml:space="preserve"> </w:t>
      </w:r>
      <w:r w:rsidR="00270D5E" w:rsidRPr="00AE4C30">
        <w:rPr>
          <w:rFonts w:ascii="Times New Roman" w:hAnsi="Times New Roman" w:cs="Times New Roman"/>
          <w:rPrChange w:id="471" w:author="Simona Radutoiu" w:date="2025-11-17T09:48:00Z" w16du:dateUtc="2025-11-17T08:48:00Z">
            <w:rPr>
              <w:rFonts w:ascii="Times New Roman" w:hAnsi="Times New Roman" w:cs="Times New Roman"/>
              <w:highlight w:val="green"/>
            </w:rPr>
          </w:rPrChange>
        </w:rPr>
        <w:t>were enriched</w:t>
      </w:r>
      <w:r w:rsidR="004E7386" w:rsidRPr="00AE4C30">
        <w:rPr>
          <w:rFonts w:ascii="Times New Roman" w:hAnsi="Times New Roman" w:cs="Times New Roman"/>
          <w:rPrChange w:id="472" w:author="Simona Radutoiu" w:date="2025-11-17T09:48:00Z" w16du:dateUtc="2025-11-17T08:48:00Z">
            <w:rPr>
              <w:rFonts w:ascii="Times New Roman" w:hAnsi="Times New Roman" w:cs="Times New Roman"/>
              <w:highlight w:val="green"/>
            </w:rPr>
          </w:rPrChange>
        </w:rPr>
        <w:t xml:space="preserve"> </w:t>
      </w:r>
      <w:r w:rsidR="00270D5E" w:rsidRPr="00AE4C30">
        <w:rPr>
          <w:rFonts w:ascii="Times New Roman" w:hAnsi="Times New Roman" w:cs="Times New Roman"/>
          <w:rPrChange w:id="473" w:author="Simona Radutoiu" w:date="2025-11-17T09:48:00Z" w16du:dateUtc="2025-11-17T08:48:00Z">
            <w:rPr>
              <w:rFonts w:ascii="Times New Roman" w:hAnsi="Times New Roman" w:cs="Times New Roman"/>
              <w:highlight w:val="green"/>
            </w:rPr>
          </w:rPrChange>
        </w:rPr>
        <w:t xml:space="preserve">in </w:t>
      </w:r>
      <w:r w:rsidR="004E7386" w:rsidRPr="00AE4C30">
        <w:rPr>
          <w:rFonts w:ascii="Times New Roman" w:hAnsi="Times New Roman" w:cs="Times New Roman"/>
          <w:rPrChange w:id="474" w:author="Simona Radutoiu" w:date="2025-11-17T09:48:00Z" w16du:dateUtc="2025-11-17T08:48:00Z">
            <w:rPr>
              <w:rFonts w:ascii="Times New Roman" w:hAnsi="Times New Roman" w:cs="Times New Roman"/>
              <w:highlight w:val="green"/>
            </w:rPr>
          </w:rPrChange>
        </w:rPr>
        <w:t>UF</w:t>
      </w:r>
      <w:del w:id="475" w:author="Simona Radutoiu" w:date="2025-11-17T09:35:00Z" w16du:dateUtc="2025-11-17T08:35:00Z">
        <w:r w:rsidR="004E7386" w:rsidRPr="00AE4C30" w:rsidDel="00284766">
          <w:rPr>
            <w:rFonts w:ascii="Times New Roman" w:hAnsi="Times New Roman" w:cs="Times New Roman"/>
            <w:rPrChange w:id="476" w:author="Simona Radutoiu" w:date="2025-11-17T09:48:00Z" w16du:dateUtc="2025-11-17T08:48:00Z">
              <w:rPr>
                <w:rFonts w:ascii="Times New Roman" w:hAnsi="Times New Roman" w:cs="Times New Roman"/>
                <w:highlight w:val="green"/>
              </w:rPr>
            </w:rPrChange>
          </w:rPr>
          <w:delText xml:space="preserve"> soil</w:delText>
        </w:r>
      </w:del>
      <w:r w:rsidR="00DB2FCC" w:rsidRPr="00AE4C30">
        <w:rPr>
          <w:rFonts w:ascii="Times New Roman" w:hAnsi="Times New Roman" w:cs="Times New Roman"/>
          <w:rPrChange w:id="477" w:author="Simona Radutoiu" w:date="2025-11-17T09:48:00Z" w16du:dateUtc="2025-11-17T08:48:00Z">
            <w:rPr>
              <w:rFonts w:ascii="Times New Roman" w:hAnsi="Times New Roman" w:cs="Times New Roman"/>
              <w:highlight w:val="green"/>
            </w:rPr>
          </w:rPrChange>
        </w:rPr>
        <w:t xml:space="preserve">, </w:t>
      </w:r>
      <w:r w:rsidR="00270D5E" w:rsidRPr="00AE4C30">
        <w:rPr>
          <w:rFonts w:ascii="Times New Roman" w:hAnsi="Times New Roman" w:cs="Times New Roman"/>
          <w:rPrChange w:id="478" w:author="Simona Radutoiu" w:date="2025-11-17T09:48:00Z" w16du:dateUtc="2025-11-17T08:48:00Z">
            <w:rPr>
              <w:rFonts w:ascii="Times New Roman" w:hAnsi="Times New Roman" w:cs="Times New Roman"/>
              <w:highlight w:val="green"/>
            </w:rPr>
          </w:rPrChange>
        </w:rPr>
        <w:t xml:space="preserve">whereas </w:t>
      </w:r>
      <w:proofErr w:type="spellStart"/>
      <w:r w:rsidR="004E7386" w:rsidRPr="00AE4C30">
        <w:rPr>
          <w:rFonts w:ascii="Times New Roman" w:hAnsi="Times New Roman" w:cs="Times New Roman"/>
          <w:i/>
          <w:iCs/>
          <w:rPrChange w:id="479" w:author="Simona Radutoiu" w:date="2025-11-17T09:48:00Z" w16du:dateUtc="2025-11-17T08:48:00Z">
            <w:rPr>
              <w:rFonts w:ascii="Times New Roman" w:hAnsi="Times New Roman" w:cs="Times New Roman"/>
              <w:highlight w:val="green"/>
            </w:rPr>
          </w:rPrChange>
        </w:rPr>
        <w:t>Xanthomonadales</w:t>
      </w:r>
      <w:proofErr w:type="spellEnd"/>
      <w:r w:rsidR="004E7386" w:rsidRPr="00AE4C30">
        <w:rPr>
          <w:rFonts w:ascii="Times New Roman" w:hAnsi="Times New Roman" w:cs="Times New Roman"/>
          <w:rPrChange w:id="480" w:author="Simona Radutoiu" w:date="2025-11-17T09:48:00Z" w16du:dateUtc="2025-11-17T08:48:00Z">
            <w:rPr>
              <w:rFonts w:ascii="Times New Roman" w:hAnsi="Times New Roman" w:cs="Times New Roman"/>
              <w:highlight w:val="green"/>
            </w:rPr>
          </w:rPrChange>
        </w:rPr>
        <w:t xml:space="preserve"> and </w:t>
      </w:r>
      <w:proofErr w:type="spellStart"/>
      <w:r w:rsidR="004E7386" w:rsidRPr="00AE4C30">
        <w:rPr>
          <w:rFonts w:ascii="Times New Roman" w:hAnsi="Times New Roman" w:cs="Times New Roman"/>
          <w:i/>
          <w:iCs/>
          <w:rPrChange w:id="481" w:author="Simona Radutoiu" w:date="2025-11-17T09:48:00Z" w16du:dateUtc="2025-11-17T08:48:00Z">
            <w:rPr>
              <w:rFonts w:ascii="Times New Roman" w:hAnsi="Times New Roman" w:cs="Times New Roman"/>
              <w:highlight w:val="green"/>
            </w:rPr>
          </w:rPrChange>
        </w:rPr>
        <w:t>Gaiellales</w:t>
      </w:r>
      <w:proofErr w:type="spellEnd"/>
      <w:r w:rsidR="004E7386" w:rsidRPr="00AE4C30">
        <w:rPr>
          <w:rFonts w:ascii="Times New Roman" w:hAnsi="Times New Roman" w:cs="Times New Roman"/>
          <w:rPrChange w:id="482" w:author="Simona Radutoiu" w:date="2025-11-17T09:48:00Z" w16du:dateUtc="2025-11-17T08:48:00Z">
            <w:rPr>
              <w:rFonts w:ascii="Times New Roman" w:hAnsi="Times New Roman" w:cs="Times New Roman"/>
              <w:highlight w:val="green"/>
            </w:rPr>
          </w:rPrChange>
        </w:rPr>
        <w:t xml:space="preserve"> </w:t>
      </w:r>
      <w:r w:rsidR="00270D5E" w:rsidRPr="00AE4C30">
        <w:rPr>
          <w:rFonts w:ascii="Times New Roman" w:hAnsi="Times New Roman" w:cs="Times New Roman"/>
          <w:rPrChange w:id="483" w:author="Simona Radutoiu" w:date="2025-11-17T09:48:00Z" w16du:dateUtc="2025-11-17T08:48:00Z">
            <w:rPr>
              <w:rFonts w:ascii="Times New Roman" w:hAnsi="Times New Roman" w:cs="Times New Roman"/>
              <w:highlight w:val="green"/>
            </w:rPr>
          </w:rPrChange>
        </w:rPr>
        <w:t xml:space="preserve">were more abundant </w:t>
      </w:r>
      <w:r w:rsidR="00DB2FCC" w:rsidRPr="00AE4C30">
        <w:rPr>
          <w:rFonts w:ascii="Times New Roman" w:hAnsi="Times New Roman" w:cs="Times New Roman"/>
          <w:rPrChange w:id="484" w:author="Simona Radutoiu" w:date="2025-11-17T09:48:00Z" w16du:dateUtc="2025-11-17T08:48:00Z">
            <w:rPr>
              <w:rFonts w:ascii="Times New Roman" w:hAnsi="Times New Roman" w:cs="Times New Roman"/>
              <w:highlight w:val="green"/>
            </w:rPr>
          </w:rPrChange>
        </w:rPr>
        <w:t>i</w:t>
      </w:r>
      <w:r w:rsidR="004E7386" w:rsidRPr="00AE4C30">
        <w:rPr>
          <w:rFonts w:ascii="Times New Roman" w:hAnsi="Times New Roman" w:cs="Times New Roman"/>
          <w:rPrChange w:id="485" w:author="Simona Radutoiu" w:date="2025-11-17T09:48:00Z" w16du:dateUtc="2025-11-17T08:48:00Z">
            <w:rPr>
              <w:rFonts w:ascii="Times New Roman" w:hAnsi="Times New Roman" w:cs="Times New Roman"/>
              <w:highlight w:val="green"/>
            </w:rPr>
          </w:rPrChange>
        </w:rPr>
        <w:t>n PK and UF</w:t>
      </w:r>
      <w:del w:id="486" w:author="Simona Radutoiu" w:date="2025-11-17T09:35:00Z" w16du:dateUtc="2025-11-17T08:35:00Z">
        <w:r w:rsidR="004E7386" w:rsidRPr="00AE4C30" w:rsidDel="00284766">
          <w:rPr>
            <w:rFonts w:ascii="Times New Roman" w:hAnsi="Times New Roman" w:cs="Times New Roman"/>
            <w:rPrChange w:id="487" w:author="Simona Radutoiu" w:date="2025-11-17T09:48:00Z" w16du:dateUtc="2025-11-17T08:48:00Z">
              <w:rPr>
                <w:rFonts w:ascii="Times New Roman" w:hAnsi="Times New Roman" w:cs="Times New Roman"/>
                <w:highlight w:val="green"/>
              </w:rPr>
            </w:rPrChange>
          </w:rPr>
          <w:delText xml:space="preserve"> soils</w:delText>
        </w:r>
      </w:del>
      <w:r w:rsidR="004E7386" w:rsidRPr="00AE4C30">
        <w:rPr>
          <w:rFonts w:ascii="Times New Roman" w:hAnsi="Times New Roman" w:cs="Times New Roman"/>
          <w:rPrChange w:id="488" w:author="Simona Radutoiu" w:date="2025-11-17T09:48:00Z" w16du:dateUtc="2025-11-17T08:48:00Z">
            <w:rPr>
              <w:rFonts w:ascii="Times New Roman" w:hAnsi="Times New Roman" w:cs="Times New Roman"/>
              <w:highlight w:val="green"/>
            </w:rPr>
          </w:rPrChange>
        </w:rPr>
        <w:t xml:space="preserve"> (Fig. 1E). </w:t>
      </w:r>
      <w:r w:rsidR="00270D5E" w:rsidRPr="00AE4C30">
        <w:rPr>
          <w:rFonts w:ascii="Times New Roman" w:hAnsi="Times New Roman" w:cs="Times New Roman"/>
          <w:rPrChange w:id="489" w:author="Simona Radutoiu" w:date="2025-11-17T09:48:00Z" w16du:dateUtc="2025-11-17T08:48:00Z">
            <w:rPr>
              <w:rFonts w:ascii="Times New Roman" w:hAnsi="Times New Roman" w:cs="Times New Roman"/>
              <w:highlight w:val="green"/>
            </w:rPr>
          </w:rPrChange>
        </w:rPr>
        <w:t>A</w:t>
      </w:r>
      <w:r w:rsidR="004E7386" w:rsidRPr="00AE4C30">
        <w:rPr>
          <w:rFonts w:ascii="Times New Roman" w:hAnsi="Times New Roman" w:cs="Times New Roman"/>
          <w:rPrChange w:id="490" w:author="Simona Radutoiu" w:date="2025-11-17T09:48:00Z" w16du:dateUtc="2025-11-17T08:48:00Z">
            <w:rPr>
              <w:rFonts w:ascii="Times New Roman" w:hAnsi="Times New Roman" w:cs="Times New Roman"/>
              <w:highlight w:val="green"/>
            </w:rPr>
          </w:rPrChange>
        </w:rPr>
        <w:t xml:space="preserve"> similar number of</w:t>
      </w:r>
      <w:r w:rsidR="005F6299" w:rsidRPr="00AE4C30">
        <w:rPr>
          <w:rFonts w:ascii="Times New Roman" w:hAnsi="Times New Roman" w:cs="Times New Roman"/>
          <w:color w:val="000000" w:themeColor="text1"/>
          <w:rPrChange w:id="491" w:author="Simona Radutoiu" w:date="2025-11-17T09:48:00Z" w16du:dateUtc="2025-11-17T08:48:00Z">
            <w:rPr>
              <w:rFonts w:ascii="Times New Roman" w:hAnsi="Times New Roman" w:cs="Times New Roman"/>
              <w:color w:val="000000" w:themeColor="text1"/>
              <w:highlight w:val="green"/>
            </w:rPr>
          </w:rPrChange>
        </w:rPr>
        <w:t xml:space="preserve"> </w:t>
      </w:r>
      <w:r w:rsidR="00970083" w:rsidRPr="00AE4C30">
        <w:rPr>
          <w:rFonts w:ascii="Times New Roman" w:hAnsi="Times New Roman" w:cs="Times New Roman"/>
          <w:color w:val="000000" w:themeColor="text1"/>
          <w:rPrChange w:id="492" w:author="Simona Radutoiu" w:date="2025-11-17T09:48:00Z" w16du:dateUtc="2025-11-17T08:48:00Z">
            <w:rPr>
              <w:rFonts w:ascii="Times New Roman" w:hAnsi="Times New Roman" w:cs="Times New Roman"/>
              <w:color w:val="000000" w:themeColor="text1"/>
              <w:highlight w:val="green"/>
            </w:rPr>
          </w:rPrChange>
        </w:rPr>
        <w:t>amplicon sequence variants (</w:t>
      </w:r>
      <w:r w:rsidR="005F6299" w:rsidRPr="00AE4C30">
        <w:rPr>
          <w:rFonts w:ascii="Times New Roman" w:hAnsi="Times New Roman" w:cs="Times New Roman"/>
          <w:rPrChange w:id="493" w:author="Simona Radutoiu" w:date="2025-11-17T09:48:00Z" w16du:dateUtc="2025-11-17T08:48:00Z">
            <w:rPr>
              <w:rFonts w:ascii="Times New Roman" w:hAnsi="Times New Roman" w:cs="Times New Roman"/>
              <w:highlight w:val="green"/>
            </w:rPr>
          </w:rPrChange>
        </w:rPr>
        <w:t>ASVs</w:t>
      </w:r>
      <w:r w:rsidR="00270D5E" w:rsidRPr="00AE4C30">
        <w:rPr>
          <w:rFonts w:ascii="Times New Roman" w:hAnsi="Times New Roman" w:cs="Times New Roman"/>
          <w:rPrChange w:id="494" w:author="Simona Radutoiu" w:date="2025-11-17T09:48:00Z" w16du:dateUtc="2025-11-17T08:48:00Z">
            <w:rPr>
              <w:rFonts w:ascii="Times New Roman" w:hAnsi="Times New Roman" w:cs="Times New Roman"/>
              <w:highlight w:val="green"/>
            </w:rPr>
          </w:rPrChange>
        </w:rPr>
        <w:t xml:space="preserve">; </w:t>
      </w:r>
      <w:r w:rsidR="004E7386" w:rsidRPr="00AE4C30">
        <w:rPr>
          <w:rFonts w:ascii="Times New Roman" w:hAnsi="Times New Roman" w:cs="Times New Roman"/>
          <w:rPrChange w:id="495" w:author="Simona Radutoiu" w:date="2025-11-17T09:48:00Z" w16du:dateUtc="2025-11-17T08:48:00Z">
            <w:rPr>
              <w:rFonts w:ascii="Times New Roman" w:hAnsi="Times New Roman" w:cs="Times New Roman"/>
              <w:highlight w:val="green"/>
            </w:rPr>
          </w:rPrChange>
        </w:rPr>
        <w:t>~1200</w:t>
      </w:r>
      <w:r w:rsidR="00DB2FCC" w:rsidRPr="00AE4C30">
        <w:rPr>
          <w:rFonts w:ascii="Times New Roman" w:hAnsi="Times New Roman" w:cs="Times New Roman"/>
          <w:rPrChange w:id="496" w:author="Simona Radutoiu" w:date="2025-11-17T09:48:00Z" w16du:dateUtc="2025-11-17T08:48:00Z">
            <w:rPr>
              <w:rFonts w:ascii="Times New Roman" w:hAnsi="Times New Roman" w:cs="Times New Roman"/>
              <w:highlight w:val="green"/>
            </w:rPr>
          </w:rPrChange>
        </w:rPr>
        <w:t xml:space="preserve">) </w:t>
      </w:r>
      <w:r w:rsidR="00270D5E" w:rsidRPr="00AE4C30">
        <w:rPr>
          <w:rFonts w:ascii="Times New Roman" w:hAnsi="Times New Roman" w:cs="Times New Roman"/>
          <w:rPrChange w:id="497" w:author="Simona Radutoiu" w:date="2025-11-17T09:48:00Z" w16du:dateUtc="2025-11-17T08:48:00Z">
            <w:rPr>
              <w:rFonts w:ascii="Times New Roman" w:hAnsi="Times New Roman" w:cs="Times New Roman"/>
              <w:highlight w:val="green"/>
            </w:rPr>
          </w:rPrChange>
        </w:rPr>
        <w:t xml:space="preserve">was identified </w:t>
      </w:r>
      <w:r w:rsidR="00DB2FCC" w:rsidRPr="00AE4C30">
        <w:rPr>
          <w:rFonts w:ascii="Times New Roman" w:hAnsi="Times New Roman" w:cs="Times New Roman"/>
          <w:rPrChange w:id="498" w:author="Simona Radutoiu" w:date="2025-11-17T09:48:00Z" w16du:dateUtc="2025-11-17T08:48:00Z">
            <w:rPr>
              <w:rFonts w:ascii="Times New Roman" w:hAnsi="Times New Roman" w:cs="Times New Roman"/>
              <w:highlight w:val="green"/>
            </w:rPr>
          </w:rPrChange>
        </w:rPr>
        <w:t>in all soils</w:t>
      </w:r>
      <w:r w:rsidR="0058006E" w:rsidRPr="00AE4C30">
        <w:rPr>
          <w:rFonts w:ascii="Times New Roman" w:hAnsi="Times New Roman" w:cs="Times New Roman"/>
          <w:rPrChange w:id="499" w:author="Simona Radutoiu" w:date="2025-11-17T09:48:00Z" w16du:dateUtc="2025-11-17T08:48:00Z">
            <w:rPr>
              <w:rFonts w:ascii="Times New Roman" w:hAnsi="Times New Roman" w:cs="Times New Roman"/>
              <w:highlight w:val="green"/>
            </w:rPr>
          </w:rPrChange>
        </w:rPr>
        <w:t xml:space="preserve">, of which </w:t>
      </w:r>
      <w:r w:rsidR="00DB2FCC" w:rsidRPr="00AE4C30">
        <w:rPr>
          <w:rFonts w:ascii="Times New Roman" w:hAnsi="Times New Roman" w:cs="Times New Roman"/>
          <w:rPrChange w:id="500" w:author="Simona Radutoiu" w:date="2025-11-17T09:48:00Z" w16du:dateUtc="2025-11-17T08:48:00Z">
            <w:rPr>
              <w:rFonts w:ascii="Times New Roman" w:hAnsi="Times New Roman" w:cs="Times New Roman"/>
              <w:highlight w:val="green"/>
            </w:rPr>
          </w:rPrChange>
        </w:rPr>
        <w:t xml:space="preserve">fewer than </w:t>
      </w:r>
      <w:r w:rsidR="0058006E" w:rsidRPr="00AE4C30">
        <w:rPr>
          <w:rFonts w:ascii="Times New Roman" w:hAnsi="Times New Roman" w:cs="Times New Roman"/>
          <w:rPrChange w:id="501" w:author="Simona Radutoiu" w:date="2025-11-17T09:48:00Z" w16du:dateUtc="2025-11-17T08:48:00Z">
            <w:rPr>
              <w:rFonts w:ascii="Times New Roman" w:hAnsi="Times New Roman" w:cs="Times New Roman"/>
              <w:highlight w:val="green"/>
            </w:rPr>
          </w:rPrChange>
        </w:rPr>
        <w:t>25% w</w:t>
      </w:r>
      <w:r w:rsidR="00DB2FCC" w:rsidRPr="00AE4C30">
        <w:rPr>
          <w:rFonts w:ascii="Times New Roman" w:hAnsi="Times New Roman" w:cs="Times New Roman"/>
          <w:rPrChange w:id="502" w:author="Simona Radutoiu" w:date="2025-11-17T09:48:00Z" w16du:dateUtc="2025-11-17T08:48:00Z">
            <w:rPr>
              <w:rFonts w:ascii="Times New Roman" w:hAnsi="Times New Roman" w:cs="Times New Roman"/>
              <w:highlight w:val="green"/>
            </w:rPr>
          </w:rPrChange>
        </w:rPr>
        <w:t>ere</w:t>
      </w:r>
      <w:r w:rsidR="0058006E" w:rsidRPr="00AE4C30">
        <w:rPr>
          <w:rFonts w:ascii="Times New Roman" w:hAnsi="Times New Roman" w:cs="Times New Roman"/>
          <w:rPrChange w:id="503" w:author="Simona Radutoiu" w:date="2025-11-17T09:48:00Z" w16du:dateUtc="2025-11-17T08:48:00Z">
            <w:rPr>
              <w:rFonts w:ascii="Times New Roman" w:hAnsi="Times New Roman" w:cs="Times New Roman"/>
              <w:highlight w:val="green"/>
            </w:rPr>
          </w:rPrChange>
        </w:rPr>
        <w:t xml:space="preserve"> shared across soil</w:t>
      </w:r>
      <w:r w:rsidR="00270D5E" w:rsidRPr="00AE4C30">
        <w:rPr>
          <w:rFonts w:ascii="Times New Roman" w:hAnsi="Times New Roman" w:cs="Times New Roman"/>
          <w:rPrChange w:id="504" w:author="Simona Radutoiu" w:date="2025-11-17T09:48:00Z" w16du:dateUtc="2025-11-17T08:48:00Z">
            <w:rPr>
              <w:rFonts w:ascii="Times New Roman" w:hAnsi="Times New Roman" w:cs="Times New Roman"/>
              <w:highlight w:val="green"/>
            </w:rPr>
          </w:rPrChange>
        </w:rPr>
        <w:t xml:space="preserve"> type</w:t>
      </w:r>
      <w:r w:rsidR="0058006E" w:rsidRPr="00AE4C30">
        <w:rPr>
          <w:rFonts w:ascii="Times New Roman" w:hAnsi="Times New Roman" w:cs="Times New Roman"/>
          <w:rPrChange w:id="505" w:author="Simona Radutoiu" w:date="2025-11-17T09:48:00Z" w16du:dateUtc="2025-11-17T08:48:00Z">
            <w:rPr>
              <w:rFonts w:ascii="Times New Roman" w:hAnsi="Times New Roman" w:cs="Times New Roman"/>
              <w:highlight w:val="green"/>
            </w:rPr>
          </w:rPrChange>
        </w:rPr>
        <w:t xml:space="preserve">s (Fig. 1F, Suppl. Table 1). </w:t>
      </w:r>
      <w:r w:rsidR="00270D5E" w:rsidRPr="00AE4C30">
        <w:rPr>
          <w:rFonts w:ascii="Times New Roman" w:hAnsi="Times New Roman" w:cs="Times New Roman"/>
          <w:rPrChange w:id="506" w:author="Simona Radutoiu" w:date="2025-11-17T09:48:00Z" w16du:dateUtc="2025-11-17T08:48:00Z">
            <w:rPr>
              <w:rFonts w:ascii="Times New Roman" w:hAnsi="Times New Roman" w:cs="Times New Roman"/>
              <w:highlight w:val="green"/>
            </w:rPr>
          </w:rPrChange>
        </w:rPr>
        <w:t>Both</w:t>
      </w:r>
      <w:r w:rsidR="00970083" w:rsidRPr="00AE4C30">
        <w:rPr>
          <w:rFonts w:ascii="Times New Roman" w:hAnsi="Times New Roman" w:cs="Times New Roman"/>
          <w:rPrChange w:id="507" w:author="Simona Radutoiu" w:date="2025-11-17T09:48:00Z" w16du:dateUtc="2025-11-17T08:48:00Z">
            <w:rPr>
              <w:rFonts w:ascii="Times New Roman" w:hAnsi="Times New Roman" w:cs="Times New Roman"/>
              <w:highlight w:val="green"/>
            </w:rPr>
          </w:rPrChange>
        </w:rPr>
        <w:t xml:space="preserve"> u</w:t>
      </w:r>
      <w:r w:rsidR="005F6299" w:rsidRPr="00AE4C30">
        <w:rPr>
          <w:rFonts w:ascii="Times New Roman" w:hAnsi="Times New Roman" w:cs="Times New Roman"/>
          <w:rPrChange w:id="508" w:author="Simona Radutoiu" w:date="2025-11-17T09:48:00Z" w16du:dateUtc="2025-11-17T08:48:00Z">
            <w:rPr>
              <w:rFonts w:ascii="Times New Roman" w:hAnsi="Times New Roman" w:cs="Times New Roman"/>
              <w:highlight w:val="green"/>
            </w:rPr>
          </w:rPrChange>
        </w:rPr>
        <w:t xml:space="preserve">nique and shared ASVs </w:t>
      </w:r>
      <w:r w:rsidR="00970083" w:rsidRPr="00AE4C30">
        <w:rPr>
          <w:rFonts w:ascii="Times New Roman" w:hAnsi="Times New Roman" w:cs="Times New Roman"/>
          <w:rPrChange w:id="509" w:author="Simona Radutoiu" w:date="2025-11-17T09:48:00Z" w16du:dateUtc="2025-11-17T08:48:00Z">
            <w:rPr>
              <w:rFonts w:ascii="Times New Roman" w:hAnsi="Times New Roman" w:cs="Times New Roman"/>
              <w:highlight w:val="green"/>
            </w:rPr>
          </w:rPrChange>
        </w:rPr>
        <w:t>spanned</w:t>
      </w:r>
      <w:r w:rsidR="005F6299" w:rsidRPr="00AE4C30">
        <w:rPr>
          <w:rFonts w:ascii="Times New Roman" w:hAnsi="Times New Roman" w:cs="Times New Roman"/>
          <w:rPrChange w:id="510" w:author="Simona Radutoiu" w:date="2025-11-17T09:48:00Z" w16du:dateUtc="2025-11-17T08:48:00Z">
            <w:rPr>
              <w:rFonts w:ascii="Times New Roman" w:hAnsi="Times New Roman" w:cs="Times New Roman"/>
              <w:highlight w:val="green"/>
            </w:rPr>
          </w:rPrChange>
        </w:rPr>
        <w:t xml:space="preserve"> a broad range of bacterial orders</w:t>
      </w:r>
      <w:r w:rsidR="00DB2FCC" w:rsidRPr="00AE4C30">
        <w:rPr>
          <w:rFonts w:ascii="Times New Roman" w:hAnsi="Times New Roman" w:cs="Times New Roman"/>
          <w:rPrChange w:id="511" w:author="Simona Radutoiu" w:date="2025-11-17T09:48:00Z" w16du:dateUtc="2025-11-17T08:48:00Z">
            <w:rPr>
              <w:rFonts w:ascii="Times New Roman" w:hAnsi="Times New Roman" w:cs="Times New Roman"/>
              <w:highlight w:val="green"/>
            </w:rPr>
          </w:rPrChange>
        </w:rPr>
        <w:t xml:space="preserve">, indicating that long-term fertilisation </w:t>
      </w:r>
      <w:r w:rsidR="00270D5E" w:rsidRPr="00AE4C30">
        <w:rPr>
          <w:rFonts w:ascii="Times New Roman" w:hAnsi="Times New Roman" w:cs="Times New Roman"/>
          <w:rPrChange w:id="512" w:author="Simona Radutoiu" w:date="2025-11-17T09:48:00Z" w16du:dateUtc="2025-11-17T08:48:00Z">
            <w:rPr>
              <w:rFonts w:ascii="Times New Roman" w:hAnsi="Times New Roman" w:cs="Times New Roman"/>
              <w:highlight w:val="green"/>
            </w:rPr>
          </w:rPrChange>
        </w:rPr>
        <w:t>influenced community composition at</w:t>
      </w:r>
      <w:r w:rsidR="00DB2FCC" w:rsidRPr="00AE4C30">
        <w:rPr>
          <w:rFonts w:ascii="Times New Roman" w:hAnsi="Times New Roman" w:cs="Times New Roman"/>
          <w:rPrChange w:id="513" w:author="Simona Radutoiu" w:date="2025-11-17T09:48:00Z" w16du:dateUtc="2025-11-17T08:48:00Z">
            <w:rPr>
              <w:rFonts w:ascii="Times New Roman" w:hAnsi="Times New Roman" w:cs="Times New Roman"/>
              <w:highlight w:val="green"/>
            </w:rPr>
          </w:rPrChange>
        </w:rPr>
        <w:t xml:space="preserve"> </w:t>
      </w:r>
      <w:ins w:id="514" w:author="Simona Radutoiu" w:date="2025-11-17T09:35:00Z" w16du:dateUtc="2025-11-17T08:35:00Z">
        <w:r w:rsidR="00107A15" w:rsidRPr="00AE4C30">
          <w:rPr>
            <w:rFonts w:ascii="Times New Roman" w:hAnsi="Times New Roman" w:cs="Times New Roman"/>
            <w:rPrChange w:id="515" w:author="Simona Radutoiu" w:date="2025-11-17T09:48:00Z" w16du:dateUtc="2025-11-17T08:48:00Z">
              <w:rPr>
                <w:rFonts w:ascii="Times New Roman" w:hAnsi="Times New Roman" w:cs="Times New Roman"/>
                <w:highlight w:val="green"/>
              </w:rPr>
            </w:rPrChange>
          </w:rPr>
          <w:t xml:space="preserve">both low and </w:t>
        </w:r>
      </w:ins>
      <w:r w:rsidR="00DB2FCC" w:rsidRPr="00AE4C30">
        <w:rPr>
          <w:rFonts w:ascii="Times New Roman" w:hAnsi="Times New Roman" w:cs="Times New Roman"/>
          <w:rPrChange w:id="516" w:author="Simona Radutoiu" w:date="2025-11-17T09:48:00Z" w16du:dateUtc="2025-11-17T08:48:00Z">
            <w:rPr>
              <w:rFonts w:ascii="Times New Roman" w:hAnsi="Times New Roman" w:cs="Times New Roman"/>
              <w:highlight w:val="green"/>
            </w:rPr>
          </w:rPrChange>
        </w:rPr>
        <w:t>higher taxonomic level</w:t>
      </w:r>
      <w:r w:rsidR="00270D5E" w:rsidRPr="00AE4C30">
        <w:rPr>
          <w:rFonts w:ascii="Times New Roman" w:hAnsi="Times New Roman" w:cs="Times New Roman"/>
          <w:rPrChange w:id="517" w:author="Simona Radutoiu" w:date="2025-11-17T09:48:00Z" w16du:dateUtc="2025-11-17T08:48:00Z">
            <w:rPr>
              <w:rFonts w:ascii="Times New Roman" w:hAnsi="Times New Roman" w:cs="Times New Roman"/>
              <w:highlight w:val="green"/>
            </w:rPr>
          </w:rPrChange>
        </w:rPr>
        <w:t>s</w:t>
      </w:r>
      <w:r w:rsidR="005F6299" w:rsidRPr="00AE4C30">
        <w:rPr>
          <w:rFonts w:ascii="Times New Roman" w:hAnsi="Times New Roman" w:cs="Times New Roman"/>
          <w:rPrChange w:id="518" w:author="Simona Radutoiu" w:date="2025-11-17T09:48:00Z" w16du:dateUtc="2025-11-17T08:48:00Z">
            <w:rPr>
              <w:rFonts w:ascii="Times New Roman" w:hAnsi="Times New Roman" w:cs="Times New Roman"/>
              <w:highlight w:val="green"/>
            </w:rPr>
          </w:rPrChange>
        </w:rPr>
        <w:t xml:space="preserve"> (Fig. </w:t>
      </w:r>
      <w:r w:rsidR="00C91289" w:rsidRPr="00AE4C30">
        <w:rPr>
          <w:rFonts w:ascii="Times New Roman" w:hAnsi="Times New Roman" w:cs="Times New Roman"/>
          <w:rPrChange w:id="519" w:author="Simona Radutoiu" w:date="2025-11-17T09:48:00Z" w16du:dateUtc="2025-11-17T08:48:00Z">
            <w:rPr>
              <w:rFonts w:ascii="Times New Roman" w:hAnsi="Times New Roman" w:cs="Times New Roman"/>
              <w:highlight w:val="green"/>
            </w:rPr>
          </w:rPrChange>
        </w:rPr>
        <w:t>1</w:t>
      </w:r>
      <w:r w:rsidR="004A114C" w:rsidRPr="00AE4C30">
        <w:rPr>
          <w:rFonts w:ascii="Times New Roman" w:hAnsi="Times New Roman" w:cs="Times New Roman"/>
          <w:rPrChange w:id="520" w:author="Simona Radutoiu" w:date="2025-11-17T09:48:00Z" w16du:dateUtc="2025-11-17T08:48:00Z">
            <w:rPr>
              <w:rFonts w:ascii="Times New Roman" w:hAnsi="Times New Roman" w:cs="Times New Roman"/>
              <w:highlight w:val="green"/>
            </w:rPr>
          </w:rPrChange>
        </w:rPr>
        <w:t>G</w:t>
      </w:r>
      <w:r w:rsidR="005F6299" w:rsidRPr="00AE4C30">
        <w:rPr>
          <w:rFonts w:ascii="Times New Roman" w:hAnsi="Times New Roman" w:cs="Times New Roman"/>
          <w:rPrChange w:id="521" w:author="Simona Radutoiu" w:date="2025-11-17T09:48:00Z" w16du:dateUtc="2025-11-17T08:48:00Z">
            <w:rPr>
              <w:rFonts w:ascii="Times New Roman" w:hAnsi="Times New Roman" w:cs="Times New Roman"/>
              <w:highlight w:val="green"/>
            </w:rPr>
          </w:rPrChange>
        </w:rPr>
        <w:t xml:space="preserve">). </w:t>
      </w:r>
      <w:del w:id="522" w:author="Simona Radutoiu" w:date="2025-11-17T09:36:00Z" w16du:dateUtc="2025-11-17T08:36:00Z">
        <w:r w:rsidR="00970083" w:rsidRPr="00AE4C30" w:rsidDel="009577E5">
          <w:rPr>
            <w:rFonts w:ascii="Times New Roman" w:hAnsi="Times New Roman" w:cs="Times New Roman"/>
            <w:rPrChange w:id="523" w:author="Simona Radutoiu" w:date="2025-11-17T09:48:00Z" w16du:dateUtc="2025-11-17T08:48:00Z">
              <w:rPr>
                <w:rFonts w:ascii="Times New Roman" w:hAnsi="Times New Roman" w:cs="Times New Roman"/>
                <w:highlight w:val="green"/>
              </w:rPr>
            </w:rPrChange>
          </w:rPr>
          <w:delText xml:space="preserve">Overall, our </w:delText>
        </w:r>
        <w:r w:rsidR="00270D5E" w:rsidRPr="00AE4C30" w:rsidDel="009577E5">
          <w:rPr>
            <w:rFonts w:ascii="Times New Roman" w:hAnsi="Times New Roman" w:cs="Times New Roman"/>
            <w:rPrChange w:id="524" w:author="Simona Radutoiu" w:date="2025-11-17T09:48:00Z" w16du:dateUtc="2025-11-17T08:48:00Z">
              <w:rPr>
                <w:rFonts w:ascii="Times New Roman" w:hAnsi="Times New Roman" w:cs="Times New Roman"/>
                <w:highlight w:val="green"/>
              </w:rPr>
            </w:rPrChange>
          </w:rPr>
          <w:delText>results</w:delText>
        </w:r>
        <w:r w:rsidR="00970083" w:rsidRPr="00AE4C30" w:rsidDel="009577E5">
          <w:rPr>
            <w:rFonts w:ascii="Times New Roman" w:hAnsi="Times New Roman" w:cs="Times New Roman"/>
            <w:rPrChange w:id="525" w:author="Simona Radutoiu" w:date="2025-11-17T09:48:00Z" w16du:dateUtc="2025-11-17T08:48:00Z">
              <w:rPr>
                <w:rFonts w:ascii="Times New Roman" w:hAnsi="Times New Roman" w:cs="Times New Roman"/>
                <w:highlight w:val="green"/>
              </w:rPr>
            </w:rPrChange>
          </w:rPr>
          <w:delText xml:space="preserve"> demonstrate </w:delText>
        </w:r>
      </w:del>
      <w:ins w:id="526" w:author="Simona Radutoiu" w:date="2025-11-17T09:36:00Z" w16du:dateUtc="2025-11-17T08:36:00Z">
        <w:r w:rsidR="009577E5" w:rsidRPr="00AE4C30">
          <w:rPr>
            <w:rFonts w:ascii="Times New Roman" w:hAnsi="Times New Roman" w:cs="Times New Roman"/>
            <w:rPrChange w:id="527" w:author="Simona Radutoiu" w:date="2025-11-17T09:48:00Z" w16du:dateUtc="2025-11-17T08:48:00Z">
              <w:rPr>
                <w:rFonts w:ascii="Times New Roman" w:hAnsi="Times New Roman" w:cs="Times New Roman"/>
                <w:highlight w:val="green"/>
              </w:rPr>
            </w:rPrChange>
          </w:rPr>
          <w:t xml:space="preserve">This demonstrates </w:t>
        </w:r>
      </w:ins>
      <w:r w:rsidR="00970083" w:rsidRPr="00AE4C30">
        <w:rPr>
          <w:rFonts w:ascii="Times New Roman" w:hAnsi="Times New Roman" w:cs="Times New Roman"/>
          <w:rPrChange w:id="528" w:author="Simona Radutoiu" w:date="2025-11-17T09:48:00Z" w16du:dateUtc="2025-11-17T08:48:00Z">
            <w:rPr>
              <w:rFonts w:ascii="Times New Roman" w:hAnsi="Times New Roman" w:cs="Times New Roman"/>
              <w:highlight w:val="green"/>
            </w:rPr>
          </w:rPrChange>
        </w:rPr>
        <w:t xml:space="preserve">that </w:t>
      </w:r>
      <w:r w:rsidR="00270D5E" w:rsidRPr="00AE4C30">
        <w:rPr>
          <w:rFonts w:ascii="Times New Roman" w:hAnsi="Times New Roman" w:cs="Times New Roman"/>
          <w:rPrChange w:id="529" w:author="Simona Radutoiu" w:date="2025-11-17T09:48:00Z" w16du:dateUtc="2025-11-17T08:48:00Z">
            <w:rPr>
              <w:rFonts w:ascii="Times New Roman" w:hAnsi="Times New Roman" w:cs="Times New Roman"/>
              <w:highlight w:val="green"/>
            </w:rPr>
          </w:rPrChange>
        </w:rPr>
        <w:t>long-term</w:t>
      </w:r>
      <w:r w:rsidR="00B26457" w:rsidRPr="00AE4C30">
        <w:rPr>
          <w:rFonts w:ascii="Times New Roman" w:hAnsi="Times New Roman" w:cs="Times New Roman"/>
          <w:rPrChange w:id="530" w:author="Simona Radutoiu" w:date="2025-11-17T09:48:00Z" w16du:dateUtc="2025-11-17T08:48:00Z">
            <w:rPr>
              <w:rFonts w:ascii="Times New Roman" w:hAnsi="Times New Roman" w:cs="Times New Roman"/>
              <w:highlight w:val="green"/>
            </w:rPr>
          </w:rPrChange>
        </w:rPr>
        <w:t xml:space="preserve"> fertilisation </w:t>
      </w:r>
      <w:ins w:id="531" w:author="Simona Radutoiu" w:date="2025-11-17T09:32:00Z" w16du:dateUtc="2025-11-17T08:32:00Z">
        <w:r w:rsidR="00E60D25" w:rsidRPr="00AE4C30">
          <w:rPr>
            <w:rFonts w:ascii="Times New Roman" w:hAnsi="Times New Roman" w:cs="Times New Roman"/>
            <w:rPrChange w:id="532" w:author="Simona Radutoiu" w:date="2025-11-17T09:48:00Z" w16du:dateUtc="2025-11-17T08:48:00Z">
              <w:rPr>
                <w:rFonts w:ascii="Times New Roman" w:hAnsi="Times New Roman" w:cs="Times New Roman"/>
                <w:highlight w:val="green"/>
              </w:rPr>
            </w:rPrChange>
          </w:rPr>
          <w:t xml:space="preserve">of the same soil </w:t>
        </w:r>
      </w:ins>
      <w:ins w:id="533" w:author="Simona Radutoiu" w:date="2025-11-17T09:47:00Z" w16du:dateUtc="2025-11-17T08:47:00Z">
        <w:r w:rsidR="006E2E6C" w:rsidRPr="00AE4C30">
          <w:rPr>
            <w:rFonts w:ascii="Times New Roman" w:hAnsi="Times New Roman" w:cs="Times New Roman"/>
            <w:rPrChange w:id="534" w:author="Simona Radutoiu" w:date="2025-11-17T09:48:00Z" w16du:dateUtc="2025-11-17T08:48:00Z">
              <w:rPr>
                <w:rFonts w:ascii="Times New Roman" w:hAnsi="Times New Roman" w:cs="Times New Roman"/>
                <w:highlight w:val="green"/>
              </w:rPr>
            </w:rPrChange>
          </w:rPr>
          <w:t xml:space="preserve">maintains the diversity, but </w:t>
        </w:r>
      </w:ins>
      <w:r w:rsidR="00970083" w:rsidRPr="00AE4C30">
        <w:rPr>
          <w:rFonts w:ascii="Times New Roman" w:hAnsi="Times New Roman" w:cs="Times New Roman"/>
          <w:rPrChange w:id="535" w:author="Simona Radutoiu" w:date="2025-11-17T09:48:00Z" w16du:dateUtc="2025-11-17T08:48:00Z">
            <w:rPr>
              <w:rFonts w:ascii="Times New Roman" w:hAnsi="Times New Roman" w:cs="Times New Roman"/>
              <w:highlight w:val="green"/>
            </w:rPr>
          </w:rPrChange>
        </w:rPr>
        <w:t xml:space="preserve">significantly </w:t>
      </w:r>
      <w:r w:rsidR="00270D5E" w:rsidRPr="00AE4C30">
        <w:rPr>
          <w:rFonts w:ascii="Times New Roman" w:hAnsi="Times New Roman" w:cs="Times New Roman"/>
          <w:rPrChange w:id="536" w:author="Simona Radutoiu" w:date="2025-11-17T09:48:00Z" w16du:dateUtc="2025-11-17T08:48:00Z">
            <w:rPr>
              <w:rFonts w:ascii="Times New Roman" w:hAnsi="Times New Roman" w:cs="Times New Roman"/>
              <w:highlight w:val="green"/>
            </w:rPr>
          </w:rPrChange>
        </w:rPr>
        <w:t>shapes</w:t>
      </w:r>
      <w:r w:rsidR="00970083" w:rsidRPr="00AE4C30">
        <w:rPr>
          <w:rFonts w:ascii="Times New Roman" w:hAnsi="Times New Roman" w:cs="Times New Roman"/>
          <w:rPrChange w:id="537" w:author="Simona Radutoiu" w:date="2025-11-17T09:48:00Z" w16du:dateUtc="2025-11-17T08:48:00Z">
            <w:rPr>
              <w:rFonts w:ascii="Times New Roman" w:hAnsi="Times New Roman" w:cs="Times New Roman"/>
              <w:highlight w:val="green"/>
            </w:rPr>
          </w:rPrChange>
        </w:rPr>
        <w:t xml:space="preserve"> bacterial community composition</w:t>
      </w:r>
      <w:ins w:id="538" w:author="Simona Radutoiu" w:date="2025-11-17T09:32:00Z" w16du:dateUtc="2025-11-17T08:32:00Z">
        <w:r w:rsidR="00E60D25" w:rsidRPr="00AE4C30">
          <w:rPr>
            <w:rFonts w:ascii="Times New Roman" w:hAnsi="Times New Roman" w:cs="Times New Roman"/>
            <w:rPrChange w:id="539" w:author="Simona Radutoiu" w:date="2025-11-17T09:48:00Z" w16du:dateUtc="2025-11-17T08:48:00Z">
              <w:rPr>
                <w:rFonts w:ascii="Times New Roman" w:hAnsi="Times New Roman" w:cs="Times New Roman"/>
                <w:highlight w:val="green"/>
              </w:rPr>
            </w:rPrChange>
          </w:rPr>
          <w:t xml:space="preserve">, </w:t>
        </w:r>
      </w:ins>
      <w:del w:id="540" w:author="Simona Radutoiu" w:date="2025-11-17T09:47:00Z" w16du:dateUtc="2025-11-17T08:47:00Z">
        <w:r w:rsidR="00970083" w:rsidRPr="00AE4C30" w:rsidDel="006E2E6C">
          <w:rPr>
            <w:rFonts w:ascii="Times New Roman" w:hAnsi="Times New Roman" w:cs="Times New Roman"/>
            <w:rPrChange w:id="541" w:author="Simona Radutoiu" w:date="2025-11-17T09:48:00Z" w16du:dateUtc="2025-11-17T08:48:00Z">
              <w:rPr>
                <w:rFonts w:ascii="Times New Roman" w:hAnsi="Times New Roman" w:cs="Times New Roman"/>
                <w:highlight w:val="green"/>
              </w:rPr>
            </w:rPrChange>
          </w:rPr>
          <w:delText xml:space="preserve">, </w:delText>
        </w:r>
      </w:del>
      <w:r w:rsidR="00270D5E" w:rsidRPr="00AE4C30">
        <w:rPr>
          <w:rFonts w:ascii="Times New Roman" w:hAnsi="Times New Roman" w:cs="Times New Roman"/>
          <w:rPrChange w:id="542" w:author="Simona Radutoiu" w:date="2025-11-17T09:48:00Z" w16du:dateUtc="2025-11-17T08:48:00Z">
            <w:rPr>
              <w:rFonts w:ascii="Times New Roman" w:hAnsi="Times New Roman" w:cs="Times New Roman"/>
              <w:highlight w:val="green"/>
            </w:rPr>
          </w:rPrChange>
        </w:rPr>
        <w:t>leading to</w:t>
      </w:r>
      <w:r w:rsidR="00970083" w:rsidRPr="00AE4C30">
        <w:rPr>
          <w:rFonts w:ascii="Times New Roman" w:hAnsi="Times New Roman" w:cs="Times New Roman"/>
          <w:rPrChange w:id="543" w:author="Simona Radutoiu" w:date="2025-11-17T09:48:00Z" w16du:dateUtc="2025-11-17T08:48:00Z">
            <w:rPr>
              <w:rFonts w:ascii="Times New Roman" w:hAnsi="Times New Roman" w:cs="Times New Roman"/>
              <w:highlight w:val="green"/>
            </w:rPr>
          </w:rPrChange>
        </w:rPr>
        <w:t xml:space="preserve"> </w:t>
      </w:r>
      <w:del w:id="544" w:author="Simona Radutoiu" w:date="2025-11-17T09:48:00Z" w16du:dateUtc="2025-11-17T08:48:00Z">
        <w:r w:rsidR="00970083" w:rsidRPr="00AE4C30" w:rsidDel="00AE4C30">
          <w:rPr>
            <w:rFonts w:ascii="Times New Roman" w:hAnsi="Times New Roman" w:cs="Times New Roman"/>
            <w:rPrChange w:id="545" w:author="Simona Radutoiu" w:date="2025-11-17T09:48:00Z" w16du:dateUtc="2025-11-17T08:48:00Z">
              <w:rPr>
                <w:rFonts w:ascii="Times New Roman" w:hAnsi="Times New Roman" w:cs="Times New Roman"/>
                <w:highlight w:val="green"/>
              </w:rPr>
            </w:rPrChange>
          </w:rPr>
          <w:delText>distinct microbial profiles. The</w:delText>
        </w:r>
        <w:r w:rsidR="00270D5E" w:rsidRPr="00AE4C30" w:rsidDel="00AE4C30">
          <w:rPr>
            <w:rFonts w:ascii="Times New Roman" w:hAnsi="Times New Roman" w:cs="Times New Roman"/>
            <w:rPrChange w:id="546" w:author="Simona Radutoiu" w:date="2025-11-17T09:48:00Z" w16du:dateUtc="2025-11-17T08:48:00Z">
              <w:rPr>
                <w:rFonts w:ascii="Times New Roman" w:hAnsi="Times New Roman" w:cs="Times New Roman"/>
                <w:highlight w:val="green"/>
              </w:rPr>
            </w:rPrChange>
          </w:rPr>
          <w:delText xml:space="preserve">se soils </w:delText>
        </w:r>
        <w:r w:rsidR="00970083" w:rsidRPr="00AE4C30" w:rsidDel="00AE4C30">
          <w:rPr>
            <w:rFonts w:ascii="Times New Roman" w:hAnsi="Times New Roman" w:cs="Times New Roman"/>
            <w:rPrChange w:id="547" w:author="Simona Radutoiu" w:date="2025-11-17T09:48:00Z" w16du:dateUtc="2025-11-17T08:48:00Z">
              <w:rPr>
                <w:rFonts w:ascii="Times New Roman" w:hAnsi="Times New Roman" w:cs="Times New Roman"/>
                <w:highlight w:val="green"/>
              </w:rPr>
            </w:rPrChange>
          </w:rPr>
          <w:delText>harbour unique</w:delText>
        </w:r>
      </w:del>
      <w:ins w:id="548" w:author="Simona Radutoiu" w:date="2025-11-17T09:48:00Z" w16du:dateUtc="2025-11-17T08:48:00Z">
        <w:r w:rsidR="00AE4C30" w:rsidRPr="00AE4C30">
          <w:rPr>
            <w:rFonts w:ascii="Times New Roman" w:hAnsi="Times New Roman" w:cs="Times New Roman"/>
            <w:rPrChange w:id="549" w:author="Simona Radutoiu" w:date="2025-11-17T09:48:00Z" w16du:dateUtc="2025-11-17T08:48:00Z">
              <w:rPr>
                <w:rFonts w:ascii="Times New Roman" w:hAnsi="Times New Roman" w:cs="Times New Roman"/>
                <w:highlight w:val="green"/>
              </w:rPr>
            </w:rPrChange>
          </w:rPr>
          <w:t>distinct</w:t>
        </w:r>
      </w:ins>
      <w:r w:rsidR="00970083" w:rsidRPr="00AE4C30">
        <w:rPr>
          <w:rFonts w:ascii="Times New Roman" w:hAnsi="Times New Roman" w:cs="Times New Roman"/>
          <w:rPrChange w:id="550" w:author="Simona Radutoiu" w:date="2025-11-17T09:48:00Z" w16du:dateUtc="2025-11-17T08:48:00Z">
            <w:rPr>
              <w:rFonts w:ascii="Times New Roman" w:hAnsi="Times New Roman" w:cs="Times New Roman"/>
              <w:highlight w:val="green"/>
            </w:rPr>
          </w:rPrChange>
        </w:rPr>
        <w:t xml:space="preserve"> bacterial communities </w:t>
      </w:r>
      <w:ins w:id="551" w:author="Simona Radutoiu" w:date="2025-11-17T09:47:00Z" w16du:dateUtc="2025-11-17T08:47:00Z">
        <w:r w:rsidR="00AE4C30" w:rsidRPr="00AE4C30">
          <w:rPr>
            <w:rFonts w:ascii="Times New Roman" w:hAnsi="Times New Roman" w:cs="Times New Roman"/>
            <w:rPrChange w:id="552" w:author="Simona Radutoiu" w:date="2025-11-17T09:48:00Z" w16du:dateUtc="2025-11-17T08:48:00Z">
              <w:rPr>
                <w:rFonts w:ascii="Times New Roman" w:hAnsi="Times New Roman" w:cs="Times New Roman"/>
                <w:highlight w:val="green"/>
              </w:rPr>
            </w:rPrChange>
          </w:rPr>
          <w:t xml:space="preserve">likely </w:t>
        </w:r>
      </w:ins>
      <w:r w:rsidR="00970083" w:rsidRPr="00AE4C30">
        <w:rPr>
          <w:rFonts w:ascii="Times New Roman" w:hAnsi="Times New Roman" w:cs="Times New Roman"/>
          <w:rPrChange w:id="553" w:author="Simona Radutoiu" w:date="2025-11-17T09:48:00Z" w16du:dateUtc="2025-11-17T08:48:00Z">
            <w:rPr>
              <w:rFonts w:ascii="Times New Roman" w:hAnsi="Times New Roman" w:cs="Times New Roman"/>
              <w:highlight w:val="green"/>
            </w:rPr>
          </w:rPrChange>
        </w:rPr>
        <w:t>adapted to specific nutrient condition</w:t>
      </w:r>
      <w:r w:rsidR="00970083" w:rsidRPr="0001238E">
        <w:rPr>
          <w:rFonts w:ascii="Times New Roman" w:hAnsi="Times New Roman" w:cs="Times New Roman"/>
          <w:rPrChange w:id="554" w:author="Simona Radutoiu" w:date="2025-11-17T09:49:00Z" w16du:dateUtc="2025-11-17T08:49:00Z">
            <w:rPr>
              <w:rFonts w:ascii="Times New Roman" w:hAnsi="Times New Roman" w:cs="Times New Roman"/>
              <w:highlight w:val="green"/>
            </w:rPr>
          </w:rPrChange>
        </w:rPr>
        <w:t>s</w:t>
      </w:r>
      <w:ins w:id="555" w:author="Simona Radutoiu" w:date="2025-11-17T09:47:00Z" w16du:dateUtc="2025-11-17T08:47:00Z">
        <w:r w:rsidR="00AE4C30" w:rsidRPr="0001238E">
          <w:rPr>
            <w:rFonts w:ascii="Times New Roman" w:hAnsi="Times New Roman" w:cs="Times New Roman"/>
            <w:rPrChange w:id="556" w:author="Simona Radutoiu" w:date="2025-11-17T09:49:00Z" w16du:dateUtc="2025-11-17T08:49:00Z">
              <w:rPr>
                <w:rFonts w:ascii="Times New Roman" w:hAnsi="Times New Roman" w:cs="Times New Roman"/>
                <w:highlight w:val="green"/>
              </w:rPr>
            </w:rPrChange>
          </w:rPr>
          <w:t xml:space="preserve">. </w:t>
        </w:r>
      </w:ins>
      <w:del w:id="557" w:author="Simona Radutoiu" w:date="2025-11-17T09:47:00Z" w16du:dateUtc="2025-11-17T08:47:00Z">
        <w:r w:rsidR="00970083" w:rsidRPr="00FF7EA3" w:rsidDel="00AE4C30">
          <w:rPr>
            <w:rFonts w:ascii="Times New Roman" w:hAnsi="Times New Roman" w:cs="Times New Roman"/>
            <w:highlight w:val="green"/>
          </w:rPr>
          <w:delText xml:space="preserve">, providing a </w:delText>
        </w:r>
        <w:r w:rsidR="00FF7EA3" w:rsidRPr="00FF7EA3" w:rsidDel="00AE4C30">
          <w:rPr>
            <w:rFonts w:ascii="Times New Roman" w:hAnsi="Times New Roman" w:cs="Times New Roman"/>
            <w:highlight w:val="green"/>
          </w:rPr>
          <w:delText>robust</w:delText>
        </w:r>
        <w:r w:rsidR="00970083" w:rsidRPr="00FF7EA3" w:rsidDel="00AE4C30">
          <w:rPr>
            <w:rFonts w:ascii="Times New Roman" w:hAnsi="Times New Roman" w:cs="Times New Roman"/>
            <w:highlight w:val="green"/>
          </w:rPr>
          <w:delText xml:space="preserve"> </w:delText>
        </w:r>
        <w:r w:rsidR="00DB2FCC" w:rsidRPr="00FF7EA3" w:rsidDel="00AE4C30">
          <w:rPr>
            <w:rFonts w:ascii="Times New Roman" w:hAnsi="Times New Roman" w:cs="Times New Roman"/>
            <w:highlight w:val="green"/>
          </w:rPr>
          <w:delText>foundation</w:delText>
        </w:r>
        <w:r w:rsidR="00970083" w:rsidRPr="00FF7EA3" w:rsidDel="00AE4C30">
          <w:rPr>
            <w:rFonts w:ascii="Times New Roman" w:hAnsi="Times New Roman" w:cs="Times New Roman"/>
            <w:highlight w:val="green"/>
          </w:rPr>
          <w:delText xml:space="preserve"> for the </w:delText>
        </w:r>
        <w:r w:rsidR="00DB2FCC" w:rsidRPr="00FF7EA3" w:rsidDel="00AE4C30">
          <w:rPr>
            <w:rFonts w:ascii="Times New Roman" w:hAnsi="Times New Roman" w:cs="Times New Roman"/>
            <w:highlight w:val="green"/>
          </w:rPr>
          <w:delText>subsequent</w:delText>
        </w:r>
        <w:r w:rsidR="00970083" w:rsidRPr="00FF7EA3" w:rsidDel="00AE4C30">
          <w:rPr>
            <w:rFonts w:ascii="Times New Roman" w:hAnsi="Times New Roman" w:cs="Times New Roman"/>
            <w:highlight w:val="green"/>
          </w:rPr>
          <w:delText xml:space="preserve"> plant experiments.</w:delText>
        </w:r>
      </w:del>
    </w:p>
    <w:p w14:paraId="23907EED" w14:textId="77777777" w:rsidR="005F6299" w:rsidRPr="002059DF" w:rsidRDefault="005F6299" w:rsidP="00DB2FCC">
      <w:pPr>
        <w:spacing w:line="276" w:lineRule="auto"/>
        <w:jc w:val="both"/>
        <w:rPr>
          <w:rFonts w:ascii="Times New Roman" w:hAnsi="Times New Roman" w:cs="Times New Roman"/>
          <w:b/>
          <w:bCs/>
        </w:rPr>
      </w:pPr>
    </w:p>
    <w:p w14:paraId="796215B2" w14:textId="6D61A569" w:rsidR="002158A5" w:rsidRPr="004219CA" w:rsidRDefault="0037472A" w:rsidP="00DB2FCC">
      <w:pPr>
        <w:spacing w:line="276" w:lineRule="auto"/>
        <w:jc w:val="both"/>
        <w:rPr>
          <w:rFonts w:ascii="Times New Roman" w:hAnsi="Times New Roman" w:cs="Times New Roman"/>
          <w:b/>
          <w:bCs/>
        </w:rPr>
      </w:pPr>
      <w:r w:rsidRPr="002059DF">
        <w:rPr>
          <w:rFonts w:ascii="Times New Roman" w:hAnsi="Times New Roman" w:cs="Times New Roman"/>
          <w:b/>
          <w:bCs/>
        </w:rPr>
        <w:t xml:space="preserve">Host-specific </w:t>
      </w:r>
      <w:r w:rsidR="00E6445F" w:rsidRPr="002059DF">
        <w:rPr>
          <w:rFonts w:ascii="Times New Roman" w:hAnsi="Times New Roman" w:cs="Times New Roman"/>
          <w:b/>
          <w:bCs/>
        </w:rPr>
        <w:t xml:space="preserve">colonisation </w:t>
      </w:r>
      <w:ins w:id="558" w:author="Simona Radutoiu" w:date="2025-11-17T09:49:00Z" w16du:dateUtc="2025-11-17T08:49:00Z">
        <w:r w:rsidR="0001238E">
          <w:rPr>
            <w:rFonts w:ascii="Times New Roman" w:hAnsi="Times New Roman" w:cs="Times New Roman"/>
            <w:b/>
            <w:bCs/>
          </w:rPr>
          <w:t>by</w:t>
        </w:r>
      </w:ins>
      <w:del w:id="559" w:author="Simona Radutoiu" w:date="2025-11-17T09:49:00Z" w16du:dateUtc="2025-11-17T08:49:00Z">
        <w:r w:rsidR="00E6445F" w:rsidRPr="002059DF" w:rsidDel="0001238E">
          <w:rPr>
            <w:rFonts w:ascii="Times New Roman" w:hAnsi="Times New Roman" w:cs="Times New Roman"/>
            <w:b/>
            <w:bCs/>
          </w:rPr>
          <w:delText>of</w:delText>
        </w:r>
      </w:del>
      <w:r w:rsidR="00E6445F" w:rsidRPr="002059DF">
        <w:rPr>
          <w:rFonts w:ascii="Times New Roman" w:hAnsi="Times New Roman" w:cs="Times New Roman"/>
          <w:b/>
          <w:bCs/>
        </w:rPr>
        <w:t xml:space="preserve"> </w:t>
      </w:r>
      <w:r w:rsidR="005F6299" w:rsidRPr="002059DF">
        <w:rPr>
          <w:rFonts w:ascii="Times New Roman" w:hAnsi="Times New Roman" w:cs="Times New Roman"/>
          <w:b/>
          <w:bCs/>
        </w:rPr>
        <w:t>distinct</w:t>
      </w:r>
      <w:r w:rsidR="00E6445F" w:rsidRPr="002059DF">
        <w:rPr>
          <w:rFonts w:ascii="Times New Roman" w:hAnsi="Times New Roman" w:cs="Times New Roman"/>
          <w:b/>
          <w:bCs/>
        </w:rPr>
        <w:t xml:space="preserve"> </w:t>
      </w:r>
      <w:r w:rsidR="002158A5" w:rsidRPr="002059DF">
        <w:rPr>
          <w:rFonts w:ascii="Times New Roman" w:hAnsi="Times New Roman" w:cs="Times New Roman"/>
          <w:b/>
          <w:bCs/>
        </w:rPr>
        <w:t xml:space="preserve">soil </w:t>
      </w:r>
      <w:r w:rsidR="00E6445F" w:rsidRPr="002059DF">
        <w:rPr>
          <w:rFonts w:ascii="Times New Roman" w:hAnsi="Times New Roman" w:cs="Times New Roman"/>
          <w:b/>
          <w:bCs/>
        </w:rPr>
        <w:t>microbiota</w:t>
      </w:r>
      <w:ins w:id="560" w:author="Simona Radutoiu" w:date="2025-11-17T09:50:00Z" w16du:dateUtc="2025-11-17T08:50:00Z">
        <w:r w:rsidR="0001238E">
          <w:rPr>
            <w:rFonts w:ascii="Times New Roman" w:hAnsi="Times New Roman" w:cs="Times New Roman"/>
            <w:b/>
            <w:bCs/>
          </w:rPr>
          <w:t xml:space="preserve"> members</w:t>
        </w:r>
      </w:ins>
      <w:r w:rsidR="00E6445F" w:rsidRPr="002059DF">
        <w:rPr>
          <w:rFonts w:ascii="Times New Roman" w:hAnsi="Times New Roman" w:cs="Times New Roman"/>
          <w:b/>
          <w:bCs/>
        </w:rPr>
        <w:t xml:space="preserve"> across</w:t>
      </w:r>
      <w:del w:id="561" w:author="Simona Radutoiu" w:date="2025-11-17T09:50:00Z" w16du:dateUtc="2025-11-17T08:50:00Z">
        <w:r w:rsidR="00E6445F" w:rsidRPr="002059DF" w:rsidDel="0001238E">
          <w:rPr>
            <w:rFonts w:ascii="Times New Roman" w:hAnsi="Times New Roman" w:cs="Times New Roman"/>
            <w:b/>
            <w:bCs/>
          </w:rPr>
          <w:delText xml:space="preserve"> three fertilisation regimes</w:delText>
        </w:r>
      </w:del>
    </w:p>
    <w:p w14:paraId="42E7586E" w14:textId="270BF4B3" w:rsidR="006F7A59" w:rsidRPr="004219CA" w:rsidRDefault="005F6299" w:rsidP="00DB2FCC">
      <w:pPr>
        <w:autoSpaceDE w:val="0"/>
        <w:autoSpaceDN w:val="0"/>
        <w:adjustRightInd w:val="0"/>
        <w:spacing w:line="276" w:lineRule="auto"/>
        <w:jc w:val="both"/>
        <w:rPr>
          <w:rFonts w:ascii="Times New Roman" w:hAnsi="Times New Roman" w:cs="Times New Roman"/>
        </w:rPr>
      </w:pPr>
      <w:r w:rsidRPr="004219CA">
        <w:rPr>
          <w:rFonts w:ascii="Times New Roman" w:hAnsi="Times New Roman" w:cs="Times New Roman"/>
        </w:rPr>
        <w:t xml:space="preserve">Next, we </w:t>
      </w:r>
      <w:r w:rsidRPr="003A6D12">
        <w:rPr>
          <w:rFonts w:ascii="Times New Roman" w:hAnsi="Times New Roman" w:cs="Times New Roman"/>
        </w:rPr>
        <w:t xml:space="preserve">cultivated </w:t>
      </w:r>
      <w:r w:rsidRPr="003A6D12">
        <w:rPr>
          <w:rFonts w:ascii="Times New Roman" w:hAnsi="Times New Roman" w:cs="Times New Roman"/>
          <w:i/>
          <w:iCs/>
        </w:rPr>
        <w:t xml:space="preserve">Lotus </w:t>
      </w:r>
      <w:del w:id="562" w:author="Simona Radutoiu" w:date="2025-11-17T09:50:00Z" w16du:dateUtc="2025-11-17T08:50:00Z">
        <w:r w:rsidRPr="003A6D12" w:rsidDel="0001238E">
          <w:rPr>
            <w:rFonts w:ascii="Times New Roman" w:hAnsi="Times New Roman" w:cs="Times New Roman"/>
            <w:i/>
            <w:iCs/>
          </w:rPr>
          <w:delText>japonicus</w:delText>
        </w:r>
        <w:r w:rsidRPr="003A6D12" w:rsidDel="0001238E">
          <w:rPr>
            <w:rFonts w:ascii="Times New Roman" w:hAnsi="Times New Roman" w:cs="Times New Roman"/>
          </w:rPr>
          <w:delText xml:space="preserve"> </w:delText>
        </w:r>
      </w:del>
      <w:r w:rsidRPr="003A6D12">
        <w:rPr>
          <w:rFonts w:ascii="Times New Roman" w:hAnsi="Times New Roman" w:cs="Times New Roman"/>
        </w:rPr>
        <w:t xml:space="preserve">and </w:t>
      </w:r>
      <w:r w:rsidRPr="003A6D12">
        <w:rPr>
          <w:rFonts w:ascii="Times New Roman" w:hAnsi="Times New Roman" w:cs="Times New Roman"/>
          <w:i/>
          <w:iCs/>
        </w:rPr>
        <w:t xml:space="preserve">Hordeum </w:t>
      </w:r>
      <w:del w:id="563" w:author="Simona Radutoiu" w:date="2025-11-17T09:50:00Z" w16du:dateUtc="2025-11-17T08:50:00Z">
        <w:r w:rsidRPr="003A6D12" w:rsidDel="0001238E">
          <w:rPr>
            <w:rFonts w:ascii="Times New Roman" w:hAnsi="Times New Roman" w:cs="Times New Roman"/>
            <w:i/>
            <w:iCs/>
          </w:rPr>
          <w:delText>vulgare</w:delText>
        </w:r>
        <w:r w:rsidRPr="003A6D12" w:rsidDel="0001238E">
          <w:rPr>
            <w:rFonts w:ascii="Times New Roman" w:hAnsi="Times New Roman" w:cs="Times New Roman"/>
          </w:rPr>
          <w:delText xml:space="preserve"> </w:delText>
        </w:r>
      </w:del>
      <w:r w:rsidRPr="003A6D12">
        <w:rPr>
          <w:rFonts w:ascii="Times New Roman" w:hAnsi="Times New Roman" w:cs="Times New Roman"/>
        </w:rPr>
        <w:t xml:space="preserve">wild-type </w:t>
      </w:r>
      <w:r w:rsidR="005703CD" w:rsidRPr="003A6D12">
        <w:rPr>
          <w:rFonts w:ascii="Times New Roman" w:hAnsi="Times New Roman" w:cs="Times New Roman"/>
        </w:rPr>
        <w:t>i</w:t>
      </w:r>
      <w:r w:rsidRPr="003A6D12">
        <w:rPr>
          <w:rFonts w:ascii="Times New Roman" w:hAnsi="Times New Roman" w:cs="Times New Roman"/>
        </w:rPr>
        <w:t xml:space="preserve">n the three </w:t>
      </w:r>
      <w:r w:rsidR="00FF7EA3" w:rsidRPr="003A6D12">
        <w:rPr>
          <w:rFonts w:ascii="Times New Roman" w:hAnsi="Times New Roman" w:cs="Times New Roman"/>
        </w:rPr>
        <w:t>soils</w:t>
      </w:r>
      <w:r w:rsidRPr="003A6D12">
        <w:rPr>
          <w:rFonts w:ascii="Times New Roman" w:hAnsi="Times New Roman" w:cs="Times New Roman"/>
        </w:rPr>
        <w:t xml:space="preserve"> </w:t>
      </w:r>
      <w:del w:id="564" w:author="Simona Radutoiu" w:date="2025-11-17T09:50:00Z" w16du:dateUtc="2025-11-17T08:50:00Z">
        <w:r w:rsidR="005703CD" w:rsidRPr="003A6D12" w:rsidDel="0001238E">
          <w:rPr>
            <w:rFonts w:ascii="Times New Roman" w:hAnsi="Times New Roman" w:cs="Times New Roman"/>
          </w:rPr>
          <w:delText>(</w:delText>
        </w:r>
        <w:r w:rsidRPr="003A6D12" w:rsidDel="0001238E">
          <w:rPr>
            <w:rFonts w:ascii="Times New Roman" w:hAnsi="Times New Roman" w:cs="Times New Roman"/>
          </w:rPr>
          <w:delText>NPK, PK and UF</w:delText>
        </w:r>
        <w:r w:rsidR="005703CD" w:rsidRPr="003A6D12" w:rsidDel="0001238E">
          <w:rPr>
            <w:rFonts w:ascii="Times New Roman" w:hAnsi="Times New Roman" w:cs="Times New Roman"/>
          </w:rPr>
          <w:delText>)</w:delText>
        </w:r>
        <w:r w:rsidRPr="003A6D12" w:rsidDel="0001238E">
          <w:rPr>
            <w:rFonts w:ascii="Times New Roman" w:hAnsi="Times New Roman" w:cs="Times New Roman"/>
          </w:rPr>
          <w:delText xml:space="preserve"> </w:delText>
        </w:r>
      </w:del>
      <w:r w:rsidRPr="003A6D12">
        <w:rPr>
          <w:rFonts w:ascii="Times New Roman" w:hAnsi="Times New Roman" w:cs="Times New Roman"/>
        </w:rPr>
        <w:t xml:space="preserve">for three weeks (Fig. </w:t>
      </w:r>
      <w:r w:rsidR="00195D04" w:rsidRPr="003A6D12">
        <w:rPr>
          <w:rFonts w:ascii="Times New Roman" w:hAnsi="Times New Roman" w:cs="Times New Roman"/>
        </w:rPr>
        <w:t>2A</w:t>
      </w:r>
      <w:r w:rsidRPr="003A6D12">
        <w:rPr>
          <w:rFonts w:ascii="Times New Roman" w:hAnsi="Times New Roman" w:cs="Times New Roman"/>
        </w:rPr>
        <w:t>)</w:t>
      </w:r>
      <w:ins w:id="565" w:author="Simona Radutoiu" w:date="2025-11-17T09:51:00Z" w16du:dateUtc="2025-11-17T08:51:00Z">
        <w:r w:rsidR="00421154" w:rsidRPr="003A6D12">
          <w:rPr>
            <w:rFonts w:ascii="Times New Roman" w:hAnsi="Times New Roman" w:cs="Times New Roman"/>
          </w:rPr>
          <w:t xml:space="preserve"> and assessed </w:t>
        </w:r>
        <w:r w:rsidR="00C05EAF" w:rsidRPr="003A6D12">
          <w:rPr>
            <w:rFonts w:ascii="Times New Roman" w:hAnsi="Times New Roman" w:cs="Times New Roman"/>
          </w:rPr>
          <w:t>their phenotype and associated microbiota</w:t>
        </w:r>
      </w:ins>
      <w:r w:rsidR="00195D04" w:rsidRPr="003A6D12">
        <w:rPr>
          <w:rFonts w:ascii="Times New Roman" w:hAnsi="Times New Roman" w:cs="Times New Roman"/>
        </w:rPr>
        <w:t>.</w:t>
      </w:r>
      <w:del w:id="566" w:author="Simona Radutoiu" w:date="2025-11-17T09:51:00Z" w16du:dateUtc="2025-11-17T08:51:00Z">
        <w:r w:rsidR="00195D04" w:rsidRPr="003A6D12" w:rsidDel="00C05EAF">
          <w:rPr>
            <w:rFonts w:ascii="Times New Roman" w:hAnsi="Times New Roman" w:cs="Times New Roman"/>
          </w:rPr>
          <w:delText xml:space="preserve"> </w:delText>
        </w:r>
        <w:r w:rsidR="005703CD" w:rsidRPr="003A6D12" w:rsidDel="00C05EAF">
          <w:rPr>
            <w:rFonts w:ascii="Times New Roman" w:hAnsi="Times New Roman" w:cs="Times New Roman"/>
          </w:rPr>
          <w:delText>Our goal was t</w:delText>
        </w:r>
        <w:r w:rsidR="00195D04" w:rsidRPr="003A6D12" w:rsidDel="00C05EAF">
          <w:rPr>
            <w:rFonts w:ascii="Times New Roman" w:hAnsi="Times New Roman" w:cs="Times New Roman"/>
          </w:rPr>
          <w:delText>o identify host-</w:delText>
        </w:r>
        <w:r w:rsidR="0046168B" w:rsidRPr="003A6D12" w:rsidDel="00C05EAF">
          <w:rPr>
            <w:rFonts w:ascii="Times New Roman" w:hAnsi="Times New Roman" w:cs="Times New Roman"/>
          </w:rPr>
          <w:delText xml:space="preserve"> and </w:delText>
        </w:r>
        <w:r w:rsidR="00A14D78" w:rsidRPr="003A6D12" w:rsidDel="00C05EAF">
          <w:rPr>
            <w:rFonts w:ascii="Times New Roman" w:hAnsi="Times New Roman" w:cs="Times New Roman"/>
            <w:rPrChange w:id="567" w:author="Simona Radutoiu" w:date="2025-11-17T09:53:00Z" w16du:dateUtc="2025-11-17T08:53:00Z">
              <w:rPr>
                <w:rFonts w:ascii="Times New Roman" w:hAnsi="Times New Roman" w:cs="Times New Roman"/>
                <w:highlight w:val="green"/>
              </w:rPr>
            </w:rPrChange>
          </w:rPr>
          <w:delText>soil</w:delText>
        </w:r>
        <w:r w:rsidR="0046168B" w:rsidRPr="003A6D12" w:rsidDel="00C05EAF">
          <w:rPr>
            <w:rFonts w:ascii="Times New Roman" w:hAnsi="Times New Roman" w:cs="Times New Roman"/>
            <w:rPrChange w:id="568" w:author="Simona Radutoiu" w:date="2025-11-17T09:53:00Z" w16du:dateUtc="2025-11-17T08:53:00Z">
              <w:rPr>
                <w:rFonts w:ascii="Times New Roman" w:hAnsi="Times New Roman" w:cs="Times New Roman"/>
                <w:highlight w:val="green"/>
              </w:rPr>
            </w:rPrChange>
          </w:rPr>
          <w:delText>-</w:delText>
        </w:r>
        <w:r w:rsidR="00A14D78" w:rsidRPr="003A6D12" w:rsidDel="00C05EAF">
          <w:rPr>
            <w:rFonts w:ascii="Times New Roman" w:hAnsi="Times New Roman" w:cs="Times New Roman"/>
          </w:rPr>
          <w:delText>dependent</w:delText>
        </w:r>
        <w:r w:rsidR="00195D04" w:rsidRPr="003A6D12" w:rsidDel="00C05EAF">
          <w:rPr>
            <w:rFonts w:ascii="Times New Roman" w:hAnsi="Times New Roman" w:cs="Times New Roman"/>
          </w:rPr>
          <w:delText xml:space="preserve"> recruitment of bacterial taxa in a nodulating and </w:delText>
        </w:r>
        <w:r w:rsidR="005703CD" w:rsidRPr="003A6D12" w:rsidDel="00C05EAF">
          <w:rPr>
            <w:rFonts w:ascii="Times New Roman" w:hAnsi="Times New Roman" w:cs="Times New Roman"/>
          </w:rPr>
          <w:delText xml:space="preserve">a </w:delText>
        </w:r>
        <w:r w:rsidR="00195D04" w:rsidRPr="003A6D12" w:rsidDel="00C05EAF">
          <w:rPr>
            <w:rFonts w:ascii="Times New Roman" w:hAnsi="Times New Roman" w:cs="Times New Roman"/>
          </w:rPr>
          <w:delText>non-nodulating plant</w:delText>
        </w:r>
        <w:r w:rsidR="0046168B" w:rsidRPr="003A6D12" w:rsidDel="00C05EAF">
          <w:rPr>
            <w:rFonts w:ascii="Times New Roman" w:hAnsi="Times New Roman" w:cs="Times New Roman"/>
          </w:rPr>
          <w:delText>, as well as</w:delText>
        </w:r>
        <w:r w:rsidR="00195D04" w:rsidRPr="003A6D12" w:rsidDel="00C05EAF">
          <w:rPr>
            <w:rFonts w:ascii="Times New Roman" w:hAnsi="Times New Roman" w:cs="Times New Roman"/>
          </w:rPr>
          <w:delText xml:space="preserve"> </w:delText>
        </w:r>
        <w:r w:rsidR="005703CD" w:rsidRPr="003A6D12" w:rsidDel="00C05EAF">
          <w:rPr>
            <w:rFonts w:ascii="Times New Roman" w:hAnsi="Times New Roman" w:cs="Times New Roman"/>
          </w:rPr>
          <w:delText xml:space="preserve">to assess </w:delText>
        </w:r>
        <w:r w:rsidR="00195D04" w:rsidRPr="003A6D12" w:rsidDel="00C05EAF">
          <w:rPr>
            <w:rFonts w:ascii="Times New Roman" w:hAnsi="Times New Roman" w:cs="Times New Roman"/>
          </w:rPr>
          <w:delText xml:space="preserve">plant fitness under </w:delText>
        </w:r>
        <w:r w:rsidR="00F47626" w:rsidRPr="003A6D12" w:rsidDel="00C05EAF">
          <w:rPr>
            <w:rFonts w:ascii="Times New Roman" w:hAnsi="Times New Roman" w:cs="Times New Roman"/>
          </w:rPr>
          <w:delText>different</w:delText>
        </w:r>
        <w:r w:rsidR="00195D04" w:rsidRPr="003A6D12" w:rsidDel="00C05EAF">
          <w:rPr>
            <w:rFonts w:ascii="Times New Roman" w:hAnsi="Times New Roman" w:cs="Times New Roman"/>
          </w:rPr>
          <w:delText xml:space="preserve"> nutrient regimes</w:delText>
        </w:r>
        <w:r w:rsidRPr="003A6D12" w:rsidDel="00C05EAF">
          <w:rPr>
            <w:rFonts w:ascii="Times New Roman" w:hAnsi="Times New Roman" w:cs="Times New Roman"/>
          </w:rPr>
          <w:delText>.</w:delText>
        </w:r>
      </w:del>
      <w:r w:rsidR="00195D04" w:rsidRPr="003A6D12">
        <w:rPr>
          <w:rFonts w:ascii="Times New Roman" w:hAnsi="Times New Roman" w:cs="Times New Roman"/>
        </w:rPr>
        <w:t xml:space="preserve"> Shoot fresh weight </w:t>
      </w:r>
      <w:del w:id="569" w:author="Simona Radutoiu" w:date="2025-11-17T09:51:00Z" w16du:dateUtc="2025-11-17T08:51:00Z">
        <w:r w:rsidR="00195D04" w:rsidRPr="003A6D12" w:rsidDel="00C05EAF">
          <w:rPr>
            <w:rFonts w:ascii="Times New Roman" w:hAnsi="Times New Roman" w:cs="Times New Roman"/>
          </w:rPr>
          <w:delText xml:space="preserve">analysis </w:delText>
        </w:r>
      </w:del>
      <w:r w:rsidR="00F47626" w:rsidRPr="003A6D12">
        <w:rPr>
          <w:rFonts w:ascii="Times New Roman" w:hAnsi="Times New Roman" w:cs="Times New Roman"/>
        </w:rPr>
        <w:t>revealed</w:t>
      </w:r>
      <w:r w:rsidR="00195D04" w:rsidRPr="003A6D12">
        <w:rPr>
          <w:rFonts w:ascii="Times New Roman" w:hAnsi="Times New Roman" w:cs="Times New Roman"/>
        </w:rPr>
        <w:t xml:space="preserve"> </w:t>
      </w:r>
      <w:r w:rsidR="00A14D78" w:rsidRPr="003A6D12">
        <w:rPr>
          <w:rFonts w:ascii="Times New Roman" w:hAnsi="Times New Roman" w:cs="Times New Roman"/>
        </w:rPr>
        <w:t xml:space="preserve">that, </w:t>
      </w:r>
      <w:r w:rsidR="00A14D78" w:rsidRPr="003A6D12">
        <w:rPr>
          <w:rFonts w:ascii="Times New Roman" w:hAnsi="Times New Roman" w:cs="Times New Roman"/>
          <w:rPrChange w:id="570" w:author="Simona Radutoiu" w:date="2025-11-17T09:53:00Z" w16du:dateUtc="2025-11-17T08:53:00Z">
            <w:rPr>
              <w:rFonts w:ascii="Times New Roman" w:hAnsi="Times New Roman" w:cs="Times New Roman"/>
              <w:highlight w:val="green"/>
            </w:rPr>
          </w:rPrChange>
        </w:rPr>
        <w:t>as expected</w:t>
      </w:r>
      <w:r w:rsidR="00A14D78">
        <w:rPr>
          <w:rFonts w:ascii="Times New Roman" w:hAnsi="Times New Roman" w:cs="Times New Roman"/>
        </w:rPr>
        <w:t xml:space="preserve"> </w:t>
      </w:r>
      <w:r w:rsidR="00A14D78" w:rsidRPr="004219CA">
        <w:rPr>
          <w:rFonts w:ascii="Times New Roman" w:hAnsi="Times New Roman" w:cs="Times New Roman"/>
          <w:kern w:val="0"/>
        </w:rPr>
        <w:t>(</w:t>
      </w:r>
      <w:r w:rsidR="00A14D78" w:rsidRPr="004219CA">
        <w:rPr>
          <w:rFonts w:ascii="Times New Roman" w:hAnsi="Times New Roman" w:cs="Times New Roman"/>
          <w:color w:val="FF0000"/>
          <w:kern w:val="0"/>
        </w:rPr>
        <w:t>citation:261</w:t>
      </w:r>
      <w:r w:rsidR="00A14D78" w:rsidRPr="004219CA">
        <w:rPr>
          <w:rFonts w:ascii="Times New Roman" w:hAnsi="Times New Roman" w:cs="Times New Roman"/>
          <w:kern w:val="0"/>
        </w:rPr>
        <w:t>)</w:t>
      </w:r>
      <w:r w:rsidR="00A14D78">
        <w:rPr>
          <w:rFonts w:ascii="Times New Roman" w:hAnsi="Times New Roman" w:cs="Times New Roman"/>
          <w:kern w:val="0"/>
        </w:rPr>
        <w:t>,</w:t>
      </w:r>
      <w:r w:rsidR="00A14D78" w:rsidRPr="004219CA">
        <w:rPr>
          <w:rFonts w:ascii="Times New Roman" w:hAnsi="Times New Roman" w:cs="Times New Roman"/>
          <w:kern w:val="0"/>
        </w:rPr>
        <w:t xml:space="preserve"> </w:t>
      </w:r>
      <w:r w:rsidR="00195D04" w:rsidRPr="003A6D12">
        <w:rPr>
          <w:rFonts w:ascii="Times New Roman" w:hAnsi="Times New Roman" w:cs="Times New Roman"/>
          <w:rPrChange w:id="571" w:author="Simona Radutoiu" w:date="2025-11-17T09:53:00Z" w16du:dateUtc="2025-11-17T08:53:00Z">
            <w:rPr>
              <w:rFonts w:ascii="Times New Roman" w:hAnsi="Times New Roman" w:cs="Times New Roman"/>
              <w:highlight w:val="green"/>
            </w:rPr>
          </w:rPrChange>
        </w:rPr>
        <w:t xml:space="preserve">fertilisation levels </w:t>
      </w:r>
      <w:r w:rsidR="00A14D78" w:rsidRPr="003A6D12">
        <w:rPr>
          <w:rFonts w:ascii="Times New Roman" w:hAnsi="Times New Roman" w:cs="Times New Roman"/>
          <w:rPrChange w:id="572" w:author="Simona Radutoiu" w:date="2025-11-17T09:53:00Z" w16du:dateUtc="2025-11-17T08:53:00Z">
            <w:rPr>
              <w:rFonts w:ascii="Times New Roman" w:hAnsi="Times New Roman" w:cs="Times New Roman"/>
              <w:highlight w:val="green"/>
            </w:rPr>
          </w:rPrChange>
        </w:rPr>
        <w:t xml:space="preserve">had a significant effect on plant </w:t>
      </w:r>
      <w:r w:rsidR="00195D04" w:rsidRPr="003A6D12">
        <w:rPr>
          <w:rFonts w:ascii="Times New Roman" w:hAnsi="Times New Roman" w:cs="Times New Roman"/>
          <w:rPrChange w:id="573" w:author="Simona Radutoiu" w:date="2025-11-17T09:53:00Z" w16du:dateUtc="2025-11-17T08:53:00Z">
            <w:rPr>
              <w:rFonts w:ascii="Times New Roman" w:hAnsi="Times New Roman" w:cs="Times New Roman"/>
              <w:highlight w:val="green"/>
            </w:rPr>
          </w:rPrChange>
        </w:rPr>
        <w:t>growth</w:t>
      </w:r>
      <w:r w:rsidR="00195D04" w:rsidRPr="003A6D12">
        <w:rPr>
          <w:rFonts w:ascii="Times New Roman" w:hAnsi="Times New Roman" w:cs="Times New Roman"/>
        </w:rPr>
        <w:t>, with reduc</w:t>
      </w:r>
      <w:ins w:id="574" w:author="Simona Radutoiu" w:date="2025-11-17T09:52:00Z" w16du:dateUtc="2025-11-17T08:52:00Z">
        <w:r w:rsidR="00A6692C" w:rsidRPr="003A6D12">
          <w:rPr>
            <w:rFonts w:ascii="Times New Roman" w:hAnsi="Times New Roman" w:cs="Times New Roman"/>
          </w:rPr>
          <w:t>ing</w:t>
        </w:r>
      </w:ins>
      <w:del w:id="575" w:author="Simona Radutoiu" w:date="2025-11-17T09:52:00Z" w16du:dateUtc="2025-11-17T08:52:00Z">
        <w:r w:rsidR="00195D04" w:rsidRPr="003A6D12" w:rsidDel="00A6692C">
          <w:rPr>
            <w:rFonts w:ascii="Times New Roman" w:hAnsi="Times New Roman" w:cs="Times New Roman"/>
          </w:rPr>
          <w:delText>ed</w:delText>
        </w:r>
      </w:del>
      <w:r w:rsidR="00195D04" w:rsidRPr="003A6D12">
        <w:rPr>
          <w:rFonts w:ascii="Times New Roman" w:hAnsi="Times New Roman" w:cs="Times New Roman"/>
        </w:rPr>
        <w:t xml:space="preserve"> </w:t>
      </w:r>
      <w:del w:id="576" w:author="Simona Radutoiu" w:date="2025-11-17T09:52:00Z" w16du:dateUtc="2025-11-17T08:52:00Z">
        <w:r w:rsidR="00195D04" w:rsidRPr="003A6D12" w:rsidDel="00A6692C">
          <w:rPr>
            <w:rFonts w:ascii="Times New Roman" w:hAnsi="Times New Roman" w:cs="Times New Roman"/>
          </w:rPr>
          <w:delText xml:space="preserve">growth </w:delText>
        </w:r>
      </w:del>
      <w:ins w:id="577" w:author="Simona Radutoiu" w:date="2025-11-17T09:52:00Z" w16du:dateUtc="2025-11-17T08:52:00Z">
        <w:r w:rsidR="00A6692C" w:rsidRPr="003A6D12">
          <w:rPr>
            <w:rFonts w:ascii="Times New Roman" w:hAnsi="Times New Roman" w:cs="Times New Roman"/>
          </w:rPr>
          <w:t xml:space="preserve">levels </w:t>
        </w:r>
      </w:ins>
      <w:r w:rsidR="00F47626" w:rsidRPr="003A6D12">
        <w:rPr>
          <w:rFonts w:ascii="Times New Roman" w:hAnsi="Times New Roman" w:cs="Times New Roman"/>
        </w:rPr>
        <w:t>as</w:t>
      </w:r>
      <w:r w:rsidR="00195D04" w:rsidRPr="003A6D12">
        <w:rPr>
          <w:rFonts w:ascii="Times New Roman" w:hAnsi="Times New Roman" w:cs="Times New Roman"/>
        </w:rPr>
        <w:t xml:space="preserve"> nutrient</w:t>
      </w:r>
      <w:r w:rsidR="00F47626" w:rsidRPr="003A6D12">
        <w:rPr>
          <w:rFonts w:ascii="Times New Roman" w:hAnsi="Times New Roman" w:cs="Times New Roman"/>
        </w:rPr>
        <w:t xml:space="preserve"> availability decrease</w:t>
      </w:r>
      <w:r w:rsidR="00A14D78" w:rsidRPr="003A6D12">
        <w:rPr>
          <w:rFonts w:ascii="Times New Roman" w:hAnsi="Times New Roman" w:cs="Times New Roman"/>
        </w:rPr>
        <w:t>d</w:t>
      </w:r>
      <w:ins w:id="578" w:author="Simona Radutoiu" w:date="2025-11-17T09:52:00Z" w16du:dateUtc="2025-11-17T08:52:00Z">
        <w:r w:rsidR="00A6692C" w:rsidRPr="003A6D12">
          <w:rPr>
            <w:rFonts w:ascii="Times New Roman" w:hAnsi="Times New Roman" w:cs="Times New Roman"/>
          </w:rPr>
          <w:t xml:space="preserve"> </w:t>
        </w:r>
      </w:ins>
      <w:del w:id="579" w:author="Simona Radutoiu" w:date="2025-11-17T09:52:00Z" w16du:dateUtc="2025-11-17T08:52:00Z">
        <w:r w:rsidR="00195D04" w:rsidRPr="003A6D12" w:rsidDel="00A6692C">
          <w:rPr>
            <w:rFonts w:ascii="Times New Roman" w:hAnsi="Times New Roman" w:cs="Times New Roman"/>
          </w:rPr>
          <w:delText xml:space="preserve"> and </w:delText>
        </w:r>
        <w:r w:rsidR="00F47626" w:rsidRPr="003A6D12" w:rsidDel="00A6692C">
          <w:rPr>
            <w:rFonts w:ascii="Times New Roman" w:hAnsi="Times New Roman" w:cs="Times New Roman"/>
          </w:rPr>
          <w:delText xml:space="preserve">the </w:delText>
        </w:r>
        <w:r w:rsidR="00195D04" w:rsidRPr="003A6D12" w:rsidDel="00A6692C">
          <w:rPr>
            <w:rFonts w:ascii="Times New Roman" w:hAnsi="Times New Roman" w:cs="Times New Roman"/>
          </w:rPr>
          <w:delText xml:space="preserve">lowest growth </w:delText>
        </w:r>
        <w:r w:rsidR="00F47626" w:rsidRPr="003A6D12" w:rsidDel="00A6692C">
          <w:rPr>
            <w:rFonts w:ascii="Times New Roman" w:hAnsi="Times New Roman" w:cs="Times New Roman"/>
          </w:rPr>
          <w:delText>observed</w:delText>
        </w:r>
        <w:r w:rsidR="00195D04" w:rsidRPr="003A6D12" w:rsidDel="00A6692C">
          <w:rPr>
            <w:rFonts w:ascii="Times New Roman" w:hAnsi="Times New Roman" w:cs="Times New Roman"/>
          </w:rPr>
          <w:delText xml:space="preserve"> in UF soil </w:delText>
        </w:r>
      </w:del>
      <w:r w:rsidR="00195D04" w:rsidRPr="003A6D12">
        <w:rPr>
          <w:rFonts w:ascii="Times New Roman" w:hAnsi="Times New Roman" w:cs="Times New Roman"/>
        </w:rPr>
        <w:t>(Fig.</w:t>
      </w:r>
      <w:r w:rsidR="00353AB3" w:rsidRPr="003A6D12">
        <w:rPr>
          <w:rFonts w:ascii="Times New Roman" w:hAnsi="Times New Roman" w:cs="Times New Roman"/>
        </w:rPr>
        <w:t xml:space="preserve"> </w:t>
      </w:r>
      <w:r w:rsidR="00195D04" w:rsidRPr="003A6D12">
        <w:rPr>
          <w:rFonts w:ascii="Times New Roman" w:hAnsi="Times New Roman" w:cs="Times New Roman"/>
        </w:rPr>
        <w:t>2B)</w:t>
      </w:r>
      <w:r w:rsidR="00195D04" w:rsidRPr="003A6D12">
        <w:rPr>
          <w:rFonts w:ascii="Times New Roman" w:hAnsi="Times New Roman" w:cs="Times New Roman"/>
          <w:kern w:val="0"/>
        </w:rPr>
        <w:t xml:space="preserve">. </w:t>
      </w:r>
      <w:r w:rsidR="00195D04" w:rsidRPr="003A6D12">
        <w:rPr>
          <w:rFonts w:ascii="Times New Roman" w:hAnsi="Times New Roman" w:cs="Times New Roman"/>
          <w:i/>
          <w:iCs/>
          <w:kern w:val="0"/>
          <w:rPrChange w:id="580" w:author="Simona Radutoiu" w:date="2025-11-17T09:53:00Z" w16du:dateUtc="2025-11-17T08:53:00Z">
            <w:rPr>
              <w:rFonts w:ascii="Times New Roman" w:hAnsi="Times New Roman" w:cs="Times New Roman"/>
              <w:i/>
              <w:iCs/>
              <w:kern w:val="0"/>
              <w:highlight w:val="green"/>
            </w:rPr>
          </w:rPrChange>
        </w:rPr>
        <w:t>Lotus</w:t>
      </w:r>
      <w:r w:rsidR="00033B2C" w:rsidRPr="003A6D12">
        <w:rPr>
          <w:rFonts w:ascii="Times New Roman" w:hAnsi="Times New Roman" w:cs="Times New Roman"/>
          <w:i/>
          <w:iCs/>
          <w:kern w:val="0"/>
          <w:rPrChange w:id="581" w:author="Simona Radutoiu" w:date="2025-11-17T09:53:00Z" w16du:dateUtc="2025-11-17T08:53:00Z">
            <w:rPr>
              <w:rFonts w:ascii="Times New Roman" w:hAnsi="Times New Roman" w:cs="Times New Roman"/>
              <w:i/>
              <w:iCs/>
              <w:kern w:val="0"/>
              <w:highlight w:val="green"/>
            </w:rPr>
          </w:rPrChange>
        </w:rPr>
        <w:t xml:space="preserve"> </w:t>
      </w:r>
      <w:del w:id="582" w:author="Simona Radutoiu" w:date="2025-11-17T09:52:00Z" w16du:dateUtc="2025-11-17T08:52:00Z">
        <w:r w:rsidR="00033B2C" w:rsidRPr="003A6D12" w:rsidDel="00A6692C">
          <w:rPr>
            <w:rFonts w:ascii="Times New Roman" w:hAnsi="Times New Roman" w:cs="Times New Roman"/>
            <w:kern w:val="0"/>
            <w:rPrChange w:id="583" w:author="Simona Radutoiu" w:date="2025-11-17T09:53:00Z" w16du:dateUtc="2025-11-17T08:53:00Z">
              <w:rPr>
                <w:rFonts w:ascii="Times New Roman" w:hAnsi="Times New Roman" w:cs="Times New Roman"/>
                <w:kern w:val="0"/>
                <w:highlight w:val="green"/>
              </w:rPr>
            </w:rPrChange>
          </w:rPr>
          <w:delText>plants</w:delText>
        </w:r>
        <w:r w:rsidR="00882A7A" w:rsidRPr="003A6D12" w:rsidDel="00A6692C">
          <w:rPr>
            <w:rFonts w:ascii="Times New Roman" w:hAnsi="Times New Roman" w:cs="Times New Roman"/>
            <w:kern w:val="0"/>
            <w:rPrChange w:id="584" w:author="Simona Radutoiu" w:date="2025-11-17T09:53:00Z" w16du:dateUtc="2025-11-17T08:53:00Z">
              <w:rPr>
                <w:rFonts w:ascii="Times New Roman" w:hAnsi="Times New Roman" w:cs="Times New Roman"/>
                <w:kern w:val="0"/>
                <w:highlight w:val="green"/>
              </w:rPr>
            </w:rPrChange>
          </w:rPr>
          <w:delText xml:space="preserve"> </w:delText>
        </w:r>
      </w:del>
      <w:r w:rsidR="00033B2C" w:rsidRPr="003A6D12">
        <w:rPr>
          <w:rFonts w:ascii="Times New Roman" w:hAnsi="Times New Roman" w:cs="Times New Roman"/>
          <w:kern w:val="0"/>
          <w:rPrChange w:id="585" w:author="Simona Radutoiu" w:date="2025-11-17T09:53:00Z" w16du:dateUtc="2025-11-17T08:53:00Z">
            <w:rPr>
              <w:rFonts w:ascii="Times New Roman" w:hAnsi="Times New Roman" w:cs="Times New Roman"/>
              <w:kern w:val="0"/>
              <w:highlight w:val="green"/>
            </w:rPr>
          </w:rPrChange>
        </w:rPr>
        <w:t>formed</w:t>
      </w:r>
      <w:r w:rsidR="00195D04" w:rsidRPr="003A6D12">
        <w:rPr>
          <w:rFonts w:ascii="Times New Roman" w:hAnsi="Times New Roman" w:cs="Times New Roman"/>
          <w:kern w:val="0"/>
        </w:rPr>
        <w:t xml:space="preserve"> pink root nodules</w:t>
      </w:r>
      <w:r w:rsidR="0046168B" w:rsidRPr="003A6D12">
        <w:rPr>
          <w:rFonts w:ascii="Times New Roman" w:hAnsi="Times New Roman" w:cs="Times New Roman"/>
          <w:kern w:val="0"/>
        </w:rPr>
        <w:t xml:space="preserve"> in all soils</w:t>
      </w:r>
      <w:r w:rsidR="00A14D78" w:rsidRPr="003A6D12">
        <w:rPr>
          <w:rFonts w:ascii="Times New Roman" w:hAnsi="Times New Roman" w:cs="Times New Roman"/>
          <w:kern w:val="0"/>
        </w:rPr>
        <w:t xml:space="preserve">, </w:t>
      </w:r>
      <w:r w:rsidR="00A14D78" w:rsidRPr="003A6D12">
        <w:rPr>
          <w:rFonts w:ascii="Times New Roman" w:hAnsi="Times New Roman" w:cs="Times New Roman"/>
          <w:kern w:val="0"/>
          <w:rPrChange w:id="586" w:author="Simona Radutoiu" w:date="2025-11-17T09:53:00Z" w16du:dateUtc="2025-11-17T08:53:00Z">
            <w:rPr>
              <w:rFonts w:ascii="Times New Roman" w:hAnsi="Times New Roman" w:cs="Times New Roman"/>
              <w:kern w:val="0"/>
              <w:highlight w:val="green"/>
            </w:rPr>
          </w:rPrChange>
        </w:rPr>
        <w:t>although</w:t>
      </w:r>
      <w:r w:rsidR="0046168B" w:rsidRPr="003A6D12">
        <w:rPr>
          <w:rFonts w:ascii="Times New Roman" w:hAnsi="Times New Roman" w:cs="Times New Roman"/>
          <w:kern w:val="0"/>
        </w:rPr>
        <w:t xml:space="preserve"> nodule </w:t>
      </w:r>
      <w:r w:rsidR="00A14D78" w:rsidRPr="003A6D12">
        <w:rPr>
          <w:rFonts w:ascii="Times New Roman" w:hAnsi="Times New Roman" w:cs="Times New Roman"/>
          <w:kern w:val="0"/>
          <w:rPrChange w:id="587" w:author="Simona Radutoiu" w:date="2025-11-17T09:53:00Z" w16du:dateUtc="2025-11-17T08:53:00Z">
            <w:rPr>
              <w:rFonts w:ascii="Times New Roman" w:hAnsi="Times New Roman" w:cs="Times New Roman"/>
              <w:kern w:val="0"/>
              <w:highlight w:val="green"/>
            </w:rPr>
          </w:rPrChange>
        </w:rPr>
        <w:t>numbers</w:t>
      </w:r>
      <w:r w:rsidR="00195D04" w:rsidRPr="003A6D12">
        <w:rPr>
          <w:rFonts w:ascii="Times New Roman" w:hAnsi="Times New Roman" w:cs="Times New Roman"/>
          <w:kern w:val="0"/>
        </w:rPr>
        <w:t xml:space="preserve"> were significantly higher </w:t>
      </w:r>
      <w:r w:rsidR="00F47626" w:rsidRPr="003A6D12">
        <w:rPr>
          <w:rFonts w:ascii="Times New Roman" w:hAnsi="Times New Roman" w:cs="Times New Roman"/>
          <w:kern w:val="0"/>
        </w:rPr>
        <w:t>i</w:t>
      </w:r>
      <w:r w:rsidR="00195D04" w:rsidRPr="003A6D12">
        <w:rPr>
          <w:rFonts w:ascii="Times New Roman" w:hAnsi="Times New Roman" w:cs="Times New Roman"/>
          <w:kern w:val="0"/>
        </w:rPr>
        <w:t xml:space="preserve">n PK and UF </w:t>
      </w:r>
      <w:ins w:id="588" w:author="Simona Radutoiu" w:date="2025-11-17T09:53:00Z" w16du:dateUtc="2025-11-17T08:53:00Z">
        <w:r w:rsidR="003A6D12" w:rsidRPr="003A6D12">
          <w:rPr>
            <w:rFonts w:ascii="Times New Roman" w:hAnsi="Times New Roman" w:cs="Times New Roman"/>
            <w:kern w:val="0"/>
          </w:rPr>
          <w:t xml:space="preserve">compared to NPK where nitrogen repression of symbiosis is observed </w:t>
        </w:r>
      </w:ins>
      <w:del w:id="589" w:author="Simona Radutoiu" w:date="2025-11-17T09:53:00Z" w16du:dateUtc="2025-11-17T08:53:00Z">
        <w:r w:rsidR="00195D04" w:rsidRPr="003A6D12" w:rsidDel="003A6D12">
          <w:rPr>
            <w:rFonts w:ascii="Times New Roman" w:hAnsi="Times New Roman" w:cs="Times New Roman"/>
            <w:kern w:val="0"/>
          </w:rPr>
          <w:delText xml:space="preserve">soils </w:delText>
        </w:r>
      </w:del>
      <w:r w:rsidR="00195D04" w:rsidRPr="003A6D12">
        <w:rPr>
          <w:rFonts w:ascii="Times New Roman" w:hAnsi="Times New Roman" w:cs="Times New Roman"/>
          <w:kern w:val="0"/>
        </w:rPr>
        <w:t>(Fig.2C).</w:t>
      </w:r>
      <w:r w:rsidR="00195D04" w:rsidRPr="004219CA">
        <w:rPr>
          <w:rFonts w:ascii="Times New Roman" w:hAnsi="Times New Roman" w:cs="Times New Roman"/>
          <w:kern w:val="0"/>
        </w:rPr>
        <w:t xml:space="preserve"> The </w:t>
      </w:r>
      <w:del w:id="590" w:author="Simona Radutoiu" w:date="2025-11-17T09:53:00Z" w16du:dateUtc="2025-11-17T08:53:00Z">
        <w:r w:rsidR="00195D04" w:rsidRPr="004219CA" w:rsidDel="003A6D12">
          <w:rPr>
            <w:rFonts w:ascii="Times New Roman" w:hAnsi="Times New Roman" w:cs="Times New Roman"/>
            <w:kern w:val="0"/>
          </w:rPr>
          <w:delText xml:space="preserve">highest </w:delText>
        </w:r>
      </w:del>
      <w:ins w:id="591" w:author="Simona Radutoiu" w:date="2025-11-17T09:53:00Z" w16du:dateUtc="2025-11-17T08:53:00Z">
        <w:r w:rsidR="003A6D12">
          <w:rPr>
            <w:rFonts w:ascii="Times New Roman" w:hAnsi="Times New Roman" w:cs="Times New Roman"/>
            <w:kern w:val="0"/>
          </w:rPr>
          <w:t>largest</w:t>
        </w:r>
        <w:r w:rsidR="003A6D12" w:rsidRPr="004219CA">
          <w:rPr>
            <w:rFonts w:ascii="Times New Roman" w:hAnsi="Times New Roman" w:cs="Times New Roman"/>
            <w:kern w:val="0"/>
          </w:rPr>
          <w:t xml:space="preserve"> </w:t>
        </w:r>
      </w:ins>
      <w:r w:rsidR="00195D04" w:rsidRPr="004219CA">
        <w:rPr>
          <w:rFonts w:ascii="Times New Roman" w:hAnsi="Times New Roman" w:cs="Times New Roman"/>
          <w:kern w:val="0"/>
        </w:rPr>
        <w:t>nodule counts were observed in PK</w:t>
      </w:r>
      <w:del w:id="592" w:author="Simona Radutoiu" w:date="2025-11-17T09:54:00Z" w16du:dateUtc="2025-11-17T08:54:00Z">
        <w:r w:rsidR="00195D04" w:rsidRPr="004219CA" w:rsidDel="003A6D12">
          <w:rPr>
            <w:rFonts w:ascii="Times New Roman" w:hAnsi="Times New Roman" w:cs="Times New Roman"/>
            <w:kern w:val="0"/>
          </w:rPr>
          <w:delText xml:space="preserve"> soil</w:delText>
        </w:r>
      </w:del>
      <w:r w:rsidR="00195D04" w:rsidRPr="004219CA">
        <w:rPr>
          <w:rFonts w:ascii="Times New Roman" w:hAnsi="Times New Roman" w:cs="Times New Roman"/>
          <w:kern w:val="0"/>
        </w:rPr>
        <w:t xml:space="preserve">, </w:t>
      </w:r>
      <w:del w:id="593" w:author="Simona Radutoiu" w:date="2025-11-17T09:54:00Z" w16du:dateUtc="2025-11-17T08:54:00Z">
        <w:r w:rsidR="00F47626" w:rsidRPr="004219CA" w:rsidDel="003A6D12">
          <w:rPr>
            <w:rFonts w:ascii="Times New Roman" w:hAnsi="Times New Roman" w:cs="Times New Roman"/>
            <w:kern w:val="0"/>
          </w:rPr>
          <w:delText>likely due to</w:delText>
        </w:r>
        <w:r w:rsidR="00195D04" w:rsidRPr="004219CA" w:rsidDel="003A6D12">
          <w:rPr>
            <w:rFonts w:ascii="Times New Roman" w:hAnsi="Times New Roman" w:cs="Times New Roman"/>
            <w:kern w:val="0"/>
          </w:rPr>
          <w:delText xml:space="preserve"> the </w:delText>
        </w:r>
        <w:r w:rsidR="00F47626" w:rsidRPr="004219CA" w:rsidDel="003A6D12">
          <w:rPr>
            <w:rFonts w:ascii="Times New Roman" w:hAnsi="Times New Roman" w:cs="Times New Roman"/>
            <w:kern w:val="0"/>
          </w:rPr>
          <w:delText>requirement of</w:delText>
        </w:r>
      </w:del>
      <w:ins w:id="594" w:author="Simona Radutoiu" w:date="2025-11-17T09:54:00Z" w16du:dateUtc="2025-11-17T08:54:00Z">
        <w:r w:rsidR="003A6D12">
          <w:rPr>
            <w:rFonts w:ascii="Times New Roman" w:hAnsi="Times New Roman" w:cs="Times New Roman"/>
            <w:kern w:val="0"/>
          </w:rPr>
          <w:t>as a result of</w:t>
        </w:r>
      </w:ins>
      <w:r w:rsidR="00F47626" w:rsidRPr="004219CA">
        <w:rPr>
          <w:rFonts w:ascii="Times New Roman" w:hAnsi="Times New Roman" w:cs="Times New Roman"/>
          <w:kern w:val="0"/>
        </w:rPr>
        <w:t xml:space="preserve"> </w:t>
      </w:r>
      <w:r w:rsidR="00195D04" w:rsidRPr="004219CA">
        <w:rPr>
          <w:rFonts w:ascii="Times New Roman" w:hAnsi="Times New Roman" w:cs="Times New Roman"/>
          <w:kern w:val="0"/>
        </w:rPr>
        <w:t xml:space="preserve">sufficient </w:t>
      </w:r>
      <w:r w:rsidR="00A14D78">
        <w:rPr>
          <w:rFonts w:ascii="Times New Roman" w:hAnsi="Times New Roman" w:cs="Times New Roman"/>
          <w:kern w:val="0"/>
        </w:rPr>
        <w:t>phosphorus</w:t>
      </w:r>
      <w:r w:rsidR="00195D04" w:rsidRPr="004219CA">
        <w:rPr>
          <w:rFonts w:ascii="Times New Roman" w:hAnsi="Times New Roman" w:cs="Times New Roman"/>
          <w:kern w:val="0"/>
        </w:rPr>
        <w:t xml:space="preserve"> </w:t>
      </w:r>
      <w:del w:id="595" w:author="Simona Radutoiu" w:date="2025-11-17T09:54:00Z" w16du:dateUtc="2025-11-17T08:54:00Z">
        <w:r w:rsidR="00A14D78" w:rsidDel="00547919">
          <w:rPr>
            <w:rFonts w:ascii="Times New Roman" w:hAnsi="Times New Roman" w:cs="Times New Roman"/>
            <w:kern w:val="0"/>
          </w:rPr>
          <w:delText>f</w:delText>
        </w:r>
        <w:r w:rsidR="00195D04" w:rsidRPr="004219CA" w:rsidDel="00547919">
          <w:rPr>
            <w:rFonts w:ascii="Times New Roman" w:hAnsi="Times New Roman" w:cs="Times New Roman"/>
            <w:kern w:val="0"/>
          </w:rPr>
          <w:delText xml:space="preserve">or </w:delText>
        </w:r>
      </w:del>
      <w:ins w:id="596" w:author="Simona Radutoiu" w:date="2025-11-17T09:54:00Z" w16du:dateUtc="2025-11-17T08:54:00Z">
        <w:r w:rsidR="00547919">
          <w:rPr>
            <w:rFonts w:ascii="Times New Roman" w:hAnsi="Times New Roman" w:cs="Times New Roman"/>
            <w:kern w:val="0"/>
          </w:rPr>
          <w:t>fuelling</w:t>
        </w:r>
        <w:r w:rsidR="00547919" w:rsidRPr="004219CA">
          <w:rPr>
            <w:rFonts w:ascii="Times New Roman" w:hAnsi="Times New Roman" w:cs="Times New Roman"/>
            <w:kern w:val="0"/>
          </w:rPr>
          <w:t xml:space="preserve"> </w:t>
        </w:r>
      </w:ins>
      <w:del w:id="597" w:author="Simona Radutoiu" w:date="2025-11-17T09:54:00Z" w16du:dateUtc="2025-11-17T08:54:00Z">
        <w:r w:rsidR="00195D04" w:rsidRPr="004219CA" w:rsidDel="00547919">
          <w:rPr>
            <w:rFonts w:ascii="Times New Roman" w:hAnsi="Times New Roman" w:cs="Times New Roman"/>
            <w:kern w:val="0"/>
          </w:rPr>
          <w:delText xml:space="preserve">optimal </w:delText>
        </w:r>
      </w:del>
      <w:r w:rsidR="00882A7A">
        <w:rPr>
          <w:rFonts w:ascii="Times New Roman" w:hAnsi="Times New Roman" w:cs="Times New Roman"/>
          <w:kern w:val="0"/>
        </w:rPr>
        <w:t>SNF</w:t>
      </w:r>
      <w:r w:rsidR="00F47626" w:rsidRPr="004219CA">
        <w:rPr>
          <w:rFonts w:ascii="Times New Roman" w:hAnsi="Times New Roman" w:cs="Times New Roman"/>
          <w:kern w:val="0"/>
        </w:rPr>
        <w:t xml:space="preserve"> </w:t>
      </w:r>
      <w:del w:id="598" w:author="Simona Radutoiu" w:date="2025-11-17T09:54:00Z" w16du:dateUtc="2025-11-17T08:54:00Z">
        <w:r w:rsidR="00195D04" w:rsidRPr="004219CA" w:rsidDel="00547919">
          <w:rPr>
            <w:rFonts w:ascii="Times New Roman" w:hAnsi="Times New Roman" w:cs="Times New Roman"/>
            <w:kern w:val="0"/>
          </w:rPr>
          <w:delText xml:space="preserve">functionality </w:delText>
        </w:r>
      </w:del>
      <w:r w:rsidR="00195D04" w:rsidRPr="004219CA">
        <w:rPr>
          <w:rFonts w:ascii="Times New Roman" w:hAnsi="Times New Roman" w:cs="Times New Roman"/>
          <w:kern w:val="0"/>
        </w:rPr>
        <w:t>(</w:t>
      </w:r>
      <w:r w:rsidR="00195D04" w:rsidRPr="004219CA">
        <w:rPr>
          <w:rFonts w:ascii="Times New Roman" w:hAnsi="Times New Roman" w:cs="Times New Roman"/>
          <w:color w:val="FF0000"/>
          <w:kern w:val="0"/>
        </w:rPr>
        <w:t>citation:246</w:t>
      </w:r>
      <w:r w:rsidR="00195D04" w:rsidRPr="004219CA">
        <w:rPr>
          <w:rFonts w:ascii="Times New Roman" w:hAnsi="Times New Roman" w:cs="Times New Roman"/>
          <w:kern w:val="0"/>
        </w:rPr>
        <w:t>).</w:t>
      </w:r>
      <w:r w:rsidR="00195D04" w:rsidRPr="004219CA">
        <w:rPr>
          <w:rFonts w:ascii="Times New Roman" w:hAnsi="Times New Roman" w:cs="Times New Roman"/>
        </w:rPr>
        <w:t xml:space="preserve"> </w:t>
      </w:r>
      <w:del w:id="599" w:author="Simona Radutoiu" w:date="2025-11-17T09:54:00Z" w16du:dateUtc="2025-11-17T08:54:00Z">
        <w:r w:rsidR="00F47626" w:rsidRPr="004219CA" w:rsidDel="00547919">
          <w:rPr>
            <w:rFonts w:ascii="Times New Roman" w:hAnsi="Times New Roman" w:cs="Times New Roman"/>
          </w:rPr>
          <w:delText xml:space="preserve">To investigate </w:delText>
        </w:r>
        <w:r w:rsidR="00A14D78" w:rsidRPr="00033B2C" w:rsidDel="00547919">
          <w:rPr>
            <w:rFonts w:ascii="Times New Roman" w:hAnsi="Times New Roman" w:cs="Times New Roman"/>
            <w:highlight w:val="green"/>
          </w:rPr>
          <w:delText>root-associated</w:delText>
        </w:r>
        <w:r w:rsidR="00A14D78" w:rsidDel="00547919">
          <w:rPr>
            <w:rFonts w:ascii="Times New Roman" w:hAnsi="Times New Roman" w:cs="Times New Roman"/>
          </w:rPr>
          <w:delText xml:space="preserve"> </w:delText>
        </w:r>
        <w:r w:rsidR="00F47626" w:rsidRPr="004219CA" w:rsidDel="00547919">
          <w:rPr>
            <w:rFonts w:ascii="Times New Roman" w:hAnsi="Times New Roman" w:cs="Times New Roman"/>
          </w:rPr>
          <w:delText xml:space="preserve">microbial composition, </w:delText>
        </w:r>
      </w:del>
      <w:ins w:id="600" w:author="Simona Radutoiu" w:date="2025-11-17T09:54:00Z" w16du:dateUtc="2025-11-17T08:54:00Z">
        <w:r w:rsidR="00547919">
          <w:rPr>
            <w:rFonts w:ascii="Times New Roman" w:hAnsi="Times New Roman" w:cs="Times New Roman"/>
          </w:rPr>
          <w:t>W</w:t>
        </w:r>
      </w:ins>
      <w:del w:id="601" w:author="Simona Radutoiu" w:date="2025-11-17T09:54:00Z" w16du:dateUtc="2025-11-17T08:54:00Z">
        <w:r w:rsidR="00F47626" w:rsidRPr="004219CA" w:rsidDel="00547919">
          <w:rPr>
            <w:rFonts w:ascii="Times New Roman" w:hAnsi="Times New Roman" w:cs="Times New Roman"/>
          </w:rPr>
          <w:delText>w</w:delText>
        </w:r>
      </w:del>
      <w:r w:rsidR="00F47626" w:rsidRPr="004219CA">
        <w:rPr>
          <w:rFonts w:ascii="Times New Roman" w:hAnsi="Times New Roman" w:cs="Times New Roman"/>
        </w:rPr>
        <w:t xml:space="preserve">e </w:t>
      </w:r>
      <w:r w:rsidRPr="004219CA">
        <w:rPr>
          <w:rFonts w:ascii="Times New Roman" w:hAnsi="Times New Roman" w:cs="Times New Roman"/>
        </w:rPr>
        <w:t>collected rhizosphere, root, and nodule samples (</w:t>
      </w:r>
      <w:r w:rsidR="00F47626" w:rsidRPr="004219CA">
        <w:rPr>
          <w:rFonts w:ascii="Times New Roman" w:hAnsi="Times New Roman" w:cs="Times New Roman"/>
        </w:rPr>
        <w:t>when</w:t>
      </w:r>
      <w:r w:rsidR="00195D04" w:rsidRPr="004219CA">
        <w:rPr>
          <w:rFonts w:ascii="Times New Roman" w:hAnsi="Times New Roman" w:cs="Times New Roman"/>
        </w:rPr>
        <w:t xml:space="preserve"> present</w:t>
      </w:r>
      <w:r w:rsidRPr="004219CA">
        <w:rPr>
          <w:rFonts w:ascii="Times New Roman" w:hAnsi="Times New Roman" w:cs="Times New Roman"/>
        </w:rPr>
        <w:t>) for microbiome analysi</w:t>
      </w:r>
      <w:r w:rsidR="0046168B" w:rsidRPr="004219CA">
        <w:rPr>
          <w:rFonts w:ascii="Times New Roman" w:hAnsi="Times New Roman" w:cs="Times New Roman"/>
        </w:rPr>
        <w:t xml:space="preserve">s. </w:t>
      </w:r>
      <w:ins w:id="602" w:author="Simona Radutoiu" w:date="2025-11-17T09:55:00Z" w16du:dateUtc="2025-11-17T08:55:00Z">
        <w:r w:rsidR="00D95382">
          <w:rPr>
            <w:rFonts w:ascii="Times New Roman" w:hAnsi="Times New Roman" w:cs="Times New Roman"/>
          </w:rPr>
          <w:t>As expected, a</w:t>
        </w:r>
      </w:ins>
      <w:del w:id="603" w:author="Simona Radutoiu" w:date="2025-11-17T09:55:00Z" w16du:dateUtc="2025-11-17T08:55:00Z">
        <w:r w:rsidR="00F47626" w:rsidRPr="004219CA" w:rsidDel="00D95382">
          <w:rPr>
            <w:rFonts w:ascii="Times New Roman" w:hAnsi="Times New Roman" w:cs="Times New Roman"/>
          </w:rPr>
          <w:delText>A</w:delText>
        </w:r>
      </w:del>
      <w:r w:rsidR="005B6BB6" w:rsidRPr="004219CA">
        <w:rPr>
          <w:rFonts w:ascii="Times New Roman" w:hAnsi="Times New Roman" w:cs="Times New Roman"/>
        </w:rPr>
        <w:t>lpha</w:t>
      </w:r>
      <w:r w:rsidR="00F47626" w:rsidRPr="004219CA">
        <w:rPr>
          <w:rFonts w:ascii="Times New Roman" w:hAnsi="Times New Roman" w:cs="Times New Roman"/>
        </w:rPr>
        <w:t xml:space="preserve"> </w:t>
      </w:r>
      <w:r w:rsidR="0046168B" w:rsidRPr="004219CA">
        <w:rPr>
          <w:rFonts w:ascii="Times New Roman" w:hAnsi="Times New Roman" w:cs="Times New Roman"/>
        </w:rPr>
        <w:t xml:space="preserve">diversity </w:t>
      </w:r>
      <w:r w:rsidR="005B6BB6" w:rsidRPr="004219CA">
        <w:rPr>
          <w:rFonts w:ascii="Times New Roman" w:hAnsi="Times New Roman" w:cs="Times New Roman"/>
        </w:rPr>
        <w:t xml:space="preserve">was </w:t>
      </w:r>
      <w:r w:rsidR="00F47626" w:rsidRPr="004219CA">
        <w:rPr>
          <w:rFonts w:ascii="Times New Roman" w:hAnsi="Times New Roman" w:cs="Times New Roman"/>
        </w:rPr>
        <w:t xml:space="preserve">highest </w:t>
      </w:r>
      <w:r w:rsidR="0046168B" w:rsidRPr="004219CA">
        <w:rPr>
          <w:rFonts w:ascii="Times New Roman" w:hAnsi="Times New Roman" w:cs="Times New Roman"/>
        </w:rPr>
        <w:t>in rhizosphere samples</w:t>
      </w:r>
      <w:r w:rsidR="005B6BB6" w:rsidRPr="004219CA">
        <w:rPr>
          <w:rFonts w:ascii="Times New Roman" w:hAnsi="Times New Roman" w:cs="Times New Roman"/>
        </w:rPr>
        <w:t xml:space="preserve"> </w:t>
      </w:r>
      <w:r w:rsidR="00F47626" w:rsidRPr="004219CA">
        <w:rPr>
          <w:rFonts w:ascii="Times New Roman" w:hAnsi="Times New Roman" w:cs="Times New Roman"/>
        </w:rPr>
        <w:t>of</w:t>
      </w:r>
      <w:r w:rsidR="005B6BB6" w:rsidRPr="004219CA">
        <w:rPr>
          <w:rFonts w:ascii="Times New Roman" w:hAnsi="Times New Roman" w:cs="Times New Roman"/>
        </w:rPr>
        <w:t xml:space="preserve"> both hosts</w:t>
      </w:r>
      <w:r w:rsidR="0046168B" w:rsidRPr="004219CA">
        <w:rPr>
          <w:rFonts w:ascii="Times New Roman" w:hAnsi="Times New Roman" w:cs="Times New Roman"/>
        </w:rPr>
        <w:t xml:space="preserve">, followed by root and </w:t>
      </w:r>
      <w:r w:rsidR="00F47626" w:rsidRPr="004219CA">
        <w:rPr>
          <w:rFonts w:ascii="Times New Roman" w:hAnsi="Times New Roman" w:cs="Times New Roman"/>
        </w:rPr>
        <w:t xml:space="preserve">then </w:t>
      </w:r>
      <w:r w:rsidR="0046168B" w:rsidRPr="004219CA">
        <w:rPr>
          <w:rFonts w:ascii="Times New Roman" w:hAnsi="Times New Roman" w:cs="Times New Roman"/>
        </w:rPr>
        <w:t>nodule samples</w:t>
      </w:r>
      <w:r w:rsidR="005B6BB6" w:rsidRPr="004219CA">
        <w:rPr>
          <w:rFonts w:ascii="Times New Roman" w:hAnsi="Times New Roman" w:cs="Times New Roman"/>
        </w:rPr>
        <w:t xml:space="preserve"> (Chao1 index, Suppl. Fig. 2A,</w:t>
      </w:r>
      <w:r w:rsidR="006F7A59" w:rsidRPr="004219CA">
        <w:rPr>
          <w:rFonts w:ascii="Times New Roman" w:hAnsi="Times New Roman" w:cs="Times New Roman"/>
        </w:rPr>
        <w:t xml:space="preserve"> </w:t>
      </w:r>
      <w:r w:rsidR="005B6BB6" w:rsidRPr="004219CA">
        <w:rPr>
          <w:rFonts w:ascii="Times New Roman" w:hAnsi="Times New Roman" w:cs="Times New Roman"/>
        </w:rPr>
        <w:t>3A)</w:t>
      </w:r>
      <w:ins w:id="604" w:author="Simona Radutoiu" w:date="2025-11-17T09:55:00Z" w16du:dateUtc="2025-11-17T08:55:00Z">
        <w:r w:rsidR="00364962">
          <w:rPr>
            <w:rFonts w:ascii="Times New Roman" w:hAnsi="Times New Roman" w:cs="Times New Roman"/>
          </w:rPr>
          <w:t xml:space="preserve"> </w:t>
        </w:r>
      </w:ins>
      <w:del w:id="605" w:author="Simona Radutoiu" w:date="2025-11-17T09:55:00Z" w16du:dateUtc="2025-11-17T08:55:00Z">
        <w:r w:rsidR="00B64877" w:rsidDel="00364962">
          <w:rPr>
            <w:rFonts w:ascii="Times New Roman" w:hAnsi="Times New Roman" w:cs="Times New Roman"/>
          </w:rPr>
          <w:delText>.</w:delText>
        </w:r>
        <w:r w:rsidR="00A14D78" w:rsidDel="00364962">
          <w:rPr>
            <w:rFonts w:ascii="Times New Roman" w:hAnsi="Times New Roman" w:cs="Times New Roman"/>
          </w:rPr>
          <w:delText xml:space="preserve"> </w:delText>
        </w:r>
        <w:r w:rsidR="00B64877" w:rsidRPr="004219CA" w:rsidDel="00364962">
          <w:rPr>
            <w:rFonts w:ascii="Times New Roman" w:hAnsi="Times New Roman" w:cs="Times New Roman"/>
          </w:rPr>
          <w:delText xml:space="preserve">This trend has been widely observed in previous studies, as microbial colonisation of the root is highly selective, with even greater restriction in nodules, where only a limited number of bacteria gain access </w:delText>
        </w:r>
      </w:del>
      <w:r w:rsidR="005B6BB6" w:rsidRPr="004219CA">
        <w:rPr>
          <w:rFonts w:ascii="Times New Roman" w:hAnsi="Times New Roman" w:cs="Times New Roman"/>
        </w:rPr>
        <w:t>(</w:t>
      </w:r>
      <w:proofErr w:type="spellStart"/>
      <w:r w:rsidR="00033B2C" w:rsidRPr="00033B2C">
        <w:rPr>
          <w:rFonts w:ascii="Times New Roman" w:hAnsi="Times New Roman" w:cs="Times New Roman"/>
          <w:color w:val="000000" w:themeColor="text1"/>
          <w:highlight w:val="red"/>
        </w:rPr>
        <w:t>zgadzaj</w:t>
      </w:r>
      <w:proofErr w:type="spellEnd"/>
      <w:r w:rsidR="00033B2C" w:rsidRPr="00033B2C">
        <w:rPr>
          <w:rFonts w:ascii="Times New Roman" w:hAnsi="Times New Roman" w:cs="Times New Roman"/>
          <w:color w:val="000000" w:themeColor="text1"/>
          <w:highlight w:val="red"/>
        </w:rPr>
        <w:t xml:space="preserve"> 2015 PLOS</w:t>
      </w:r>
      <w:r w:rsidR="005B6BB6" w:rsidRPr="004219CA">
        <w:rPr>
          <w:rFonts w:ascii="Times New Roman" w:hAnsi="Times New Roman" w:cs="Times New Roman"/>
        </w:rPr>
        <w:t xml:space="preserve">). </w:t>
      </w:r>
      <w:r w:rsidR="00F47626" w:rsidRPr="004219CA">
        <w:rPr>
          <w:rFonts w:ascii="Times New Roman" w:hAnsi="Times New Roman" w:cs="Times New Roman"/>
        </w:rPr>
        <w:t>While</w:t>
      </w:r>
      <w:r w:rsidR="005B6BB6" w:rsidRPr="004219CA">
        <w:rPr>
          <w:rFonts w:ascii="Times New Roman" w:hAnsi="Times New Roman" w:cs="Times New Roman"/>
        </w:rPr>
        <w:t xml:space="preserve"> fertilisation regimes </w:t>
      </w:r>
      <w:r w:rsidR="00F47626" w:rsidRPr="004219CA">
        <w:rPr>
          <w:rFonts w:ascii="Times New Roman" w:hAnsi="Times New Roman" w:cs="Times New Roman"/>
        </w:rPr>
        <w:t>did not affect</w:t>
      </w:r>
      <w:r w:rsidR="005B6BB6" w:rsidRPr="004219CA">
        <w:rPr>
          <w:rFonts w:ascii="Times New Roman" w:hAnsi="Times New Roman" w:cs="Times New Roman"/>
        </w:rPr>
        <w:t xml:space="preserve"> alpha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w:t>
      </w:r>
      <w:ins w:id="606" w:author="Simona Radutoiu" w:date="2025-11-17T09:56:00Z" w16du:dateUtc="2025-11-17T08:56:00Z">
        <w:r w:rsidR="00364962">
          <w:rPr>
            <w:rFonts w:ascii="Times New Roman" w:hAnsi="Times New Roman" w:cs="Times New Roman"/>
          </w:rPr>
          <w:t>across</w:t>
        </w:r>
      </w:ins>
      <w:del w:id="607" w:author="Simona Radutoiu" w:date="2025-11-17T09:56:00Z" w16du:dateUtc="2025-11-17T08:56:00Z">
        <w:r w:rsidR="005B6BB6" w:rsidRPr="004219CA" w:rsidDel="00364962">
          <w:rPr>
            <w:rFonts w:ascii="Times New Roman" w:hAnsi="Times New Roman" w:cs="Times New Roman"/>
          </w:rPr>
          <w:delText>in</w:delText>
        </w:r>
      </w:del>
      <w:r w:rsidR="005B6BB6" w:rsidRPr="004219CA">
        <w:rPr>
          <w:rFonts w:ascii="Times New Roman" w:hAnsi="Times New Roman" w:cs="Times New Roman"/>
        </w:rPr>
        <w:t xml:space="preserve"> </w:t>
      </w:r>
      <w:r w:rsidR="005B6BB6" w:rsidRPr="004219CA">
        <w:rPr>
          <w:rFonts w:ascii="Times New Roman" w:hAnsi="Times New Roman" w:cs="Times New Roman"/>
          <w:i/>
          <w:iCs/>
        </w:rPr>
        <w:t>Hordeum</w:t>
      </w:r>
      <w:ins w:id="608" w:author="Simona Radutoiu" w:date="2025-11-17T09:56:00Z" w16du:dateUtc="2025-11-17T08:56:00Z">
        <w:r w:rsidR="00364962">
          <w:rPr>
            <w:rFonts w:ascii="Times New Roman" w:hAnsi="Times New Roman" w:cs="Times New Roman"/>
          </w:rPr>
          <w:t xml:space="preserve"> samples</w:t>
        </w:r>
      </w:ins>
      <w:r w:rsidR="005B6BB6" w:rsidRPr="004219CA">
        <w:rPr>
          <w:rFonts w:ascii="Times New Roman" w:hAnsi="Times New Roman" w:cs="Times New Roman"/>
        </w:rPr>
        <w:t xml:space="preserve">, </w:t>
      </w:r>
      <w:r w:rsidR="005B6BB6" w:rsidRPr="004219CA">
        <w:rPr>
          <w:rFonts w:ascii="Times New Roman" w:hAnsi="Times New Roman" w:cs="Times New Roman"/>
          <w:i/>
          <w:iCs/>
        </w:rPr>
        <w:t>Lotus</w:t>
      </w:r>
      <w:r w:rsidR="005B6BB6" w:rsidRPr="004219CA">
        <w:rPr>
          <w:rFonts w:ascii="Times New Roman" w:hAnsi="Times New Roman" w:cs="Times New Roman"/>
        </w:rPr>
        <w:t xml:space="preserve"> rhizosphere communities </w:t>
      </w:r>
      <w:r w:rsidR="00F47626" w:rsidRPr="004219CA">
        <w:rPr>
          <w:rFonts w:ascii="Times New Roman" w:hAnsi="Times New Roman" w:cs="Times New Roman"/>
        </w:rPr>
        <w:t>exhibited reduced diversity</w:t>
      </w:r>
      <w:r w:rsidR="005B6BB6" w:rsidRPr="004219CA">
        <w:rPr>
          <w:rFonts w:ascii="Times New Roman" w:hAnsi="Times New Roman" w:cs="Times New Roman"/>
        </w:rPr>
        <w:t xml:space="preserve"> in PK and UF</w:t>
      </w:r>
      <w:del w:id="609" w:author="Simona Radutoiu" w:date="2025-11-17T09:56:00Z" w16du:dateUtc="2025-11-17T08:56:00Z">
        <w:r w:rsidR="005B6BB6" w:rsidRPr="004219CA" w:rsidDel="00364962">
          <w:rPr>
            <w:rFonts w:ascii="Times New Roman" w:hAnsi="Times New Roman" w:cs="Times New Roman"/>
          </w:rPr>
          <w:delText xml:space="preserve"> soil</w:delText>
        </w:r>
        <w:r w:rsidR="00F47626" w:rsidRPr="004219CA" w:rsidDel="00364962">
          <w:rPr>
            <w:rFonts w:ascii="Times New Roman" w:hAnsi="Times New Roman" w:cs="Times New Roman"/>
          </w:rPr>
          <w:delText>s</w:delText>
        </w:r>
      </w:del>
      <w:r w:rsidR="00E823C5">
        <w:rPr>
          <w:rFonts w:ascii="Times New Roman" w:hAnsi="Times New Roman" w:cs="Times New Roman"/>
        </w:rPr>
        <w:t xml:space="preserve">, </w:t>
      </w:r>
      <w:r w:rsidR="00E823C5" w:rsidRPr="00266F19">
        <w:rPr>
          <w:rFonts w:ascii="Times New Roman" w:hAnsi="Times New Roman" w:cs="Times New Roman"/>
          <w:rPrChange w:id="610" w:author="Simona Radutoiu" w:date="2025-11-17T10:02:00Z" w16du:dateUtc="2025-11-17T09:02:00Z">
            <w:rPr>
              <w:rFonts w:ascii="Times New Roman" w:hAnsi="Times New Roman" w:cs="Times New Roman"/>
              <w:highlight w:val="green"/>
            </w:rPr>
          </w:rPrChange>
        </w:rPr>
        <w:t>where the largest number of nodules formed</w:t>
      </w:r>
      <w:ins w:id="611" w:author="Simona Radutoiu" w:date="2025-11-17T09:56:00Z" w16du:dateUtc="2025-11-17T08:56:00Z">
        <w:r w:rsidR="00364962" w:rsidRPr="00266F19">
          <w:rPr>
            <w:rFonts w:ascii="Times New Roman" w:hAnsi="Times New Roman" w:cs="Times New Roman"/>
          </w:rPr>
          <w:t>,</w:t>
        </w:r>
        <w:r w:rsidR="00364962">
          <w:rPr>
            <w:rFonts w:ascii="Times New Roman" w:hAnsi="Times New Roman" w:cs="Times New Roman"/>
          </w:rPr>
          <w:t xml:space="preserve"> </w:t>
        </w:r>
      </w:ins>
      <w:ins w:id="612" w:author="Simona Radutoiu" w:date="2025-11-17T09:57:00Z" w16du:dateUtc="2025-11-17T08:57:00Z">
        <w:r w:rsidR="00E71FFC">
          <w:rPr>
            <w:rFonts w:ascii="Times New Roman" w:hAnsi="Times New Roman" w:cs="Times New Roman"/>
          </w:rPr>
          <w:t>confirming</w:t>
        </w:r>
      </w:ins>
      <w:ins w:id="613" w:author="Simona Radutoiu" w:date="2025-11-17T09:56:00Z" w16du:dateUtc="2025-11-17T08:56:00Z">
        <w:r w:rsidR="001554B7">
          <w:rPr>
            <w:rFonts w:ascii="Times New Roman" w:hAnsi="Times New Roman" w:cs="Times New Roman"/>
          </w:rPr>
          <w:t xml:space="preserve"> that SNF</w:t>
        </w:r>
      </w:ins>
      <w:ins w:id="614" w:author="Simona Radutoiu" w:date="2025-11-17T09:57:00Z" w16du:dateUtc="2025-11-17T08:57:00Z">
        <w:r w:rsidR="001554B7">
          <w:rPr>
            <w:rFonts w:ascii="Times New Roman" w:hAnsi="Times New Roman" w:cs="Times New Roman"/>
          </w:rPr>
          <w:t xml:space="preserve"> </w:t>
        </w:r>
        <w:r w:rsidR="00E71FFC">
          <w:rPr>
            <w:rFonts w:ascii="Times New Roman" w:hAnsi="Times New Roman" w:cs="Times New Roman"/>
          </w:rPr>
          <w:t>contributes to microbiota restructuring in th</w:t>
        </w:r>
        <w:r w:rsidR="003C02B4">
          <w:rPr>
            <w:rFonts w:ascii="Times New Roman" w:hAnsi="Times New Roman" w:cs="Times New Roman"/>
          </w:rPr>
          <w:t>e rhizosphere</w:t>
        </w:r>
      </w:ins>
      <w:ins w:id="615" w:author="Simona Radutoiu" w:date="2025-11-17T09:56:00Z" w16du:dateUtc="2025-11-17T08:56:00Z">
        <w:r w:rsidR="001554B7">
          <w:rPr>
            <w:rFonts w:ascii="Times New Roman" w:hAnsi="Times New Roman" w:cs="Times New Roman"/>
          </w:rPr>
          <w:t xml:space="preserve"> </w:t>
        </w:r>
      </w:ins>
      <w:del w:id="616" w:author="Simona Radutoiu" w:date="2025-11-17T09:56:00Z" w16du:dateUtc="2025-11-17T08:56:00Z">
        <w:r w:rsidR="005B6BB6" w:rsidRPr="004219CA" w:rsidDel="00364962">
          <w:rPr>
            <w:rFonts w:ascii="Times New Roman" w:hAnsi="Times New Roman" w:cs="Times New Roman"/>
          </w:rPr>
          <w:delText xml:space="preserve"> </w:delText>
        </w:r>
      </w:del>
      <w:r w:rsidR="005B6BB6" w:rsidRPr="004219CA">
        <w:rPr>
          <w:rFonts w:ascii="Times New Roman" w:hAnsi="Times New Roman" w:cs="Times New Roman"/>
        </w:rPr>
        <w:t>(Suppl. Fig. 2A</w:t>
      </w:r>
      <w:r w:rsidR="006F7A59" w:rsidRPr="004219CA">
        <w:rPr>
          <w:rFonts w:ascii="Times New Roman" w:hAnsi="Times New Roman" w:cs="Times New Roman"/>
        </w:rPr>
        <w:t>, 3A</w:t>
      </w:r>
      <w:r w:rsidR="005B6BB6" w:rsidRPr="004219CA">
        <w:rPr>
          <w:rFonts w:ascii="Times New Roman" w:hAnsi="Times New Roman" w:cs="Times New Roman"/>
        </w:rPr>
        <w:t>)</w:t>
      </w:r>
      <w:ins w:id="617" w:author="Simona Radutoiu" w:date="2025-11-17T09:57:00Z" w16du:dateUtc="2025-11-17T08:57:00Z">
        <w:r w:rsidR="003C02B4">
          <w:rPr>
            <w:rFonts w:ascii="Times New Roman" w:hAnsi="Times New Roman" w:cs="Times New Roman"/>
          </w:rPr>
          <w:t xml:space="preserve"> (</w:t>
        </w:r>
        <w:r w:rsidR="003C02B4" w:rsidRPr="003C02B4">
          <w:rPr>
            <w:rFonts w:ascii="Times New Roman" w:hAnsi="Times New Roman" w:cs="Times New Roman"/>
            <w:highlight w:val="red"/>
            <w:rPrChange w:id="618" w:author="Simona Radutoiu" w:date="2025-11-17T09:58:00Z" w16du:dateUtc="2025-11-17T08:58:00Z">
              <w:rPr>
                <w:rFonts w:ascii="Times New Roman" w:hAnsi="Times New Roman" w:cs="Times New Roman"/>
              </w:rPr>
            </w:rPrChange>
          </w:rPr>
          <w:t>Tao et al 202</w:t>
        </w:r>
      </w:ins>
      <w:ins w:id="619" w:author="Simona Radutoiu" w:date="2025-11-17T09:58:00Z" w16du:dateUtc="2025-11-17T08:58:00Z">
        <w:r w:rsidR="003C02B4" w:rsidRPr="003C02B4">
          <w:rPr>
            <w:rFonts w:ascii="Times New Roman" w:hAnsi="Times New Roman" w:cs="Times New Roman"/>
            <w:highlight w:val="red"/>
            <w:rPrChange w:id="620" w:author="Simona Radutoiu" w:date="2025-11-17T09:58:00Z" w16du:dateUtc="2025-11-17T08:58:00Z">
              <w:rPr>
                <w:rFonts w:ascii="Times New Roman" w:hAnsi="Times New Roman" w:cs="Times New Roman"/>
              </w:rPr>
            </w:rPrChange>
          </w:rPr>
          <w:t>4</w:t>
        </w:r>
        <w:r w:rsidR="003C02B4">
          <w:rPr>
            <w:rFonts w:ascii="Times New Roman" w:hAnsi="Times New Roman" w:cs="Times New Roman"/>
          </w:rPr>
          <w:t>)</w:t>
        </w:r>
      </w:ins>
      <w:r w:rsidR="005B6BB6" w:rsidRPr="004219CA">
        <w:rPr>
          <w:rFonts w:ascii="Times New Roman" w:hAnsi="Times New Roman" w:cs="Times New Roman"/>
        </w:rPr>
        <w:t>. Beta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was </w:t>
      </w:r>
      <w:proofErr w:type="spellStart"/>
      <w:r w:rsidR="00F47626" w:rsidRPr="004219CA">
        <w:rPr>
          <w:rFonts w:ascii="Times New Roman" w:hAnsi="Times New Roman" w:cs="Times New Roman"/>
        </w:rPr>
        <w:t>significanlty</w:t>
      </w:r>
      <w:proofErr w:type="spellEnd"/>
      <w:r w:rsidR="005B6BB6" w:rsidRPr="004219CA">
        <w:rPr>
          <w:rFonts w:ascii="Times New Roman" w:hAnsi="Times New Roman" w:cs="Times New Roman"/>
        </w:rPr>
        <w:t xml:space="preserve"> influenced by </w:t>
      </w:r>
      <w:r w:rsidR="00F47626" w:rsidRPr="004219CA">
        <w:rPr>
          <w:rFonts w:ascii="Times New Roman" w:hAnsi="Times New Roman" w:cs="Times New Roman"/>
        </w:rPr>
        <w:t xml:space="preserve">both </w:t>
      </w:r>
      <w:r w:rsidR="005B6BB6" w:rsidRPr="004219CA">
        <w:rPr>
          <w:rFonts w:ascii="Times New Roman" w:hAnsi="Times New Roman" w:cs="Times New Roman"/>
        </w:rPr>
        <w:t xml:space="preserve">sample fraction </w:t>
      </w:r>
      <w:r w:rsidR="00F47626" w:rsidRPr="004219CA">
        <w:rPr>
          <w:rFonts w:ascii="Times New Roman" w:hAnsi="Times New Roman" w:cs="Times New Roman"/>
        </w:rPr>
        <w:t>and</w:t>
      </w:r>
      <w:r w:rsidR="005B6BB6" w:rsidRPr="004219CA">
        <w:rPr>
          <w:rFonts w:ascii="Times New Roman" w:hAnsi="Times New Roman" w:cs="Times New Roman"/>
        </w:rPr>
        <w:t xml:space="preserve"> soil type in both plants (Suppl. Fig. 2B</w:t>
      </w:r>
      <w:r w:rsidR="006F7A59" w:rsidRPr="004219CA">
        <w:rPr>
          <w:rFonts w:ascii="Times New Roman" w:hAnsi="Times New Roman" w:cs="Times New Roman"/>
        </w:rPr>
        <w:t>,C;</w:t>
      </w:r>
      <w:r w:rsidR="005B6BB6" w:rsidRPr="004219CA">
        <w:rPr>
          <w:rFonts w:ascii="Times New Roman" w:hAnsi="Times New Roman" w:cs="Times New Roman"/>
        </w:rPr>
        <w:t xml:space="preserve"> 3</w:t>
      </w:r>
      <w:r w:rsidR="007F06C8">
        <w:rPr>
          <w:rFonts w:ascii="Times New Roman" w:hAnsi="Times New Roman" w:cs="Times New Roman"/>
        </w:rPr>
        <w:t>B</w:t>
      </w:r>
      <w:r w:rsidR="006F7A59" w:rsidRPr="004219CA">
        <w:rPr>
          <w:rFonts w:ascii="Times New Roman" w:hAnsi="Times New Roman" w:cs="Times New Roman"/>
        </w:rPr>
        <w:t>,C</w:t>
      </w:r>
      <w:r w:rsidR="005B6BB6" w:rsidRPr="004219CA">
        <w:rPr>
          <w:rFonts w:ascii="Times New Roman" w:hAnsi="Times New Roman" w:cs="Times New Roman"/>
        </w:rPr>
        <w:t>)</w:t>
      </w:r>
      <w:r w:rsidR="006F7A59" w:rsidRPr="004219CA">
        <w:rPr>
          <w:rFonts w:ascii="Times New Roman" w:hAnsi="Times New Roman" w:cs="Times New Roman"/>
        </w:rPr>
        <w:t xml:space="preserve">, with distinct clustering of rhizosphere and root communities. </w:t>
      </w:r>
      <w:r w:rsidR="006F7A59" w:rsidRPr="004219CA">
        <w:rPr>
          <w:rFonts w:ascii="Times New Roman" w:hAnsi="Times New Roman" w:cs="Times New Roman"/>
          <w:i/>
          <w:iCs/>
        </w:rPr>
        <w:t>Lotus</w:t>
      </w:r>
      <w:r w:rsidR="006F7A59" w:rsidRPr="004219CA">
        <w:rPr>
          <w:rFonts w:ascii="Times New Roman" w:hAnsi="Times New Roman" w:cs="Times New Roman"/>
        </w:rPr>
        <w:t xml:space="preserve"> nodule communities </w:t>
      </w:r>
      <w:r w:rsidR="00F47626" w:rsidRPr="004219CA">
        <w:rPr>
          <w:rFonts w:ascii="Times New Roman" w:hAnsi="Times New Roman" w:cs="Times New Roman"/>
        </w:rPr>
        <w:t>i</w:t>
      </w:r>
      <w:r w:rsidR="006F7A59" w:rsidRPr="004219CA">
        <w:rPr>
          <w:rFonts w:ascii="Times New Roman" w:hAnsi="Times New Roman" w:cs="Times New Roman"/>
        </w:rPr>
        <w:t xml:space="preserve">n PK and UF </w:t>
      </w:r>
      <w:del w:id="621" w:author="Simona Radutoiu" w:date="2025-11-17T09:58:00Z" w16du:dateUtc="2025-11-17T08:58:00Z">
        <w:r w:rsidR="006F7A59" w:rsidRPr="004219CA" w:rsidDel="00FE1831">
          <w:rPr>
            <w:rFonts w:ascii="Times New Roman" w:hAnsi="Times New Roman" w:cs="Times New Roman"/>
          </w:rPr>
          <w:delText>soil</w:delText>
        </w:r>
        <w:r w:rsidR="00F47626" w:rsidRPr="004219CA" w:rsidDel="00FE1831">
          <w:rPr>
            <w:rFonts w:ascii="Times New Roman" w:hAnsi="Times New Roman" w:cs="Times New Roman"/>
          </w:rPr>
          <w:delText xml:space="preserve">s </w:delText>
        </w:r>
      </w:del>
      <w:r w:rsidR="006F7A59" w:rsidRPr="004219CA">
        <w:rPr>
          <w:rFonts w:ascii="Times New Roman" w:hAnsi="Times New Roman" w:cs="Times New Roman"/>
        </w:rPr>
        <w:t>showed similar beta</w:t>
      </w:r>
      <w:r w:rsidR="00F47626" w:rsidRPr="004219CA">
        <w:rPr>
          <w:rFonts w:ascii="Times New Roman" w:hAnsi="Times New Roman" w:cs="Times New Roman"/>
        </w:rPr>
        <w:t xml:space="preserve"> </w:t>
      </w:r>
      <w:r w:rsidR="006F7A59" w:rsidRPr="004219CA">
        <w:rPr>
          <w:rFonts w:ascii="Times New Roman" w:hAnsi="Times New Roman" w:cs="Times New Roman"/>
        </w:rPr>
        <w:t xml:space="preserve">diversity </w:t>
      </w:r>
      <w:r w:rsidR="00F47626" w:rsidRPr="004219CA">
        <w:rPr>
          <w:rFonts w:ascii="Times New Roman" w:hAnsi="Times New Roman" w:cs="Times New Roman"/>
        </w:rPr>
        <w:t xml:space="preserve">patterns </w:t>
      </w:r>
      <w:r w:rsidR="006F7A59" w:rsidRPr="004219CA">
        <w:rPr>
          <w:rFonts w:ascii="Times New Roman" w:hAnsi="Times New Roman" w:cs="Times New Roman"/>
        </w:rPr>
        <w:t xml:space="preserve">(Suppl. Fig. 2C). </w:t>
      </w:r>
      <w:r w:rsidR="00947845" w:rsidRPr="004219CA">
        <w:rPr>
          <w:rFonts w:ascii="Times New Roman" w:hAnsi="Times New Roman" w:cs="Times New Roman"/>
        </w:rPr>
        <w:t>Community structure analysis revealed common features in both hosts</w:t>
      </w:r>
      <w:r w:rsidR="008961A4" w:rsidRPr="004219CA">
        <w:rPr>
          <w:rFonts w:ascii="Times New Roman" w:hAnsi="Times New Roman" w:cs="Times New Roman"/>
        </w:rPr>
        <w:t xml:space="preserve">. </w:t>
      </w:r>
      <w:proofErr w:type="spellStart"/>
      <w:r w:rsidR="00947845" w:rsidRPr="001A4854">
        <w:rPr>
          <w:rFonts w:ascii="Times New Roman" w:hAnsi="Times New Roman" w:cs="Times New Roman"/>
          <w:i/>
          <w:iCs/>
          <w:rPrChange w:id="622" w:author="Simona Radutoiu" w:date="2025-11-17T09:59:00Z" w16du:dateUtc="2025-11-17T08:59:00Z">
            <w:rPr>
              <w:rFonts w:ascii="Times New Roman" w:hAnsi="Times New Roman" w:cs="Times New Roman"/>
            </w:rPr>
          </w:rPrChange>
        </w:rPr>
        <w:t>Burkholderiales</w:t>
      </w:r>
      <w:proofErr w:type="spellEnd"/>
      <w:r w:rsidR="00947845" w:rsidRPr="004219CA">
        <w:rPr>
          <w:rFonts w:ascii="Times New Roman" w:hAnsi="Times New Roman" w:cs="Times New Roman"/>
        </w:rPr>
        <w:t xml:space="preserve"> </w:t>
      </w:r>
      <w:r w:rsidR="00F47626" w:rsidRPr="004219CA">
        <w:rPr>
          <w:rFonts w:ascii="Times New Roman" w:hAnsi="Times New Roman" w:cs="Times New Roman"/>
        </w:rPr>
        <w:t>was the</w:t>
      </w:r>
      <w:r w:rsidR="00947845" w:rsidRPr="004219CA">
        <w:rPr>
          <w:rFonts w:ascii="Times New Roman" w:hAnsi="Times New Roman" w:cs="Times New Roman"/>
        </w:rPr>
        <w:t xml:space="preserve"> most abundant order</w:t>
      </w:r>
      <w:r w:rsidR="008961A4" w:rsidRPr="004219CA">
        <w:rPr>
          <w:rFonts w:ascii="Times New Roman" w:hAnsi="Times New Roman" w:cs="Times New Roman"/>
        </w:rPr>
        <w:t xml:space="preserve">, while </w:t>
      </w:r>
      <w:proofErr w:type="spellStart"/>
      <w:r w:rsidR="00F47626" w:rsidRPr="001A4854">
        <w:rPr>
          <w:rFonts w:ascii="Times New Roman" w:hAnsi="Times New Roman" w:cs="Times New Roman"/>
          <w:i/>
          <w:iCs/>
          <w:rPrChange w:id="623" w:author="Simona Radutoiu" w:date="2025-11-17T09:59:00Z" w16du:dateUtc="2025-11-17T08:59:00Z">
            <w:rPr>
              <w:rFonts w:ascii="Times New Roman" w:hAnsi="Times New Roman" w:cs="Times New Roman"/>
            </w:rPr>
          </w:rPrChange>
        </w:rPr>
        <w:t>Rhizobiale</w:t>
      </w:r>
      <w:r w:rsidR="008961A4" w:rsidRPr="001A4854">
        <w:rPr>
          <w:rFonts w:ascii="Times New Roman" w:hAnsi="Times New Roman" w:cs="Times New Roman"/>
          <w:i/>
          <w:iCs/>
          <w:rPrChange w:id="624" w:author="Simona Radutoiu" w:date="2025-11-17T09:59:00Z" w16du:dateUtc="2025-11-17T08:59:00Z">
            <w:rPr>
              <w:rFonts w:ascii="Times New Roman" w:hAnsi="Times New Roman" w:cs="Times New Roman"/>
            </w:rPr>
          </w:rPrChange>
        </w:rPr>
        <w:t>s</w:t>
      </w:r>
      <w:proofErr w:type="spellEnd"/>
      <w:r w:rsidR="00F47626" w:rsidRPr="004219CA">
        <w:rPr>
          <w:rFonts w:ascii="Times New Roman" w:hAnsi="Times New Roman" w:cs="Times New Roman"/>
        </w:rPr>
        <w:t xml:space="preserve"> </w:t>
      </w:r>
      <w:r w:rsidR="008961A4" w:rsidRPr="004219CA">
        <w:rPr>
          <w:rFonts w:ascii="Times New Roman" w:hAnsi="Times New Roman" w:cs="Times New Roman"/>
        </w:rPr>
        <w:t>was</w:t>
      </w:r>
      <w:r w:rsidR="00947845" w:rsidRPr="004219CA">
        <w:rPr>
          <w:rFonts w:ascii="Times New Roman" w:hAnsi="Times New Roman" w:cs="Times New Roman"/>
        </w:rPr>
        <w:t xml:space="preserve"> </w:t>
      </w:r>
      <w:r w:rsidR="00B64877">
        <w:rPr>
          <w:rFonts w:ascii="Times New Roman" w:hAnsi="Times New Roman" w:cs="Times New Roman"/>
        </w:rPr>
        <w:t xml:space="preserve">particularly </w:t>
      </w:r>
      <w:r w:rsidR="008961A4" w:rsidRPr="004219CA">
        <w:rPr>
          <w:rFonts w:ascii="Times New Roman" w:hAnsi="Times New Roman" w:cs="Times New Roman"/>
        </w:rPr>
        <w:t>e</w:t>
      </w:r>
      <w:r w:rsidR="00703E6B" w:rsidRPr="004219CA">
        <w:rPr>
          <w:rFonts w:ascii="Times New Roman" w:hAnsi="Times New Roman" w:cs="Times New Roman"/>
        </w:rPr>
        <w:t>n</w:t>
      </w:r>
      <w:r w:rsidR="008961A4" w:rsidRPr="004219CA">
        <w:rPr>
          <w:rFonts w:ascii="Times New Roman" w:hAnsi="Times New Roman" w:cs="Times New Roman"/>
        </w:rPr>
        <w:t>riched</w:t>
      </w:r>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root and nodule fractions</w:t>
      </w:r>
      <w:r w:rsidR="008961A4" w:rsidRPr="004219CA">
        <w:rPr>
          <w:rFonts w:ascii="Times New Roman" w:hAnsi="Times New Roman" w:cs="Times New Roman"/>
        </w:rPr>
        <w:t xml:space="preserve"> due to </w:t>
      </w:r>
      <w:r w:rsidR="00947845" w:rsidRPr="004219CA">
        <w:rPr>
          <w:rFonts w:ascii="Times New Roman" w:hAnsi="Times New Roman" w:cs="Times New Roman"/>
        </w:rPr>
        <w:t>highly</w:t>
      </w:r>
      <w:r w:rsidR="008961A4" w:rsidRPr="004219CA">
        <w:rPr>
          <w:rFonts w:ascii="Times New Roman" w:hAnsi="Times New Roman" w:cs="Times New Roman"/>
        </w:rPr>
        <w:t xml:space="preserve"> </w:t>
      </w:r>
      <w:r w:rsidR="00947845" w:rsidRPr="004219CA">
        <w:rPr>
          <w:rFonts w:ascii="Times New Roman" w:hAnsi="Times New Roman" w:cs="Times New Roman"/>
        </w:rPr>
        <w:t>competitive symbionts (</w:t>
      </w:r>
      <w:r w:rsidR="0057297E" w:rsidRPr="004219CA">
        <w:rPr>
          <w:rFonts w:ascii="Times New Roman" w:hAnsi="Times New Roman" w:cs="Times New Roman"/>
        </w:rPr>
        <w:t>Fig. 2E, Suppl. Fig. 4,5)</w:t>
      </w:r>
      <w:r w:rsidR="00947845" w:rsidRPr="004219CA">
        <w:rPr>
          <w:rFonts w:ascii="Times New Roman" w:hAnsi="Times New Roman" w:cs="Times New Roman"/>
        </w:rPr>
        <w:t xml:space="preserve">. </w:t>
      </w:r>
      <w:r w:rsidR="008961A4" w:rsidRPr="004219CA">
        <w:rPr>
          <w:rFonts w:ascii="Times New Roman" w:hAnsi="Times New Roman" w:cs="Times New Roman"/>
        </w:rPr>
        <w:t>Additional</w:t>
      </w:r>
      <w:r w:rsidR="00947845" w:rsidRPr="004219CA">
        <w:rPr>
          <w:rFonts w:ascii="Times New Roman" w:hAnsi="Times New Roman" w:cs="Times New Roman"/>
        </w:rPr>
        <w:t xml:space="preserve"> host-specific colonisation </w:t>
      </w:r>
      <w:r w:rsidR="008961A4" w:rsidRPr="004219CA">
        <w:rPr>
          <w:rFonts w:ascii="Times New Roman" w:hAnsi="Times New Roman" w:cs="Times New Roman"/>
        </w:rPr>
        <w:t>patterns</w:t>
      </w:r>
      <w:r w:rsidR="00947845" w:rsidRPr="004219CA">
        <w:rPr>
          <w:rFonts w:ascii="Times New Roman" w:hAnsi="Times New Roman" w:cs="Times New Roman"/>
        </w:rPr>
        <w:t xml:space="preserve"> were observed</w:t>
      </w:r>
      <w:r w:rsidR="00B64877">
        <w:rPr>
          <w:rFonts w:ascii="Times New Roman" w:hAnsi="Times New Roman" w:cs="Times New Roman"/>
        </w:rPr>
        <w:t xml:space="preserve">, including a higher </w:t>
      </w:r>
      <w:r w:rsidR="00B64877" w:rsidRPr="00266F19">
        <w:rPr>
          <w:rFonts w:ascii="Times New Roman" w:hAnsi="Times New Roman" w:cs="Times New Roman"/>
        </w:rPr>
        <w:t xml:space="preserve">abundance </w:t>
      </w:r>
      <w:proofErr w:type="gramStart"/>
      <w:r w:rsidR="00B64877" w:rsidRPr="00266F19">
        <w:rPr>
          <w:rFonts w:ascii="Times New Roman" w:hAnsi="Times New Roman" w:cs="Times New Roman"/>
        </w:rPr>
        <w:t xml:space="preserve">of </w:t>
      </w:r>
      <w:r w:rsidR="00947845" w:rsidRPr="00266F19">
        <w:rPr>
          <w:rFonts w:ascii="Times New Roman" w:hAnsi="Times New Roman" w:cs="Times New Roman"/>
        </w:rPr>
        <w:t xml:space="preserve"> </w:t>
      </w:r>
      <w:proofErr w:type="spellStart"/>
      <w:r w:rsidR="00947845" w:rsidRPr="00266F19">
        <w:rPr>
          <w:rFonts w:ascii="Times New Roman" w:hAnsi="Times New Roman" w:cs="Times New Roman"/>
          <w:i/>
          <w:iCs/>
          <w:rPrChange w:id="625" w:author="Simona Radutoiu" w:date="2025-11-17T10:02:00Z" w16du:dateUtc="2025-11-17T09:02:00Z">
            <w:rPr>
              <w:rFonts w:ascii="Times New Roman" w:hAnsi="Times New Roman" w:cs="Times New Roman"/>
            </w:rPr>
          </w:rPrChange>
        </w:rPr>
        <w:t>Pseudomonadales</w:t>
      </w:r>
      <w:proofErr w:type="spellEnd"/>
      <w:proofErr w:type="gramEnd"/>
      <w:r w:rsidR="00947845" w:rsidRPr="00266F19">
        <w:rPr>
          <w:rFonts w:ascii="Times New Roman" w:hAnsi="Times New Roman" w:cs="Times New Roman"/>
        </w:rPr>
        <w:t xml:space="preserve"> </w:t>
      </w:r>
      <w:r w:rsidR="00E823C5" w:rsidRPr="00266F19">
        <w:rPr>
          <w:rFonts w:ascii="Times New Roman" w:hAnsi="Times New Roman" w:cs="Times New Roman"/>
        </w:rPr>
        <w:t>in</w:t>
      </w:r>
      <w:r w:rsidR="00947845" w:rsidRPr="00266F19">
        <w:rPr>
          <w:rFonts w:ascii="Times New Roman" w:hAnsi="Times New Roman" w:cs="Times New Roman"/>
        </w:rPr>
        <w:t xml:space="preserve"> </w:t>
      </w:r>
      <w:r w:rsidR="00947845" w:rsidRPr="00266F19">
        <w:rPr>
          <w:rFonts w:ascii="Times New Roman" w:hAnsi="Times New Roman" w:cs="Times New Roman"/>
          <w:i/>
          <w:iCs/>
        </w:rPr>
        <w:t>Lotus</w:t>
      </w:r>
      <w:r w:rsidR="00947845" w:rsidRPr="00266F19">
        <w:rPr>
          <w:rFonts w:ascii="Times New Roman" w:hAnsi="Times New Roman" w:cs="Times New Roman"/>
        </w:rPr>
        <w:t xml:space="preserve">, </w:t>
      </w:r>
      <w:r w:rsidR="008961A4" w:rsidRPr="00266F19">
        <w:rPr>
          <w:rFonts w:ascii="Times New Roman" w:hAnsi="Times New Roman" w:cs="Times New Roman"/>
        </w:rPr>
        <w:t>whereas</w:t>
      </w:r>
      <w:r w:rsidR="00947845" w:rsidRPr="00266F19">
        <w:rPr>
          <w:rFonts w:ascii="Times New Roman" w:hAnsi="Times New Roman" w:cs="Times New Roman"/>
        </w:rPr>
        <w:t xml:space="preserve"> </w:t>
      </w:r>
      <w:proofErr w:type="spellStart"/>
      <w:r w:rsidR="00947845" w:rsidRPr="00266F19">
        <w:rPr>
          <w:rFonts w:ascii="Times New Roman" w:hAnsi="Times New Roman" w:cs="Times New Roman"/>
          <w:i/>
          <w:iCs/>
          <w:rPrChange w:id="626" w:author="Simona Radutoiu" w:date="2025-11-17T10:02:00Z" w16du:dateUtc="2025-11-17T09:02:00Z">
            <w:rPr>
              <w:rFonts w:ascii="Times New Roman" w:hAnsi="Times New Roman" w:cs="Times New Roman"/>
            </w:rPr>
          </w:rPrChange>
        </w:rPr>
        <w:t>Flavobacteriales</w:t>
      </w:r>
      <w:proofErr w:type="spellEnd"/>
      <w:r w:rsidR="00947845" w:rsidRPr="00266F19">
        <w:rPr>
          <w:rFonts w:ascii="Times New Roman" w:hAnsi="Times New Roman" w:cs="Times New Roman"/>
        </w:rPr>
        <w:t xml:space="preserve"> and </w:t>
      </w:r>
      <w:proofErr w:type="spellStart"/>
      <w:r w:rsidR="00947845" w:rsidRPr="00266F19">
        <w:rPr>
          <w:rFonts w:ascii="Times New Roman" w:hAnsi="Times New Roman" w:cs="Times New Roman"/>
          <w:i/>
          <w:iCs/>
          <w:rPrChange w:id="627" w:author="Simona Radutoiu" w:date="2025-11-17T10:02:00Z" w16du:dateUtc="2025-11-17T09:02:00Z">
            <w:rPr>
              <w:rFonts w:ascii="Times New Roman" w:hAnsi="Times New Roman" w:cs="Times New Roman"/>
            </w:rPr>
          </w:rPrChange>
        </w:rPr>
        <w:t>Streptomycetales</w:t>
      </w:r>
      <w:proofErr w:type="spellEnd"/>
      <w:r w:rsidR="00947845" w:rsidRPr="00266F19">
        <w:rPr>
          <w:rFonts w:ascii="Times New Roman" w:hAnsi="Times New Roman" w:cs="Times New Roman"/>
        </w:rPr>
        <w:t xml:space="preserve"> </w:t>
      </w:r>
      <w:r w:rsidR="008961A4" w:rsidRPr="00266F19">
        <w:rPr>
          <w:rFonts w:ascii="Times New Roman" w:hAnsi="Times New Roman" w:cs="Times New Roman"/>
        </w:rPr>
        <w:t xml:space="preserve">were more prevalent </w:t>
      </w:r>
      <w:r w:rsidR="00947845" w:rsidRPr="00266F19">
        <w:rPr>
          <w:rFonts w:ascii="Times New Roman" w:hAnsi="Times New Roman" w:cs="Times New Roman"/>
        </w:rPr>
        <w:t xml:space="preserve">in </w:t>
      </w:r>
      <w:r w:rsidR="00947845" w:rsidRPr="00266F19">
        <w:rPr>
          <w:rFonts w:ascii="Times New Roman" w:hAnsi="Times New Roman" w:cs="Times New Roman"/>
          <w:i/>
          <w:iCs/>
        </w:rPr>
        <w:t>Hordeum</w:t>
      </w:r>
      <w:r w:rsidR="008961A4" w:rsidRPr="00266F19">
        <w:rPr>
          <w:rFonts w:ascii="Times New Roman" w:hAnsi="Times New Roman" w:cs="Times New Roman"/>
        </w:rPr>
        <w:t>,</w:t>
      </w:r>
      <w:r w:rsidR="00947845" w:rsidRPr="00266F19">
        <w:rPr>
          <w:rFonts w:ascii="Times New Roman" w:hAnsi="Times New Roman" w:cs="Times New Roman"/>
        </w:rPr>
        <w:t xml:space="preserve"> </w:t>
      </w:r>
      <w:r w:rsidR="008961A4" w:rsidRPr="00266F19">
        <w:rPr>
          <w:rFonts w:ascii="Times New Roman" w:hAnsi="Times New Roman" w:cs="Times New Roman"/>
        </w:rPr>
        <w:t>with t</w:t>
      </w:r>
      <w:r w:rsidR="00947845" w:rsidRPr="00266F19">
        <w:rPr>
          <w:rFonts w:ascii="Times New Roman" w:hAnsi="Times New Roman" w:cs="Times New Roman"/>
        </w:rPr>
        <w:t>he latter particular</w:t>
      </w:r>
      <w:r w:rsidR="0057297E" w:rsidRPr="00266F19">
        <w:rPr>
          <w:rFonts w:ascii="Times New Roman" w:hAnsi="Times New Roman" w:cs="Times New Roman"/>
        </w:rPr>
        <w:t>l</w:t>
      </w:r>
      <w:r w:rsidR="00947845" w:rsidRPr="00266F19">
        <w:rPr>
          <w:rFonts w:ascii="Times New Roman" w:hAnsi="Times New Roman" w:cs="Times New Roman"/>
        </w:rPr>
        <w:t xml:space="preserve">y </w:t>
      </w:r>
      <w:r w:rsidR="008961A4" w:rsidRPr="00266F19">
        <w:rPr>
          <w:rFonts w:ascii="Times New Roman" w:hAnsi="Times New Roman" w:cs="Times New Roman"/>
        </w:rPr>
        <w:t>enriched in</w:t>
      </w:r>
      <w:r w:rsidR="00947845" w:rsidRPr="00266F19">
        <w:rPr>
          <w:rFonts w:ascii="Times New Roman" w:hAnsi="Times New Roman" w:cs="Times New Roman"/>
        </w:rPr>
        <w:t xml:space="preserve"> roots</w:t>
      </w:r>
      <w:r w:rsidR="00947845" w:rsidRPr="00266F19">
        <w:rPr>
          <w:rFonts w:ascii="Times New Roman" w:hAnsi="Times New Roman" w:cs="Times New Roman"/>
          <w:rPrChange w:id="628" w:author="Simona Radutoiu" w:date="2025-11-17T10:02:00Z" w16du:dateUtc="2025-11-17T09:02:00Z">
            <w:rPr>
              <w:rFonts w:ascii="Times New Roman" w:hAnsi="Times New Roman" w:cs="Times New Roman"/>
              <w:highlight w:val="green"/>
            </w:rPr>
          </w:rPrChange>
        </w:rPr>
        <w:t xml:space="preserve">. </w:t>
      </w:r>
      <w:r w:rsidR="00E823C5" w:rsidRPr="00266F19">
        <w:rPr>
          <w:rFonts w:ascii="Times New Roman" w:hAnsi="Times New Roman" w:cs="Times New Roman"/>
          <w:rPrChange w:id="629" w:author="Simona Radutoiu" w:date="2025-11-17T10:02:00Z" w16du:dateUtc="2025-11-17T09:02:00Z">
            <w:rPr>
              <w:rFonts w:ascii="Times New Roman" w:hAnsi="Times New Roman" w:cs="Times New Roman"/>
              <w:highlight w:val="green"/>
            </w:rPr>
          </w:rPrChange>
        </w:rPr>
        <w:t>Soil-dependent</w:t>
      </w:r>
      <w:r w:rsidR="00B72CB7" w:rsidRPr="00266F19">
        <w:rPr>
          <w:rFonts w:ascii="Times New Roman" w:hAnsi="Times New Roman" w:cs="Times New Roman"/>
        </w:rPr>
        <w:t xml:space="preserve"> </w:t>
      </w:r>
      <w:r w:rsidR="0057297E" w:rsidRPr="00266F19">
        <w:rPr>
          <w:rFonts w:ascii="Times New Roman" w:hAnsi="Times New Roman" w:cs="Times New Roman"/>
        </w:rPr>
        <w:t xml:space="preserve">community </w:t>
      </w:r>
      <w:r w:rsidR="008961A4" w:rsidRPr="00266F19">
        <w:rPr>
          <w:rFonts w:ascii="Times New Roman" w:hAnsi="Times New Roman" w:cs="Times New Roman"/>
        </w:rPr>
        <w:t xml:space="preserve">shifts were also detected. </w:t>
      </w:r>
      <w:del w:id="630" w:author="Simona Radutoiu" w:date="2025-11-17T09:59:00Z" w16du:dateUtc="2025-11-17T08:59:00Z">
        <w:r w:rsidR="008961A4" w:rsidRPr="00266F19" w:rsidDel="00617C65">
          <w:rPr>
            <w:rFonts w:ascii="Times New Roman" w:hAnsi="Times New Roman" w:cs="Times New Roman"/>
            <w:i/>
            <w:iCs/>
            <w:rPrChange w:id="631" w:author="Simona Radutoiu" w:date="2025-11-17T10:02:00Z" w16du:dateUtc="2025-11-17T09:02:00Z">
              <w:rPr>
                <w:rFonts w:ascii="Times New Roman" w:hAnsi="Times New Roman" w:cs="Times New Roman"/>
              </w:rPr>
            </w:rPrChange>
          </w:rPr>
          <w:delText>For example,</w:delText>
        </w:r>
        <w:r w:rsidR="0057297E" w:rsidRPr="00266F19" w:rsidDel="00617C65">
          <w:rPr>
            <w:rFonts w:ascii="Times New Roman" w:hAnsi="Times New Roman" w:cs="Times New Roman"/>
            <w:i/>
            <w:iCs/>
            <w:rPrChange w:id="632" w:author="Simona Radutoiu" w:date="2025-11-17T10:02:00Z" w16du:dateUtc="2025-11-17T09:02:00Z">
              <w:rPr>
                <w:rFonts w:ascii="Times New Roman" w:hAnsi="Times New Roman" w:cs="Times New Roman"/>
              </w:rPr>
            </w:rPrChange>
          </w:rPr>
          <w:delText xml:space="preserve"> </w:delText>
        </w:r>
      </w:del>
      <w:proofErr w:type="spellStart"/>
      <w:r w:rsidR="0057297E" w:rsidRPr="00266F19">
        <w:rPr>
          <w:rFonts w:ascii="Times New Roman" w:hAnsi="Times New Roman" w:cs="Times New Roman"/>
          <w:i/>
          <w:iCs/>
          <w:rPrChange w:id="633" w:author="Simona Radutoiu" w:date="2025-11-17T10:02:00Z" w16du:dateUtc="2025-11-17T09:02:00Z">
            <w:rPr>
              <w:rFonts w:ascii="Times New Roman" w:hAnsi="Times New Roman" w:cs="Times New Roman"/>
            </w:rPr>
          </w:rPrChange>
        </w:rPr>
        <w:t>Burkholderiales</w:t>
      </w:r>
      <w:proofErr w:type="spellEnd"/>
      <w:r w:rsidR="0057297E" w:rsidRPr="00266F19">
        <w:rPr>
          <w:rFonts w:ascii="Times New Roman" w:hAnsi="Times New Roman" w:cs="Times New Roman"/>
        </w:rPr>
        <w:t xml:space="preserve"> </w:t>
      </w:r>
      <w:del w:id="634" w:author="Simona Radutoiu" w:date="2025-11-17T09:59:00Z" w16du:dateUtc="2025-11-17T08:59:00Z">
        <w:r w:rsidR="0057297E" w:rsidRPr="00266F19" w:rsidDel="00617C65">
          <w:rPr>
            <w:rFonts w:ascii="Times New Roman" w:hAnsi="Times New Roman" w:cs="Times New Roman"/>
          </w:rPr>
          <w:delText xml:space="preserve">abundance </w:delText>
        </w:r>
      </w:del>
      <w:r w:rsidR="00B64877" w:rsidRPr="00266F19">
        <w:rPr>
          <w:rFonts w:ascii="Times New Roman" w:hAnsi="Times New Roman" w:cs="Times New Roman"/>
          <w:rPrChange w:id="635" w:author="Simona Radutoiu" w:date="2025-11-17T10:02:00Z" w16du:dateUtc="2025-11-17T09:02:00Z">
            <w:rPr>
              <w:rFonts w:ascii="Times New Roman" w:hAnsi="Times New Roman" w:cs="Times New Roman"/>
              <w:highlight w:val="green"/>
            </w:rPr>
          </w:rPrChange>
        </w:rPr>
        <w:t xml:space="preserve">was </w:t>
      </w:r>
      <w:ins w:id="636" w:author="Simona Radutoiu" w:date="2025-11-17T09:59:00Z" w16du:dateUtc="2025-11-17T08:59:00Z">
        <w:r w:rsidR="00617C65" w:rsidRPr="00266F19">
          <w:rPr>
            <w:rFonts w:ascii="Times New Roman" w:hAnsi="Times New Roman" w:cs="Times New Roman"/>
            <w:rPrChange w:id="637" w:author="Simona Radutoiu" w:date="2025-11-17T10:02:00Z" w16du:dateUtc="2025-11-17T09:02:00Z">
              <w:rPr>
                <w:rFonts w:ascii="Times New Roman" w:hAnsi="Times New Roman" w:cs="Times New Roman"/>
                <w:highlight w:val="green"/>
              </w:rPr>
            </w:rPrChange>
          </w:rPr>
          <w:t>mo</w:t>
        </w:r>
      </w:ins>
      <w:ins w:id="638" w:author="Simona Radutoiu" w:date="2025-11-17T10:00:00Z" w16du:dateUtc="2025-11-17T09:00:00Z">
        <w:r w:rsidR="00617C65" w:rsidRPr="00266F19">
          <w:rPr>
            <w:rFonts w:ascii="Times New Roman" w:hAnsi="Times New Roman" w:cs="Times New Roman"/>
            <w:rPrChange w:id="639" w:author="Simona Radutoiu" w:date="2025-11-17T10:02:00Z" w16du:dateUtc="2025-11-17T09:02:00Z">
              <w:rPr>
                <w:rFonts w:ascii="Times New Roman" w:hAnsi="Times New Roman" w:cs="Times New Roman"/>
                <w:highlight w:val="green"/>
              </w:rPr>
            </w:rPrChange>
          </w:rPr>
          <w:t xml:space="preserve">re abundant in </w:t>
        </w:r>
      </w:ins>
      <w:del w:id="640" w:author="Simona Radutoiu" w:date="2025-11-17T10:00:00Z" w16du:dateUtc="2025-11-17T09:00:00Z">
        <w:r w:rsidR="00B64877" w:rsidRPr="00266F19" w:rsidDel="00617C65">
          <w:rPr>
            <w:rFonts w:ascii="Times New Roman" w:hAnsi="Times New Roman" w:cs="Times New Roman"/>
            <w:rPrChange w:id="641" w:author="Simona Radutoiu" w:date="2025-11-17T10:02:00Z" w16du:dateUtc="2025-11-17T09:02:00Z">
              <w:rPr>
                <w:rFonts w:ascii="Times New Roman" w:hAnsi="Times New Roman" w:cs="Times New Roman"/>
                <w:highlight w:val="green"/>
              </w:rPr>
            </w:rPrChange>
          </w:rPr>
          <w:delText>larger</w:delText>
        </w:r>
        <w:r w:rsidR="008961A4" w:rsidRPr="00266F19" w:rsidDel="00617C65">
          <w:rPr>
            <w:rFonts w:ascii="Times New Roman" w:hAnsi="Times New Roman" w:cs="Times New Roman"/>
            <w:rPrChange w:id="642" w:author="Simona Radutoiu" w:date="2025-11-17T10:02:00Z" w16du:dateUtc="2025-11-17T09:02:00Z">
              <w:rPr>
                <w:rFonts w:ascii="Times New Roman" w:hAnsi="Times New Roman" w:cs="Times New Roman"/>
                <w:highlight w:val="green"/>
              </w:rPr>
            </w:rPrChange>
          </w:rPr>
          <w:delText xml:space="preserve"> in</w:delText>
        </w:r>
        <w:r w:rsidR="0057297E" w:rsidRPr="00266F19" w:rsidDel="00617C65">
          <w:rPr>
            <w:rFonts w:ascii="Times New Roman" w:hAnsi="Times New Roman" w:cs="Times New Roman"/>
            <w:rPrChange w:id="643" w:author="Simona Radutoiu" w:date="2025-11-17T10:02:00Z" w16du:dateUtc="2025-11-17T09:02:00Z">
              <w:rPr>
                <w:rFonts w:ascii="Times New Roman" w:hAnsi="Times New Roman" w:cs="Times New Roman"/>
                <w:highlight w:val="green"/>
              </w:rPr>
            </w:rPrChange>
          </w:rPr>
          <w:delText xml:space="preserve"> </w:delText>
        </w:r>
      </w:del>
      <w:r w:rsidR="0057297E" w:rsidRPr="00266F19">
        <w:rPr>
          <w:rFonts w:ascii="Times New Roman" w:hAnsi="Times New Roman" w:cs="Times New Roman"/>
          <w:rPrChange w:id="644" w:author="Simona Radutoiu" w:date="2025-11-17T10:02:00Z" w16du:dateUtc="2025-11-17T09:02:00Z">
            <w:rPr>
              <w:rFonts w:ascii="Times New Roman" w:hAnsi="Times New Roman" w:cs="Times New Roman"/>
              <w:highlight w:val="green"/>
            </w:rPr>
          </w:rPrChange>
        </w:rPr>
        <w:t>PK and UF</w:t>
      </w:r>
      <w:r w:rsidR="0057297E" w:rsidRPr="00266F19">
        <w:rPr>
          <w:rFonts w:ascii="Times New Roman" w:hAnsi="Times New Roman" w:cs="Times New Roman"/>
        </w:rPr>
        <w:t xml:space="preserve"> </w:t>
      </w:r>
      <w:del w:id="645" w:author="Simona Radutoiu" w:date="2025-11-17T10:00:00Z" w16du:dateUtc="2025-11-17T09:00:00Z">
        <w:r w:rsidR="0057297E" w:rsidRPr="00266F19" w:rsidDel="00617C65">
          <w:rPr>
            <w:rFonts w:ascii="Times New Roman" w:hAnsi="Times New Roman" w:cs="Times New Roman"/>
          </w:rPr>
          <w:delText>soil</w:delText>
        </w:r>
        <w:r w:rsidR="008961A4" w:rsidRPr="00266F19" w:rsidDel="00617C65">
          <w:rPr>
            <w:rFonts w:ascii="Times New Roman" w:hAnsi="Times New Roman" w:cs="Times New Roman"/>
          </w:rPr>
          <w:delText>s</w:delText>
        </w:r>
        <w:r w:rsidR="0057297E" w:rsidRPr="00266F19" w:rsidDel="00617C65">
          <w:rPr>
            <w:rFonts w:ascii="Times New Roman" w:hAnsi="Times New Roman" w:cs="Times New Roman"/>
          </w:rPr>
          <w:delText xml:space="preserve"> </w:delText>
        </w:r>
      </w:del>
      <w:r w:rsidR="0057297E" w:rsidRPr="00266F19">
        <w:rPr>
          <w:rFonts w:ascii="Times New Roman" w:hAnsi="Times New Roman" w:cs="Times New Roman"/>
        </w:rPr>
        <w:t>in</w:t>
      </w:r>
      <w:r w:rsidR="00B72CB7" w:rsidRPr="00266F19">
        <w:rPr>
          <w:rFonts w:ascii="Times New Roman" w:hAnsi="Times New Roman" w:cs="Times New Roman"/>
        </w:rPr>
        <w:t xml:space="preserve"> </w:t>
      </w:r>
      <w:r w:rsidR="00531F14" w:rsidRPr="00266F19">
        <w:rPr>
          <w:rFonts w:ascii="Times New Roman" w:hAnsi="Times New Roman" w:cs="Times New Roman"/>
        </w:rPr>
        <w:t xml:space="preserve">both </w:t>
      </w:r>
      <w:r w:rsidR="0057297E" w:rsidRPr="00266F19">
        <w:rPr>
          <w:rFonts w:ascii="Times New Roman" w:hAnsi="Times New Roman" w:cs="Times New Roman"/>
        </w:rPr>
        <w:t xml:space="preserve">hosts. In </w:t>
      </w:r>
      <w:r w:rsidR="0057297E" w:rsidRPr="00266F19">
        <w:rPr>
          <w:rFonts w:ascii="Times New Roman" w:hAnsi="Times New Roman" w:cs="Times New Roman"/>
          <w:i/>
          <w:iCs/>
        </w:rPr>
        <w:t>Lotus</w:t>
      </w:r>
      <w:r w:rsidR="0057297E" w:rsidRPr="00266F19">
        <w:rPr>
          <w:rFonts w:ascii="Times New Roman" w:hAnsi="Times New Roman" w:cs="Times New Roman"/>
        </w:rPr>
        <w:t xml:space="preserve">, </w:t>
      </w:r>
      <w:proofErr w:type="spellStart"/>
      <w:r w:rsidR="0057297E" w:rsidRPr="00266F19">
        <w:rPr>
          <w:rFonts w:ascii="Times New Roman" w:hAnsi="Times New Roman" w:cs="Times New Roman"/>
          <w:i/>
          <w:iCs/>
          <w:rPrChange w:id="646" w:author="Simona Radutoiu" w:date="2025-11-17T10:02:00Z" w16du:dateUtc="2025-11-17T09:02:00Z">
            <w:rPr>
              <w:rFonts w:ascii="Times New Roman" w:hAnsi="Times New Roman" w:cs="Times New Roman"/>
            </w:rPr>
          </w:rPrChange>
        </w:rPr>
        <w:t>Chloroflexales</w:t>
      </w:r>
      <w:proofErr w:type="spellEnd"/>
      <w:r w:rsidR="0057297E" w:rsidRPr="00266F19">
        <w:rPr>
          <w:rFonts w:ascii="Times New Roman" w:hAnsi="Times New Roman" w:cs="Times New Roman"/>
        </w:rPr>
        <w:t xml:space="preserve"> </w:t>
      </w:r>
      <w:r w:rsidR="0057297E" w:rsidRPr="00266F19">
        <w:rPr>
          <w:rFonts w:ascii="Times New Roman" w:hAnsi="Times New Roman" w:cs="Times New Roman"/>
          <w:rPrChange w:id="647" w:author="Simona Radutoiu" w:date="2025-11-17T10:02:00Z" w16du:dateUtc="2025-11-17T09:02:00Z">
            <w:rPr>
              <w:rFonts w:ascii="Times New Roman" w:hAnsi="Times New Roman" w:cs="Times New Roman"/>
              <w:highlight w:val="green"/>
            </w:rPr>
          </w:rPrChange>
        </w:rPr>
        <w:t>w</w:t>
      </w:r>
      <w:r w:rsidR="00E823C5" w:rsidRPr="00266F19">
        <w:rPr>
          <w:rFonts w:ascii="Times New Roman" w:hAnsi="Times New Roman" w:cs="Times New Roman"/>
          <w:rPrChange w:id="648" w:author="Simona Radutoiu" w:date="2025-11-17T10:02:00Z" w16du:dateUtc="2025-11-17T09:02:00Z">
            <w:rPr>
              <w:rFonts w:ascii="Times New Roman" w:hAnsi="Times New Roman" w:cs="Times New Roman"/>
              <w:highlight w:val="green"/>
            </w:rPr>
          </w:rPrChange>
        </w:rPr>
        <w:t>ere</w:t>
      </w:r>
      <w:r w:rsidR="0057297E" w:rsidRPr="00266F19">
        <w:rPr>
          <w:rFonts w:ascii="Times New Roman" w:hAnsi="Times New Roman" w:cs="Times New Roman"/>
        </w:rPr>
        <w:t xml:space="preserve"> enriched in rhizosphere and root fractions </w:t>
      </w:r>
      <w:r w:rsidR="00B64877" w:rsidRPr="00266F19">
        <w:rPr>
          <w:rFonts w:ascii="Times New Roman" w:hAnsi="Times New Roman" w:cs="Times New Roman"/>
        </w:rPr>
        <w:t>when plants were grown in</w:t>
      </w:r>
      <w:r w:rsidR="0057297E" w:rsidRPr="00266F19">
        <w:rPr>
          <w:rFonts w:ascii="Times New Roman" w:hAnsi="Times New Roman" w:cs="Times New Roman"/>
        </w:rPr>
        <w:t xml:space="preserve"> UF</w:t>
      </w:r>
      <w:del w:id="649" w:author="Simona Radutoiu" w:date="2025-11-17T10:00:00Z" w16du:dateUtc="2025-11-17T09:00:00Z">
        <w:r w:rsidR="0057297E" w:rsidRPr="00266F19" w:rsidDel="00617C65">
          <w:rPr>
            <w:rFonts w:ascii="Times New Roman" w:hAnsi="Times New Roman" w:cs="Times New Roman"/>
          </w:rPr>
          <w:delText xml:space="preserve"> soil</w:delText>
        </w:r>
      </w:del>
      <w:r w:rsidR="0057297E" w:rsidRPr="00266F19">
        <w:rPr>
          <w:rFonts w:ascii="Times New Roman" w:hAnsi="Times New Roman" w:cs="Times New Roman"/>
        </w:rPr>
        <w:t xml:space="preserve">, </w:t>
      </w:r>
      <w:r w:rsidR="008961A4" w:rsidRPr="00266F19">
        <w:rPr>
          <w:rFonts w:ascii="Times New Roman" w:hAnsi="Times New Roman" w:cs="Times New Roman"/>
        </w:rPr>
        <w:t>while</w:t>
      </w:r>
      <w:r w:rsidR="0057297E" w:rsidRPr="00266F19">
        <w:rPr>
          <w:rFonts w:ascii="Times New Roman" w:hAnsi="Times New Roman" w:cs="Times New Roman"/>
        </w:rPr>
        <w:t xml:space="preserve"> </w:t>
      </w:r>
      <w:proofErr w:type="spellStart"/>
      <w:r w:rsidR="0057297E" w:rsidRPr="00266F19">
        <w:rPr>
          <w:rFonts w:ascii="Times New Roman" w:hAnsi="Times New Roman" w:cs="Times New Roman"/>
          <w:i/>
          <w:iCs/>
          <w:rPrChange w:id="650" w:author="Simona Radutoiu" w:date="2025-11-17T10:02:00Z" w16du:dateUtc="2025-11-17T09:02:00Z">
            <w:rPr>
              <w:rFonts w:ascii="Times New Roman" w:hAnsi="Times New Roman" w:cs="Times New Roman"/>
            </w:rPr>
          </w:rPrChange>
        </w:rPr>
        <w:t>Sphingomonadales</w:t>
      </w:r>
      <w:proofErr w:type="spellEnd"/>
      <w:r w:rsidR="0057297E" w:rsidRPr="00266F19">
        <w:rPr>
          <w:rFonts w:ascii="Times New Roman" w:hAnsi="Times New Roman" w:cs="Times New Roman"/>
        </w:rPr>
        <w:t xml:space="preserve"> (root) and </w:t>
      </w:r>
      <w:proofErr w:type="spellStart"/>
      <w:r w:rsidR="0057297E" w:rsidRPr="00266F19">
        <w:rPr>
          <w:rFonts w:ascii="Times New Roman" w:hAnsi="Times New Roman" w:cs="Times New Roman"/>
          <w:i/>
          <w:iCs/>
          <w:rPrChange w:id="651" w:author="Simona Radutoiu" w:date="2025-11-17T10:02:00Z" w16du:dateUtc="2025-11-17T09:02:00Z">
            <w:rPr>
              <w:rFonts w:ascii="Times New Roman" w:hAnsi="Times New Roman" w:cs="Times New Roman"/>
            </w:rPr>
          </w:rPrChange>
        </w:rPr>
        <w:t>Streptomycetales</w:t>
      </w:r>
      <w:proofErr w:type="spellEnd"/>
      <w:r w:rsidR="0057297E" w:rsidRPr="00266F19">
        <w:rPr>
          <w:rFonts w:ascii="Times New Roman" w:hAnsi="Times New Roman" w:cs="Times New Roman"/>
        </w:rPr>
        <w:t xml:space="preserve"> (rhizosphere and root) </w:t>
      </w:r>
      <w:r w:rsidR="00E823C5" w:rsidRPr="00266F19">
        <w:rPr>
          <w:rFonts w:ascii="Times New Roman" w:hAnsi="Times New Roman" w:cs="Times New Roman"/>
          <w:rPrChange w:id="652" w:author="Simona Radutoiu" w:date="2025-11-17T10:02:00Z" w16du:dateUtc="2025-11-17T09:02:00Z">
            <w:rPr>
              <w:rFonts w:ascii="Times New Roman" w:hAnsi="Times New Roman" w:cs="Times New Roman"/>
              <w:highlight w:val="green"/>
            </w:rPr>
          </w:rPrChange>
        </w:rPr>
        <w:t>were</w:t>
      </w:r>
      <w:r w:rsidR="008961A4" w:rsidRPr="00266F19">
        <w:rPr>
          <w:rFonts w:ascii="Times New Roman" w:hAnsi="Times New Roman" w:cs="Times New Roman"/>
          <w:rPrChange w:id="653" w:author="Simona Radutoiu" w:date="2025-11-17T10:02:00Z" w16du:dateUtc="2025-11-17T09:02:00Z">
            <w:rPr>
              <w:rFonts w:ascii="Times New Roman" w:hAnsi="Times New Roman" w:cs="Times New Roman"/>
              <w:highlight w:val="green"/>
            </w:rPr>
          </w:rPrChange>
        </w:rPr>
        <w:t xml:space="preserve"> </w:t>
      </w:r>
      <w:del w:id="654" w:author="Simona Radutoiu" w:date="2025-11-17T10:00:00Z" w16du:dateUtc="2025-11-17T09:00:00Z">
        <w:r w:rsidR="008961A4" w:rsidRPr="00266F19" w:rsidDel="00617C65">
          <w:rPr>
            <w:rFonts w:ascii="Times New Roman" w:hAnsi="Times New Roman" w:cs="Times New Roman"/>
            <w:rPrChange w:id="655" w:author="Simona Radutoiu" w:date="2025-11-17T10:02:00Z" w16du:dateUtc="2025-11-17T09:02:00Z">
              <w:rPr>
                <w:rFonts w:ascii="Times New Roman" w:hAnsi="Times New Roman" w:cs="Times New Roman"/>
                <w:highlight w:val="green"/>
              </w:rPr>
            </w:rPrChange>
          </w:rPr>
          <w:delText>reduced</w:delText>
        </w:r>
        <w:r w:rsidR="008961A4" w:rsidRPr="00266F19" w:rsidDel="00617C65">
          <w:rPr>
            <w:rFonts w:ascii="Times New Roman" w:hAnsi="Times New Roman" w:cs="Times New Roman"/>
          </w:rPr>
          <w:delText xml:space="preserve"> i</w:delText>
        </w:r>
        <w:r w:rsidR="0057297E" w:rsidRPr="00266F19" w:rsidDel="00617C65">
          <w:rPr>
            <w:rFonts w:ascii="Times New Roman" w:hAnsi="Times New Roman" w:cs="Times New Roman"/>
          </w:rPr>
          <w:delText>n PK and UF soil</w:delText>
        </w:r>
        <w:r w:rsidR="008961A4" w:rsidRPr="00266F19" w:rsidDel="00617C65">
          <w:rPr>
            <w:rFonts w:ascii="Times New Roman" w:hAnsi="Times New Roman" w:cs="Times New Roman"/>
          </w:rPr>
          <w:delText>s</w:delText>
        </w:r>
      </w:del>
      <w:ins w:id="656" w:author="Simona Radutoiu" w:date="2025-11-17T10:00:00Z" w16du:dateUtc="2025-11-17T09:00:00Z">
        <w:r w:rsidR="00617C65" w:rsidRPr="00266F19">
          <w:rPr>
            <w:rFonts w:ascii="Times New Roman" w:hAnsi="Times New Roman" w:cs="Times New Roman"/>
          </w:rPr>
          <w:t>more abundant in NPK</w:t>
        </w:r>
      </w:ins>
      <w:r w:rsidR="0057297E" w:rsidRPr="00266F19">
        <w:rPr>
          <w:rFonts w:ascii="Times New Roman" w:hAnsi="Times New Roman" w:cs="Times New Roman"/>
        </w:rPr>
        <w:t xml:space="preserve">. </w:t>
      </w:r>
      <w:r w:rsidR="008961A4" w:rsidRPr="00266F19">
        <w:rPr>
          <w:rFonts w:ascii="Times New Roman" w:hAnsi="Times New Roman" w:cs="Times New Roman"/>
        </w:rPr>
        <w:t>In</w:t>
      </w:r>
      <w:r w:rsidR="0057297E" w:rsidRPr="00266F19">
        <w:rPr>
          <w:rFonts w:ascii="Times New Roman" w:hAnsi="Times New Roman" w:cs="Times New Roman"/>
        </w:rPr>
        <w:t xml:space="preserve"> </w:t>
      </w:r>
      <w:r w:rsidR="0057297E" w:rsidRPr="00266F19">
        <w:rPr>
          <w:rFonts w:ascii="Times New Roman" w:hAnsi="Times New Roman" w:cs="Times New Roman"/>
          <w:i/>
          <w:iCs/>
        </w:rPr>
        <w:t>Hordeum</w:t>
      </w:r>
      <w:r w:rsidR="0057297E" w:rsidRPr="00266F19">
        <w:rPr>
          <w:rFonts w:ascii="Times New Roman" w:hAnsi="Times New Roman" w:cs="Times New Roman"/>
        </w:rPr>
        <w:t xml:space="preserve">, </w:t>
      </w:r>
      <w:r w:rsidR="0057297E" w:rsidRPr="00266F19">
        <w:rPr>
          <w:rFonts w:ascii="Times New Roman" w:hAnsi="Times New Roman" w:cs="Times New Roman"/>
          <w:i/>
          <w:iCs/>
          <w:rPrChange w:id="657" w:author="Simona Radutoiu" w:date="2025-11-17T10:02:00Z" w16du:dateUtc="2025-11-17T09:02:00Z">
            <w:rPr>
              <w:rFonts w:ascii="Times New Roman" w:hAnsi="Times New Roman" w:cs="Times New Roman"/>
            </w:rPr>
          </w:rPrChange>
        </w:rPr>
        <w:t>Caulobacterales</w:t>
      </w:r>
      <w:r w:rsidR="0057297E" w:rsidRPr="00266F19">
        <w:rPr>
          <w:rFonts w:ascii="Times New Roman" w:hAnsi="Times New Roman" w:cs="Times New Roman"/>
        </w:rPr>
        <w:t xml:space="preserve"> </w:t>
      </w:r>
      <w:del w:id="658" w:author="Simona Radutoiu" w:date="2025-11-17T10:01:00Z" w16du:dateUtc="2025-11-17T09:01:00Z">
        <w:r w:rsidR="0057297E" w:rsidRPr="00266F19" w:rsidDel="00574335">
          <w:rPr>
            <w:rFonts w:ascii="Times New Roman" w:hAnsi="Times New Roman" w:cs="Times New Roman"/>
          </w:rPr>
          <w:delText xml:space="preserve">colonisation was </w:delText>
        </w:r>
        <w:r w:rsidR="008961A4" w:rsidRPr="00266F19" w:rsidDel="00574335">
          <w:rPr>
            <w:rFonts w:ascii="Times New Roman" w:hAnsi="Times New Roman" w:cs="Times New Roman"/>
          </w:rPr>
          <w:delText>reduced</w:delText>
        </w:r>
      </w:del>
      <w:ins w:id="659" w:author="Simona Radutoiu" w:date="2025-11-17T10:01:00Z" w16du:dateUtc="2025-11-17T09:01:00Z">
        <w:r w:rsidR="00574335" w:rsidRPr="00266F19">
          <w:rPr>
            <w:rFonts w:ascii="Times New Roman" w:hAnsi="Times New Roman" w:cs="Times New Roman"/>
          </w:rPr>
          <w:t>had lower abundance</w:t>
        </w:r>
      </w:ins>
      <w:r w:rsidR="0057297E" w:rsidRPr="00266F19">
        <w:rPr>
          <w:rFonts w:ascii="Times New Roman" w:hAnsi="Times New Roman" w:cs="Times New Roman"/>
        </w:rPr>
        <w:t xml:space="preserve"> in roots </w:t>
      </w:r>
      <w:ins w:id="660" w:author="Simona Radutoiu" w:date="2025-11-17T10:01:00Z" w16du:dateUtc="2025-11-17T09:01:00Z">
        <w:r w:rsidR="00574335" w:rsidRPr="00266F19">
          <w:rPr>
            <w:rFonts w:ascii="Times New Roman" w:hAnsi="Times New Roman" w:cs="Times New Roman"/>
          </w:rPr>
          <w:t xml:space="preserve">grown </w:t>
        </w:r>
      </w:ins>
      <w:r w:rsidR="0057297E" w:rsidRPr="00266F19">
        <w:rPr>
          <w:rFonts w:ascii="Times New Roman" w:hAnsi="Times New Roman" w:cs="Times New Roman"/>
        </w:rPr>
        <w:t>in NPK</w:t>
      </w:r>
      <w:del w:id="661" w:author="Simona Radutoiu" w:date="2025-11-17T10:01:00Z" w16du:dateUtc="2025-11-17T09:01:00Z">
        <w:r w:rsidR="008961A4" w:rsidRPr="00266F19" w:rsidDel="00574335">
          <w:rPr>
            <w:rFonts w:ascii="Times New Roman" w:hAnsi="Times New Roman" w:cs="Times New Roman"/>
          </w:rPr>
          <w:delText xml:space="preserve"> soil</w:delText>
        </w:r>
      </w:del>
      <w:r w:rsidR="0057297E" w:rsidRPr="00266F19">
        <w:rPr>
          <w:rFonts w:ascii="Times New Roman" w:hAnsi="Times New Roman" w:cs="Times New Roman"/>
        </w:rPr>
        <w:t xml:space="preserve">, </w:t>
      </w:r>
      <w:r w:rsidR="00E823C5" w:rsidRPr="00266F19">
        <w:rPr>
          <w:rFonts w:ascii="Times New Roman" w:hAnsi="Times New Roman" w:cs="Times New Roman"/>
          <w:rPrChange w:id="662" w:author="Simona Radutoiu" w:date="2025-11-17T10:02:00Z" w16du:dateUtc="2025-11-17T09:02:00Z">
            <w:rPr>
              <w:rFonts w:ascii="Times New Roman" w:hAnsi="Times New Roman" w:cs="Times New Roman"/>
              <w:highlight w:val="green"/>
            </w:rPr>
          </w:rPrChange>
        </w:rPr>
        <w:t>whereas</w:t>
      </w:r>
      <w:r w:rsidR="0057297E" w:rsidRPr="00266F19">
        <w:rPr>
          <w:rFonts w:ascii="Times New Roman" w:hAnsi="Times New Roman" w:cs="Times New Roman"/>
        </w:rPr>
        <w:t xml:space="preserve"> </w:t>
      </w:r>
      <w:proofErr w:type="spellStart"/>
      <w:r w:rsidR="0057297E" w:rsidRPr="00266F19">
        <w:rPr>
          <w:rFonts w:ascii="Times New Roman" w:hAnsi="Times New Roman" w:cs="Times New Roman"/>
          <w:i/>
          <w:iCs/>
          <w:rPrChange w:id="663" w:author="Simona Radutoiu" w:date="2025-11-17T10:02:00Z" w16du:dateUtc="2025-11-17T09:02:00Z">
            <w:rPr>
              <w:rFonts w:ascii="Times New Roman" w:hAnsi="Times New Roman" w:cs="Times New Roman"/>
            </w:rPr>
          </w:rPrChange>
        </w:rPr>
        <w:t>Flavobacteriales</w:t>
      </w:r>
      <w:proofErr w:type="spellEnd"/>
      <w:r w:rsidR="0057297E" w:rsidRPr="00266F19">
        <w:rPr>
          <w:rFonts w:ascii="Times New Roman" w:hAnsi="Times New Roman" w:cs="Times New Roman"/>
        </w:rPr>
        <w:t xml:space="preserve"> w</w:t>
      </w:r>
      <w:r w:rsidR="008961A4" w:rsidRPr="00266F19">
        <w:rPr>
          <w:rFonts w:ascii="Times New Roman" w:hAnsi="Times New Roman" w:cs="Times New Roman"/>
        </w:rPr>
        <w:t>as</w:t>
      </w:r>
      <w:r w:rsidR="0057297E" w:rsidRPr="00266F19">
        <w:rPr>
          <w:rFonts w:ascii="Times New Roman" w:hAnsi="Times New Roman" w:cs="Times New Roman"/>
        </w:rPr>
        <w:t xml:space="preserve"> enriched </w:t>
      </w:r>
      <w:ins w:id="664" w:author="Simona Radutoiu" w:date="2025-11-17T10:01:00Z" w16du:dateUtc="2025-11-17T09:01:00Z">
        <w:r w:rsidR="00574335" w:rsidRPr="00266F19">
          <w:rPr>
            <w:rFonts w:ascii="Times New Roman" w:hAnsi="Times New Roman" w:cs="Times New Roman"/>
          </w:rPr>
          <w:t>when</w:t>
        </w:r>
      </w:ins>
      <w:del w:id="665" w:author="Simona Radutoiu" w:date="2025-11-17T10:01:00Z" w16du:dateUtc="2025-11-17T09:01:00Z">
        <w:r w:rsidR="0057297E" w:rsidRPr="00266F19" w:rsidDel="00574335">
          <w:rPr>
            <w:rFonts w:ascii="Times New Roman" w:hAnsi="Times New Roman" w:cs="Times New Roman"/>
          </w:rPr>
          <w:delText>in</w:delText>
        </w:r>
      </w:del>
      <w:r w:rsidR="0057297E" w:rsidRPr="00266F19">
        <w:rPr>
          <w:rFonts w:ascii="Times New Roman" w:hAnsi="Times New Roman" w:cs="Times New Roman"/>
        </w:rPr>
        <w:t xml:space="preserve"> </w:t>
      </w:r>
      <w:r w:rsidR="00B64877" w:rsidRPr="00266F19">
        <w:rPr>
          <w:rFonts w:ascii="Times New Roman" w:hAnsi="Times New Roman" w:cs="Times New Roman"/>
          <w:rPrChange w:id="666" w:author="Simona Radutoiu" w:date="2025-11-17T10:02:00Z" w16du:dateUtc="2025-11-17T09:02:00Z">
            <w:rPr>
              <w:rFonts w:ascii="Times New Roman" w:hAnsi="Times New Roman" w:cs="Times New Roman"/>
              <w:highlight w:val="green"/>
            </w:rPr>
          </w:rPrChange>
        </w:rPr>
        <w:t xml:space="preserve">plants </w:t>
      </w:r>
      <w:ins w:id="667" w:author="Simona Radutoiu" w:date="2025-11-17T10:01:00Z" w16du:dateUtc="2025-11-17T09:01:00Z">
        <w:r w:rsidR="00574335" w:rsidRPr="00266F19">
          <w:rPr>
            <w:rFonts w:ascii="Times New Roman" w:hAnsi="Times New Roman" w:cs="Times New Roman"/>
            <w:rPrChange w:id="668" w:author="Simona Radutoiu" w:date="2025-11-17T10:02:00Z" w16du:dateUtc="2025-11-17T09:02:00Z">
              <w:rPr>
                <w:rFonts w:ascii="Times New Roman" w:hAnsi="Times New Roman" w:cs="Times New Roman"/>
                <w:highlight w:val="green"/>
              </w:rPr>
            </w:rPrChange>
          </w:rPr>
          <w:t xml:space="preserve">were </w:t>
        </w:r>
      </w:ins>
      <w:r w:rsidR="00B64877" w:rsidRPr="00266F19">
        <w:rPr>
          <w:rFonts w:ascii="Times New Roman" w:hAnsi="Times New Roman" w:cs="Times New Roman"/>
          <w:rPrChange w:id="669" w:author="Simona Radutoiu" w:date="2025-11-17T10:02:00Z" w16du:dateUtc="2025-11-17T09:02:00Z">
            <w:rPr>
              <w:rFonts w:ascii="Times New Roman" w:hAnsi="Times New Roman" w:cs="Times New Roman"/>
              <w:highlight w:val="green"/>
            </w:rPr>
          </w:rPrChange>
        </w:rPr>
        <w:t>grown in</w:t>
      </w:r>
      <w:r w:rsidR="00B64877" w:rsidRPr="00266F19">
        <w:rPr>
          <w:rFonts w:ascii="Times New Roman" w:hAnsi="Times New Roman" w:cs="Times New Roman"/>
        </w:rPr>
        <w:t xml:space="preserve"> </w:t>
      </w:r>
      <w:r w:rsidR="0057297E" w:rsidRPr="00266F19">
        <w:rPr>
          <w:rFonts w:ascii="Times New Roman" w:hAnsi="Times New Roman" w:cs="Times New Roman"/>
        </w:rPr>
        <w:t>PK and UF</w:t>
      </w:r>
      <w:del w:id="670" w:author="Simona Radutoiu" w:date="2025-11-17T10:01:00Z" w16du:dateUtc="2025-11-17T09:01:00Z">
        <w:r w:rsidR="0057297E" w:rsidRPr="00266F19" w:rsidDel="00574335">
          <w:rPr>
            <w:rFonts w:ascii="Times New Roman" w:hAnsi="Times New Roman" w:cs="Times New Roman"/>
          </w:rPr>
          <w:delText xml:space="preserve"> soil</w:delText>
        </w:r>
        <w:r w:rsidR="008961A4" w:rsidRPr="00266F19" w:rsidDel="00574335">
          <w:rPr>
            <w:rFonts w:ascii="Times New Roman" w:hAnsi="Times New Roman" w:cs="Times New Roman"/>
          </w:rPr>
          <w:delText>s</w:delText>
        </w:r>
      </w:del>
      <w:r w:rsidR="0057297E" w:rsidRPr="00266F19">
        <w:rPr>
          <w:rFonts w:ascii="Times New Roman" w:hAnsi="Times New Roman" w:cs="Times New Roman"/>
        </w:rPr>
        <w:t xml:space="preserve"> (Fig. 2E, Suppl. Fig. 4). </w:t>
      </w:r>
      <w:r w:rsidR="007F06C8" w:rsidRPr="00266F19">
        <w:rPr>
          <w:rFonts w:ascii="Times New Roman" w:hAnsi="Times New Roman" w:cs="Times New Roman"/>
          <w:i/>
          <w:iCs/>
        </w:rPr>
        <w:t>Lotus</w:t>
      </w:r>
      <w:r w:rsidR="007F06C8" w:rsidRPr="00266F19">
        <w:rPr>
          <w:rFonts w:ascii="Times New Roman" w:hAnsi="Times New Roman" w:cs="Times New Roman"/>
        </w:rPr>
        <w:t xml:space="preserve"> </w:t>
      </w:r>
      <w:r w:rsidR="00947845" w:rsidRPr="00266F19">
        <w:rPr>
          <w:rFonts w:ascii="Times New Roman" w:hAnsi="Times New Roman" w:cs="Times New Roman"/>
        </w:rPr>
        <w:t>nodule</w:t>
      </w:r>
      <w:r w:rsidR="0058006E" w:rsidRPr="00266F19">
        <w:rPr>
          <w:rFonts w:ascii="Times New Roman" w:hAnsi="Times New Roman" w:cs="Times New Roman"/>
        </w:rPr>
        <w:t>s</w:t>
      </w:r>
      <w:r w:rsidR="00947845" w:rsidRPr="00266F19">
        <w:rPr>
          <w:rFonts w:ascii="Times New Roman" w:hAnsi="Times New Roman" w:cs="Times New Roman"/>
        </w:rPr>
        <w:t xml:space="preserve"> </w:t>
      </w:r>
      <w:r w:rsidR="0058006E" w:rsidRPr="00266F19">
        <w:rPr>
          <w:rFonts w:ascii="Times New Roman" w:hAnsi="Times New Roman" w:cs="Times New Roman"/>
        </w:rPr>
        <w:t xml:space="preserve">were colonised by </w:t>
      </w:r>
      <w:proofErr w:type="spellStart"/>
      <w:r w:rsidR="0058006E" w:rsidRPr="00266F19">
        <w:rPr>
          <w:rFonts w:ascii="Times New Roman" w:hAnsi="Times New Roman" w:cs="Times New Roman"/>
          <w:i/>
          <w:iCs/>
        </w:rPr>
        <w:t>Mesorhizobium</w:t>
      </w:r>
      <w:proofErr w:type="spellEnd"/>
      <w:r w:rsidR="0058006E" w:rsidRPr="00266F19">
        <w:rPr>
          <w:rFonts w:ascii="Times New Roman" w:hAnsi="Times New Roman" w:cs="Times New Roman"/>
        </w:rPr>
        <w:t xml:space="preserve"> and </w:t>
      </w:r>
      <w:r w:rsidR="0058006E" w:rsidRPr="00266F19">
        <w:rPr>
          <w:rFonts w:ascii="Times New Roman" w:hAnsi="Times New Roman" w:cs="Times New Roman"/>
          <w:i/>
          <w:iCs/>
        </w:rPr>
        <w:t>Pseudomonas</w:t>
      </w:r>
      <w:r w:rsidR="0058006E" w:rsidRPr="00266F19">
        <w:rPr>
          <w:rFonts w:ascii="Times New Roman" w:hAnsi="Times New Roman" w:cs="Times New Roman"/>
        </w:rPr>
        <w:t xml:space="preserve"> ASVs</w:t>
      </w:r>
      <w:r w:rsidR="00B64877">
        <w:rPr>
          <w:rFonts w:ascii="Times New Roman" w:hAnsi="Times New Roman" w:cs="Times New Roman"/>
        </w:rPr>
        <w:t xml:space="preserve">. </w:t>
      </w:r>
      <w:commentRangeStart w:id="671"/>
      <w:r w:rsidR="00B64877">
        <w:rPr>
          <w:rFonts w:ascii="Times New Roman" w:hAnsi="Times New Roman" w:cs="Times New Roman"/>
        </w:rPr>
        <w:t>Diversity differences</w:t>
      </w:r>
      <w:r w:rsidR="00B64877" w:rsidRPr="00B64877">
        <w:rPr>
          <w:rFonts w:ascii="Times New Roman" w:hAnsi="Times New Roman" w:cs="Times New Roman"/>
        </w:rPr>
        <w:t xml:space="preserve"> </w:t>
      </w:r>
      <w:r w:rsidR="00B64877" w:rsidRPr="004219CA">
        <w:rPr>
          <w:rFonts w:ascii="Times New Roman" w:hAnsi="Times New Roman" w:cs="Times New Roman"/>
        </w:rPr>
        <w:t xml:space="preserve">across fertilisation regimes were primarily due to variation in dominant </w:t>
      </w:r>
      <w:r w:rsidR="00B64877">
        <w:rPr>
          <w:rFonts w:ascii="Times New Roman" w:hAnsi="Times New Roman" w:cs="Times New Roman"/>
        </w:rPr>
        <w:t xml:space="preserve">nodule </w:t>
      </w:r>
      <w:r w:rsidR="00B64877" w:rsidRPr="004219CA">
        <w:rPr>
          <w:rFonts w:ascii="Times New Roman" w:hAnsi="Times New Roman" w:cs="Times New Roman"/>
        </w:rPr>
        <w:t>strains</w:t>
      </w:r>
      <w:r w:rsidR="00B64877">
        <w:rPr>
          <w:rFonts w:ascii="Times New Roman" w:hAnsi="Times New Roman" w:cs="Times New Roman"/>
        </w:rPr>
        <w:t xml:space="preserve"> in the individual soils</w:t>
      </w:r>
      <w:commentRangeEnd w:id="671"/>
      <w:r w:rsidR="00266F19">
        <w:rPr>
          <w:rStyle w:val="CommentReference"/>
        </w:rPr>
        <w:commentReference w:id="671"/>
      </w:r>
      <w:r w:rsidR="00B64877">
        <w:rPr>
          <w:rFonts w:ascii="Times New Roman" w:hAnsi="Times New Roman" w:cs="Times New Roman"/>
        </w:rPr>
        <w:t xml:space="preserve">. </w:t>
      </w:r>
      <w:r w:rsidR="0068146F" w:rsidRPr="004219CA">
        <w:rPr>
          <w:rFonts w:ascii="Times New Roman" w:hAnsi="Times New Roman" w:cs="Times New Roman"/>
        </w:rPr>
        <w:t>(Suppl. Fig. 5)</w:t>
      </w:r>
      <w:r w:rsidR="00947845" w:rsidRPr="004219CA">
        <w:rPr>
          <w:rFonts w:ascii="Times New Roman" w:hAnsi="Times New Roman" w:cs="Times New Roman"/>
        </w:rPr>
        <w:t>.</w:t>
      </w:r>
      <w:r w:rsidR="0068146F" w:rsidRPr="004219CA">
        <w:rPr>
          <w:rFonts w:ascii="Times New Roman" w:hAnsi="Times New Roman" w:cs="Times New Roman"/>
        </w:rPr>
        <w:t xml:space="preserve"> </w:t>
      </w:r>
      <w:r w:rsidR="00033B2C" w:rsidRPr="000D10B0">
        <w:rPr>
          <w:rFonts w:ascii="Times New Roman" w:hAnsi="Times New Roman" w:cs="Times New Roman"/>
          <w:rPrChange w:id="672" w:author="Simona Radutoiu" w:date="2025-11-17T10:06:00Z" w16du:dateUtc="2025-11-17T09:06:00Z">
            <w:rPr>
              <w:rFonts w:ascii="Times New Roman" w:hAnsi="Times New Roman" w:cs="Times New Roman"/>
              <w:highlight w:val="green"/>
            </w:rPr>
          </w:rPrChange>
        </w:rPr>
        <w:t xml:space="preserve">Together, these results demonstrate that </w:t>
      </w:r>
      <w:commentRangeStart w:id="673"/>
      <w:del w:id="674" w:author="Simona Radutoiu" w:date="2025-11-17T10:02:00Z" w16du:dateUtc="2025-11-17T09:02:00Z">
        <w:r w:rsidR="00033B2C" w:rsidRPr="000D10B0" w:rsidDel="00266F19">
          <w:rPr>
            <w:rFonts w:ascii="Times New Roman" w:hAnsi="Times New Roman" w:cs="Times New Roman"/>
            <w:rPrChange w:id="675" w:author="Simona Radutoiu" w:date="2025-11-17T10:06:00Z" w16du:dateUtc="2025-11-17T09:06:00Z">
              <w:rPr>
                <w:rFonts w:ascii="Times New Roman" w:hAnsi="Times New Roman" w:cs="Times New Roman"/>
                <w:highlight w:val="green"/>
              </w:rPr>
            </w:rPrChange>
          </w:rPr>
          <w:delText>s</w:delText>
        </w:r>
        <w:r w:rsidR="0068146F" w:rsidRPr="000D10B0" w:rsidDel="00266F19">
          <w:rPr>
            <w:rFonts w:ascii="Times New Roman" w:hAnsi="Times New Roman" w:cs="Times New Roman"/>
            <w:rPrChange w:id="676" w:author="Simona Radutoiu" w:date="2025-11-17T10:06:00Z" w16du:dateUtc="2025-11-17T09:06:00Z">
              <w:rPr>
                <w:rFonts w:ascii="Times New Roman" w:hAnsi="Times New Roman" w:cs="Times New Roman"/>
                <w:highlight w:val="green"/>
              </w:rPr>
            </w:rPrChange>
          </w:rPr>
          <w:delText xml:space="preserve">oil nutrients and </w:delText>
        </w:r>
      </w:del>
      <w:r w:rsidR="00033B2C" w:rsidRPr="000D10B0">
        <w:rPr>
          <w:rFonts w:ascii="Times New Roman" w:hAnsi="Times New Roman" w:cs="Times New Roman"/>
          <w:rPrChange w:id="677" w:author="Simona Radutoiu" w:date="2025-11-17T10:06:00Z" w16du:dateUtc="2025-11-17T09:06:00Z">
            <w:rPr>
              <w:rFonts w:ascii="Times New Roman" w:hAnsi="Times New Roman" w:cs="Times New Roman"/>
              <w:highlight w:val="green"/>
            </w:rPr>
          </w:rPrChange>
        </w:rPr>
        <w:t xml:space="preserve">long-term </w:t>
      </w:r>
      <w:r w:rsidR="0068146F" w:rsidRPr="000D10B0">
        <w:rPr>
          <w:rFonts w:ascii="Times New Roman" w:hAnsi="Times New Roman" w:cs="Times New Roman"/>
          <w:rPrChange w:id="678" w:author="Simona Radutoiu" w:date="2025-11-17T10:06:00Z" w16du:dateUtc="2025-11-17T09:06:00Z">
            <w:rPr>
              <w:rFonts w:ascii="Times New Roman" w:hAnsi="Times New Roman" w:cs="Times New Roman"/>
              <w:highlight w:val="green"/>
            </w:rPr>
          </w:rPrChange>
        </w:rPr>
        <w:t>fertilis</w:t>
      </w:r>
      <w:r w:rsidR="008961A4" w:rsidRPr="000D10B0">
        <w:rPr>
          <w:rFonts w:ascii="Times New Roman" w:hAnsi="Times New Roman" w:cs="Times New Roman"/>
          <w:rPrChange w:id="679" w:author="Simona Radutoiu" w:date="2025-11-17T10:06:00Z" w16du:dateUtc="2025-11-17T09:06:00Z">
            <w:rPr>
              <w:rFonts w:ascii="Times New Roman" w:hAnsi="Times New Roman" w:cs="Times New Roman"/>
              <w:highlight w:val="green"/>
            </w:rPr>
          </w:rPrChange>
        </w:rPr>
        <w:t xml:space="preserve">ation </w:t>
      </w:r>
      <w:commentRangeEnd w:id="673"/>
      <w:r w:rsidR="00F14790" w:rsidRPr="000D10B0">
        <w:rPr>
          <w:rStyle w:val="CommentReference"/>
        </w:rPr>
        <w:commentReference w:id="673"/>
      </w:r>
      <w:r w:rsidR="008961A4" w:rsidRPr="000D10B0">
        <w:rPr>
          <w:rFonts w:ascii="Times New Roman" w:hAnsi="Times New Roman" w:cs="Times New Roman"/>
          <w:rPrChange w:id="680" w:author="Simona Radutoiu" w:date="2025-11-17T10:06:00Z" w16du:dateUtc="2025-11-17T09:06:00Z">
            <w:rPr>
              <w:rFonts w:ascii="Times New Roman" w:hAnsi="Times New Roman" w:cs="Times New Roman"/>
              <w:highlight w:val="green"/>
            </w:rPr>
          </w:rPrChange>
        </w:rPr>
        <w:t>regimes significant</w:t>
      </w:r>
      <w:r w:rsidR="007B464B" w:rsidRPr="000D10B0">
        <w:rPr>
          <w:rFonts w:ascii="Times New Roman" w:hAnsi="Times New Roman" w:cs="Times New Roman"/>
          <w:rPrChange w:id="681" w:author="Simona Radutoiu" w:date="2025-11-17T10:06:00Z" w16du:dateUtc="2025-11-17T09:06:00Z">
            <w:rPr>
              <w:rFonts w:ascii="Times New Roman" w:hAnsi="Times New Roman" w:cs="Times New Roman"/>
              <w:highlight w:val="green"/>
            </w:rPr>
          </w:rPrChange>
        </w:rPr>
        <w:t>ly</w:t>
      </w:r>
      <w:r w:rsidR="008961A4" w:rsidRPr="000D10B0">
        <w:rPr>
          <w:rFonts w:ascii="Times New Roman" w:hAnsi="Times New Roman" w:cs="Times New Roman"/>
          <w:rPrChange w:id="682" w:author="Simona Radutoiu" w:date="2025-11-17T10:06:00Z" w16du:dateUtc="2025-11-17T09:06:00Z">
            <w:rPr>
              <w:rFonts w:ascii="Times New Roman" w:hAnsi="Times New Roman" w:cs="Times New Roman"/>
              <w:highlight w:val="green"/>
            </w:rPr>
          </w:rPrChange>
        </w:rPr>
        <w:t xml:space="preserve"> impact </w:t>
      </w:r>
      <w:r w:rsidR="0068146F" w:rsidRPr="000D10B0">
        <w:rPr>
          <w:rFonts w:ascii="Times New Roman" w:hAnsi="Times New Roman" w:cs="Times New Roman"/>
          <w:rPrChange w:id="683" w:author="Simona Radutoiu" w:date="2025-11-17T10:06:00Z" w16du:dateUtc="2025-11-17T09:06:00Z">
            <w:rPr>
              <w:rFonts w:ascii="Times New Roman" w:hAnsi="Times New Roman" w:cs="Times New Roman"/>
              <w:highlight w:val="green"/>
            </w:rPr>
          </w:rPrChange>
        </w:rPr>
        <w:t>plant fitness</w:t>
      </w:r>
      <w:r w:rsidR="00033B2C" w:rsidRPr="000D10B0">
        <w:rPr>
          <w:rFonts w:ascii="Times New Roman" w:hAnsi="Times New Roman" w:cs="Times New Roman"/>
          <w:rPrChange w:id="684" w:author="Simona Radutoiu" w:date="2025-11-17T10:06:00Z" w16du:dateUtc="2025-11-17T09:06:00Z">
            <w:rPr>
              <w:rFonts w:ascii="Times New Roman" w:hAnsi="Times New Roman" w:cs="Times New Roman"/>
              <w:highlight w:val="green"/>
            </w:rPr>
          </w:rPrChange>
        </w:rPr>
        <w:t xml:space="preserve"> and th</w:t>
      </w:r>
      <w:ins w:id="685" w:author="Simona Radutoiu" w:date="2025-11-17T10:03:00Z" w16du:dateUtc="2025-11-17T09:03:00Z">
        <w:r w:rsidR="00266F19" w:rsidRPr="000D10B0">
          <w:rPr>
            <w:rFonts w:ascii="Times New Roman" w:hAnsi="Times New Roman" w:cs="Times New Roman"/>
            <w:rPrChange w:id="686" w:author="Simona Radutoiu" w:date="2025-11-17T10:06:00Z" w16du:dateUtc="2025-11-17T09:06:00Z">
              <w:rPr>
                <w:rFonts w:ascii="Times New Roman" w:hAnsi="Times New Roman" w:cs="Times New Roman"/>
                <w:highlight w:val="green"/>
              </w:rPr>
            </w:rPrChange>
          </w:rPr>
          <w:t xml:space="preserve">at changes </w:t>
        </w:r>
        <w:r w:rsidR="005E0279" w:rsidRPr="000D10B0">
          <w:rPr>
            <w:rFonts w:ascii="Times New Roman" w:hAnsi="Times New Roman" w:cs="Times New Roman"/>
            <w:rPrChange w:id="687" w:author="Simona Radutoiu" w:date="2025-11-17T10:06:00Z" w16du:dateUtc="2025-11-17T09:06:00Z">
              <w:rPr>
                <w:rFonts w:ascii="Times New Roman" w:hAnsi="Times New Roman" w:cs="Times New Roman"/>
                <w:highlight w:val="green"/>
              </w:rPr>
            </w:rPrChange>
          </w:rPr>
          <w:t xml:space="preserve">observed </w:t>
        </w:r>
        <w:r w:rsidR="00266F19" w:rsidRPr="000D10B0">
          <w:rPr>
            <w:rFonts w:ascii="Times New Roman" w:hAnsi="Times New Roman" w:cs="Times New Roman"/>
            <w:rPrChange w:id="688" w:author="Simona Radutoiu" w:date="2025-11-17T10:06:00Z" w16du:dateUtc="2025-11-17T09:06:00Z">
              <w:rPr>
                <w:rFonts w:ascii="Times New Roman" w:hAnsi="Times New Roman" w:cs="Times New Roman"/>
                <w:highlight w:val="green"/>
              </w:rPr>
            </w:rPrChange>
          </w:rPr>
          <w:t>in soil microbiota</w:t>
        </w:r>
        <w:r w:rsidR="005E0279" w:rsidRPr="000D10B0">
          <w:rPr>
            <w:rFonts w:ascii="Times New Roman" w:hAnsi="Times New Roman" w:cs="Times New Roman"/>
            <w:rPrChange w:id="689" w:author="Simona Radutoiu" w:date="2025-11-17T10:06:00Z" w16du:dateUtc="2025-11-17T09:06:00Z">
              <w:rPr>
                <w:rFonts w:ascii="Times New Roman" w:hAnsi="Times New Roman" w:cs="Times New Roman"/>
                <w:highlight w:val="green"/>
              </w:rPr>
            </w:rPrChange>
          </w:rPr>
          <w:t xml:space="preserve"> (Fig.1)</w:t>
        </w:r>
        <w:r w:rsidR="00266F19" w:rsidRPr="000D10B0">
          <w:rPr>
            <w:rFonts w:ascii="Times New Roman" w:hAnsi="Times New Roman" w:cs="Times New Roman"/>
            <w:rPrChange w:id="690" w:author="Simona Radutoiu" w:date="2025-11-17T10:06:00Z" w16du:dateUtc="2025-11-17T09:06:00Z">
              <w:rPr>
                <w:rFonts w:ascii="Times New Roman" w:hAnsi="Times New Roman" w:cs="Times New Roman"/>
                <w:highlight w:val="green"/>
              </w:rPr>
            </w:rPrChange>
          </w:rPr>
          <w:t xml:space="preserve"> </w:t>
        </w:r>
      </w:ins>
      <w:ins w:id="691" w:author="Simona Radutoiu" w:date="2025-11-17T10:04:00Z" w16du:dateUtc="2025-11-17T09:04:00Z">
        <w:r w:rsidR="005E0279" w:rsidRPr="000D10B0">
          <w:rPr>
            <w:rFonts w:ascii="Times New Roman" w:hAnsi="Times New Roman" w:cs="Times New Roman"/>
            <w:rPrChange w:id="692" w:author="Simona Radutoiu" w:date="2025-11-17T10:06:00Z" w16du:dateUtc="2025-11-17T09:06:00Z">
              <w:rPr>
                <w:rFonts w:ascii="Times New Roman" w:hAnsi="Times New Roman" w:cs="Times New Roman"/>
                <w:highlight w:val="green"/>
              </w:rPr>
            </w:rPrChange>
          </w:rPr>
          <w:t>have direct consequences on</w:t>
        </w:r>
        <w:r w:rsidR="00442219" w:rsidRPr="000D10B0">
          <w:rPr>
            <w:rFonts w:ascii="Times New Roman" w:hAnsi="Times New Roman" w:cs="Times New Roman"/>
            <w:rPrChange w:id="693" w:author="Simona Radutoiu" w:date="2025-11-17T10:06:00Z" w16du:dateUtc="2025-11-17T09:06:00Z">
              <w:rPr>
                <w:rFonts w:ascii="Times New Roman" w:hAnsi="Times New Roman" w:cs="Times New Roman"/>
                <w:highlight w:val="green"/>
              </w:rPr>
            </w:rPrChange>
          </w:rPr>
          <w:t xml:space="preserve"> the</w:t>
        </w:r>
      </w:ins>
      <w:del w:id="694" w:author="Simona Radutoiu" w:date="2025-11-17T10:03:00Z" w16du:dateUtc="2025-11-17T09:03:00Z">
        <w:r w:rsidR="00033B2C" w:rsidRPr="000D10B0" w:rsidDel="00266F19">
          <w:rPr>
            <w:rFonts w:ascii="Times New Roman" w:hAnsi="Times New Roman" w:cs="Times New Roman"/>
            <w:rPrChange w:id="695" w:author="Simona Radutoiu" w:date="2025-11-17T10:06:00Z" w16du:dateUtc="2025-11-17T09:06:00Z">
              <w:rPr>
                <w:rFonts w:ascii="Times New Roman" w:hAnsi="Times New Roman" w:cs="Times New Roman"/>
                <w:highlight w:val="green"/>
              </w:rPr>
            </w:rPrChange>
          </w:rPr>
          <w:delText>e</w:delText>
        </w:r>
      </w:del>
      <w:r w:rsidR="00033B2C" w:rsidRPr="000D10B0">
        <w:rPr>
          <w:rFonts w:ascii="Times New Roman" w:hAnsi="Times New Roman" w:cs="Times New Roman"/>
          <w:rPrChange w:id="696" w:author="Simona Radutoiu" w:date="2025-11-17T10:06:00Z" w16du:dateUtc="2025-11-17T09:06:00Z">
            <w:rPr>
              <w:rFonts w:ascii="Times New Roman" w:hAnsi="Times New Roman" w:cs="Times New Roman"/>
              <w:highlight w:val="green"/>
            </w:rPr>
          </w:rPrChange>
        </w:rPr>
        <w:t xml:space="preserve"> associated root microbiota</w:t>
      </w:r>
      <w:ins w:id="697" w:author="Simona Radutoiu" w:date="2025-11-17T10:04:00Z" w16du:dateUtc="2025-11-17T09:04:00Z">
        <w:r w:rsidR="00442219" w:rsidRPr="000D10B0">
          <w:rPr>
            <w:rFonts w:ascii="Times New Roman" w:hAnsi="Times New Roman" w:cs="Times New Roman"/>
            <w:rPrChange w:id="698" w:author="Simona Radutoiu" w:date="2025-11-17T10:06:00Z" w16du:dateUtc="2025-11-17T09:06:00Z">
              <w:rPr>
                <w:rFonts w:ascii="Times New Roman" w:hAnsi="Times New Roman" w:cs="Times New Roman"/>
                <w:highlight w:val="green"/>
              </w:rPr>
            </w:rPrChange>
          </w:rPr>
          <w:t xml:space="preserve"> of both hosts</w:t>
        </w:r>
      </w:ins>
      <w:r w:rsidR="00033B2C" w:rsidRPr="000D10B0">
        <w:rPr>
          <w:rFonts w:ascii="Times New Roman" w:hAnsi="Times New Roman" w:cs="Times New Roman"/>
          <w:rPrChange w:id="699" w:author="Simona Radutoiu" w:date="2025-11-17T10:06:00Z" w16du:dateUtc="2025-11-17T09:06:00Z">
            <w:rPr>
              <w:rFonts w:ascii="Times New Roman" w:hAnsi="Times New Roman" w:cs="Times New Roman"/>
              <w:highlight w:val="green"/>
            </w:rPr>
          </w:rPrChange>
        </w:rPr>
        <w:t>.</w:t>
      </w:r>
      <w:ins w:id="700" w:author="Simona Radutoiu" w:date="2025-11-17T10:06:00Z" w16du:dateUtc="2025-11-17T09:06:00Z">
        <w:r w:rsidR="000D10B0">
          <w:rPr>
            <w:rFonts w:ascii="Times New Roman" w:hAnsi="Times New Roman" w:cs="Times New Roman"/>
          </w:rPr>
          <w:t xml:space="preserve"> </w:t>
        </w:r>
      </w:ins>
      <w:del w:id="701" w:author="Simona Radutoiu" w:date="2025-11-17T10:04:00Z" w16du:dateUtc="2025-11-17T09:04:00Z">
        <w:r w:rsidR="00033B2C" w:rsidRPr="000D10B0" w:rsidDel="00442219">
          <w:rPr>
            <w:rFonts w:ascii="Times New Roman" w:hAnsi="Times New Roman" w:cs="Times New Roman"/>
            <w:rPrChange w:id="702" w:author="Simona Radutoiu" w:date="2025-11-17T10:06:00Z" w16du:dateUtc="2025-11-17T09:06:00Z">
              <w:rPr>
                <w:rFonts w:ascii="Times New Roman" w:hAnsi="Times New Roman" w:cs="Times New Roman"/>
                <w:highlight w:val="green"/>
              </w:rPr>
            </w:rPrChange>
          </w:rPr>
          <w:delText xml:space="preserve"> </w:delText>
        </w:r>
        <w:r w:rsidR="00D01EC1" w:rsidRPr="000D10B0" w:rsidDel="00442219">
          <w:rPr>
            <w:rFonts w:ascii="Times New Roman" w:hAnsi="Times New Roman" w:cs="Times New Roman"/>
            <w:rPrChange w:id="703" w:author="Simona Radutoiu" w:date="2025-11-17T10:06:00Z" w16du:dateUtc="2025-11-17T09:06:00Z">
              <w:rPr>
                <w:rFonts w:ascii="Times New Roman" w:hAnsi="Times New Roman" w:cs="Times New Roman"/>
                <w:highlight w:val="green"/>
              </w:rPr>
            </w:rPrChange>
          </w:rPr>
          <w:delText xml:space="preserve">This effect </w:delText>
        </w:r>
        <w:r w:rsidR="00033B2C" w:rsidRPr="000D10B0" w:rsidDel="00442219">
          <w:rPr>
            <w:rFonts w:ascii="Times New Roman" w:hAnsi="Times New Roman" w:cs="Times New Roman"/>
            <w:rPrChange w:id="704" w:author="Simona Radutoiu" w:date="2025-11-17T10:06:00Z" w16du:dateUtc="2025-11-17T09:06:00Z">
              <w:rPr>
                <w:rFonts w:ascii="Times New Roman" w:hAnsi="Times New Roman" w:cs="Times New Roman"/>
                <w:highlight w:val="green"/>
              </w:rPr>
            </w:rPrChange>
          </w:rPr>
          <w:delText>may arise</w:delText>
        </w:r>
        <w:r w:rsidR="00D01EC1" w:rsidRPr="000D10B0" w:rsidDel="00442219">
          <w:rPr>
            <w:rFonts w:ascii="Times New Roman" w:hAnsi="Times New Roman" w:cs="Times New Roman"/>
            <w:rPrChange w:id="705" w:author="Simona Radutoiu" w:date="2025-11-17T10:06:00Z" w16du:dateUtc="2025-11-17T09:06:00Z">
              <w:rPr>
                <w:rFonts w:ascii="Times New Roman" w:hAnsi="Times New Roman" w:cs="Times New Roman"/>
                <w:highlight w:val="green"/>
              </w:rPr>
            </w:rPrChange>
          </w:rPr>
          <w:delText xml:space="preserve"> directly from nutrient scarcity</w:delText>
        </w:r>
        <w:r w:rsidR="005D320D" w:rsidRPr="000D10B0" w:rsidDel="00442219">
          <w:rPr>
            <w:rFonts w:ascii="Times New Roman" w:hAnsi="Times New Roman" w:cs="Times New Roman"/>
            <w:rPrChange w:id="706" w:author="Simona Radutoiu" w:date="2025-11-17T10:06:00Z" w16du:dateUtc="2025-11-17T09:06:00Z">
              <w:rPr>
                <w:rFonts w:ascii="Times New Roman" w:hAnsi="Times New Roman" w:cs="Times New Roman"/>
                <w:highlight w:val="green"/>
              </w:rPr>
            </w:rPrChange>
          </w:rPr>
          <w:delText xml:space="preserve"> </w:delText>
        </w:r>
        <w:r w:rsidR="00033B2C" w:rsidRPr="000D10B0" w:rsidDel="00442219">
          <w:rPr>
            <w:rFonts w:ascii="Times New Roman" w:hAnsi="Times New Roman" w:cs="Times New Roman"/>
            <w:rPrChange w:id="707" w:author="Simona Radutoiu" w:date="2025-11-17T10:06:00Z" w16du:dateUtc="2025-11-17T09:06:00Z">
              <w:rPr>
                <w:rFonts w:ascii="Times New Roman" w:hAnsi="Times New Roman" w:cs="Times New Roman"/>
                <w:highlight w:val="green"/>
              </w:rPr>
            </w:rPrChange>
          </w:rPr>
          <w:delText>and</w:delText>
        </w:r>
        <w:r w:rsidR="00D01EC1" w:rsidRPr="000D10B0" w:rsidDel="00442219">
          <w:rPr>
            <w:rFonts w:ascii="Times New Roman" w:hAnsi="Times New Roman" w:cs="Times New Roman"/>
            <w:rPrChange w:id="708" w:author="Simona Radutoiu" w:date="2025-11-17T10:06:00Z" w16du:dateUtc="2025-11-17T09:06:00Z">
              <w:rPr>
                <w:rFonts w:ascii="Times New Roman" w:hAnsi="Times New Roman" w:cs="Times New Roman"/>
                <w:highlight w:val="green"/>
              </w:rPr>
            </w:rPrChange>
          </w:rPr>
          <w:delText xml:space="preserve"> indirectly through </w:delText>
        </w:r>
        <w:r w:rsidR="005D320D" w:rsidRPr="000D10B0" w:rsidDel="00442219">
          <w:rPr>
            <w:rFonts w:ascii="Times New Roman" w:hAnsi="Times New Roman" w:cs="Times New Roman"/>
            <w:rPrChange w:id="709" w:author="Simona Radutoiu" w:date="2025-11-17T10:06:00Z" w16du:dateUtc="2025-11-17T09:06:00Z">
              <w:rPr>
                <w:rFonts w:ascii="Times New Roman" w:hAnsi="Times New Roman" w:cs="Times New Roman"/>
                <w:highlight w:val="green"/>
              </w:rPr>
            </w:rPrChange>
          </w:rPr>
          <w:delText>changes in the</w:delText>
        </w:r>
        <w:r w:rsidR="00D01EC1" w:rsidRPr="000D10B0" w:rsidDel="00442219">
          <w:rPr>
            <w:rFonts w:ascii="Times New Roman" w:hAnsi="Times New Roman" w:cs="Times New Roman"/>
            <w:rPrChange w:id="710" w:author="Simona Radutoiu" w:date="2025-11-17T10:06:00Z" w16du:dateUtc="2025-11-17T09:06:00Z">
              <w:rPr>
                <w:rFonts w:ascii="Times New Roman" w:hAnsi="Times New Roman" w:cs="Times New Roman"/>
                <w:highlight w:val="green"/>
              </w:rPr>
            </w:rPrChange>
          </w:rPr>
          <w:delText xml:space="preserve"> microbial </w:delText>
        </w:r>
        <w:r w:rsidR="00033B2C" w:rsidRPr="000D10B0" w:rsidDel="00442219">
          <w:rPr>
            <w:rFonts w:ascii="Times New Roman" w:hAnsi="Times New Roman" w:cs="Times New Roman"/>
            <w:rPrChange w:id="711" w:author="Simona Radutoiu" w:date="2025-11-17T10:06:00Z" w16du:dateUtc="2025-11-17T09:06:00Z">
              <w:rPr>
                <w:rFonts w:ascii="Times New Roman" w:hAnsi="Times New Roman" w:cs="Times New Roman"/>
                <w:highlight w:val="green"/>
              </w:rPr>
            </w:rPrChange>
          </w:rPr>
          <w:delText>communities present</w:delText>
        </w:r>
        <w:r w:rsidR="00D01EC1" w:rsidRPr="000D10B0" w:rsidDel="00442219">
          <w:rPr>
            <w:rFonts w:ascii="Times New Roman" w:hAnsi="Times New Roman" w:cs="Times New Roman"/>
            <w:rPrChange w:id="712" w:author="Simona Radutoiu" w:date="2025-11-17T10:06:00Z" w16du:dateUtc="2025-11-17T09:06:00Z">
              <w:rPr>
                <w:rFonts w:ascii="Times New Roman" w:hAnsi="Times New Roman" w:cs="Times New Roman"/>
                <w:highlight w:val="green"/>
              </w:rPr>
            </w:rPrChange>
          </w:rPr>
          <w:delText xml:space="preserve"> </w:delText>
        </w:r>
        <w:r w:rsidR="005D320D" w:rsidRPr="000D10B0" w:rsidDel="00442219">
          <w:rPr>
            <w:rFonts w:ascii="Times New Roman" w:hAnsi="Times New Roman" w:cs="Times New Roman"/>
            <w:rPrChange w:id="713" w:author="Simona Radutoiu" w:date="2025-11-17T10:06:00Z" w16du:dateUtc="2025-11-17T09:06:00Z">
              <w:rPr>
                <w:rFonts w:ascii="Times New Roman" w:hAnsi="Times New Roman" w:cs="Times New Roman"/>
                <w:highlight w:val="green"/>
              </w:rPr>
            </w:rPrChange>
          </w:rPr>
          <w:delText xml:space="preserve">across </w:delText>
        </w:r>
        <w:r w:rsidR="00033B2C" w:rsidRPr="000D10B0" w:rsidDel="00442219">
          <w:rPr>
            <w:rFonts w:ascii="Times New Roman" w:hAnsi="Times New Roman" w:cs="Times New Roman"/>
            <w:rPrChange w:id="714" w:author="Simona Radutoiu" w:date="2025-11-17T10:06:00Z" w16du:dateUtc="2025-11-17T09:06:00Z">
              <w:rPr>
                <w:rFonts w:ascii="Times New Roman" w:hAnsi="Times New Roman" w:cs="Times New Roman"/>
                <w:highlight w:val="green"/>
              </w:rPr>
            </w:rPrChange>
          </w:rPr>
          <w:delText>the</w:delText>
        </w:r>
        <w:r w:rsidR="00D01EC1" w:rsidRPr="000D10B0" w:rsidDel="00442219">
          <w:rPr>
            <w:rFonts w:ascii="Times New Roman" w:hAnsi="Times New Roman" w:cs="Times New Roman"/>
            <w:rPrChange w:id="715" w:author="Simona Radutoiu" w:date="2025-11-17T10:06:00Z" w16du:dateUtc="2025-11-17T09:06:00Z">
              <w:rPr>
                <w:rFonts w:ascii="Times New Roman" w:hAnsi="Times New Roman" w:cs="Times New Roman"/>
                <w:highlight w:val="green"/>
              </w:rPr>
            </w:rPrChange>
          </w:rPr>
          <w:delText xml:space="preserve"> soils</w:delText>
        </w:r>
        <w:r w:rsidR="00BC51FF" w:rsidRPr="000D10B0" w:rsidDel="00442219">
          <w:rPr>
            <w:rFonts w:ascii="Times New Roman" w:hAnsi="Times New Roman" w:cs="Times New Roman"/>
            <w:rPrChange w:id="716" w:author="Simona Radutoiu" w:date="2025-11-17T10:06:00Z" w16du:dateUtc="2025-11-17T09:06:00Z">
              <w:rPr>
                <w:rFonts w:ascii="Times New Roman" w:hAnsi="Times New Roman" w:cs="Times New Roman"/>
                <w:highlight w:val="green"/>
              </w:rPr>
            </w:rPrChange>
          </w:rPr>
          <w:delText>.</w:delText>
        </w:r>
        <w:r w:rsidR="0068146F" w:rsidRPr="000D10B0" w:rsidDel="00442219">
          <w:rPr>
            <w:rFonts w:ascii="Times New Roman" w:hAnsi="Times New Roman" w:cs="Times New Roman"/>
            <w:rPrChange w:id="717" w:author="Simona Radutoiu" w:date="2025-11-17T10:06:00Z" w16du:dateUtc="2025-11-17T09:06:00Z">
              <w:rPr>
                <w:rFonts w:ascii="Times New Roman" w:hAnsi="Times New Roman" w:cs="Times New Roman"/>
                <w:highlight w:val="green"/>
              </w:rPr>
            </w:rPrChange>
          </w:rPr>
          <w:delText xml:space="preserve"> </w:delText>
        </w:r>
      </w:del>
      <w:r w:rsidR="00033B2C" w:rsidRPr="000D10B0">
        <w:rPr>
          <w:rFonts w:ascii="Times New Roman" w:hAnsi="Times New Roman" w:cs="Times New Roman"/>
          <w:rPrChange w:id="718" w:author="Simona Radutoiu" w:date="2025-11-17T10:06:00Z" w16du:dateUtc="2025-11-17T09:06:00Z">
            <w:rPr>
              <w:rFonts w:ascii="Times New Roman" w:hAnsi="Times New Roman" w:cs="Times New Roman"/>
              <w:highlight w:val="green"/>
            </w:rPr>
          </w:rPrChange>
        </w:rPr>
        <w:t xml:space="preserve">Importantly, </w:t>
      </w:r>
      <w:del w:id="719" w:author="Simona Radutoiu" w:date="2025-11-17T10:06:00Z" w16du:dateUtc="2025-11-17T09:06:00Z">
        <w:r w:rsidR="00033B2C" w:rsidRPr="000D10B0" w:rsidDel="000D10B0">
          <w:rPr>
            <w:rFonts w:ascii="Times New Roman" w:hAnsi="Times New Roman" w:cs="Times New Roman"/>
            <w:rPrChange w:id="720" w:author="Simona Radutoiu" w:date="2025-11-17T10:06:00Z" w16du:dateUtc="2025-11-17T09:06:00Z">
              <w:rPr>
                <w:rFonts w:ascii="Times New Roman" w:hAnsi="Times New Roman" w:cs="Times New Roman"/>
                <w:highlight w:val="green"/>
              </w:rPr>
            </w:rPrChange>
          </w:rPr>
          <w:delText>p</w:delText>
        </w:r>
        <w:r w:rsidR="00BE611C" w:rsidRPr="000D10B0" w:rsidDel="000D10B0">
          <w:rPr>
            <w:rFonts w:ascii="Times New Roman" w:hAnsi="Times New Roman" w:cs="Times New Roman"/>
            <w:rPrChange w:id="721" w:author="Simona Radutoiu" w:date="2025-11-17T10:06:00Z" w16du:dateUtc="2025-11-17T09:06:00Z">
              <w:rPr>
                <w:rFonts w:ascii="Times New Roman" w:hAnsi="Times New Roman" w:cs="Times New Roman"/>
                <w:highlight w:val="green"/>
              </w:rPr>
            </w:rPrChange>
          </w:rPr>
          <w:delText>lant</w:delText>
        </w:r>
        <w:r w:rsidR="00033B2C" w:rsidRPr="000D10B0" w:rsidDel="000D10B0">
          <w:rPr>
            <w:rFonts w:ascii="Times New Roman" w:hAnsi="Times New Roman" w:cs="Times New Roman"/>
            <w:rPrChange w:id="722" w:author="Simona Radutoiu" w:date="2025-11-17T10:06:00Z" w16du:dateUtc="2025-11-17T09:06:00Z">
              <w:rPr>
                <w:rFonts w:ascii="Times New Roman" w:hAnsi="Times New Roman" w:cs="Times New Roman"/>
                <w:highlight w:val="green"/>
              </w:rPr>
            </w:rPrChange>
          </w:rPr>
          <w:delText>s</w:delText>
        </w:r>
        <w:r w:rsidR="00BE611C" w:rsidRPr="000D10B0" w:rsidDel="000D10B0">
          <w:rPr>
            <w:rFonts w:ascii="Times New Roman" w:hAnsi="Times New Roman" w:cs="Times New Roman"/>
            <w:rPrChange w:id="723" w:author="Simona Radutoiu" w:date="2025-11-17T10:06:00Z" w16du:dateUtc="2025-11-17T09:06:00Z">
              <w:rPr>
                <w:rFonts w:ascii="Times New Roman" w:hAnsi="Times New Roman" w:cs="Times New Roman"/>
                <w:highlight w:val="green"/>
              </w:rPr>
            </w:rPrChange>
          </w:rPr>
          <w:delText xml:space="preserve"> </w:delText>
        </w:r>
      </w:del>
      <w:ins w:id="724" w:author="Simona Radutoiu" w:date="2025-11-17T10:06:00Z" w16du:dateUtc="2025-11-17T09:06:00Z">
        <w:r w:rsidR="000D10B0">
          <w:rPr>
            <w:rFonts w:ascii="Times New Roman" w:hAnsi="Times New Roman" w:cs="Times New Roman"/>
          </w:rPr>
          <w:t>different hosts</w:t>
        </w:r>
        <w:r w:rsidR="000D10B0" w:rsidRPr="000D10B0">
          <w:rPr>
            <w:rFonts w:ascii="Times New Roman" w:hAnsi="Times New Roman" w:cs="Times New Roman"/>
            <w:rPrChange w:id="725" w:author="Simona Radutoiu" w:date="2025-11-17T10:06:00Z" w16du:dateUtc="2025-11-17T09:06:00Z">
              <w:rPr>
                <w:rFonts w:ascii="Times New Roman" w:hAnsi="Times New Roman" w:cs="Times New Roman"/>
                <w:highlight w:val="green"/>
              </w:rPr>
            </w:rPrChange>
          </w:rPr>
          <w:t xml:space="preserve"> </w:t>
        </w:r>
      </w:ins>
      <w:r w:rsidR="00033B2C" w:rsidRPr="000D10B0">
        <w:rPr>
          <w:rFonts w:ascii="Times New Roman" w:hAnsi="Times New Roman" w:cs="Times New Roman"/>
          <w:rPrChange w:id="726" w:author="Simona Radutoiu" w:date="2025-11-17T10:06:00Z" w16du:dateUtc="2025-11-17T09:06:00Z">
            <w:rPr>
              <w:rFonts w:ascii="Times New Roman" w:hAnsi="Times New Roman" w:cs="Times New Roman"/>
              <w:highlight w:val="green"/>
            </w:rPr>
          </w:rPrChange>
        </w:rPr>
        <w:lastRenderedPageBreak/>
        <w:t xml:space="preserve">adapt to these differences and </w:t>
      </w:r>
      <w:r w:rsidR="008961A4" w:rsidRPr="000D10B0">
        <w:rPr>
          <w:rFonts w:ascii="Times New Roman" w:hAnsi="Times New Roman" w:cs="Times New Roman"/>
          <w:rPrChange w:id="727" w:author="Simona Radutoiu" w:date="2025-11-17T10:06:00Z" w16du:dateUtc="2025-11-17T09:06:00Z">
            <w:rPr>
              <w:rFonts w:ascii="Times New Roman" w:hAnsi="Times New Roman" w:cs="Times New Roman"/>
              <w:highlight w:val="green"/>
            </w:rPr>
          </w:rPrChange>
        </w:rPr>
        <w:t xml:space="preserve">selectively </w:t>
      </w:r>
      <w:r w:rsidR="00BE611C" w:rsidRPr="000D10B0">
        <w:rPr>
          <w:rFonts w:ascii="Times New Roman" w:hAnsi="Times New Roman" w:cs="Times New Roman"/>
          <w:rPrChange w:id="728" w:author="Simona Radutoiu" w:date="2025-11-17T10:06:00Z" w16du:dateUtc="2025-11-17T09:06:00Z">
            <w:rPr>
              <w:rFonts w:ascii="Times New Roman" w:hAnsi="Times New Roman" w:cs="Times New Roman"/>
              <w:highlight w:val="green"/>
            </w:rPr>
          </w:rPrChange>
        </w:rPr>
        <w:t xml:space="preserve">recruit distinct </w:t>
      </w:r>
      <w:r w:rsidR="00033B2C" w:rsidRPr="000D10B0">
        <w:rPr>
          <w:rFonts w:ascii="Times New Roman" w:hAnsi="Times New Roman" w:cs="Times New Roman"/>
          <w:rPrChange w:id="729" w:author="Simona Radutoiu" w:date="2025-11-17T10:06:00Z" w16du:dateUtc="2025-11-17T09:06:00Z">
            <w:rPr>
              <w:rFonts w:ascii="Times New Roman" w:hAnsi="Times New Roman" w:cs="Times New Roman"/>
              <w:highlight w:val="green"/>
            </w:rPr>
          </w:rPrChange>
        </w:rPr>
        <w:t>bacterial members</w:t>
      </w:r>
      <w:r w:rsidR="008961A4" w:rsidRPr="000D10B0">
        <w:rPr>
          <w:rFonts w:ascii="Times New Roman" w:hAnsi="Times New Roman" w:cs="Times New Roman"/>
          <w:rPrChange w:id="730" w:author="Simona Radutoiu" w:date="2025-11-17T10:06:00Z" w16du:dateUtc="2025-11-17T09:06:00Z">
            <w:rPr>
              <w:rFonts w:ascii="Times New Roman" w:hAnsi="Times New Roman" w:cs="Times New Roman"/>
              <w:highlight w:val="green"/>
            </w:rPr>
          </w:rPrChange>
        </w:rPr>
        <w:t>, reinforcing the concept of</w:t>
      </w:r>
      <w:r w:rsidR="00BE611C" w:rsidRPr="000D10B0">
        <w:rPr>
          <w:rFonts w:ascii="Times New Roman" w:hAnsi="Times New Roman" w:cs="Times New Roman"/>
          <w:rPrChange w:id="731" w:author="Simona Radutoiu" w:date="2025-11-17T10:06:00Z" w16du:dateUtc="2025-11-17T09:06:00Z">
            <w:rPr>
              <w:rFonts w:ascii="Times New Roman" w:hAnsi="Times New Roman" w:cs="Times New Roman"/>
              <w:highlight w:val="green"/>
            </w:rPr>
          </w:rPrChange>
        </w:rPr>
        <w:t xml:space="preserve"> host</w:t>
      </w:r>
      <w:r w:rsidR="00033B2C" w:rsidRPr="000D10B0">
        <w:rPr>
          <w:rFonts w:ascii="Times New Roman" w:hAnsi="Times New Roman" w:cs="Times New Roman"/>
          <w:rPrChange w:id="732" w:author="Simona Radutoiu" w:date="2025-11-17T10:06:00Z" w16du:dateUtc="2025-11-17T09:06:00Z">
            <w:rPr>
              <w:rFonts w:ascii="Times New Roman" w:hAnsi="Times New Roman" w:cs="Times New Roman"/>
              <w:highlight w:val="green"/>
            </w:rPr>
          </w:rPrChange>
        </w:rPr>
        <w:t xml:space="preserve"> preference</w:t>
      </w:r>
      <w:r w:rsidR="00033B2C">
        <w:rPr>
          <w:rFonts w:ascii="Times New Roman" w:hAnsi="Times New Roman" w:cs="Times New Roman"/>
        </w:rPr>
        <w:t xml:space="preserve"> (</w:t>
      </w:r>
      <w:r w:rsidR="00033B2C" w:rsidRPr="00033B2C">
        <w:rPr>
          <w:rFonts w:ascii="Times New Roman" w:hAnsi="Times New Roman" w:cs="Times New Roman"/>
          <w:highlight w:val="red"/>
        </w:rPr>
        <w:t>Wippel et al.</w:t>
      </w:r>
      <w:r w:rsidR="00033B2C">
        <w:rPr>
          <w:rFonts w:ascii="Times New Roman" w:hAnsi="Times New Roman" w:cs="Times New Roman"/>
        </w:rPr>
        <w:t>)</w:t>
      </w:r>
      <w:r w:rsidR="00BE611C" w:rsidRPr="004219CA">
        <w:rPr>
          <w:rFonts w:ascii="Times New Roman" w:hAnsi="Times New Roman" w:cs="Times New Roman"/>
        </w:rPr>
        <w:t>.</w:t>
      </w:r>
    </w:p>
    <w:p w14:paraId="40385D16" w14:textId="77777777" w:rsidR="00933FFE" w:rsidRPr="004219CA" w:rsidRDefault="00933FFE" w:rsidP="00DB2FCC">
      <w:pPr>
        <w:spacing w:line="276" w:lineRule="auto"/>
        <w:jc w:val="both"/>
        <w:rPr>
          <w:rFonts w:ascii="Times New Roman" w:hAnsi="Times New Roman" w:cs="Times New Roman"/>
          <w:b/>
          <w:bCs/>
        </w:rPr>
      </w:pPr>
    </w:p>
    <w:p w14:paraId="4D57E8C3" w14:textId="77777777" w:rsidR="00EB1967" w:rsidRPr="004219CA" w:rsidRDefault="00EB1967" w:rsidP="00DB2FCC">
      <w:pPr>
        <w:spacing w:line="276" w:lineRule="auto"/>
        <w:jc w:val="both"/>
        <w:rPr>
          <w:rFonts w:ascii="Times New Roman" w:hAnsi="Times New Roman" w:cs="Times New Roman"/>
          <w:b/>
          <w:bCs/>
        </w:rPr>
      </w:pPr>
      <w:r w:rsidRPr="002059DF">
        <w:rPr>
          <w:rFonts w:ascii="Times New Roman" w:hAnsi="Times New Roman" w:cs="Times New Roman"/>
          <w:b/>
          <w:bCs/>
        </w:rPr>
        <w:t xml:space="preserve">High accuracy </w:t>
      </w:r>
      <w:r w:rsidR="001333A5" w:rsidRPr="002059DF">
        <w:rPr>
          <w:rFonts w:ascii="Times New Roman" w:hAnsi="Times New Roman" w:cs="Times New Roman"/>
          <w:b/>
          <w:bCs/>
        </w:rPr>
        <w:t xml:space="preserve">prediction of plant </w:t>
      </w:r>
      <w:r w:rsidRPr="002059DF">
        <w:rPr>
          <w:rFonts w:ascii="Times New Roman" w:hAnsi="Times New Roman" w:cs="Times New Roman"/>
          <w:b/>
          <w:bCs/>
        </w:rPr>
        <w:t xml:space="preserve">nutrient status based on </w:t>
      </w:r>
      <w:proofErr w:type="gramStart"/>
      <w:r w:rsidRPr="002059DF">
        <w:rPr>
          <w:rFonts w:ascii="Times New Roman" w:hAnsi="Times New Roman" w:cs="Times New Roman"/>
          <w:b/>
          <w:bCs/>
        </w:rPr>
        <w:t xml:space="preserve">bacterial </w:t>
      </w:r>
      <w:r w:rsidR="001333A5" w:rsidRPr="002059DF">
        <w:rPr>
          <w:rFonts w:ascii="Times New Roman" w:hAnsi="Times New Roman" w:cs="Times New Roman"/>
          <w:b/>
          <w:bCs/>
        </w:rPr>
        <w:t xml:space="preserve"> community</w:t>
      </w:r>
      <w:proofErr w:type="gramEnd"/>
      <w:r w:rsidR="001333A5" w:rsidRPr="002059DF">
        <w:rPr>
          <w:rFonts w:ascii="Times New Roman" w:hAnsi="Times New Roman" w:cs="Times New Roman"/>
          <w:b/>
          <w:bCs/>
        </w:rPr>
        <w:t xml:space="preserve"> </w:t>
      </w:r>
      <w:r w:rsidRPr="002059DF">
        <w:rPr>
          <w:rFonts w:ascii="Times New Roman" w:hAnsi="Times New Roman" w:cs="Times New Roman"/>
          <w:b/>
          <w:bCs/>
        </w:rPr>
        <w:t>compositions</w:t>
      </w:r>
    </w:p>
    <w:p w14:paraId="70D5D1F7" w14:textId="6B234916" w:rsidR="00933FFE" w:rsidRDefault="001A2753" w:rsidP="008B02E5">
      <w:pPr>
        <w:spacing w:line="276" w:lineRule="auto"/>
        <w:jc w:val="both"/>
        <w:rPr>
          <w:rFonts w:ascii="Times New Roman" w:hAnsi="Times New Roman" w:cs="Times New Roman"/>
        </w:rPr>
      </w:pPr>
      <w:r w:rsidRPr="00AF7D94">
        <w:rPr>
          <w:rFonts w:ascii="Times New Roman" w:hAnsi="Times New Roman" w:cs="Times New Roman"/>
          <w:rPrChange w:id="733" w:author="Simona Radutoiu" w:date="2025-11-17T10:38:00Z" w16du:dateUtc="2025-11-17T09:38:00Z">
            <w:rPr>
              <w:rFonts w:ascii="Times New Roman" w:hAnsi="Times New Roman" w:cs="Times New Roman"/>
              <w:highlight w:val="green"/>
            </w:rPr>
          </w:rPrChange>
        </w:rPr>
        <w:t xml:space="preserve">Following the observed large differences in rhizosphere and root microbiota across the different soils, we asked whether these microbial signatures could be used to predict the nutritional state of </w:t>
      </w:r>
      <w:r w:rsidRPr="00AF7D94">
        <w:rPr>
          <w:rFonts w:ascii="Times New Roman" w:hAnsi="Times New Roman" w:cs="Times New Roman"/>
          <w:i/>
          <w:iCs/>
          <w:rPrChange w:id="734" w:author="Simona Radutoiu" w:date="2025-11-17T10:38:00Z" w16du:dateUtc="2025-11-17T09:38:00Z">
            <w:rPr>
              <w:rFonts w:ascii="Times New Roman" w:hAnsi="Times New Roman" w:cs="Times New Roman"/>
              <w:i/>
              <w:iCs/>
              <w:highlight w:val="green"/>
            </w:rPr>
          </w:rPrChange>
        </w:rPr>
        <w:t>Lotus</w:t>
      </w:r>
      <w:r w:rsidRPr="00AF7D94">
        <w:rPr>
          <w:rFonts w:ascii="Times New Roman" w:hAnsi="Times New Roman" w:cs="Times New Roman"/>
          <w:rPrChange w:id="735" w:author="Simona Radutoiu" w:date="2025-11-17T10:38:00Z" w16du:dateUtc="2025-11-17T09:38:00Z">
            <w:rPr>
              <w:rFonts w:ascii="Times New Roman" w:hAnsi="Times New Roman" w:cs="Times New Roman"/>
              <w:highlight w:val="green"/>
            </w:rPr>
          </w:rPrChange>
        </w:rPr>
        <w:t xml:space="preserve"> and </w:t>
      </w:r>
      <w:r w:rsidRPr="00AF7D94">
        <w:rPr>
          <w:rFonts w:ascii="Times New Roman" w:hAnsi="Times New Roman" w:cs="Times New Roman"/>
          <w:i/>
          <w:rPrChange w:id="736" w:author="Simona Radutoiu" w:date="2025-11-17T10:38:00Z" w16du:dateUtc="2025-11-17T09:38:00Z">
            <w:rPr>
              <w:rFonts w:ascii="Times New Roman" w:hAnsi="Times New Roman" w:cs="Times New Roman"/>
              <w:i/>
              <w:highlight w:val="green"/>
            </w:rPr>
          </w:rPrChange>
        </w:rPr>
        <w:t>Hordeum</w:t>
      </w:r>
      <w:r w:rsidRPr="00AF7D94">
        <w:rPr>
          <w:rFonts w:ascii="Times New Roman" w:hAnsi="Times New Roman" w:cs="Times New Roman"/>
          <w:iCs/>
          <w:rPrChange w:id="737" w:author="Simona Radutoiu" w:date="2025-11-17T10:38:00Z" w16du:dateUtc="2025-11-17T09:38:00Z">
            <w:rPr>
              <w:rFonts w:ascii="Times New Roman" w:hAnsi="Times New Roman" w:cs="Times New Roman"/>
              <w:iCs/>
              <w:highlight w:val="green"/>
            </w:rPr>
          </w:rPrChange>
        </w:rPr>
        <w:t>.</w:t>
      </w:r>
      <w:r w:rsidRPr="00AF7D94">
        <w:rPr>
          <w:rFonts w:ascii="Times New Roman" w:hAnsi="Times New Roman" w:cs="Times New Roman"/>
          <w:rPrChange w:id="738" w:author="Simona Radutoiu" w:date="2025-11-17T10:38:00Z" w16du:dateUtc="2025-11-17T09:38:00Z">
            <w:rPr>
              <w:rFonts w:ascii="Times New Roman" w:hAnsi="Times New Roman" w:cs="Times New Roman"/>
              <w:highlight w:val="green"/>
            </w:rPr>
          </w:rPrChange>
        </w:rPr>
        <w:t xml:space="preserve"> W</w:t>
      </w:r>
      <w:r w:rsidR="00DB6A8D" w:rsidRPr="00AF7D94">
        <w:rPr>
          <w:rFonts w:ascii="Times New Roman" w:hAnsi="Times New Roman" w:cs="Times New Roman"/>
          <w:rPrChange w:id="739" w:author="Simona Radutoiu" w:date="2025-11-17T10:38:00Z" w16du:dateUtc="2025-11-17T09:38:00Z">
            <w:rPr>
              <w:rFonts w:ascii="Times New Roman" w:hAnsi="Times New Roman" w:cs="Times New Roman"/>
              <w:highlight w:val="green"/>
            </w:rPr>
          </w:rPrChange>
        </w:rPr>
        <w:t xml:space="preserve">e </w:t>
      </w:r>
      <w:r w:rsidR="008B02E5" w:rsidRPr="00AF7D94">
        <w:rPr>
          <w:rFonts w:ascii="Times New Roman" w:hAnsi="Times New Roman" w:cs="Times New Roman"/>
          <w:rPrChange w:id="740" w:author="Simona Radutoiu" w:date="2025-11-17T10:38:00Z" w16du:dateUtc="2025-11-17T09:38:00Z">
            <w:rPr>
              <w:rFonts w:ascii="Times New Roman" w:hAnsi="Times New Roman" w:cs="Times New Roman"/>
              <w:highlight w:val="green"/>
            </w:rPr>
          </w:rPrChange>
        </w:rPr>
        <w:t xml:space="preserve">developed a </w:t>
      </w:r>
      <w:r w:rsidR="001333A5" w:rsidRPr="00AF7D94">
        <w:rPr>
          <w:rFonts w:ascii="Times New Roman" w:hAnsi="Times New Roman" w:cs="Times New Roman"/>
          <w:rPrChange w:id="741" w:author="Simona Radutoiu" w:date="2025-11-17T10:38:00Z" w16du:dateUtc="2025-11-17T09:38:00Z">
            <w:rPr>
              <w:rFonts w:ascii="Times New Roman" w:hAnsi="Times New Roman" w:cs="Times New Roman"/>
              <w:highlight w:val="green"/>
            </w:rPr>
          </w:rPrChange>
        </w:rPr>
        <w:t>two-step classification model</w:t>
      </w:r>
      <w:r w:rsidRPr="00AF7D94">
        <w:rPr>
          <w:rFonts w:ascii="Times New Roman" w:hAnsi="Times New Roman" w:cs="Times New Roman"/>
          <w:rPrChange w:id="742" w:author="Simona Radutoiu" w:date="2025-11-17T10:38:00Z" w16du:dateUtc="2025-11-17T09:38:00Z">
            <w:rPr>
              <w:rFonts w:ascii="Times New Roman" w:hAnsi="Times New Roman" w:cs="Times New Roman"/>
              <w:highlight w:val="green"/>
            </w:rPr>
          </w:rPrChange>
        </w:rPr>
        <w:t xml:space="preserve"> trained on bacterial community profiles from </w:t>
      </w:r>
      <w:ins w:id="743" w:author="Simona Radutoiu" w:date="2025-11-17T10:35:00Z" w16du:dateUtc="2025-11-17T09:35:00Z">
        <w:r w:rsidR="009E3B48" w:rsidRPr="00AF7D94">
          <w:rPr>
            <w:rFonts w:ascii="Times New Roman" w:hAnsi="Times New Roman" w:cs="Times New Roman"/>
            <w:rPrChange w:id="744" w:author="Simona Radutoiu" w:date="2025-11-17T10:38:00Z" w16du:dateUtc="2025-11-17T09:38:00Z">
              <w:rPr>
                <w:rFonts w:ascii="Times New Roman" w:hAnsi="Times New Roman" w:cs="Times New Roman"/>
                <w:highlight w:val="green"/>
              </w:rPr>
            </w:rPrChange>
          </w:rPr>
          <w:t xml:space="preserve">plants grown </w:t>
        </w:r>
        <w:r w:rsidR="00B733FB" w:rsidRPr="00AF7D94">
          <w:rPr>
            <w:rFonts w:ascii="Times New Roman" w:hAnsi="Times New Roman" w:cs="Times New Roman"/>
            <w:rPrChange w:id="745" w:author="Simona Radutoiu" w:date="2025-11-17T10:38:00Z" w16du:dateUtc="2025-11-17T09:38:00Z">
              <w:rPr>
                <w:rFonts w:ascii="Times New Roman" w:hAnsi="Times New Roman" w:cs="Times New Roman"/>
                <w:highlight w:val="green"/>
              </w:rPr>
            </w:rPrChange>
          </w:rPr>
          <w:t xml:space="preserve">on the three </w:t>
        </w:r>
      </w:ins>
      <w:del w:id="746" w:author="Simona Radutoiu" w:date="2025-11-17T10:35:00Z" w16du:dateUtc="2025-11-17T09:35:00Z">
        <w:r w:rsidR="00AD1328" w:rsidRPr="00AF7D94" w:rsidDel="00B733FB">
          <w:rPr>
            <w:rFonts w:ascii="Times New Roman" w:hAnsi="Times New Roman" w:cs="Times New Roman"/>
            <w:rPrChange w:id="747" w:author="Simona Radutoiu" w:date="2025-11-17T10:38:00Z" w16du:dateUtc="2025-11-17T09:38:00Z">
              <w:rPr>
                <w:rFonts w:ascii="Times New Roman" w:hAnsi="Times New Roman" w:cs="Times New Roman"/>
                <w:highlight w:val="green"/>
              </w:rPr>
            </w:rPrChange>
          </w:rPr>
          <w:delText xml:space="preserve">NPK, PK, and UF </w:delText>
        </w:r>
      </w:del>
      <w:r w:rsidR="00AD1328" w:rsidRPr="00AF7D94">
        <w:rPr>
          <w:rFonts w:ascii="Times New Roman" w:hAnsi="Times New Roman" w:cs="Times New Roman"/>
          <w:rPrChange w:id="748" w:author="Simona Radutoiu" w:date="2025-11-17T10:38:00Z" w16du:dateUtc="2025-11-17T09:38:00Z">
            <w:rPr>
              <w:rFonts w:ascii="Times New Roman" w:hAnsi="Times New Roman" w:cs="Times New Roman"/>
              <w:highlight w:val="green"/>
            </w:rPr>
          </w:rPrChange>
        </w:rPr>
        <w:t>soil</w:t>
      </w:r>
      <w:r w:rsidR="00FB5D05" w:rsidRPr="00AF7D94">
        <w:rPr>
          <w:rFonts w:ascii="Times New Roman" w:hAnsi="Times New Roman" w:cs="Times New Roman"/>
          <w:rPrChange w:id="749" w:author="Simona Radutoiu" w:date="2025-11-17T10:38:00Z" w16du:dateUtc="2025-11-17T09:38:00Z">
            <w:rPr>
              <w:rFonts w:ascii="Times New Roman" w:hAnsi="Times New Roman" w:cs="Times New Roman"/>
              <w:highlight w:val="green"/>
            </w:rPr>
          </w:rPrChange>
        </w:rPr>
        <w:t>s</w:t>
      </w:r>
      <w:r w:rsidRPr="00AF7D94">
        <w:rPr>
          <w:rFonts w:ascii="Times New Roman" w:hAnsi="Times New Roman" w:cs="Times New Roman"/>
          <w:rPrChange w:id="750" w:author="Simona Radutoiu" w:date="2025-11-17T10:38:00Z" w16du:dateUtc="2025-11-17T09:38:00Z">
            <w:rPr>
              <w:rFonts w:ascii="Times New Roman" w:hAnsi="Times New Roman" w:cs="Times New Roman"/>
              <w:highlight w:val="green"/>
            </w:rPr>
          </w:rPrChange>
        </w:rPr>
        <w:t>. The first model distinguishes plants grown in NPK soil from those in non-</w:t>
      </w:r>
      <w:r w:rsidR="00AD1328" w:rsidRPr="00AF7D94">
        <w:rPr>
          <w:rFonts w:ascii="Times New Roman" w:hAnsi="Times New Roman" w:cs="Times New Roman"/>
          <w:rPrChange w:id="751" w:author="Simona Radutoiu" w:date="2025-11-17T10:38:00Z" w16du:dateUtc="2025-11-17T09:38:00Z">
            <w:rPr>
              <w:rFonts w:ascii="Times New Roman" w:hAnsi="Times New Roman" w:cs="Times New Roman"/>
              <w:highlight w:val="green"/>
            </w:rPr>
          </w:rPrChange>
        </w:rPr>
        <w:t>NPK soil</w:t>
      </w:r>
      <w:r w:rsidRPr="00AF7D94">
        <w:rPr>
          <w:rFonts w:ascii="Times New Roman" w:hAnsi="Times New Roman" w:cs="Times New Roman"/>
          <w:rPrChange w:id="752" w:author="Simona Radutoiu" w:date="2025-11-17T10:38:00Z" w16du:dateUtc="2025-11-17T09:38:00Z">
            <w:rPr>
              <w:rFonts w:ascii="Times New Roman" w:hAnsi="Times New Roman" w:cs="Times New Roman"/>
              <w:highlight w:val="green"/>
            </w:rPr>
          </w:rPrChange>
        </w:rPr>
        <w:t xml:space="preserve">, while the </w:t>
      </w:r>
      <w:r w:rsidR="00FB5D05" w:rsidRPr="00AF7D94">
        <w:rPr>
          <w:rFonts w:ascii="Times New Roman" w:hAnsi="Times New Roman" w:cs="Times New Roman"/>
          <w:rPrChange w:id="753" w:author="Simona Radutoiu" w:date="2025-11-17T10:38:00Z" w16du:dateUtc="2025-11-17T09:38:00Z">
            <w:rPr>
              <w:rFonts w:ascii="Times New Roman" w:hAnsi="Times New Roman" w:cs="Times New Roman"/>
              <w:highlight w:val="green"/>
            </w:rPr>
          </w:rPrChange>
        </w:rPr>
        <w:t xml:space="preserve">second model further </w:t>
      </w:r>
      <w:r w:rsidRPr="00AF7D94">
        <w:rPr>
          <w:rFonts w:ascii="Times New Roman" w:hAnsi="Times New Roman" w:cs="Times New Roman"/>
          <w:rPrChange w:id="754" w:author="Simona Radutoiu" w:date="2025-11-17T10:38:00Z" w16du:dateUtc="2025-11-17T09:38:00Z">
            <w:rPr>
              <w:rFonts w:ascii="Times New Roman" w:hAnsi="Times New Roman" w:cs="Times New Roman"/>
              <w:highlight w:val="green"/>
            </w:rPr>
          </w:rPrChange>
        </w:rPr>
        <w:t>separated</w:t>
      </w:r>
      <w:r w:rsidR="00FB5D05" w:rsidRPr="00AF7D94">
        <w:rPr>
          <w:rFonts w:ascii="Times New Roman" w:hAnsi="Times New Roman" w:cs="Times New Roman"/>
          <w:rPrChange w:id="755" w:author="Simona Radutoiu" w:date="2025-11-17T10:38:00Z" w16du:dateUtc="2025-11-17T09:38:00Z">
            <w:rPr>
              <w:rFonts w:ascii="Times New Roman" w:hAnsi="Times New Roman" w:cs="Times New Roman"/>
              <w:highlight w:val="green"/>
            </w:rPr>
          </w:rPrChange>
        </w:rPr>
        <w:t xml:space="preserve"> PK </w:t>
      </w:r>
      <w:r w:rsidRPr="00AF7D94">
        <w:rPr>
          <w:rFonts w:ascii="Times New Roman" w:hAnsi="Times New Roman" w:cs="Times New Roman"/>
          <w:rPrChange w:id="756" w:author="Simona Radutoiu" w:date="2025-11-17T10:38:00Z" w16du:dateUtc="2025-11-17T09:38:00Z">
            <w:rPr>
              <w:rFonts w:ascii="Times New Roman" w:hAnsi="Times New Roman" w:cs="Times New Roman"/>
              <w:highlight w:val="green"/>
            </w:rPr>
          </w:rPrChange>
        </w:rPr>
        <w:t>from</w:t>
      </w:r>
      <w:r w:rsidR="00FB5D05" w:rsidRPr="00AF7D94">
        <w:rPr>
          <w:rFonts w:ascii="Times New Roman" w:hAnsi="Times New Roman" w:cs="Times New Roman"/>
          <w:rPrChange w:id="757" w:author="Simona Radutoiu" w:date="2025-11-17T10:38:00Z" w16du:dateUtc="2025-11-17T09:38:00Z">
            <w:rPr>
              <w:rFonts w:ascii="Times New Roman" w:hAnsi="Times New Roman" w:cs="Times New Roman"/>
              <w:highlight w:val="green"/>
            </w:rPr>
          </w:rPrChange>
        </w:rPr>
        <w:t xml:space="preserve"> UF </w:t>
      </w:r>
      <w:r w:rsidRPr="00AF7D94">
        <w:rPr>
          <w:rFonts w:ascii="Times New Roman" w:hAnsi="Times New Roman" w:cs="Times New Roman"/>
          <w:rPrChange w:id="758" w:author="Simona Radutoiu" w:date="2025-11-17T10:38:00Z" w16du:dateUtc="2025-11-17T09:38:00Z">
            <w:rPr>
              <w:rFonts w:ascii="Times New Roman" w:hAnsi="Times New Roman" w:cs="Times New Roman"/>
              <w:highlight w:val="green"/>
            </w:rPr>
          </w:rPrChange>
        </w:rPr>
        <w:t>samples</w:t>
      </w:r>
      <w:r w:rsidR="00FB5D05" w:rsidRPr="00AF7D94">
        <w:rPr>
          <w:rFonts w:ascii="Times New Roman" w:hAnsi="Times New Roman" w:cs="Times New Roman"/>
          <w:rPrChange w:id="759" w:author="Simona Radutoiu" w:date="2025-11-17T10:38:00Z" w16du:dateUtc="2025-11-17T09:38:00Z">
            <w:rPr>
              <w:rFonts w:ascii="Times New Roman" w:hAnsi="Times New Roman" w:cs="Times New Roman"/>
              <w:highlight w:val="green"/>
            </w:rPr>
          </w:rPrChange>
        </w:rPr>
        <w:t xml:space="preserve"> </w:t>
      </w:r>
      <w:r w:rsidR="00AD1328" w:rsidRPr="00AF7D94">
        <w:rPr>
          <w:rFonts w:ascii="Times New Roman" w:hAnsi="Times New Roman" w:cs="Times New Roman"/>
          <w:rPrChange w:id="760" w:author="Simona Radutoiu" w:date="2025-11-17T10:38:00Z" w16du:dateUtc="2025-11-17T09:38:00Z">
            <w:rPr>
              <w:rFonts w:ascii="Times New Roman" w:hAnsi="Times New Roman" w:cs="Times New Roman"/>
              <w:highlight w:val="green"/>
            </w:rPr>
          </w:rPrChange>
        </w:rPr>
        <w:t xml:space="preserve">(Fig. 3A). </w:t>
      </w:r>
      <w:r w:rsidRPr="00AF7D94">
        <w:rPr>
          <w:rFonts w:ascii="Times New Roman" w:hAnsi="Times New Roman" w:cs="Times New Roman"/>
          <w:rPrChange w:id="761" w:author="Simona Radutoiu" w:date="2025-11-17T10:38:00Z" w16du:dateUtc="2025-11-17T09:38:00Z">
            <w:rPr>
              <w:rFonts w:ascii="Times New Roman" w:hAnsi="Times New Roman" w:cs="Times New Roman"/>
              <w:highlight w:val="green"/>
            </w:rPr>
          </w:rPrChange>
        </w:rPr>
        <w:t>Predictions were based on log-ratios of relative abundances of specific ASV combinations from rhizosphere or root microbiomes (Fig. 3C</w:t>
      </w:r>
      <w:r w:rsidR="009836F7" w:rsidRPr="00AF7D94">
        <w:rPr>
          <w:rFonts w:ascii="Times New Roman" w:hAnsi="Times New Roman" w:cs="Times New Roman"/>
          <w:rPrChange w:id="762" w:author="Simona Radutoiu" w:date="2025-11-17T10:38:00Z" w16du:dateUtc="2025-11-17T09:38:00Z">
            <w:rPr>
              <w:rFonts w:ascii="Times New Roman" w:hAnsi="Times New Roman" w:cs="Times New Roman"/>
              <w:highlight w:val="green"/>
            </w:rPr>
          </w:rPrChange>
        </w:rPr>
        <w:t xml:space="preserve">; </w:t>
      </w:r>
      <w:r w:rsidRPr="00AF7D94">
        <w:rPr>
          <w:rFonts w:ascii="Times New Roman" w:hAnsi="Times New Roman" w:cs="Times New Roman"/>
          <w:rPrChange w:id="763" w:author="Simona Radutoiu" w:date="2025-11-17T10:38:00Z" w16du:dateUtc="2025-11-17T09:38:00Z">
            <w:rPr>
              <w:rFonts w:ascii="Times New Roman" w:hAnsi="Times New Roman" w:cs="Times New Roman"/>
              <w:highlight w:val="green"/>
            </w:rPr>
          </w:rPrChange>
        </w:rPr>
        <w:t>Suppl. Table 2)</w:t>
      </w:r>
      <w:r w:rsidR="009836F7" w:rsidRPr="00AF7D94">
        <w:rPr>
          <w:rFonts w:ascii="Times New Roman" w:hAnsi="Times New Roman" w:cs="Times New Roman"/>
          <w:rPrChange w:id="764" w:author="Simona Radutoiu" w:date="2025-11-17T10:38:00Z" w16du:dateUtc="2025-11-17T09:38:00Z">
            <w:rPr>
              <w:rFonts w:ascii="Times New Roman" w:hAnsi="Times New Roman" w:cs="Times New Roman"/>
              <w:highlight w:val="green"/>
            </w:rPr>
          </w:rPrChange>
        </w:rPr>
        <w:t>, which together accounted for 10-45% of total relative abundance (Fig.3D)</w:t>
      </w:r>
      <w:r w:rsidRPr="00AF7D94">
        <w:rPr>
          <w:rFonts w:ascii="Times New Roman" w:hAnsi="Times New Roman" w:cs="Times New Roman"/>
          <w:rPrChange w:id="765" w:author="Simona Radutoiu" w:date="2025-11-17T10:38:00Z" w16du:dateUtc="2025-11-17T09:38:00Z">
            <w:rPr>
              <w:rFonts w:ascii="Times New Roman" w:hAnsi="Times New Roman" w:cs="Times New Roman"/>
              <w:highlight w:val="green"/>
            </w:rPr>
          </w:rPrChange>
        </w:rPr>
        <w:t>.</w:t>
      </w:r>
      <w:r w:rsidR="009836F7" w:rsidRPr="00AF7D94">
        <w:rPr>
          <w:rFonts w:ascii="Times New Roman" w:hAnsi="Times New Roman" w:cs="Times New Roman"/>
          <w:rPrChange w:id="766" w:author="Simona Radutoiu" w:date="2025-11-17T10:38:00Z" w16du:dateUtc="2025-11-17T09:38:00Z">
            <w:rPr>
              <w:rFonts w:ascii="Times New Roman" w:hAnsi="Times New Roman" w:cs="Times New Roman"/>
              <w:highlight w:val="green"/>
            </w:rPr>
          </w:rPrChange>
        </w:rPr>
        <w:t xml:space="preserve"> </w:t>
      </w:r>
      <w:r w:rsidR="008B02E5" w:rsidRPr="00AF7D94">
        <w:rPr>
          <w:rFonts w:ascii="Times New Roman" w:hAnsi="Times New Roman" w:cs="Times New Roman"/>
          <w:rPrChange w:id="767" w:author="Simona Radutoiu" w:date="2025-11-17T10:38:00Z" w16du:dateUtc="2025-11-17T09:38:00Z">
            <w:rPr>
              <w:rFonts w:ascii="Times New Roman" w:hAnsi="Times New Roman" w:cs="Times New Roman"/>
              <w:highlight w:val="green"/>
            </w:rPr>
          </w:rPrChange>
        </w:rPr>
        <w:t xml:space="preserve">Remarkably, </w:t>
      </w:r>
      <w:r w:rsidR="009836F7" w:rsidRPr="00AF7D94">
        <w:rPr>
          <w:rFonts w:ascii="Times New Roman" w:hAnsi="Times New Roman" w:cs="Times New Roman"/>
          <w:rPrChange w:id="768" w:author="Simona Radutoiu" w:date="2025-11-17T10:38:00Z" w16du:dateUtc="2025-11-17T09:38:00Z">
            <w:rPr>
              <w:rFonts w:ascii="Times New Roman" w:hAnsi="Times New Roman" w:cs="Times New Roman"/>
              <w:highlight w:val="green"/>
            </w:rPr>
          </w:rPrChange>
        </w:rPr>
        <w:t>the</w:t>
      </w:r>
      <w:r w:rsidR="008B02E5" w:rsidRPr="00AF7D94">
        <w:rPr>
          <w:rFonts w:ascii="Times New Roman" w:hAnsi="Times New Roman" w:cs="Times New Roman"/>
          <w:rPrChange w:id="769" w:author="Simona Radutoiu" w:date="2025-11-17T10:38:00Z" w16du:dateUtc="2025-11-17T09:38:00Z">
            <w:rPr>
              <w:rFonts w:ascii="Times New Roman" w:hAnsi="Times New Roman" w:cs="Times New Roman"/>
              <w:highlight w:val="green"/>
            </w:rPr>
          </w:rPrChange>
        </w:rPr>
        <w:t xml:space="preserve"> model achieved an overall accuracy of 90% using rhizosphere data and 96.7% using root microbiome data</w:t>
      </w:r>
      <w:r w:rsidR="003173EB" w:rsidRPr="00AF7D94">
        <w:rPr>
          <w:rFonts w:ascii="Times New Roman" w:hAnsi="Times New Roman" w:cs="Times New Roman"/>
          <w:rPrChange w:id="770" w:author="Simona Radutoiu" w:date="2025-11-17T10:38:00Z" w16du:dateUtc="2025-11-17T09:38:00Z">
            <w:rPr>
              <w:rFonts w:ascii="Times New Roman" w:hAnsi="Times New Roman" w:cs="Times New Roman"/>
              <w:highlight w:val="green"/>
            </w:rPr>
          </w:rPrChange>
        </w:rPr>
        <w:t xml:space="preserve">, with only nine out of </w:t>
      </w:r>
      <w:r w:rsidR="003173EB" w:rsidRPr="003173EB">
        <w:rPr>
          <w:rFonts w:ascii="Times New Roman" w:hAnsi="Times New Roman" w:cs="Times New Roman"/>
          <w:highlight w:val="red"/>
        </w:rPr>
        <w:t>XXX</w:t>
      </w:r>
      <w:r w:rsidR="003173EB" w:rsidRPr="00AF7D94">
        <w:rPr>
          <w:rFonts w:ascii="Times New Roman" w:hAnsi="Times New Roman" w:cs="Times New Roman"/>
          <w:rPrChange w:id="771" w:author="Simona Radutoiu" w:date="2025-11-17T10:38:00Z" w16du:dateUtc="2025-11-17T09:38:00Z">
            <w:rPr>
              <w:rFonts w:ascii="Times New Roman" w:hAnsi="Times New Roman" w:cs="Times New Roman"/>
              <w:highlight w:val="green"/>
            </w:rPr>
          </w:rPrChange>
        </w:rPr>
        <w:t xml:space="preserve"> samples being misclassified</w:t>
      </w:r>
      <w:r w:rsidR="008B02E5" w:rsidRPr="00AF7D94">
        <w:rPr>
          <w:rFonts w:ascii="Times New Roman" w:hAnsi="Times New Roman" w:cs="Times New Roman"/>
          <w:rPrChange w:id="772" w:author="Simona Radutoiu" w:date="2025-11-17T10:38:00Z" w16du:dateUtc="2025-11-17T09:38:00Z">
            <w:rPr>
              <w:rFonts w:ascii="Times New Roman" w:hAnsi="Times New Roman" w:cs="Times New Roman"/>
              <w:highlight w:val="green"/>
            </w:rPr>
          </w:rPrChange>
        </w:rPr>
        <w:t xml:space="preserve"> (Fig. 3</w:t>
      </w:r>
      <w:proofErr w:type="gramStart"/>
      <w:r w:rsidR="009836F7" w:rsidRPr="00AF7D94">
        <w:rPr>
          <w:rFonts w:ascii="Times New Roman" w:hAnsi="Times New Roman" w:cs="Times New Roman"/>
          <w:rPrChange w:id="773" w:author="Simona Radutoiu" w:date="2025-11-17T10:38:00Z" w16du:dateUtc="2025-11-17T09:38:00Z">
            <w:rPr>
              <w:rFonts w:ascii="Times New Roman" w:hAnsi="Times New Roman" w:cs="Times New Roman"/>
              <w:highlight w:val="green"/>
            </w:rPr>
          </w:rPrChange>
        </w:rPr>
        <w:t>B,</w:t>
      </w:r>
      <w:r w:rsidR="008B02E5" w:rsidRPr="00AF7D94">
        <w:rPr>
          <w:rFonts w:ascii="Times New Roman" w:hAnsi="Times New Roman" w:cs="Times New Roman"/>
          <w:rPrChange w:id="774" w:author="Simona Radutoiu" w:date="2025-11-17T10:38:00Z" w16du:dateUtc="2025-11-17T09:38:00Z">
            <w:rPr>
              <w:rFonts w:ascii="Times New Roman" w:hAnsi="Times New Roman" w:cs="Times New Roman"/>
              <w:highlight w:val="green"/>
            </w:rPr>
          </w:rPrChange>
        </w:rPr>
        <w:t>C</w:t>
      </w:r>
      <w:proofErr w:type="gramEnd"/>
      <w:r w:rsidR="008B02E5" w:rsidRPr="00AF7D94">
        <w:rPr>
          <w:rFonts w:ascii="Times New Roman" w:hAnsi="Times New Roman" w:cs="Times New Roman"/>
          <w:rPrChange w:id="775" w:author="Simona Radutoiu" w:date="2025-11-17T10:38:00Z" w16du:dateUtc="2025-11-17T09:38:00Z">
            <w:rPr>
              <w:rFonts w:ascii="Times New Roman" w:hAnsi="Times New Roman" w:cs="Times New Roman"/>
              <w:highlight w:val="green"/>
            </w:rPr>
          </w:rPrChange>
        </w:rPr>
        <w:t>)</w:t>
      </w:r>
      <w:r w:rsidR="00AD1328" w:rsidRPr="00AF7D94">
        <w:rPr>
          <w:rFonts w:ascii="Times New Roman" w:hAnsi="Times New Roman" w:cs="Times New Roman"/>
          <w:rPrChange w:id="776" w:author="Simona Radutoiu" w:date="2025-11-17T10:38:00Z" w16du:dateUtc="2025-11-17T09:38:00Z">
            <w:rPr>
              <w:rFonts w:ascii="Times New Roman" w:hAnsi="Times New Roman" w:cs="Times New Roman"/>
              <w:highlight w:val="green"/>
            </w:rPr>
          </w:rPrChange>
        </w:rPr>
        <w:t>.</w:t>
      </w:r>
      <w:r w:rsidR="00CE4777" w:rsidRPr="00AF7D94">
        <w:rPr>
          <w:rFonts w:ascii="Times New Roman" w:hAnsi="Times New Roman" w:cs="Times New Roman"/>
          <w:rPrChange w:id="777" w:author="Simona Radutoiu" w:date="2025-11-17T10:38:00Z" w16du:dateUtc="2025-11-17T09:38:00Z">
            <w:rPr>
              <w:rFonts w:ascii="Times New Roman" w:hAnsi="Times New Roman" w:cs="Times New Roman"/>
              <w:highlight w:val="green"/>
            </w:rPr>
          </w:rPrChange>
        </w:rPr>
        <w:t xml:space="preserve"> </w:t>
      </w:r>
      <w:r w:rsidR="00FB5D05" w:rsidRPr="00AF7D94">
        <w:rPr>
          <w:rFonts w:ascii="Times New Roman" w:hAnsi="Times New Roman" w:cs="Times New Roman"/>
          <w:rPrChange w:id="778" w:author="Simona Radutoiu" w:date="2025-11-17T10:38:00Z" w16du:dateUtc="2025-11-17T09:38:00Z">
            <w:rPr>
              <w:rFonts w:ascii="Times New Roman" w:hAnsi="Times New Roman" w:cs="Times New Roman"/>
              <w:highlight w:val="green"/>
            </w:rPr>
          </w:rPrChange>
        </w:rPr>
        <w:t xml:space="preserve">For </w:t>
      </w:r>
      <w:r w:rsidR="00FB5D05" w:rsidRPr="00AF7D94">
        <w:rPr>
          <w:rFonts w:ascii="Times New Roman" w:hAnsi="Times New Roman" w:cs="Times New Roman"/>
          <w:i/>
          <w:iCs/>
          <w:rPrChange w:id="779" w:author="Simona Radutoiu" w:date="2025-11-17T10:38:00Z" w16du:dateUtc="2025-11-17T09:38:00Z">
            <w:rPr>
              <w:rFonts w:ascii="Times New Roman" w:hAnsi="Times New Roman" w:cs="Times New Roman"/>
              <w:i/>
              <w:iCs/>
              <w:highlight w:val="green"/>
            </w:rPr>
          </w:rPrChange>
        </w:rPr>
        <w:t>Lotus</w:t>
      </w:r>
      <w:r w:rsidR="00FB5D05" w:rsidRPr="00AF7D94">
        <w:rPr>
          <w:rFonts w:ascii="Times New Roman" w:hAnsi="Times New Roman" w:cs="Times New Roman"/>
          <w:rPrChange w:id="780" w:author="Simona Radutoiu" w:date="2025-11-17T10:38:00Z" w16du:dateUtc="2025-11-17T09:38:00Z">
            <w:rPr>
              <w:rFonts w:ascii="Times New Roman" w:hAnsi="Times New Roman" w:cs="Times New Roman"/>
              <w:highlight w:val="green"/>
            </w:rPr>
          </w:rPrChange>
        </w:rPr>
        <w:t xml:space="preserve">, </w:t>
      </w:r>
      <w:r w:rsidR="00B345F8" w:rsidRPr="00AF7D94">
        <w:rPr>
          <w:rFonts w:ascii="Times New Roman" w:hAnsi="Times New Roman" w:cs="Times New Roman"/>
          <w:rPrChange w:id="781" w:author="Simona Radutoiu" w:date="2025-11-17T10:38:00Z" w16du:dateUtc="2025-11-17T09:38:00Z">
            <w:rPr>
              <w:rFonts w:ascii="Times New Roman" w:hAnsi="Times New Roman" w:cs="Times New Roman"/>
              <w:highlight w:val="green"/>
            </w:rPr>
          </w:rPrChange>
        </w:rPr>
        <w:t xml:space="preserve">the most influential ASVs belonged to </w:t>
      </w:r>
      <w:proofErr w:type="spellStart"/>
      <w:r w:rsidR="00B345F8" w:rsidRPr="00AF7D94">
        <w:rPr>
          <w:rFonts w:ascii="Times New Roman" w:hAnsi="Times New Roman" w:cs="Times New Roman"/>
          <w:i/>
          <w:iCs/>
          <w:rPrChange w:id="782" w:author="Simona Radutoiu" w:date="2025-11-17T10:38:00Z" w16du:dateUtc="2025-11-17T09:38:00Z">
            <w:rPr>
              <w:rFonts w:ascii="Times New Roman" w:hAnsi="Times New Roman" w:cs="Times New Roman"/>
              <w:highlight w:val="green"/>
            </w:rPr>
          </w:rPrChange>
        </w:rPr>
        <w:t>Burkholderiales</w:t>
      </w:r>
      <w:proofErr w:type="spellEnd"/>
      <w:r w:rsidR="00B345F8" w:rsidRPr="00AF7D94">
        <w:rPr>
          <w:rFonts w:ascii="Times New Roman" w:hAnsi="Times New Roman" w:cs="Times New Roman"/>
          <w:rPrChange w:id="783" w:author="Simona Radutoiu" w:date="2025-11-17T10:38:00Z" w16du:dateUtc="2025-11-17T09:38:00Z">
            <w:rPr>
              <w:rFonts w:ascii="Times New Roman" w:hAnsi="Times New Roman" w:cs="Times New Roman"/>
              <w:highlight w:val="green"/>
            </w:rPr>
          </w:rPrChange>
        </w:rPr>
        <w:t xml:space="preserve"> (</w:t>
      </w:r>
      <w:proofErr w:type="spellStart"/>
      <w:r w:rsidR="003577CF" w:rsidRPr="00AF7D94">
        <w:rPr>
          <w:rFonts w:ascii="Times New Roman" w:hAnsi="Times New Roman" w:cs="Times New Roman"/>
          <w:i/>
          <w:iCs/>
          <w:rPrChange w:id="784" w:author="Simona Radutoiu" w:date="2025-11-17T10:38:00Z" w16du:dateUtc="2025-11-17T09:38:00Z">
            <w:rPr>
              <w:rFonts w:ascii="Times New Roman" w:hAnsi="Times New Roman" w:cs="Times New Roman"/>
              <w:highlight w:val="green"/>
            </w:rPr>
          </w:rPrChange>
        </w:rPr>
        <w:t>Oxalobacteraceae</w:t>
      </w:r>
      <w:proofErr w:type="spellEnd"/>
      <w:r w:rsidR="00B345F8" w:rsidRPr="00AF7D94">
        <w:rPr>
          <w:rFonts w:ascii="Times New Roman" w:hAnsi="Times New Roman" w:cs="Times New Roman"/>
          <w:rPrChange w:id="785" w:author="Simona Radutoiu" w:date="2025-11-17T10:38:00Z" w16du:dateUtc="2025-11-17T09:38:00Z">
            <w:rPr>
              <w:rFonts w:ascii="Times New Roman" w:hAnsi="Times New Roman" w:cs="Times New Roman"/>
              <w:highlight w:val="green"/>
            </w:rPr>
          </w:rPrChange>
        </w:rPr>
        <w:t>,</w:t>
      </w:r>
      <w:r w:rsidR="003577CF" w:rsidRPr="00AF7D94">
        <w:rPr>
          <w:rFonts w:ascii="Times New Roman" w:hAnsi="Times New Roman" w:cs="Times New Roman"/>
          <w:rPrChange w:id="786" w:author="Simona Radutoiu" w:date="2025-11-17T10:38:00Z" w16du:dateUtc="2025-11-17T09:38:00Z">
            <w:rPr>
              <w:rFonts w:ascii="Times New Roman" w:hAnsi="Times New Roman" w:cs="Times New Roman"/>
              <w:highlight w:val="green"/>
            </w:rPr>
          </w:rPrChange>
        </w:rPr>
        <w:t xml:space="preserve"> </w:t>
      </w:r>
      <w:proofErr w:type="spellStart"/>
      <w:r w:rsidR="003577CF" w:rsidRPr="00AF7D94">
        <w:rPr>
          <w:rFonts w:ascii="Times New Roman" w:hAnsi="Times New Roman" w:cs="Times New Roman"/>
          <w:i/>
          <w:iCs/>
          <w:rPrChange w:id="787" w:author="Simona Radutoiu" w:date="2025-11-17T10:38:00Z" w16du:dateUtc="2025-11-17T09:38:00Z">
            <w:rPr>
              <w:rFonts w:ascii="Times New Roman" w:hAnsi="Times New Roman" w:cs="Times New Roman"/>
              <w:highlight w:val="green"/>
            </w:rPr>
          </w:rPrChange>
        </w:rPr>
        <w:t>Comamonadaceae</w:t>
      </w:r>
      <w:proofErr w:type="spellEnd"/>
      <w:r w:rsidR="00B345F8" w:rsidRPr="00AF7D94">
        <w:rPr>
          <w:rFonts w:ascii="Times New Roman" w:hAnsi="Times New Roman" w:cs="Times New Roman"/>
          <w:rPrChange w:id="788" w:author="Simona Radutoiu" w:date="2025-11-17T10:38:00Z" w16du:dateUtc="2025-11-17T09:38:00Z">
            <w:rPr>
              <w:rFonts w:ascii="Times New Roman" w:hAnsi="Times New Roman" w:cs="Times New Roman"/>
              <w:highlight w:val="green"/>
            </w:rPr>
          </w:rPrChange>
        </w:rPr>
        <w:t>), along with</w:t>
      </w:r>
      <w:r w:rsidR="003577CF" w:rsidRPr="00AF7D94">
        <w:rPr>
          <w:rFonts w:ascii="Times New Roman" w:hAnsi="Times New Roman" w:cs="Times New Roman"/>
          <w:rPrChange w:id="789" w:author="Simona Radutoiu" w:date="2025-11-17T10:38:00Z" w16du:dateUtc="2025-11-17T09:38:00Z">
            <w:rPr>
              <w:rFonts w:ascii="Times New Roman" w:hAnsi="Times New Roman" w:cs="Times New Roman"/>
              <w:highlight w:val="green"/>
            </w:rPr>
          </w:rPrChange>
        </w:rPr>
        <w:t xml:space="preserve"> </w:t>
      </w:r>
      <w:proofErr w:type="spellStart"/>
      <w:r w:rsidR="003577CF" w:rsidRPr="00AF7D94">
        <w:rPr>
          <w:rFonts w:ascii="Times New Roman" w:hAnsi="Times New Roman" w:cs="Times New Roman"/>
          <w:i/>
          <w:iCs/>
          <w:rPrChange w:id="790" w:author="Simona Radutoiu" w:date="2025-11-17T10:38:00Z" w16du:dateUtc="2025-11-17T09:38:00Z">
            <w:rPr>
              <w:rFonts w:ascii="Times New Roman" w:hAnsi="Times New Roman" w:cs="Times New Roman"/>
              <w:highlight w:val="green"/>
            </w:rPr>
          </w:rPrChange>
        </w:rPr>
        <w:t>Pseudomonadales</w:t>
      </w:r>
      <w:proofErr w:type="spellEnd"/>
      <w:r w:rsidR="003577CF" w:rsidRPr="00AF7D94">
        <w:rPr>
          <w:rFonts w:ascii="Times New Roman" w:hAnsi="Times New Roman" w:cs="Times New Roman"/>
          <w:rPrChange w:id="791" w:author="Simona Radutoiu" w:date="2025-11-17T10:38:00Z" w16du:dateUtc="2025-11-17T09:38:00Z">
            <w:rPr>
              <w:rFonts w:ascii="Times New Roman" w:hAnsi="Times New Roman" w:cs="Times New Roman"/>
              <w:highlight w:val="green"/>
            </w:rPr>
          </w:rPrChange>
        </w:rPr>
        <w:t xml:space="preserve"> and </w:t>
      </w:r>
      <w:proofErr w:type="spellStart"/>
      <w:r w:rsidR="003577CF" w:rsidRPr="00AF7D94">
        <w:rPr>
          <w:rFonts w:ascii="Times New Roman" w:hAnsi="Times New Roman" w:cs="Times New Roman"/>
          <w:i/>
          <w:iCs/>
          <w:rPrChange w:id="792" w:author="Simona Radutoiu" w:date="2025-11-17T10:38:00Z" w16du:dateUtc="2025-11-17T09:38:00Z">
            <w:rPr>
              <w:rFonts w:ascii="Times New Roman" w:hAnsi="Times New Roman" w:cs="Times New Roman"/>
              <w:highlight w:val="green"/>
            </w:rPr>
          </w:rPrChange>
        </w:rPr>
        <w:t>Sphingomonadales</w:t>
      </w:r>
      <w:proofErr w:type="spellEnd"/>
      <w:r w:rsidR="00B345F8" w:rsidRPr="00AF7D94">
        <w:rPr>
          <w:rFonts w:ascii="Times New Roman" w:hAnsi="Times New Roman" w:cs="Times New Roman"/>
          <w:rPrChange w:id="793" w:author="Simona Radutoiu" w:date="2025-11-17T10:38:00Z" w16du:dateUtc="2025-11-17T09:38:00Z">
            <w:rPr>
              <w:rFonts w:ascii="Times New Roman" w:hAnsi="Times New Roman" w:cs="Times New Roman"/>
              <w:highlight w:val="green"/>
            </w:rPr>
          </w:rPrChange>
        </w:rPr>
        <w:t xml:space="preserve">, each displaying </w:t>
      </w:r>
      <w:r w:rsidR="009836F7" w:rsidRPr="00AF7D94">
        <w:rPr>
          <w:rFonts w:ascii="Times New Roman" w:hAnsi="Times New Roman" w:cs="Times New Roman"/>
          <w:rPrChange w:id="794" w:author="Simona Radutoiu" w:date="2025-11-17T10:38:00Z" w16du:dateUtc="2025-11-17T09:38:00Z">
            <w:rPr>
              <w:rFonts w:ascii="Times New Roman" w:hAnsi="Times New Roman" w:cs="Times New Roman"/>
              <w:highlight w:val="green"/>
            </w:rPr>
          </w:rPrChange>
        </w:rPr>
        <w:t>compartment</w:t>
      </w:r>
      <w:r w:rsidR="00B345F8" w:rsidRPr="00AF7D94">
        <w:rPr>
          <w:rFonts w:ascii="Times New Roman" w:hAnsi="Times New Roman" w:cs="Times New Roman"/>
          <w:rPrChange w:id="795" w:author="Simona Radutoiu" w:date="2025-11-17T10:38:00Z" w16du:dateUtc="2025-11-17T09:38:00Z">
            <w:rPr>
              <w:rFonts w:ascii="Times New Roman" w:hAnsi="Times New Roman" w:cs="Times New Roman"/>
              <w:highlight w:val="green"/>
            </w:rPr>
          </w:rPrChange>
        </w:rPr>
        <w:t>- and soil-type-specific associations</w:t>
      </w:r>
      <w:r w:rsidR="003577CF" w:rsidRPr="00AF7D94">
        <w:rPr>
          <w:rFonts w:ascii="Times New Roman" w:hAnsi="Times New Roman" w:cs="Times New Roman"/>
          <w:rPrChange w:id="796" w:author="Simona Radutoiu" w:date="2025-11-17T10:38:00Z" w16du:dateUtc="2025-11-17T09:38:00Z">
            <w:rPr>
              <w:rFonts w:ascii="Times New Roman" w:hAnsi="Times New Roman" w:cs="Times New Roman"/>
              <w:highlight w:val="green"/>
            </w:rPr>
          </w:rPrChange>
        </w:rPr>
        <w:t xml:space="preserve">. </w:t>
      </w:r>
      <w:r w:rsidR="00B345F8" w:rsidRPr="00AF7D94">
        <w:rPr>
          <w:rFonts w:ascii="Times New Roman" w:hAnsi="Times New Roman" w:cs="Times New Roman"/>
          <w:rPrChange w:id="797" w:author="Simona Radutoiu" w:date="2025-11-17T10:38:00Z" w16du:dateUtc="2025-11-17T09:38:00Z">
            <w:rPr>
              <w:rFonts w:ascii="Times New Roman" w:hAnsi="Times New Roman" w:cs="Times New Roman"/>
              <w:highlight w:val="green"/>
            </w:rPr>
          </w:rPrChange>
        </w:rPr>
        <w:t>In</w:t>
      </w:r>
      <w:r w:rsidR="00C8001E" w:rsidRPr="00AF7D94">
        <w:rPr>
          <w:rFonts w:ascii="Times New Roman" w:hAnsi="Times New Roman" w:cs="Times New Roman"/>
          <w:rPrChange w:id="798" w:author="Simona Radutoiu" w:date="2025-11-17T10:38:00Z" w16du:dateUtc="2025-11-17T09:38:00Z">
            <w:rPr>
              <w:rFonts w:ascii="Times New Roman" w:hAnsi="Times New Roman" w:cs="Times New Roman"/>
              <w:highlight w:val="green"/>
            </w:rPr>
          </w:rPrChange>
        </w:rPr>
        <w:t xml:space="preserve"> </w:t>
      </w:r>
      <w:r w:rsidR="00C8001E" w:rsidRPr="00AF7D94">
        <w:rPr>
          <w:rFonts w:ascii="Times New Roman" w:hAnsi="Times New Roman" w:cs="Times New Roman"/>
          <w:i/>
          <w:iCs/>
          <w:rPrChange w:id="799" w:author="Simona Radutoiu" w:date="2025-11-17T10:38:00Z" w16du:dateUtc="2025-11-17T09:38:00Z">
            <w:rPr>
              <w:rFonts w:ascii="Times New Roman" w:hAnsi="Times New Roman" w:cs="Times New Roman"/>
              <w:i/>
              <w:iCs/>
              <w:highlight w:val="green"/>
            </w:rPr>
          </w:rPrChange>
        </w:rPr>
        <w:t>Hordeum</w:t>
      </w:r>
      <w:r w:rsidR="00C8001E" w:rsidRPr="00AF7D94">
        <w:rPr>
          <w:rFonts w:ascii="Times New Roman" w:hAnsi="Times New Roman" w:cs="Times New Roman"/>
          <w:rPrChange w:id="800" w:author="Simona Radutoiu" w:date="2025-11-17T10:38:00Z" w16du:dateUtc="2025-11-17T09:38:00Z">
            <w:rPr>
              <w:rFonts w:ascii="Times New Roman" w:hAnsi="Times New Roman" w:cs="Times New Roman"/>
              <w:highlight w:val="green"/>
            </w:rPr>
          </w:rPrChange>
        </w:rPr>
        <w:t xml:space="preserve">, </w:t>
      </w:r>
      <w:r w:rsidR="00760F15" w:rsidRPr="00AF7D94">
        <w:rPr>
          <w:rFonts w:ascii="Times New Roman" w:hAnsi="Times New Roman" w:cs="Times New Roman"/>
          <w:rPrChange w:id="801" w:author="Simona Radutoiu" w:date="2025-11-17T10:38:00Z" w16du:dateUtc="2025-11-17T09:38:00Z">
            <w:rPr>
              <w:rFonts w:ascii="Times New Roman" w:hAnsi="Times New Roman" w:cs="Times New Roman"/>
              <w:highlight w:val="green"/>
            </w:rPr>
          </w:rPrChange>
        </w:rPr>
        <w:t xml:space="preserve">a broader taxonomic </w:t>
      </w:r>
      <w:r w:rsidR="009836F7" w:rsidRPr="00AF7D94">
        <w:rPr>
          <w:rFonts w:ascii="Times New Roman" w:hAnsi="Times New Roman" w:cs="Times New Roman"/>
          <w:rPrChange w:id="802" w:author="Simona Radutoiu" w:date="2025-11-17T10:38:00Z" w16du:dateUtc="2025-11-17T09:38:00Z">
            <w:rPr>
              <w:rFonts w:ascii="Times New Roman" w:hAnsi="Times New Roman" w:cs="Times New Roman"/>
              <w:highlight w:val="green"/>
            </w:rPr>
          </w:rPrChange>
        </w:rPr>
        <w:t>range</w:t>
      </w:r>
      <w:r w:rsidR="00B345F8" w:rsidRPr="00AF7D94">
        <w:rPr>
          <w:rFonts w:ascii="Times New Roman" w:hAnsi="Times New Roman" w:cs="Times New Roman"/>
          <w:rPrChange w:id="803" w:author="Simona Radutoiu" w:date="2025-11-17T10:38:00Z" w16du:dateUtc="2025-11-17T09:38:00Z">
            <w:rPr>
              <w:rFonts w:ascii="Times New Roman" w:hAnsi="Times New Roman" w:cs="Times New Roman"/>
              <w:highlight w:val="green"/>
            </w:rPr>
          </w:rPrChange>
        </w:rPr>
        <w:t xml:space="preserve"> contributed to prediction accuracy, with </w:t>
      </w:r>
      <w:proofErr w:type="spellStart"/>
      <w:r w:rsidR="00760F15" w:rsidRPr="00AF7D94">
        <w:rPr>
          <w:rFonts w:ascii="Times New Roman" w:hAnsi="Times New Roman" w:cs="Times New Roman"/>
          <w:i/>
          <w:iCs/>
          <w:rPrChange w:id="804" w:author="Simona Radutoiu" w:date="2025-11-17T10:38:00Z" w16du:dateUtc="2025-11-17T09:38:00Z">
            <w:rPr>
              <w:rFonts w:ascii="Times New Roman" w:hAnsi="Times New Roman" w:cs="Times New Roman"/>
              <w:highlight w:val="green"/>
            </w:rPr>
          </w:rPrChange>
        </w:rPr>
        <w:t>Flavobacteriales</w:t>
      </w:r>
      <w:proofErr w:type="spellEnd"/>
      <w:r w:rsidR="00760F15" w:rsidRPr="00AF7D94">
        <w:rPr>
          <w:rFonts w:ascii="Times New Roman" w:hAnsi="Times New Roman" w:cs="Times New Roman"/>
          <w:rPrChange w:id="805" w:author="Simona Radutoiu" w:date="2025-11-17T10:38:00Z" w16du:dateUtc="2025-11-17T09:38:00Z">
            <w:rPr>
              <w:rFonts w:ascii="Times New Roman" w:hAnsi="Times New Roman" w:cs="Times New Roman"/>
              <w:highlight w:val="green"/>
            </w:rPr>
          </w:rPrChange>
        </w:rPr>
        <w:t xml:space="preserve"> ASVs </w:t>
      </w:r>
      <w:r w:rsidR="00B345F8" w:rsidRPr="00AF7D94">
        <w:rPr>
          <w:rFonts w:ascii="Times New Roman" w:hAnsi="Times New Roman" w:cs="Times New Roman"/>
          <w:rPrChange w:id="806" w:author="Simona Radutoiu" w:date="2025-11-17T10:38:00Z" w16du:dateUtc="2025-11-17T09:38:00Z">
            <w:rPr>
              <w:rFonts w:ascii="Times New Roman" w:hAnsi="Times New Roman" w:cs="Times New Roman"/>
              <w:highlight w:val="green"/>
            </w:rPr>
          </w:rPrChange>
        </w:rPr>
        <w:t>particularly important across all</w:t>
      </w:r>
      <w:r w:rsidR="00760F15" w:rsidRPr="00AF7D94">
        <w:rPr>
          <w:rFonts w:ascii="Times New Roman" w:hAnsi="Times New Roman" w:cs="Times New Roman"/>
          <w:rPrChange w:id="807" w:author="Simona Radutoiu" w:date="2025-11-17T10:38:00Z" w16du:dateUtc="2025-11-17T09:38:00Z">
            <w:rPr>
              <w:rFonts w:ascii="Times New Roman" w:hAnsi="Times New Roman" w:cs="Times New Roman"/>
              <w:highlight w:val="green"/>
            </w:rPr>
          </w:rPrChange>
        </w:rPr>
        <w:t xml:space="preserve"> </w:t>
      </w:r>
      <w:r w:rsidR="009836F7" w:rsidRPr="00AF7D94">
        <w:rPr>
          <w:rFonts w:ascii="Times New Roman" w:hAnsi="Times New Roman" w:cs="Times New Roman"/>
          <w:rPrChange w:id="808" w:author="Simona Radutoiu" w:date="2025-11-17T10:38:00Z" w16du:dateUtc="2025-11-17T09:38:00Z">
            <w:rPr>
              <w:rFonts w:ascii="Times New Roman" w:hAnsi="Times New Roman" w:cs="Times New Roman"/>
              <w:highlight w:val="green"/>
            </w:rPr>
          </w:rPrChange>
        </w:rPr>
        <w:t>soil-compartment</w:t>
      </w:r>
      <w:r w:rsidR="00760F15" w:rsidRPr="00AF7D94">
        <w:rPr>
          <w:rFonts w:ascii="Times New Roman" w:hAnsi="Times New Roman" w:cs="Times New Roman"/>
          <w:rPrChange w:id="809" w:author="Simona Radutoiu" w:date="2025-11-17T10:38:00Z" w16du:dateUtc="2025-11-17T09:38:00Z">
            <w:rPr>
              <w:rFonts w:ascii="Times New Roman" w:hAnsi="Times New Roman" w:cs="Times New Roman"/>
              <w:highlight w:val="green"/>
            </w:rPr>
          </w:rPrChange>
        </w:rPr>
        <w:t xml:space="preserve"> combinations. </w:t>
      </w:r>
      <w:proofErr w:type="spellStart"/>
      <w:r w:rsidR="00CB78BE" w:rsidRPr="00AF7D94">
        <w:rPr>
          <w:rFonts w:ascii="Times New Roman" w:hAnsi="Times New Roman" w:cs="Times New Roman"/>
          <w:i/>
          <w:iCs/>
          <w:rPrChange w:id="810" w:author="Simona Radutoiu" w:date="2025-11-17T10:38:00Z" w16du:dateUtc="2025-11-17T09:38:00Z">
            <w:rPr>
              <w:rFonts w:ascii="Times New Roman" w:hAnsi="Times New Roman" w:cs="Times New Roman"/>
              <w:highlight w:val="green"/>
            </w:rPr>
          </w:rPrChange>
        </w:rPr>
        <w:t>Bacillales</w:t>
      </w:r>
      <w:proofErr w:type="spellEnd"/>
      <w:r w:rsidR="00CB78BE" w:rsidRPr="00AF7D94">
        <w:rPr>
          <w:rFonts w:ascii="Times New Roman" w:hAnsi="Times New Roman" w:cs="Times New Roman"/>
          <w:rPrChange w:id="811" w:author="Simona Radutoiu" w:date="2025-11-17T10:38:00Z" w16du:dateUtc="2025-11-17T09:38:00Z">
            <w:rPr>
              <w:rFonts w:ascii="Times New Roman" w:hAnsi="Times New Roman" w:cs="Times New Roman"/>
              <w:highlight w:val="green"/>
            </w:rPr>
          </w:rPrChange>
        </w:rPr>
        <w:t xml:space="preserve"> ASVs </w:t>
      </w:r>
      <w:r w:rsidR="00B345F8" w:rsidRPr="00AF7D94">
        <w:rPr>
          <w:rFonts w:ascii="Times New Roman" w:hAnsi="Times New Roman" w:cs="Times New Roman"/>
          <w:rPrChange w:id="812" w:author="Simona Radutoiu" w:date="2025-11-17T10:38:00Z" w16du:dateUtc="2025-11-17T09:38:00Z">
            <w:rPr>
              <w:rFonts w:ascii="Times New Roman" w:hAnsi="Times New Roman" w:cs="Times New Roman"/>
              <w:highlight w:val="green"/>
            </w:rPr>
          </w:rPrChange>
        </w:rPr>
        <w:t>were strong predictors of NPK cultivation</w:t>
      </w:r>
      <w:r w:rsidR="003173EB" w:rsidRPr="00AF7D94">
        <w:rPr>
          <w:rFonts w:ascii="Times New Roman" w:hAnsi="Times New Roman" w:cs="Times New Roman"/>
          <w:rPrChange w:id="813" w:author="Simona Radutoiu" w:date="2025-11-17T10:38:00Z" w16du:dateUtc="2025-11-17T09:38:00Z">
            <w:rPr>
              <w:rFonts w:ascii="Times New Roman" w:hAnsi="Times New Roman" w:cs="Times New Roman"/>
              <w:highlight w:val="green"/>
            </w:rPr>
          </w:rPrChange>
        </w:rPr>
        <w:t xml:space="preserve"> in rhizosphere samples</w:t>
      </w:r>
      <w:r w:rsidR="003C709A" w:rsidRPr="00AF7D94">
        <w:rPr>
          <w:rFonts w:ascii="Times New Roman" w:hAnsi="Times New Roman" w:cs="Times New Roman"/>
          <w:rPrChange w:id="814" w:author="Simona Radutoiu" w:date="2025-11-17T10:38:00Z" w16du:dateUtc="2025-11-17T09:38:00Z">
            <w:rPr>
              <w:rFonts w:ascii="Times New Roman" w:hAnsi="Times New Roman" w:cs="Times New Roman"/>
              <w:highlight w:val="green"/>
            </w:rPr>
          </w:rPrChange>
        </w:rPr>
        <w:t>,</w:t>
      </w:r>
      <w:r w:rsidR="00B345F8" w:rsidRPr="00AF7D94">
        <w:rPr>
          <w:rFonts w:ascii="Times New Roman" w:hAnsi="Times New Roman" w:cs="Times New Roman"/>
          <w:rPrChange w:id="815" w:author="Simona Radutoiu" w:date="2025-11-17T10:38:00Z" w16du:dateUtc="2025-11-17T09:38:00Z">
            <w:rPr>
              <w:rFonts w:ascii="Times New Roman" w:hAnsi="Times New Roman" w:cs="Times New Roman"/>
              <w:highlight w:val="green"/>
            </w:rPr>
          </w:rPrChange>
        </w:rPr>
        <w:t xml:space="preserve"> while </w:t>
      </w:r>
      <w:proofErr w:type="spellStart"/>
      <w:r w:rsidR="00CB78BE" w:rsidRPr="00AF7D94">
        <w:rPr>
          <w:rFonts w:ascii="Times New Roman" w:hAnsi="Times New Roman" w:cs="Times New Roman"/>
          <w:i/>
          <w:iCs/>
          <w:rPrChange w:id="816" w:author="Simona Radutoiu" w:date="2025-11-17T10:38:00Z" w16du:dateUtc="2025-11-17T09:38:00Z">
            <w:rPr>
              <w:rFonts w:ascii="Times New Roman" w:hAnsi="Times New Roman" w:cs="Times New Roman"/>
              <w:highlight w:val="green"/>
            </w:rPr>
          </w:rPrChange>
        </w:rPr>
        <w:t>Pseudonocardiales</w:t>
      </w:r>
      <w:proofErr w:type="spellEnd"/>
      <w:r w:rsidR="00CB78BE" w:rsidRPr="00AF7D94">
        <w:rPr>
          <w:rFonts w:ascii="Times New Roman" w:hAnsi="Times New Roman" w:cs="Times New Roman"/>
          <w:rPrChange w:id="817" w:author="Simona Radutoiu" w:date="2025-11-17T10:38:00Z" w16du:dateUtc="2025-11-17T09:38:00Z">
            <w:rPr>
              <w:rFonts w:ascii="Times New Roman" w:hAnsi="Times New Roman" w:cs="Times New Roman"/>
              <w:highlight w:val="green"/>
            </w:rPr>
          </w:rPrChange>
        </w:rPr>
        <w:t xml:space="preserve"> ASVs </w:t>
      </w:r>
      <w:r w:rsidR="00B345F8" w:rsidRPr="00AF7D94">
        <w:rPr>
          <w:rFonts w:ascii="Times New Roman" w:hAnsi="Times New Roman" w:cs="Times New Roman"/>
          <w:rPrChange w:id="818" w:author="Simona Radutoiu" w:date="2025-11-17T10:38:00Z" w16du:dateUtc="2025-11-17T09:38:00Z">
            <w:rPr>
              <w:rFonts w:ascii="Times New Roman" w:hAnsi="Times New Roman" w:cs="Times New Roman"/>
              <w:highlight w:val="green"/>
            </w:rPr>
          </w:rPrChange>
        </w:rPr>
        <w:t>were crucial for</w:t>
      </w:r>
      <w:r w:rsidR="00CB78BE" w:rsidRPr="00AF7D94">
        <w:rPr>
          <w:rFonts w:ascii="Times New Roman" w:hAnsi="Times New Roman" w:cs="Times New Roman"/>
          <w:rPrChange w:id="819" w:author="Simona Radutoiu" w:date="2025-11-17T10:38:00Z" w16du:dateUtc="2025-11-17T09:38:00Z">
            <w:rPr>
              <w:rFonts w:ascii="Times New Roman" w:hAnsi="Times New Roman" w:cs="Times New Roman"/>
              <w:highlight w:val="green"/>
            </w:rPr>
          </w:rPrChange>
        </w:rPr>
        <w:t xml:space="preserve"> PK prediction</w:t>
      </w:r>
      <w:r w:rsidR="003C709A" w:rsidRPr="00AF7D94">
        <w:rPr>
          <w:rFonts w:ascii="Times New Roman" w:hAnsi="Times New Roman" w:cs="Times New Roman"/>
          <w:rPrChange w:id="820" w:author="Simona Radutoiu" w:date="2025-11-17T10:38:00Z" w16du:dateUtc="2025-11-17T09:38:00Z">
            <w:rPr>
              <w:rFonts w:ascii="Times New Roman" w:hAnsi="Times New Roman" w:cs="Times New Roman"/>
              <w:highlight w:val="green"/>
            </w:rPr>
          </w:rPrChange>
        </w:rPr>
        <w:t>s</w:t>
      </w:r>
      <w:r w:rsidR="003173EB" w:rsidRPr="00AF7D94">
        <w:rPr>
          <w:rFonts w:ascii="Times New Roman" w:hAnsi="Times New Roman" w:cs="Times New Roman"/>
          <w:rPrChange w:id="821" w:author="Simona Radutoiu" w:date="2025-11-17T10:38:00Z" w16du:dateUtc="2025-11-17T09:38:00Z">
            <w:rPr>
              <w:rFonts w:ascii="Times New Roman" w:hAnsi="Times New Roman" w:cs="Times New Roman"/>
              <w:highlight w:val="green"/>
            </w:rPr>
          </w:rPrChange>
        </w:rPr>
        <w:t xml:space="preserve"> for root samples</w:t>
      </w:r>
      <w:r w:rsidR="003C709A" w:rsidRPr="00AF7D94">
        <w:rPr>
          <w:rFonts w:ascii="Times New Roman" w:hAnsi="Times New Roman" w:cs="Times New Roman"/>
          <w:rPrChange w:id="822" w:author="Simona Radutoiu" w:date="2025-11-17T10:38:00Z" w16du:dateUtc="2025-11-17T09:38:00Z">
            <w:rPr>
              <w:rFonts w:ascii="Times New Roman" w:hAnsi="Times New Roman" w:cs="Times New Roman"/>
              <w:highlight w:val="green"/>
            </w:rPr>
          </w:rPrChange>
        </w:rPr>
        <w:t>.</w:t>
      </w:r>
      <w:r w:rsidR="00CB78BE" w:rsidRPr="00AF7D94">
        <w:rPr>
          <w:rFonts w:ascii="Times New Roman" w:hAnsi="Times New Roman" w:cs="Times New Roman"/>
          <w:rPrChange w:id="823" w:author="Simona Radutoiu" w:date="2025-11-17T10:38:00Z" w16du:dateUtc="2025-11-17T09:38:00Z">
            <w:rPr>
              <w:rFonts w:ascii="Times New Roman" w:hAnsi="Times New Roman" w:cs="Times New Roman"/>
              <w:highlight w:val="green"/>
            </w:rPr>
          </w:rPrChange>
        </w:rPr>
        <w:t xml:space="preserve"> </w:t>
      </w:r>
      <w:r w:rsidR="003C709A" w:rsidRPr="00AF7D94">
        <w:rPr>
          <w:rFonts w:ascii="Times New Roman" w:hAnsi="Times New Roman" w:cs="Times New Roman"/>
          <w:rPrChange w:id="824" w:author="Simona Radutoiu" w:date="2025-11-17T10:38:00Z" w16du:dateUtc="2025-11-17T09:38:00Z">
            <w:rPr>
              <w:rFonts w:ascii="Times New Roman" w:hAnsi="Times New Roman" w:cs="Times New Roman"/>
              <w:highlight w:val="green"/>
            </w:rPr>
          </w:rPrChange>
        </w:rPr>
        <w:t>Additional</w:t>
      </w:r>
      <w:r w:rsidR="00CB78BE" w:rsidRPr="00AF7D94">
        <w:rPr>
          <w:rFonts w:ascii="Times New Roman" w:hAnsi="Times New Roman" w:cs="Times New Roman"/>
          <w:rPrChange w:id="825" w:author="Simona Radutoiu" w:date="2025-11-17T10:38:00Z" w16du:dateUtc="2025-11-17T09:38:00Z">
            <w:rPr>
              <w:rFonts w:ascii="Times New Roman" w:hAnsi="Times New Roman" w:cs="Times New Roman"/>
              <w:highlight w:val="green"/>
            </w:rPr>
          </w:rPrChange>
        </w:rPr>
        <w:t xml:space="preserve"> </w:t>
      </w:r>
      <w:r w:rsidR="00B345F8" w:rsidRPr="00AF7D94">
        <w:rPr>
          <w:rFonts w:ascii="Times New Roman" w:hAnsi="Times New Roman" w:cs="Times New Roman"/>
          <w:rPrChange w:id="826" w:author="Simona Radutoiu" w:date="2025-11-17T10:38:00Z" w16du:dateUtc="2025-11-17T09:38:00Z">
            <w:rPr>
              <w:rFonts w:ascii="Times New Roman" w:hAnsi="Times New Roman" w:cs="Times New Roman"/>
              <w:highlight w:val="green"/>
            </w:rPr>
          </w:rPrChange>
        </w:rPr>
        <w:t xml:space="preserve">predictive </w:t>
      </w:r>
      <w:r w:rsidR="00CB78BE" w:rsidRPr="00AF7D94">
        <w:rPr>
          <w:rFonts w:ascii="Times New Roman" w:hAnsi="Times New Roman" w:cs="Times New Roman"/>
          <w:rPrChange w:id="827" w:author="Simona Radutoiu" w:date="2025-11-17T10:38:00Z" w16du:dateUtc="2025-11-17T09:38:00Z">
            <w:rPr>
              <w:rFonts w:ascii="Times New Roman" w:hAnsi="Times New Roman" w:cs="Times New Roman"/>
              <w:highlight w:val="green"/>
            </w:rPr>
          </w:rPrChange>
        </w:rPr>
        <w:t xml:space="preserve">orders included </w:t>
      </w:r>
      <w:proofErr w:type="spellStart"/>
      <w:r w:rsidR="00CB78BE" w:rsidRPr="00AF7D94">
        <w:rPr>
          <w:rFonts w:ascii="Times New Roman" w:hAnsi="Times New Roman" w:cs="Times New Roman"/>
          <w:i/>
          <w:iCs/>
          <w:rPrChange w:id="828" w:author="Simona Radutoiu" w:date="2025-11-17T10:38:00Z" w16du:dateUtc="2025-11-17T09:38:00Z">
            <w:rPr>
              <w:rFonts w:ascii="Times New Roman" w:hAnsi="Times New Roman" w:cs="Times New Roman"/>
              <w:highlight w:val="green"/>
            </w:rPr>
          </w:rPrChange>
        </w:rPr>
        <w:t>Pseudo</w:t>
      </w:r>
      <w:r w:rsidR="003750FF" w:rsidRPr="00AF7D94">
        <w:rPr>
          <w:rFonts w:ascii="Times New Roman" w:hAnsi="Times New Roman" w:cs="Times New Roman"/>
          <w:i/>
          <w:iCs/>
          <w:rPrChange w:id="829" w:author="Simona Radutoiu" w:date="2025-11-17T10:38:00Z" w16du:dateUtc="2025-11-17T09:38:00Z">
            <w:rPr>
              <w:rFonts w:ascii="Times New Roman" w:hAnsi="Times New Roman" w:cs="Times New Roman"/>
              <w:highlight w:val="green"/>
            </w:rPr>
          </w:rPrChange>
        </w:rPr>
        <w:t>mon</w:t>
      </w:r>
      <w:r w:rsidR="00CB78BE" w:rsidRPr="00AF7D94">
        <w:rPr>
          <w:rFonts w:ascii="Times New Roman" w:hAnsi="Times New Roman" w:cs="Times New Roman"/>
          <w:i/>
          <w:iCs/>
          <w:rPrChange w:id="830" w:author="Simona Radutoiu" w:date="2025-11-17T10:38:00Z" w16du:dateUtc="2025-11-17T09:38:00Z">
            <w:rPr>
              <w:rFonts w:ascii="Times New Roman" w:hAnsi="Times New Roman" w:cs="Times New Roman"/>
              <w:highlight w:val="green"/>
            </w:rPr>
          </w:rPrChange>
        </w:rPr>
        <w:t>adales</w:t>
      </w:r>
      <w:proofErr w:type="spellEnd"/>
      <w:r w:rsidR="00CB78BE" w:rsidRPr="00AF7D94">
        <w:rPr>
          <w:rFonts w:ascii="Times New Roman" w:hAnsi="Times New Roman" w:cs="Times New Roman"/>
          <w:rPrChange w:id="831" w:author="Simona Radutoiu" w:date="2025-11-17T10:38:00Z" w16du:dateUtc="2025-11-17T09:38:00Z">
            <w:rPr>
              <w:rFonts w:ascii="Times New Roman" w:hAnsi="Times New Roman" w:cs="Times New Roman"/>
              <w:highlight w:val="green"/>
            </w:rPr>
          </w:rPrChange>
        </w:rPr>
        <w:t xml:space="preserve">, </w:t>
      </w:r>
      <w:r w:rsidR="00CB78BE" w:rsidRPr="00AF7D94">
        <w:rPr>
          <w:rFonts w:ascii="Times New Roman" w:hAnsi="Times New Roman" w:cs="Times New Roman"/>
          <w:i/>
          <w:iCs/>
          <w:rPrChange w:id="832" w:author="Simona Radutoiu" w:date="2025-11-17T10:38:00Z" w16du:dateUtc="2025-11-17T09:38:00Z">
            <w:rPr>
              <w:rFonts w:ascii="Times New Roman" w:hAnsi="Times New Roman" w:cs="Times New Roman"/>
              <w:highlight w:val="green"/>
            </w:rPr>
          </w:rPrChange>
        </w:rPr>
        <w:t>Caulobacterales</w:t>
      </w:r>
      <w:r w:rsidR="00CB78BE" w:rsidRPr="00AF7D94">
        <w:rPr>
          <w:rFonts w:ascii="Times New Roman" w:hAnsi="Times New Roman" w:cs="Times New Roman"/>
          <w:rPrChange w:id="833" w:author="Simona Radutoiu" w:date="2025-11-17T10:38:00Z" w16du:dateUtc="2025-11-17T09:38:00Z">
            <w:rPr>
              <w:rFonts w:ascii="Times New Roman" w:hAnsi="Times New Roman" w:cs="Times New Roman"/>
              <w:highlight w:val="green"/>
            </w:rPr>
          </w:rPrChange>
        </w:rPr>
        <w:t xml:space="preserve">, </w:t>
      </w:r>
      <w:proofErr w:type="spellStart"/>
      <w:r w:rsidR="00CB78BE" w:rsidRPr="00AF7D94">
        <w:rPr>
          <w:rFonts w:ascii="Times New Roman" w:hAnsi="Times New Roman" w:cs="Times New Roman"/>
          <w:i/>
          <w:iCs/>
          <w:rPrChange w:id="834" w:author="Simona Radutoiu" w:date="2025-11-17T10:38:00Z" w16du:dateUtc="2025-11-17T09:38:00Z">
            <w:rPr>
              <w:rFonts w:ascii="Times New Roman" w:hAnsi="Times New Roman" w:cs="Times New Roman"/>
              <w:highlight w:val="green"/>
            </w:rPr>
          </w:rPrChange>
        </w:rPr>
        <w:t>Streptomycetales</w:t>
      </w:r>
      <w:proofErr w:type="spellEnd"/>
      <w:r w:rsidR="00CB78BE" w:rsidRPr="00AF7D94">
        <w:rPr>
          <w:rFonts w:ascii="Times New Roman" w:hAnsi="Times New Roman" w:cs="Times New Roman"/>
          <w:rPrChange w:id="835" w:author="Simona Radutoiu" w:date="2025-11-17T10:38:00Z" w16du:dateUtc="2025-11-17T09:38:00Z">
            <w:rPr>
              <w:rFonts w:ascii="Times New Roman" w:hAnsi="Times New Roman" w:cs="Times New Roman"/>
              <w:highlight w:val="green"/>
            </w:rPr>
          </w:rPrChange>
        </w:rPr>
        <w:t xml:space="preserve">, and </w:t>
      </w:r>
      <w:proofErr w:type="spellStart"/>
      <w:r w:rsidR="00CB78BE" w:rsidRPr="00AF7D94">
        <w:rPr>
          <w:rFonts w:ascii="Times New Roman" w:hAnsi="Times New Roman" w:cs="Times New Roman"/>
          <w:i/>
          <w:iCs/>
          <w:rPrChange w:id="836" w:author="Simona Radutoiu" w:date="2025-11-17T10:38:00Z" w16du:dateUtc="2025-11-17T09:38:00Z">
            <w:rPr>
              <w:rFonts w:ascii="Times New Roman" w:hAnsi="Times New Roman" w:cs="Times New Roman"/>
              <w:highlight w:val="green"/>
            </w:rPr>
          </w:rPrChange>
        </w:rPr>
        <w:t>Burkholderiales</w:t>
      </w:r>
      <w:proofErr w:type="spellEnd"/>
      <w:r w:rsidR="00CB78BE" w:rsidRPr="00AF7D94">
        <w:rPr>
          <w:rFonts w:ascii="Times New Roman" w:hAnsi="Times New Roman" w:cs="Times New Roman"/>
          <w:rPrChange w:id="837" w:author="Simona Radutoiu" w:date="2025-11-17T10:38:00Z" w16du:dateUtc="2025-11-17T09:38:00Z">
            <w:rPr>
              <w:rFonts w:ascii="Times New Roman" w:hAnsi="Times New Roman" w:cs="Times New Roman"/>
              <w:highlight w:val="green"/>
            </w:rPr>
          </w:rPrChange>
        </w:rPr>
        <w:t>.</w:t>
      </w:r>
      <w:r w:rsidR="00B345F8" w:rsidRPr="00AF7D94">
        <w:rPr>
          <w:rFonts w:ascii="Times New Roman" w:hAnsi="Times New Roman" w:cs="Times New Roman"/>
          <w:rPrChange w:id="838" w:author="Simona Radutoiu" w:date="2025-11-17T10:38:00Z" w16du:dateUtc="2025-11-17T09:38:00Z">
            <w:rPr>
              <w:rFonts w:ascii="Times New Roman" w:hAnsi="Times New Roman" w:cs="Times New Roman"/>
              <w:highlight w:val="green"/>
            </w:rPr>
          </w:rPrChange>
        </w:rPr>
        <w:t xml:space="preserve"> </w:t>
      </w:r>
      <w:r w:rsidR="003C709A" w:rsidRPr="00AF7D94">
        <w:rPr>
          <w:rFonts w:ascii="Times New Roman" w:hAnsi="Times New Roman" w:cs="Times New Roman"/>
          <w:rPrChange w:id="839" w:author="Simona Radutoiu" w:date="2025-11-17T10:38:00Z" w16du:dateUtc="2025-11-17T09:38:00Z">
            <w:rPr>
              <w:rFonts w:ascii="Times New Roman" w:hAnsi="Times New Roman" w:cs="Times New Roman"/>
              <w:highlight w:val="green"/>
            </w:rPr>
          </w:rPrChange>
        </w:rPr>
        <w:t>P</w:t>
      </w:r>
      <w:r w:rsidR="00B345F8" w:rsidRPr="00AF7D94">
        <w:rPr>
          <w:rFonts w:ascii="Times New Roman" w:hAnsi="Times New Roman" w:cs="Times New Roman"/>
          <w:rPrChange w:id="840" w:author="Simona Radutoiu" w:date="2025-11-17T10:38:00Z" w16du:dateUtc="2025-11-17T09:38:00Z">
            <w:rPr>
              <w:rFonts w:ascii="Times New Roman" w:hAnsi="Times New Roman" w:cs="Times New Roman"/>
              <w:highlight w:val="green"/>
            </w:rPr>
          </w:rPrChange>
        </w:rPr>
        <w:t>redictive ASV</w:t>
      </w:r>
      <w:r w:rsidR="003750FF" w:rsidRPr="00AF7D94">
        <w:rPr>
          <w:rFonts w:ascii="Times New Roman" w:hAnsi="Times New Roman" w:cs="Times New Roman"/>
          <w:rPrChange w:id="841" w:author="Simona Radutoiu" w:date="2025-11-17T10:38:00Z" w16du:dateUtc="2025-11-17T09:38:00Z">
            <w:rPr>
              <w:rFonts w:ascii="Times New Roman" w:hAnsi="Times New Roman" w:cs="Times New Roman"/>
              <w:highlight w:val="green"/>
            </w:rPr>
          </w:rPrChange>
        </w:rPr>
        <w:t>s</w:t>
      </w:r>
      <w:r w:rsidR="00B345F8" w:rsidRPr="00AF7D94">
        <w:rPr>
          <w:rFonts w:ascii="Times New Roman" w:hAnsi="Times New Roman" w:cs="Times New Roman"/>
          <w:rPrChange w:id="842" w:author="Simona Radutoiu" w:date="2025-11-17T10:38:00Z" w16du:dateUtc="2025-11-17T09:38:00Z">
            <w:rPr>
              <w:rFonts w:ascii="Times New Roman" w:hAnsi="Times New Roman" w:cs="Times New Roman"/>
              <w:highlight w:val="green"/>
            </w:rPr>
          </w:rPrChange>
        </w:rPr>
        <w:t xml:space="preserve"> differed substantially between </w:t>
      </w:r>
      <w:r w:rsidR="003C709A" w:rsidRPr="00AF7D94">
        <w:rPr>
          <w:rFonts w:ascii="Times New Roman" w:hAnsi="Times New Roman" w:cs="Times New Roman"/>
          <w:rPrChange w:id="843" w:author="Simona Radutoiu" w:date="2025-11-17T10:38:00Z" w16du:dateUtc="2025-11-17T09:38:00Z">
            <w:rPr>
              <w:rFonts w:ascii="Times New Roman" w:hAnsi="Times New Roman" w:cs="Times New Roman"/>
              <w:highlight w:val="green"/>
            </w:rPr>
          </w:rPrChange>
        </w:rPr>
        <w:t>the two hosts</w:t>
      </w:r>
      <w:r w:rsidR="00B345F8" w:rsidRPr="00AF7D94">
        <w:rPr>
          <w:rFonts w:ascii="Times New Roman" w:hAnsi="Times New Roman" w:cs="Times New Roman"/>
          <w:rPrChange w:id="844" w:author="Simona Radutoiu" w:date="2025-11-17T10:38:00Z" w16du:dateUtc="2025-11-17T09:38:00Z">
            <w:rPr>
              <w:rFonts w:ascii="Times New Roman" w:hAnsi="Times New Roman" w:cs="Times New Roman"/>
              <w:highlight w:val="green"/>
            </w:rPr>
          </w:rPrChange>
        </w:rPr>
        <w:t xml:space="preserve"> and were not conserved across </w:t>
      </w:r>
      <w:r w:rsidR="003C709A" w:rsidRPr="00AF7D94">
        <w:rPr>
          <w:rFonts w:ascii="Times New Roman" w:hAnsi="Times New Roman" w:cs="Times New Roman"/>
          <w:rPrChange w:id="845" w:author="Simona Radutoiu" w:date="2025-11-17T10:38:00Z" w16du:dateUtc="2025-11-17T09:38:00Z">
            <w:rPr>
              <w:rFonts w:ascii="Times New Roman" w:hAnsi="Times New Roman" w:cs="Times New Roman"/>
              <w:highlight w:val="green"/>
            </w:rPr>
          </w:rPrChange>
        </w:rPr>
        <w:t>fertilisation regimes</w:t>
      </w:r>
      <w:r w:rsidR="00B345F8" w:rsidRPr="00AF7D94">
        <w:rPr>
          <w:rFonts w:ascii="Times New Roman" w:hAnsi="Times New Roman" w:cs="Times New Roman"/>
          <w:rPrChange w:id="846" w:author="Simona Radutoiu" w:date="2025-11-17T10:38:00Z" w16du:dateUtc="2025-11-17T09:38:00Z">
            <w:rPr>
              <w:rFonts w:ascii="Times New Roman" w:hAnsi="Times New Roman" w:cs="Times New Roman"/>
              <w:highlight w:val="green"/>
            </w:rPr>
          </w:rPrChange>
        </w:rPr>
        <w:t xml:space="preserve">, suggesting that </w:t>
      </w:r>
      <w:r w:rsidR="003C709A" w:rsidRPr="00AF7D94">
        <w:rPr>
          <w:rFonts w:ascii="Times New Roman" w:hAnsi="Times New Roman" w:cs="Times New Roman"/>
          <w:rPrChange w:id="847" w:author="Simona Radutoiu" w:date="2025-11-17T10:38:00Z" w16du:dateUtc="2025-11-17T09:38:00Z">
            <w:rPr>
              <w:rFonts w:ascii="Times New Roman" w:hAnsi="Times New Roman" w:cs="Times New Roman"/>
              <w:highlight w:val="green"/>
            </w:rPr>
          </w:rPrChange>
        </w:rPr>
        <w:t>each plant species</w:t>
      </w:r>
      <w:r w:rsidR="00B345F8" w:rsidRPr="00AF7D94">
        <w:rPr>
          <w:rFonts w:ascii="Times New Roman" w:hAnsi="Times New Roman" w:cs="Times New Roman"/>
          <w:rPrChange w:id="848" w:author="Simona Radutoiu" w:date="2025-11-17T10:38:00Z" w16du:dateUtc="2025-11-17T09:38:00Z">
            <w:rPr>
              <w:rFonts w:ascii="Times New Roman" w:hAnsi="Times New Roman" w:cs="Times New Roman"/>
              <w:highlight w:val="green"/>
            </w:rPr>
          </w:rPrChange>
        </w:rPr>
        <w:t xml:space="preserve"> recruit</w:t>
      </w:r>
      <w:r w:rsidR="003C709A" w:rsidRPr="00AF7D94">
        <w:rPr>
          <w:rFonts w:ascii="Times New Roman" w:hAnsi="Times New Roman" w:cs="Times New Roman"/>
          <w:rPrChange w:id="849" w:author="Simona Radutoiu" w:date="2025-11-17T10:38:00Z" w16du:dateUtc="2025-11-17T09:38:00Z">
            <w:rPr>
              <w:rFonts w:ascii="Times New Roman" w:hAnsi="Times New Roman" w:cs="Times New Roman"/>
              <w:highlight w:val="green"/>
            </w:rPr>
          </w:rPrChange>
        </w:rPr>
        <w:t>s</w:t>
      </w:r>
      <w:r w:rsidR="00B345F8" w:rsidRPr="00AF7D94">
        <w:rPr>
          <w:rFonts w:ascii="Times New Roman" w:hAnsi="Times New Roman" w:cs="Times New Roman"/>
          <w:rPrChange w:id="850" w:author="Simona Radutoiu" w:date="2025-11-17T10:38:00Z" w16du:dateUtc="2025-11-17T09:38:00Z">
            <w:rPr>
              <w:rFonts w:ascii="Times New Roman" w:hAnsi="Times New Roman" w:cs="Times New Roman"/>
              <w:highlight w:val="green"/>
            </w:rPr>
          </w:rPrChange>
        </w:rPr>
        <w:t xml:space="preserve"> distinct </w:t>
      </w:r>
      <w:r w:rsidR="003C709A" w:rsidRPr="00AF7D94">
        <w:rPr>
          <w:rFonts w:ascii="Times New Roman" w:hAnsi="Times New Roman" w:cs="Times New Roman"/>
          <w:rPrChange w:id="851" w:author="Simona Radutoiu" w:date="2025-11-17T10:38:00Z" w16du:dateUtc="2025-11-17T09:38:00Z">
            <w:rPr>
              <w:rFonts w:ascii="Times New Roman" w:hAnsi="Times New Roman" w:cs="Times New Roman"/>
              <w:highlight w:val="green"/>
            </w:rPr>
          </w:rPrChange>
        </w:rPr>
        <w:t xml:space="preserve">microbial </w:t>
      </w:r>
      <w:r w:rsidR="00B345F8" w:rsidRPr="00AF7D94">
        <w:rPr>
          <w:rFonts w:ascii="Times New Roman" w:hAnsi="Times New Roman" w:cs="Times New Roman"/>
          <w:rPrChange w:id="852" w:author="Simona Radutoiu" w:date="2025-11-17T10:38:00Z" w16du:dateUtc="2025-11-17T09:38:00Z">
            <w:rPr>
              <w:rFonts w:ascii="Times New Roman" w:hAnsi="Times New Roman" w:cs="Times New Roman"/>
              <w:highlight w:val="green"/>
            </w:rPr>
          </w:rPrChange>
        </w:rPr>
        <w:t>indi</w:t>
      </w:r>
      <w:r w:rsidR="00466673" w:rsidRPr="00AF7D94">
        <w:rPr>
          <w:rFonts w:ascii="Times New Roman" w:hAnsi="Times New Roman" w:cs="Times New Roman"/>
          <w:rPrChange w:id="853" w:author="Simona Radutoiu" w:date="2025-11-17T10:38:00Z" w16du:dateUtc="2025-11-17T09:38:00Z">
            <w:rPr>
              <w:rFonts w:ascii="Times New Roman" w:hAnsi="Times New Roman" w:cs="Times New Roman"/>
              <w:highlight w:val="green"/>
            </w:rPr>
          </w:rPrChange>
        </w:rPr>
        <w:t>c</w:t>
      </w:r>
      <w:r w:rsidR="00B345F8" w:rsidRPr="00AF7D94">
        <w:rPr>
          <w:rFonts w:ascii="Times New Roman" w:hAnsi="Times New Roman" w:cs="Times New Roman"/>
          <w:rPrChange w:id="854" w:author="Simona Radutoiu" w:date="2025-11-17T10:38:00Z" w16du:dateUtc="2025-11-17T09:38:00Z">
            <w:rPr>
              <w:rFonts w:ascii="Times New Roman" w:hAnsi="Times New Roman" w:cs="Times New Roman"/>
              <w:highlight w:val="green"/>
            </w:rPr>
          </w:rPrChange>
        </w:rPr>
        <w:t>ator</w:t>
      </w:r>
      <w:r w:rsidR="003C709A" w:rsidRPr="00AF7D94">
        <w:rPr>
          <w:rFonts w:ascii="Times New Roman" w:hAnsi="Times New Roman" w:cs="Times New Roman"/>
          <w:rPrChange w:id="855" w:author="Simona Radutoiu" w:date="2025-11-17T10:38:00Z" w16du:dateUtc="2025-11-17T09:38:00Z">
            <w:rPr>
              <w:rFonts w:ascii="Times New Roman" w:hAnsi="Times New Roman" w:cs="Times New Roman"/>
              <w:highlight w:val="green"/>
            </w:rPr>
          </w:rPrChange>
        </w:rPr>
        <w:t>s</w:t>
      </w:r>
      <w:r w:rsidR="00B345F8" w:rsidRPr="00AF7D94">
        <w:rPr>
          <w:rFonts w:ascii="Times New Roman" w:hAnsi="Times New Roman" w:cs="Times New Roman"/>
          <w:rPrChange w:id="856" w:author="Simona Radutoiu" w:date="2025-11-17T10:38:00Z" w16du:dateUtc="2025-11-17T09:38:00Z">
            <w:rPr>
              <w:rFonts w:ascii="Times New Roman" w:hAnsi="Times New Roman" w:cs="Times New Roman"/>
              <w:highlight w:val="green"/>
            </w:rPr>
          </w:rPrChange>
        </w:rPr>
        <w:t xml:space="preserve"> </w:t>
      </w:r>
      <w:r w:rsidR="003C709A" w:rsidRPr="00AF7D94">
        <w:rPr>
          <w:rFonts w:ascii="Times New Roman" w:hAnsi="Times New Roman" w:cs="Times New Roman"/>
          <w:rPrChange w:id="857" w:author="Simona Radutoiu" w:date="2025-11-17T10:38:00Z" w16du:dateUtc="2025-11-17T09:38:00Z">
            <w:rPr>
              <w:rFonts w:ascii="Times New Roman" w:hAnsi="Times New Roman" w:cs="Times New Roman"/>
              <w:highlight w:val="green"/>
            </w:rPr>
          </w:rPrChange>
        </w:rPr>
        <w:t>of</w:t>
      </w:r>
      <w:r w:rsidR="00B345F8" w:rsidRPr="00AF7D94">
        <w:rPr>
          <w:rFonts w:ascii="Times New Roman" w:hAnsi="Times New Roman" w:cs="Times New Roman"/>
          <w:rPrChange w:id="858" w:author="Simona Radutoiu" w:date="2025-11-17T10:38:00Z" w16du:dateUtc="2025-11-17T09:38:00Z">
            <w:rPr>
              <w:rFonts w:ascii="Times New Roman" w:hAnsi="Times New Roman" w:cs="Times New Roman"/>
              <w:highlight w:val="green"/>
            </w:rPr>
          </w:rPrChange>
        </w:rPr>
        <w:t xml:space="preserve"> nutrient</w:t>
      </w:r>
      <w:r w:rsidR="003C709A" w:rsidRPr="00AF7D94">
        <w:rPr>
          <w:rFonts w:ascii="Times New Roman" w:hAnsi="Times New Roman" w:cs="Times New Roman"/>
          <w:rPrChange w:id="859" w:author="Simona Radutoiu" w:date="2025-11-17T10:38:00Z" w16du:dateUtc="2025-11-17T09:38:00Z">
            <w:rPr>
              <w:rFonts w:ascii="Times New Roman" w:hAnsi="Times New Roman" w:cs="Times New Roman"/>
              <w:highlight w:val="green"/>
            </w:rPr>
          </w:rPrChange>
        </w:rPr>
        <w:t xml:space="preserve"> </w:t>
      </w:r>
      <w:r w:rsidR="00B345F8" w:rsidRPr="00AF7D94">
        <w:rPr>
          <w:rFonts w:ascii="Times New Roman" w:hAnsi="Times New Roman" w:cs="Times New Roman"/>
          <w:rPrChange w:id="860" w:author="Simona Radutoiu" w:date="2025-11-17T10:38:00Z" w16du:dateUtc="2025-11-17T09:38:00Z">
            <w:rPr>
              <w:rFonts w:ascii="Times New Roman" w:hAnsi="Times New Roman" w:cs="Times New Roman"/>
              <w:highlight w:val="green"/>
            </w:rPr>
          </w:rPrChange>
        </w:rPr>
        <w:t xml:space="preserve">status rather than relying on universal </w:t>
      </w:r>
      <w:r w:rsidR="003C709A" w:rsidRPr="00AF7D94">
        <w:rPr>
          <w:rFonts w:ascii="Times New Roman" w:hAnsi="Times New Roman" w:cs="Times New Roman"/>
          <w:rPrChange w:id="861" w:author="Simona Radutoiu" w:date="2025-11-17T10:38:00Z" w16du:dateUtc="2025-11-17T09:38:00Z">
            <w:rPr>
              <w:rFonts w:ascii="Times New Roman" w:hAnsi="Times New Roman" w:cs="Times New Roman"/>
              <w:highlight w:val="green"/>
            </w:rPr>
          </w:rPrChange>
        </w:rPr>
        <w:t>predictors</w:t>
      </w:r>
      <w:r w:rsidR="001333A5" w:rsidRPr="00AF7D94">
        <w:rPr>
          <w:rFonts w:ascii="Times New Roman" w:hAnsi="Times New Roman" w:cs="Times New Roman"/>
          <w:rPrChange w:id="862" w:author="Simona Radutoiu" w:date="2025-11-17T10:38:00Z" w16du:dateUtc="2025-11-17T09:38:00Z">
            <w:rPr>
              <w:rFonts w:ascii="Times New Roman" w:hAnsi="Times New Roman" w:cs="Times New Roman"/>
              <w:highlight w:val="green"/>
            </w:rPr>
          </w:rPrChange>
        </w:rPr>
        <w:t>.</w:t>
      </w:r>
      <w:r w:rsidR="007777A7" w:rsidRPr="00AF7D94">
        <w:rPr>
          <w:rFonts w:ascii="Times New Roman" w:hAnsi="Times New Roman" w:cs="Times New Roman"/>
          <w:rPrChange w:id="863" w:author="Simona Radutoiu" w:date="2025-11-17T10:38:00Z" w16du:dateUtc="2025-11-17T09:38:00Z">
            <w:rPr>
              <w:rFonts w:ascii="Times New Roman" w:hAnsi="Times New Roman" w:cs="Times New Roman"/>
              <w:highlight w:val="green"/>
            </w:rPr>
          </w:rPrChange>
        </w:rPr>
        <w:t xml:space="preserve"> </w:t>
      </w:r>
      <w:r w:rsidR="006419AE" w:rsidRPr="00AF7D94">
        <w:rPr>
          <w:rFonts w:ascii="Times New Roman" w:hAnsi="Times New Roman" w:cs="Times New Roman"/>
          <w:rPrChange w:id="864" w:author="Simona Radutoiu" w:date="2025-11-17T10:38:00Z" w16du:dateUtc="2025-11-17T09:38:00Z">
            <w:rPr>
              <w:rFonts w:ascii="Times New Roman" w:hAnsi="Times New Roman" w:cs="Times New Roman"/>
              <w:highlight w:val="green"/>
            </w:rPr>
          </w:rPrChange>
        </w:rPr>
        <w:t xml:space="preserve">In summary, </w:t>
      </w:r>
      <w:r w:rsidR="003173EB" w:rsidRPr="00AF7D94">
        <w:rPr>
          <w:rFonts w:ascii="Times New Roman" w:hAnsi="Times New Roman" w:cs="Times New Roman"/>
          <w:rPrChange w:id="865" w:author="Simona Radutoiu" w:date="2025-11-17T10:38:00Z" w16du:dateUtc="2025-11-17T09:38:00Z">
            <w:rPr>
              <w:rFonts w:ascii="Times New Roman" w:hAnsi="Times New Roman" w:cs="Times New Roman"/>
              <w:highlight w:val="green"/>
            </w:rPr>
          </w:rPrChange>
        </w:rPr>
        <w:t xml:space="preserve">our model based on </w:t>
      </w:r>
      <w:r w:rsidR="003C709A" w:rsidRPr="00AF7D94">
        <w:rPr>
          <w:rFonts w:ascii="Times New Roman" w:hAnsi="Times New Roman" w:cs="Times New Roman"/>
          <w:rPrChange w:id="866" w:author="Simona Radutoiu" w:date="2025-11-17T10:38:00Z" w16du:dateUtc="2025-11-17T09:38:00Z">
            <w:rPr>
              <w:rFonts w:ascii="Times New Roman" w:hAnsi="Times New Roman" w:cs="Times New Roman"/>
              <w:highlight w:val="green"/>
            </w:rPr>
          </w:rPrChange>
        </w:rPr>
        <w:t xml:space="preserve">bacterial community profiles </w:t>
      </w:r>
      <w:r w:rsidR="003173EB" w:rsidRPr="00AF7D94">
        <w:rPr>
          <w:rFonts w:ascii="Times New Roman" w:hAnsi="Times New Roman" w:cs="Times New Roman"/>
          <w:rPrChange w:id="867" w:author="Simona Radutoiu" w:date="2025-11-17T10:38:00Z" w16du:dateUtc="2025-11-17T09:38:00Z">
            <w:rPr>
              <w:rFonts w:ascii="Times New Roman" w:hAnsi="Times New Roman" w:cs="Times New Roman"/>
              <w:highlight w:val="green"/>
            </w:rPr>
          </w:rPrChange>
        </w:rPr>
        <w:t>provides a</w:t>
      </w:r>
      <w:r w:rsidR="003C709A" w:rsidRPr="00AF7D94">
        <w:rPr>
          <w:rFonts w:ascii="Times New Roman" w:hAnsi="Times New Roman" w:cs="Times New Roman"/>
          <w:rPrChange w:id="868" w:author="Simona Radutoiu" w:date="2025-11-17T10:38:00Z" w16du:dateUtc="2025-11-17T09:38:00Z">
            <w:rPr>
              <w:rFonts w:ascii="Times New Roman" w:hAnsi="Times New Roman" w:cs="Times New Roman"/>
              <w:highlight w:val="green"/>
            </w:rPr>
          </w:rPrChange>
        </w:rPr>
        <w:t xml:space="preserve"> </w:t>
      </w:r>
      <w:r w:rsidR="006419AE" w:rsidRPr="00AF7D94">
        <w:rPr>
          <w:rFonts w:ascii="Times New Roman" w:hAnsi="Times New Roman" w:cs="Times New Roman"/>
          <w:rPrChange w:id="869" w:author="Simona Radutoiu" w:date="2025-11-17T10:38:00Z" w16du:dateUtc="2025-11-17T09:38:00Z">
            <w:rPr>
              <w:rFonts w:ascii="Times New Roman" w:hAnsi="Times New Roman" w:cs="Times New Roman"/>
              <w:highlight w:val="green"/>
            </w:rPr>
          </w:rPrChange>
        </w:rPr>
        <w:t>robust tool for predicting p</w:t>
      </w:r>
      <w:r w:rsidR="002A36BC" w:rsidRPr="00AF7D94">
        <w:rPr>
          <w:rFonts w:ascii="Times New Roman" w:hAnsi="Times New Roman" w:cs="Times New Roman"/>
          <w:rPrChange w:id="870" w:author="Simona Radutoiu" w:date="2025-11-17T10:38:00Z" w16du:dateUtc="2025-11-17T09:38:00Z">
            <w:rPr>
              <w:rFonts w:ascii="Times New Roman" w:hAnsi="Times New Roman" w:cs="Times New Roman"/>
              <w:highlight w:val="green"/>
            </w:rPr>
          </w:rPrChange>
        </w:rPr>
        <w:t>la</w:t>
      </w:r>
      <w:r w:rsidR="006419AE" w:rsidRPr="00AF7D94">
        <w:rPr>
          <w:rFonts w:ascii="Times New Roman" w:hAnsi="Times New Roman" w:cs="Times New Roman"/>
          <w:rPrChange w:id="871" w:author="Simona Radutoiu" w:date="2025-11-17T10:38:00Z" w16du:dateUtc="2025-11-17T09:38:00Z">
            <w:rPr>
              <w:rFonts w:ascii="Times New Roman" w:hAnsi="Times New Roman" w:cs="Times New Roman"/>
              <w:highlight w:val="green"/>
            </w:rPr>
          </w:rPrChange>
        </w:rPr>
        <w:t>nt nutrient status with high accuracy</w:t>
      </w:r>
      <w:del w:id="872" w:author="Simona Radutoiu" w:date="2025-11-17T10:37:00Z" w16du:dateUtc="2025-11-17T09:37:00Z">
        <w:r w:rsidR="003173EB" w:rsidRPr="00AF7D94" w:rsidDel="00AF7D94">
          <w:rPr>
            <w:rFonts w:ascii="Times New Roman" w:hAnsi="Times New Roman" w:cs="Times New Roman"/>
            <w:rPrChange w:id="873" w:author="Simona Radutoiu" w:date="2025-11-17T10:38:00Z" w16du:dateUtc="2025-11-17T09:38:00Z">
              <w:rPr>
                <w:rFonts w:ascii="Times New Roman" w:hAnsi="Times New Roman" w:cs="Times New Roman"/>
                <w:highlight w:val="green"/>
              </w:rPr>
            </w:rPrChange>
          </w:rPr>
          <w:delText xml:space="preserve"> (over 90%)</w:delText>
        </w:r>
      </w:del>
      <w:r w:rsidR="006419AE" w:rsidRPr="00AF7D94">
        <w:rPr>
          <w:rFonts w:ascii="Times New Roman" w:hAnsi="Times New Roman" w:cs="Times New Roman"/>
          <w:rPrChange w:id="874" w:author="Simona Radutoiu" w:date="2025-11-17T10:38:00Z" w16du:dateUtc="2025-11-17T09:38:00Z">
            <w:rPr>
              <w:rFonts w:ascii="Times New Roman" w:hAnsi="Times New Roman" w:cs="Times New Roman"/>
              <w:highlight w:val="green"/>
            </w:rPr>
          </w:rPrChange>
        </w:rPr>
        <w:t xml:space="preserve">, highlighting </w:t>
      </w:r>
      <w:r w:rsidR="003173EB" w:rsidRPr="00AF7D94">
        <w:rPr>
          <w:rFonts w:ascii="Times New Roman" w:hAnsi="Times New Roman" w:cs="Times New Roman"/>
          <w:rPrChange w:id="875" w:author="Simona Radutoiu" w:date="2025-11-17T10:38:00Z" w16du:dateUtc="2025-11-17T09:38:00Z">
            <w:rPr>
              <w:rFonts w:ascii="Times New Roman" w:hAnsi="Times New Roman" w:cs="Times New Roman"/>
              <w:highlight w:val="green"/>
            </w:rPr>
          </w:rPrChange>
        </w:rPr>
        <w:t xml:space="preserve">the </w:t>
      </w:r>
      <w:r w:rsidR="003C709A" w:rsidRPr="00AF7D94">
        <w:rPr>
          <w:rFonts w:ascii="Times New Roman" w:hAnsi="Times New Roman" w:cs="Times New Roman"/>
          <w:rPrChange w:id="876" w:author="Simona Radutoiu" w:date="2025-11-17T10:38:00Z" w16du:dateUtc="2025-11-17T09:38:00Z">
            <w:rPr>
              <w:rFonts w:ascii="Times New Roman" w:hAnsi="Times New Roman" w:cs="Times New Roman"/>
              <w:highlight w:val="green"/>
            </w:rPr>
          </w:rPrChange>
        </w:rPr>
        <w:t>plant</w:t>
      </w:r>
      <w:r w:rsidR="006419AE" w:rsidRPr="00AF7D94">
        <w:rPr>
          <w:rFonts w:ascii="Times New Roman" w:hAnsi="Times New Roman" w:cs="Times New Roman"/>
          <w:rPrChange w:id="877" w:author="Simona Radutoiu" w:date="2025-11-17T10:38:00Z" w16du:dateUtc="2025-11-17T09:38:00Z">
            <w:rPr>
              <w:rFonts w:ascii="Times New Roman" w:hAnsi="Times New Roman" w:cs="Times New Roman"/>
              <w:highlight w:val="green"/>
            </w:rPr>
          </w:rPrChange>
        </w:rPr>
        <w:t>-specific recruitment of indicator taxa</w:t>
      </w:r>
      <w:r w:rsidR="003C709A" w:rsidRPr="00AF7D94">
        <w:rPr>
          <w:rFonts w:ascii="Times New Roman" w:hAnsi="Times New Roman" w:cs="Times New Roman"/>
          <w:rPrChange w:id="878" w:author="Simona Radutoiu" w:date="2025-11-17T10:38:00Z" w16du:dateUtc="2025-11-17T09:38:00Z">
            <w:rPr>
              <w:rFonts w:ascii="Times New Roman" w:hAnsi="Times New Roman" w:cs="Times New Roman"/>
              <w:highlight w:val="green"/>
            </w:rPr>
          </w:rPrChange>
        </w:rPr>
        <w:t xml:space="preserve"> and the intricate interplay </w:t>
      </w:r>
      <w:r w:rsidR="006419AE" w:rsidRPr="00AF7D94">
        <w:rPr>
          <w:rFonts w:ascii="Times New Roman" w:hAnsi="Times New Roman" w:cs="Times New Roman"/>
          <w:rPrChange w:id="879" w:author="Simona Radutoiu" w:date="2025-11-17T10:38:00Z" w16du:dateUtc="2025-11-17T09:38:00Z">
            <w:rPr>
              <w:rFonts w:ascii="Times New Roman" w:hAnsi="Times New Roman" w:cs="Times New Roman"/>
              <w:highlight w:val="green"/>
            </w:rPr>
          </w:rPrChange>
        </w:rPr>
        <w:t xml:space="preserve">between </w:t>
      </w:r>
      <w:r w:rsidR="003C709A" w:rsidRPr="00AF7D94">
        <w:rPr>
          <w:rFonts w:ascii="Times New Roman" w:hAnsi="Times New Roman" w:cs="Times New Roman"/>
          <w:rPrChange w:id="880" w:author="Simona Radutoiu" w:date="2025-11-17T10:38:00Z" w16du:dateUtc="2025-11-17T09:38:00Z">
            <w:rPr>
              <w:rFonts w:ascii="Times New Roman" w:hAnsi="Times New Roman" w:cs="Times New Roman"/>
              <w:highlight w:val="green"/>
            </w:rPr>
          </w:rPrChange>
        </w:rPr>
        <w:t>host</w:t>
      </w:r>
      <w:r w:rsidR="006419AE" w:rsidRPr="00AF7D94">
        <w:rPr>
          <w:rFonts w:ascii="Times New Roman" w:hAnsi="Times New Roman" w:cs="Times New Roman"/>
          <w:rPrChange w:id="881" w:author="Simona Radutoiu" w:date="2025-11-17T10:38:00Z" w16du:dateUtc="2025-11-17T09:38:00Z">
            <w:rPr>
              <w:rFonts w:ascii="Times New Roman" w:hAnsi="Times New Roman" w:cs="Times New Roman"/>
              <w:highlight w:val="green"/>
            </w:rPr>
          </w:rPrChange>
        </w:rPr>
        <w:t xml:space="preserve"> species, soil type, and </w:t>
      </w:r>
      <w:r w:rsidR="003C709A" w:rsidRPr="00AF7D94">
        <w:rPr>
          <w:rFonts w:ascii="Times New Roman" w:hAnsi="Times New Roman" w:cs="Times New Roman"/>
          <w:rPrChange w:id="882" w:author="Simona Radutoiu" w:date="2025-11-17T10:38:00Z" w16du:dateUtc="2025-11-17T09:38:00Z">
            <w:rPr>
              <w:rFonts w:ascii="Times New Roman" w:hAnsi="Times New Roman" w:cs="Times New Roman"/>
              <w:highlight w:val="green"/>
            </w:rPr>
          </w:rPrChange>
        </w:rPr>
        <w:t>microbial community composition.</w:t>
      </w:r>
    </w:p>
    <w:p w14:paraId="34B12756" w14:textId="77777777" w:rsidR="00353AB3" w:rsidRPr="00EB277E" w:rsidRDefault="00353AB3" w:rsidP="00DB2FCC">
      <w:pPr>
        <w:spacing w:line="276" w:lineRule="auto"/>
        <w:jc w:val="both"/>
        <w:rPr>
          <w:rFonts w:ascii="Times New Roman" w:hAnsi="Times New Roman" w:cs="Times New Roman"/>
        </w:rPr>
      </w:pPr>
    </w:p>
    <w:p w14:paraId="55E4ED56" w14:textId="6A78429C" w:rsidR="00053E8B" w:rsidRPr="004219CA" w:rsidRDefault="00E6445F" w:rsidP="00DB2FCC">
      <w:pPr>
        <w:spacing w:line="276" w:lineRule="auto"/>
        <w:jc w:val="both"/>
        <w:rPr>
          <w:rFonts w:ascii="Times New Roman" w:hAnsi="Times New Roman" w:cs="Times New Roman"/>
          <w:b/>
          <w:bCs/>
        </w:rPr>
      </w:pPr>
      <w:r w:rsidRPr="002059DF">
        <w:rPr>
          <w:rFonts w:ascii="Times New Roman" w:hAnsi="Times New Roman" w:cs="Times New Roman"/>
          <w:b/>
          <w:bCs/>
        </w:rPr>
        <w:t>Impai</w:t>
      </w:r>
      <w:r w:rsidR="002158A5" w:rsidRPr="002059DF">
        <w:rPr>
          <w:rFonts w:ascii="Times New Roman" w:hAnsi="Times New Roman" w:cs="Times New Roman"/>
          <w:b/>
          <w:bCs/>
        </w:rPr>
        <w:t>rment of</w:t>
      </w:r>
      <w:r w:rsidRPr="002059DF">
        <w:rPr>
          <w:rFonts w:ascii="Times New Roman" w:hAnsi="Times New Roman" w:cs="Times New Roman"/>
          <w:b/>
          <w:bCs/>
        </w:rPr>
        <w:t xml:space="preserve"> symbiosis signalling </w:t>
      </w:r>
      <w:r w:rsidR="002158A5" w:rsidRPr="002059DF">
        <w:rPr>
          <w:rFonts w:ascii="Times New Roman" w:hAnsi="Times New Roman" w:cs="Times New Roman"/>
          <w:b/>
          <w:bCs/>
        </w:rPr>
        <w:t>genes leads to differential s</w:t>
      </w:r>
      <w:r w:rsidRPr="002059DF">
        <w:rPr>
          <w:rFonts w:ascii="Times New Roman" w:hAnsi="Times New Roman" w:cs="Times New Roman"/>
          <w:b/>
          <w:bCs/>
        </w:rPr>
        <w:t>hif</w:t>
      </w:r>
      <w:r w:rsidR="002158A5" w:rsidRPr="002059DF">
        <w:rPr>
          <w:rFonts w:ascii="Times New Roman" w:hAnsi="Times New Roman" w:cs="Times New Roman"/>
          <w:b/>
          <w:bCs/>
        </w:rPr>
        <w:t>ts</w:t>
      </w:r>
      <w:r w:rsidRPr="002059DF">
        <w:rPr>
          <w:rFonts w:ascii="Times New Roman" w:hAnsi="Times New Roman" w:cs="Times New Roman"/>
          <w:b/>
          <w:bCs/>
        </w:rPr>
        <w:t xml:space="preserve"> </w:t>
      </w:r>
      <w:r w:rsidR="002158A5" w:rsidRPr="002059DF">
        <w:rPr>
          <w:rFonts w:ascii="Times New Roman" w:hAnsi="Times New Roman" w:cs="Times New Roman"/>
          <w:b/>
          <w:bCs/>
        </w:rPr>
        <w:t xml:space="preserve">in </w:t>
      </w:r>
      <w:del w:id="883" w:author="Simona Radutoiu" w:date="2025-11-17T10:39:00Z" w16du:dateUtc="2025-11-17T09:39:00Z">
        <w:r w:rsidR="002158A5" w:rsidRPr="002059DF" w:rsidDel="009E7A1D">
          <w:rPr>
            <w:rFonts w:ascii="Times New Roman" w:hAnsi="Times New Roman" w:cs="Times New Roman"/>
            <w:b/>
            <w:bCs/>
          </w:rPr>
          <w:delText xml:space="preserve">the </w:delText>
        </w:r>
      </w:del>
      <w:ins w:id="884" w:author="Simona Radutoiu" w:date="2025-11-17T10:38:00Z" w16du:dateUtc="2025-11-17T09:38:00Z">
        <w:r w:rsidR="009E7A1D">
          <w:rPr>
            <w:rFonts w:ascii="Times New Roman" w:hAnsi="Times New Roman" w:cs="Times New Roman"/>
            <w:b/>
            <w:bCs/>
          </w:rPr>
          <w:t xml:space="preserve">microbiome </w:t>
        </w:r>
      </w:ins>
      <w:r w:rsidR="002158A5" w:rsidRPr="002059DF">
        <w:rPr>
          <w:rFonts w:ascii="Times New Roman" w:hAnsi="Times New Roman" w:cs="Times New Roman"/>
          <w:b/>
          <w:bCs/>
        </w:rPr>
        <w:t>assembl</w:t>
      </w:r>
      <w:ins w:id="885" w:author="Simona Radutoiu" w:date="2025-11-17T10:39:00Z" w16du:dateUtc="2025-11-17T09:39:00Z">
        <w:r w:rsidR="009E7A1D">
          <w:rPr>
            <w:rFonts w:ascii="Times New Roman" w:hAnsi="Times New Roman" w:cs="Times New Roman"/>
            <w:b/>
            <w:bCs/>
          </w:rPr>
          <w:t>ies</w:t>
        </w:r>
      </w:ins>
      <w:del w:id="886" w:author="Simona Radutoiu" w:date="2025-11-17T10:38:00Z" w16du:dateUtc="2025-11-17T09:38:00Z">
        <w:r w:rsidR="002158A5" w:rsidRPr="002059DF" w:rsidDel="009E7A1D">
          <w:rPr>
            <w:rFonts w:ascii="Times New Roman" w:hAnsi="Times New Roman" w:cs="Times New Roman"/>
            <w:b/>
            <w:bCs/>
          </w:rPr>
          <w:delText>y</w:delText>
        </w:r>
      </w:del>
      <w:del w:id="887" w:author="Simona Radutoiu" w:date="2025-11-17T10:39:00Z" w16du:dateUtc="2025-11-17T09:39:00Z">
        <w:r w:rsidR="002158A5" w:rsidRPr="002059DF" w:rsidDel="009E7A1D">
          <w:rPr>
            <w:rFonts w:ascii="Times New Roman" w:hAnsi="Times New Roman" w:cs="Times New Roman"/>
            <w:b/>
            <w:bCs/>
          </w:rPr>
          <w:delText xml:space="preserve"> of soil-dwelling microbes</w:delText>
        </w:r>
        <w:r w:rsidRPr="002059DF" w:rsidDel="009E7A1D">
          <w:rPr>
            <w:rFonts w:ascii="Times New Roman" w:hAnsi="Times New Roman" w:cs="Times New Roman"/>
            <w:b/>
            <w:bCs/>
          </w:rPr>
          <w:delText xml:space="preserve"> in </w:delText>
        </w:r>
        <w:r w:rsidRPr="002059DF" w:rsidDel="009E7A1D">
          <w:rPr>
            <w:rFonts w:ascii="Times New Roman" w:hAnsi="Times New Roman" w:cs="Times New Roman"/>
            <w:b/>
            <w:bCs/>
            <w:i/>
            <w:iCs/>
          </w:rPr>
          <w:delText>Lotus</w:delText>
        </w:r>
        <w:r w:rsidRPr="002059DF" w:rsidDel="009E7A1D">
          <w:rPr>
            <w:rFonts w:ascii="Times New Roman" w:hAnsi="Times New Roman" w:cs="Times New Roman"/>
            <w:b/>
            <w:bCs/>
          </w:rPr>
          <w:delText xml:space="preserve"> and </w:delText>
        </w:r>
        <w:r w:rsidR="00B36D68" w:rsidRPr="002059DF" w:rsidDel="009E7A1D">
          <w:rPr>
            <w:rFonts w:ascii="Times New Roman" w:hAnsi="Times New Roman" w:cs="Times New Roman"/>
            <w:b/>
            <w:bCs/>
            <w:i/>
            <w:iCs/>
          </w:rPr>
          <w:delText>Hordeum</w:delText>
        </w:r>
      </w:del>
    </w:p>
    <w:p w14:paraId="14416391" w14:textId="4E88ED3F" w:rsidR="00350B0D" w:rsidRPr="00F90E47" w:rsidRDefault="00844322" w:rsidP="00DB2FCC">
      <w:pPr>
        <w:spacing w:line="276" w:lineRule="auto"/>
        <w:jc w:val="both"/>
        <w:rPr>
          <w:rFonts w:ascii="Times New Roman" w:hAnsi="Times New Roman" w:cs="Times New Roman"/>
          <w:kern w:val="0"/>
        </w:rPr>
      </w:pPr>
      <w:r w:rsidRPr="00044C47">
        <w:rPr>
          <w:rFonts w:ascii="Times New Roman" w:hAnsi="Times New Roman" w:cs="Times New Roman"/>
          <w:rPrChange w:id="888" w:author="Simona Radutoiu" w:date="2025-11-17T10:40:00Z" w16du:dateUtc="2025-11-17T09:40:00Z">
            <w:rPr>
              <w:rFonts w:ascii="Times New Roman" w:hAnsi="Times New Roman" w:cs="Times New Roman"/>
              <w:highlight w:val="green"/>
            </w:rPr>
          </w:rPrChange>
        </w:rPr>
        <w:t xml:space="preserve">Building on </w:t>
      </w:r>
      <w:r w:rsidR="009B6775" w:rsidRPr="00044C47">
        <w:rPr>
          <w:rFonts w:ascii="Times New Roman" w:hAnsi="Times New Roman" w:cs="Times New Roman"/>
          <w:rPrChange w:id="889" w:author="Simona Radutoiu" w:date="2025-11-17T10:40:00Z" w16du:dateUtc="2025-11-17T09:40:00Z">
            <w:rPr>
              <w:rFonts w:ascii="Times New Roman" w:hAnsi="Times New Roman" w:cs="Times New Roman"/>
              <w:highlight w:val="green"/>
            </w:rPr>
          </w:rPrChange>
        </w:rPr>
        <w:t>the observed</w:t>
      </w:r>
      <w:r w:rsidRPr="00044C47">
        <w:rPr>
          <w:rFonts w:ascii="Times New Roman" w:hAnsi="Times New Roman" w:cs="Times New Roman"/>
          <w:rPrChange w:id="890" w:author="Simona Radutoiu" w:date="2025-11-17T10:40:00Z" w16du:dateUtc="2025-11-17T09:40:00Z">
            <w:rPr>
              <w:rFonts w:ascii="Times New Roman" w:hAnsi="Times New Roman" w:cs="Times New Roman"/>
              <w:highlight w:val="green"/>
            </w:rPr>
          </w:rPrChange>
        </w:rPr>
        <w:t xml:space="preserve"> effect</w:t>
      </w:r>
      <w:r w:rsidR="00B36D68" w:rsidRPr="00044C47">
        <w:rPr>
          <w:rFonts w:ascii="Times New Roman" w:hAnsi="Times New Roman" w:cs="Times New Roman"/>
          <w:rPrChange w:id="891" w:author="Simona Radutoiu" w:date="2025-11-17T10:40:00Z" w16du:dateUtc="2025-11-17T09:40:00Z">
            <w:rPr>
              <w:rFonts w:ascii="Times New Roman" w:hAnsi="Times New Roman" w:cs="Times New Roman"/>
              <w:highlight w:val="green"/>
            </w:rPr>
          </w:rPrChange>
        </w:rPr>
        <w:t>s</w:t>
      </w:r>
      <w:r w:rsidRPr="00044C47">
        <w:rPr>
          <w:rFonts w:ascii="Times New Roman" w:hAnsi="Times New Roman" w:cs="Times New Roman"/>
          <w:rPrChange w:id="892" w:author="Simona Radutoiu" w:date="2025-11-17T10:40:00Z" w16du:dateUtc="2025-11-17T09:40:00Z">
            <w:rPr>
              <w:rFonts w:ascii="Times New Roman" w:hAnsi="Times New Roman" w:cs="Times New Roman"/>
              <w:highlight w:val="green"/>
            </w:rPr>
          </w:rPrChange>
        </w:rPr>
        <w:t xml:space="preserve"> of soil nutrient levels and host</w:t>
      </w:r>
      <w:ins w:id="893" w:author="Simona Radutoiu" w:date="2025-11-17T10:39:00Z" w16du:dateUtc="2025-11-17T09:39:00Z">
        <w:r w:rsidR="00044C47" w:rsidRPr="00044C47">
          <w:rPr>
            <w:rFonts w:ascii="Times New Roman" w:hAnsi="Times New Roman" w:cs="Times New Roman"/>
            <w:rPrChange w:id="894" w:author="Simona Radutoiu" w:date="2025-11-17T10:40:00Z" w16du:dateUtc="2025-11-17T09:40:00Z">
              <w:rPr>
                <w:rFonts w:ascii="Times New Roman" w:hAnsi="Times New Roman" w:cs="Times New Roman"/>
                <w:highlight w:val="green"/>
              </w:rPr>
            </w:rPrChange>
          </w:rPr>
          <w:t xml:space="preserve">-determined </w:t>
        </w:r>
      </w:ins>
      <w:del w:id="895" w:author="Simona Radutoiu" w:date="2025-11-17T10:39:00Z" w16du:dateUtc="2025-11-17T09:39:00Z">
        <w:r w:rsidR="00B36D68" w:rsidRPr="00044C47" w:rsidDel="00044C47">
          <w:rPr>
            <w:rFonts w:ascii="Times New Roman" w:hAnsi="Times New Roman" w:cs="Times New Roman"/>
            <w:rPrChange w:id="896" w:author="Simona Radutoiu" w:date="2025-11-17T10:40:00Z" w16du:dateUtc="2025-11-17T09:40:00Z">
              <w:rPr>
                <w:rFonts w:ascii="Times New Roman" w:hAnsi="Times New Roman" w:cs="Times New Roman"/>
                <w:highlight w:val="green"/>
              </w:rPr>
            </w:rPrChange>
          </w:rPr>
          <w:delText xml:space="preserve"> </w:delText>
        </w:r>
        <w:r w:rsidRPr="00044C47" w:rsidDel="00044C47">
          <w:rPr>
            <w:rFonts w:ascii="Times New Roman" w:hAnsi="Times New Roman" w:cs="Times New Roman"/>
            <w:rPrChange w:id="897" w:author="Simona Radutoiu" w:date="2025-11-17T10:40:00Z" w16du:dateUtc="2025-11-17T09:40:00Z">
              <w:rPr>
                <w:rFonts w:ascii="Times New Roman" w:hAnsi="Times New Roman" w:cs="Times New Roman"/>
                <w:highlight w:val="green"/>
              </w:rPr>
            </w:rPrChange>
          </w:rPr>
          <w:delText>specificity</w:delText>
        </w:r>
        <w:r w:rsidR="00EB277E" w:rsidRPr="00044C47" w:rsidDel="00044C47">
          <w:rPr>
            <w:rFonts w:ascii="Times New Roman" w:hAnsi="Times New Roman" w:cs="Times New Roman"/>
            <w:rPrChange w:id="898" w:author="Simona Radutoiu" w:date="2025-11-17T10:40:00Z" w16du:dateUtc="2025-11-17T09:40:00Z">
              <w:rPr>
                <w:rFonts w:ascii="Times New Roman" w:hAnsi="Times New Roman" w:cs="Times New Roman"/>
                <w:highlight w:val="green"/>
              </w:rPr>
            </w:rPrChange>
          </w:rPr>
          <w:delText xml:space="preserve"> on </w:delText>
        </w:r>
      </w:del>
      <w:r w:rsidR="00EB277E" w:rsidRPr="00044C47">
        <w:rPr>
          <w:rFonts w:ascii="Times New Roman" w:hAnsi="Times New Roman" w:cs="Times New Roman"/>
          <w:rPrChange w:id="899" w:author="Simona Radutoiu" w:date="2025-11-17T10:40:00Z" w16du:dateUtc="2025-11-17T09:40:00Z">
            <w:rPr>
              <w:rFonts w:ascii="Times New Roman" w:hAnsi="Times New Roman" w:cs="Times New Roman"/>
              <w:highlight w:val="green"/>
            </w:rPr>
          </w:rPrChange>
        </w:rPr>
        <w:t>root-associated communities</w:t>
      </w:r>
      <w:r w:rsidRPr="00044C47">
        <w:rPr>
          <w:rFonts w:ascii="Times New Roman" w:hAnsi="Times New Roman" w:cs="Times New Roman"/>
          <w:rPrChange w:id="900" w:author="Simona Radutoiu" w:date="2025-11-17T10:40:00Z" w16du:dateUtc="2025-11-17T09:40:00Z">
            <w:rPr>
              <w:rFonts w:ascii="Times New Roman" w:hAnsi="Times New Roman" w:cs="Times New Roman"/>
              <w:highlight w:val="green"/>
            </w:rPr>
          </w:rPrChange>
        </w:rPr>
        <w:t xml:space="preserve">, we </w:t>
      </w:r>
      <w:r w:rsidR="009B6775" w:rsidRPr="00044C47">
        <w:rPr>
          <w:rFonts w:ascii="Times New Roman" w:hAnsi="Times New Roman" w:cs="Times New Roman"/>
          <w:rPrChange w:id="901" w:author="Simona Radutoiu" w:date="2025-11-17T10:40:00Z" w16du:dateUtc="2025-11-17T09:40:00Z">
            <w:rPr>
              <w:rFonts w:ascii="Times New Roman" w:hAnsi="Times New Roman" w:cs="Times New Roman"/>
              <w:highlight w:val="green"/>
            </w:rPr>
          </w:rPrChange>
        </w:rPr>
        <w:t>questioned whether active symbiosis signalling in wild-type</w:t>
      </w:r>
      <w:r w:rsidRPr="00044C47">
        <w:rPr>
          <w:rFonts w:ascii="Times New Roman" w:hAnsi="Times New Roman" w:cs="Times New Roman"/>
          <w:rPrChange w:id="902" w:author="Simona Radutoiu" w:date="2025-11-17T10:40:00Z" w16du:dateUtc="2025-11-17T09:40:00Z">
            <w:rPr>
              <w:rFonts w:ascii="Times New Roman" w:hAnsi="Times New Roman" w:cs="Times New Roman"/>
              <w:highlight w:val="green"/>
            </w:rPr>
          </w:rPrChange>
        </w:rPr>
        <w:t xml:space="preserve"> </w:t>
      </w:r>
      <w:r w:rsidRPr="00044C47">
        <w:rPr>
          <w:rFonts w:ascii="Times New Roman" w:hAnsi="Times New Roman" w:cs="Times New Roman"/>
          <w:i/>
          <w:rPrChange w:id="903" w:author="Simona Radutoiu" w:date="2025-11-17T10:40:00Z" w16du:dateUtc="2025-11-17T09:40:00Z">
            <w:rPr>
              <w:rFonts w:ascii="Times New Roman" w:hAnsi="Times New Roman" w:cs="Times New Roman"/>
              <w:i/>
              <w:highlight w:val="green"/>
            </w:rPr>
          </w:rPrChange>
        </w:rPr>
        <w:t>Lotus</w:t>
      </w:r>
      <w:r w:rsidRPr="00044C47">
        <w:rPr>
          <w:rFonts w:ascii="Times New Roman" w:hAnsi="Times New Roman" w:cs="Times New Roman"/>
          <w:iCs/>
          <w:rPrChange w:id="904" w:author="Simona Radutoiu" w:date="2025-11-17T10:40:00Z" w16du:dateUtc="2025-11-17T09:40:00Z">
            <w:rPr>
              <w:rFonts w:ascii="Times New Roman" w:hAnsi="Times New Roman" w:cs="Times New Roman"/>
              <w:iCs/>
              <w:highlight w:val="green"/>
            </w:rPr>
          </w:rPrChange>
        </w:rPr>
        <w:t xml:space="preserve"> and </w:t>
      </w:r>
      <w:r w:rsidRPr="00044C47">
        <w:rPr>
          <w:rFonts w:ascii="Times New Roman" w:hAnsi="Times New Roman" w:cs="Times New Roman"/>
          <w:i/>
          <w:iCs/>
          <w:rPrChange w:id="905" w:author="Simona Radutoiu" w:date="2025-11-17T10:40:00Z" w16du:dateUtc="2025-11-17T09:40:00Z">
            <w:rPr>
              <w:rFonts w:ascii="Times New Roman" w:hAnsi="Times New Roman" w:cs="Times New Roman"/>
              <w:i/>
              <w:iCs/>
              <w:highlight w:val="green"/>
            </w:rPr>
          </w:rPrChange>
        </w:rPr>
        <w:t>Hordeum</w:t>
      </w:r>
      <w:r w:rsidRPr="00044C47">
        <w:rPr>
          <w:rFonts w:ascii="Times New Roman" w:hAnsi="Times New Roman" w:cs="Times New Roman"/>
          <w:rPrChange w:id="906" w:author="Simona Radutoiu" w:date="2025-11-17T10:40:00Z" w16du:dateUtc="2025-11-17T09:40:00Z">
            <w:rPr>
              <w:rFonts w:ascii="Times New Roman" w:hAnsi="Times New Roman" w:cs="Times New Roman"/>
              <w:highlight w:val="green"/>
            </w:rPr>
          </w:rPrChange>
        </w:rPr>
        <w:t xml:space="preserve"> </w:t>
      </w:r>
      <w:del w:id="907" w:author="Simona Radutoiu" w:date="2025-11-17T10:39:00Z" w16du:dateUtc="2025-11-17T09:39:00Z">
        <w:r w:rsidR="009B6775" w:rsidRPr="00044C47" w:rsidDel="00044C47">
          <w:rPr>
            <w:rFonts w:ascii="Times New Roman" w:hAnsi="Times New Roman" w:cs="Times New Roman"/>
            <w:rPrChange w:id="908" w:author="Simona Radutoiu" w:date="2025-11-17T10:40:00Z" w16du:dateUtc="2025-11-17T09:40:00Z">
              <w:rPr>
                <w:rFonts w:ascii="Times New Roman" w:hAnsi="Times New Roman" w:cs="Times New Roman"/>
                <w:highlight w:val="green"/>
              </w:rPr>
            </w:rPrChange>
          </w:rPr>
          <w:delText xml:space="preserve">influences </w:delText>
        </w:r>
      </w:del>
      <w:ins w:id="909" w:author="Simona Radutoiu" w:date="2025-11-17T10:39:00Z" w16du:dateUtc="2025-11-17T09:39:00Z">
        <w:r w:rsidR="00044C47" w:rsidRPr="00044C47">
          <w:rPr>
            <w:rFonts w:ascii="Times New Roman" w:hAnsi="Times New Roman" w:cs="Times New Roman"/>
            <w:rPrChange w:id="910" w:author="Simona Radutoiu" w:date="2025-11-17T10:40:00Z" w16du:dateUtc="2025-11-17T09:40:00Z">
              <w:rPr>
                <w:rFonts w:ascii="Times New Roman" w:hAnsi="Times New Roman" w:cs="Times New Roman"/>
                <w:highlight w:val="green"/>
              </w:rPr>
            </w:rPrChange>
          </w:rPr>
          <w:t xml:space="preserve">contributes to </w:t>
        </w:r>
      </w:ins>
      <w:r w:rsidR="009B6775" w:rsidRPr="00044C47">
        <w:rPr>
          <w:rFonts w:ascii="Times New Roman" w:hAnsi="Times New Roman" w:cs="Times New Roman"/>
          <w:rPrChange w:id="911" w:author="Simona Radutoiu" w:date="2025-11-17T10:40:00Z" w16du:dateUtc="2025-11-17T09:40:00Z">
            <w:rPr>
              <w:rFonts w:ascii="Times New Roman" w:hAnsi="Times New Roman" w:cs="Times New Roman"/>
              <w:highlight w:val="green"/>
            </w:rPr>
          </w:rPrChange>
        </w:rPr>
        <w:t xml:space="preserve">their associated </w:t>
      </w:r>
      <w:del w:id="912" w:author="Simona Radutoiu" w:date="2025-11-17T10:39:00Z" w16du:dateUtc="2025-11-17T09:39:00Z">
        <w:r w:rsidR="009B6775" w:rsidRPr="00044C47" w:rsidDel="00044C47">
          <w:rPr>
            <w:rFonts w:ascii="Times New Roman" w:hAnsi="Times New Roman" w:cs="Times New Roman"/>
            <w:rPrChange w:id="913" w:author="Simona Radutoiu" w:date="2025-11-17T10:40:00Z" w16du:dateUtc="2025-11-17T09:40:00Z">
              <w:rPr>
                <w:rFonts w:ascii="Times New Roman" w:hAnsi="Times New Roman" w:cs="Times New Roman"/>
                <w:highlight w:val="green"/>
              </w:rPr>
            </w:rPrChange>
          </w:rPr>
          <w:delText xml:space="preserve">microbial </w:delText>
        </w:r>
      </w:del>
      <w:r w:rsidR="009B6775" w:rsidRPr="00044C47">
        <w:rPr>
          <w:rFonts w:ascii="Times New Roman" w:hAnsi="Times New Roman" w:cs="Times New Roman"/>
          <w:rPrChange w:id="914" w:author="Simona Radutoiu" w:date="2025-11-17T10:40:00Z" w16du:dateUtc="2025-11-17T09:40:00Z">
            <w:rPr>
              <w:rFonts w:ascii="Times New Roman" w:hAnsi="Times New Roman" w:cs="Times New Roman"/>
              <w:highlight w:val="green"/>
            </w:rPr>
          </w:rPrChange>
        </w:rPr>
        <w:t xml:space="preserve">communities. To address this, we compared </w:t>
      </w:r>
      <w:r w:rsidR="00115F49" w:rsidRPr="00044C47">
        <w:rPr>
          <w:rFonts w:ascii="Times New Roman" w:hAnsi="Times New Roman" w:cs="Times New Roman"/>
          <w:rPrChange w:id="915" w:author="Simona Radutoiu" w:date="2025-11-17T10:40:00Z" w16du:dateUtc="2025-11-17T09:40:00Z">
            <w:rPr>
              <w:rFonts w:ascii="Times New Roman" w:hAnsi="Times New Roman" w:cs="Times New Roman"/>
              <w:highlight w:val="green"/>
            </w:rPr>
          </w:rPrChange>
        </w:rPr>
        <w:t>CSSP</w:t>
      </w:r>
      <w:r w:rsidRPr="00044C47">
        <w:rPr>
          <w:rFonts w:ascii="Times New Roman" w:hAnsi="Times New Roman" w:cs="Times New Roman"/>
          <w:rPrChange w:id="916" w:author="Simona Radutoiu" w:date="2025-11-17T10:40:00Z" w16du:dateUtc="2025-11-17T09:40:00Z">
            <w:rPr>
              <w:rFonts w:ascii="Times New Roman" w:hAnsi="Times New Roman" w:cs="Times New Roman"/>
              <w:highlight w:val="green"/>
            </w:rPr>
          </w:rPrChange>
        </w:rPr>
        <w:t xml:space="preserve"> mutants</w:t>
      </w:r>
      <w:r w:rsidR="009B6775" w:rsidRPr="00044C47">
        <w:rPr>
          <w:rFonts w:ascii="Times New Roman" w:hAnsi="Times New Roman" w:cs="Times New Roman"/>
          <w:rPrChange w:id="917" w:author="Simona Radutoiu" w:date="2025-11-17T10:40:00Z" w16du:dateUtc="2025-11-17T09:40:00Z">
            <w:rPr>
              <w:rFonts w:ascii="Times New Roman" w:hAnsi="Times New Roman" w:cs="Times New Roman"/>
              <w:highlight w:val="green"/>
            </w:rPr>
          </w:rPrChange>
        </w:rPr>
        <w:t xml:space="preserve"> (</w:t>
      </w:r>
      <w:proofErr w:type="spellStart"/>
      <w:r w:rsidRPr="00044C47">
        <w:rPr>
          <w:rFonts w:ascii="Times New Roman" w:hAnsi="Times New Roman" w:cs="Times New Roman"/>
          <w:i/>
          <w:iCs/>
          <w:rPrChange w:id="918" w:author="Simona Radutoiu" w:date="2025-11-17T10:40:00Z" w16du:dateUtc="2025-11-17T09:40:00Z">
            <w:rPr>
              <w:rFonts w:ascii="Times New Roman" w:hAnsi="Times New Roman" w:cs="Times New Roman"/>
              <w:i/>
              <w:iCs/>
              <w:highlight w:val="green"/>
            </w:rPr>
          </w:rPrChange>
        </w:rPr>
        <w:t>symrk</w:t>
      </w:r>
      <w:proofErr w:type="spellEnd"/>
      <w:r w:rsidRPr="00044C47">
        <w:rPr>
          <w:rFonts w:ascii="Times New Roman" w:hAnsi="Times New Roman" w:cs="Times New Roman"/>
          <w:rPrChange w:id="919" w:author="Simona Radutoiu" w:date="2025-11-17T10:40:00Z" w16du:dateUtc="2025-11-17T09:40:00Z">
            <w:rPr>
              <w:rFonts w:ascii="Times New Roman" w:hAnsi="Times New Roman" w:cs="Times New Roman"/>
              <w:highlight w:val="green"/>
            </w:rPr>
          </w:rPrChange>
        </w:rPr>
        <w:t xml:space="preserve">, </w:t>
      </w:r>
      <w:proofErr w:type="spellStart"/>
      <w:r w:rsidRPr="00044C47">
        <w:rPr>
          <w:rFonts w:ascii="Times New Roman" w:hAnsi="Times New Roman" w:cs="Times New Roman"/>
          <w:i/>
          <w:iCs/>
          <w:rPrChange w:id="920" w:author="Simona Radutoiu" w:date="2025-11-17T10:40:00Z" w16du:dateUtc="2025-11-17T09:40:00Z">
            <w:rPr>
              <w:rFonts w:ascii="Times New Roman" w:hAnsi="Times New Roman" w:cs="Times New Roman"/>
              <w:i/>
              <w:iCs/>
              <w:highlight w:val="green"/>
            </w:rPr>
          </w:rPrChange>
        </w:rPr>
        <w:t>ccamk</w:t>
      </w:r>
      <w:proofErr w:type="spellEnd"/>
      <w:r w:rsidRPr="00044C47">
        <w:rPr>
          <w:rFonts w:ascii="Times New Roman" w:hAnsi="Times New Roman" w:cs="Times New Roman"/>
          <w:rPrChange w:id="921" w:author="Simona Radutoiu" w:date="2025-11-17T10:40:00Z" w16du:dateUtc="2025-11-17T09:40:00Z">
            <w:rPr>
              <w:rFonts w:ascii="Times New Roman" w:hAnsi="Times New Roman" w:cs="Times New Roman"/>
              <w:highlight w:val="green"/>
            </w:rPr>
          </w:rPrChange>
        </w:rPr>
        <w:t xml:space="preserve">, </w:t>
      </w:r>
      <w:r w:rsidRPr="00044C47">
        <w:rPr>
          <w:rFonts w:ascii="Times New Roman" w:hAnsi="Times New Roman" w:cs="Times New Roman"/>
          <w:i/>
          <w:iCs/>
          <w:rPrChange w:id="922" w:author="Simona Radutoiu" w:date="2025-11-17T10:40:00Z" w16du:dateUtc="2025-11-17T09:40:00Z">
            <w:rPr>
              <w:rFonts w:ascii="Times New Roman" w:hAnsi="Times New Roman" w:cs="Times New Roman"/>
              <w:i/>
              <w:iCs/>
              <w:highlight w:val="green"/>
            </w:rPr>
          </w:rPrChange>
        </w:rPr>
        <w:t>nsp1</w:t>
      </w:r>
      <w:r w:rsidRPr="00044C47">
        <w:rPr>
          <w:rFonts w:ascii="Times New Roman" w:hAnsi="Times New Roman" w:cs="Times New Roman"/>
          <w:rPrChange w:id="923" w:author="Simona Radutoiu" w:date="2025-11-17T10:40:00Z" w16du:dateUtc="2025-11-17T09:40:00Z">
            <w:rPr>
              <w:rFonts w:ascii="Times New Roman" w:hAnsi="Times New Roman" w:cs="Times New Roman"/>
              <w:highlight w:val="green"/>
            </w:rPr>
          </w:rPrChange>
        </w:rPr>
        <w:t xml:space="preserve">, and </w:t>
      </w:r>
      <w:r w:rsidRPr="00044C47">
        <w:rPr>
          <w:rFonts w:ascii="Times New Roman" w:hAnsi="Times New Roman" w:cs="Times New Roman"/>
          <w:i/>
          <w:iCs/>
          <w:rPrChange w:id="924" w:author="Simona Radutoiu" w:date="2025-11-17T10:40:00Z" w16du:dateUtc="2025-11-17T09:40:00Z">
            <w:rPr>
              <w:rFonts w:ascii="Times New Roman" w:hAnsi="Times New Roman" w:cs="Times New Roman"/>
              <w:i/>
              <w:iCs/>
              <w:highlight w:val="green"/>
            </w:rPr>
          </w:rPrChange>
        </w:rPr>
        <w:t>nsp2</w:t>
      </w:r>
      <w:r w:rsidR="009B6775" w:rsidRPr="00044C47">
        <w:rPr>
          <w:rFonts w:ascii="Times New Roman" w:hAnsi="Times New Roman" w:cs="Times New Roman"/>
          <w:rPrChange w:id="925" w:author="Simona Radutoiu" w:date="2025-11-17T10:40:00Z" w16du:dateUtc="2025-11-17T09:40:00Z">
            <w:rPr>
              <w:rFonts w:ascii="Times New Roman" w:hAnsi="Times New Roman" w:cs="Times New Roman"/>
              <w:highlight w:val="green"/>
            </w:rPr>
          </w:rPrChange>
        </w:rPr>
        <w:t xml:space="preserve">) cultivated </w:t>
      </w:r>
      <w:r w:rsidRPr="00044C47">
        <w:rPr>
          <w:rFonts w:ascii="Times New Roman" w:hAnsi="Times New Roman" w:cs="Times New Roman"/>
          <w:rPrChange w:id="926" w:author="Simona Radutoiu" w:date="2025-11-17T10:40:00Z" w16du:dateUtc="2025-11-17T09:40:00Z">
            <w:rPr>
              <w:rFonts w:ascii="Times New Roman" w:hAnsi="Times New Roman" w:cs="Times New Roman"/>
              <w:highlight w:val="green"/>
            </w:rPr>
          </w:rPrChange>
        </w:rPr>
        <w:t>on the three soil</w:t>
      </w:r>
      <w:r w:rsidR="00B36D68" w:rsidRPr="00044C47">
        <w:rPr>
          <w:rFonts w:ascii="Times New Roman" w:hAnsi="Times New Roman" w:cs="Times New Roman"/>
          <w:rPrChange w:id="927" w:author="Simona Radutoiu" w:date="2025-11-17T10:40:00Z" w16du:dateUtc="2025-11-17T09:40:00Z">
            <w:rPr>
              <w:rFonts w:ascii="Times New Roman" w:hAnsi="Times New Roman" w:cs="Times New Roman"/>
              <w:highlight w:val="green"/>
            </w:rPr>
          </w:rPrChange>
        </w:rPr>
        <w:t xml:space="preserve"> types </w:t>
      </w:r>
      <w:r w:rsidR="009B6775" w:rsidRPr="00044C47">
        <w:rPr>
          <w:rFonts w:ascii="Times New Roman" w:hAnsi="Times New Roman" w:cs="Times New Roman"/>
          <w:rPrChange w:id="928" w:author="Simona Radutoiu" w:date="2025-11-17T10:40:00Z" w16du:dateUtc="2025-11-17T09:40:00Z">
            <w:rPr>
              <w:rFonts w:ascii="Times New Roman" w:hAnsi="Times New Roman" w:cs="Times New Roman"/>
              <w:highlight w:val="green"/>
            </w:rPr>
          </w:rPrChange>
        </w:rPr>
        <w:t>with the corresponding wild-type plants</w:t>
      </w:r>
      <w:r w:rsidR="007302DA">
        <w:rPr>
          <w:rFonts w:ascii="Times New Roman" w:hAnsi="Times New Roman" w:cs="Times New Roman"/>
        </w:rPr>
        <w:t xml:space="preserve"> </w:t>
      </w:r>
      <w:r w:rsidRPr="004219CA">
        <w:rPr>
          <w:rFonts w:ascii="Times New Roman" w:hAnsi="Times New Roman" w:cs="Times New Roman"/>
        </w:rPr>
        <w:t>(Fi</w:t>
      </w:r>
      <w:r w:rsidR="004A2993" w:rsidRPr="004219CA">
        <w:rPr>
          <w:rFonts w:ascii="Times New Roman" w:hAnsi="Times New Roman" w:cs="Times New Roman"/>
        </w:rPr>
        <w:t>g</w:t>
      </w:r>
      <w:r w:rsidRPr="004219CA">
        <w:rPr>
          <w:rFonts w:ascii="Times New Roman" w:hAnsi="Times New Roman" w:cs="Times New Roman"/>
        </w:rPr>
        <w:t xml:space="preserve">. 4A). </w:t>
      </w:r>
      <w:r w:rsidR="003F3664" w:rsidRPr="004219CA">
        <w:rPr>
          <w:rFonts w:ascii="Times New Roman" w:hAnsi="Times New Roman" w:cs="Times New Roman"/>
        </w:rPr>
        <w:t xml:space="preserve">In </w:t>
      </w:r>
      <w:r w:rsidRPr="004219CA">
        <w:rPr>
          <w:rFonts w:ascii="Times New Roman" w:hAnsi="Times New Roman" w:cs="Times New Roman"/>
          <w:i/>
          <w:iCs/>
        </w:rPr>
        <w:t>Lotus</w:t>
      </w:r>
      <w:r w:rsidR="003F3664" w:rsidRPr="004219CA">
        <w:rPr>
          <w:rFonts w:ascii="Times New Roman" w:hAnsi="Times New Roman" w:cs="Times New Roman"/>
        </w:rPr>
        <w:t xml:space="preserve">, a significant growth reduction was observed in </w:t>
      </w:r>
      <w:proofErr w:type="spellStart"/>
      <w:r w:rsidR="003F3664" w:rsidRPr="004219CA">
        <w:rPr>
          <w:rFonts w:ascii="Times New Roman" w:hAnsi="Times New Roman" w:cs="Times New Roman"/>
          <w:i/>
          <w:iCs/>
        </w:rPr>
        <w:t>ccamk</w:t>
      </w:r>
      <w:proofErr w:type="spellEnd"/>
      <w:r w:rsidR="003F3664" w:rsidRPr="004219CA">
        <w:rPr>
          <w:rFonts w:ascii="Times New Roman" w:hAnsi="Times New Roman" w:cs="Times New Roman"/>
        </w:rPr>
        <w:t xml:space="preserve"> and </w:t>
      </w:r>
      <w:r w:rsidR="003F3664" w:rsidRPr="004219CA">
        <w:rPr>
          <w:rFonts w:ascii="Times New Roman" w:hAnsi="Times New Roman" w:cs="Times New Roman"/>
          <w:i/>
          <w:iCs/>
        </w:rPr>
        <w:t>nsp1</w:t>
      </w:r>
      <w:r w:rsidR="003F3664" w:rsidRPr="004219CA">
        <w:rPr>
          <w:rFonts w:ascii="Times New Roman" w:hAnsi="Times New Roman" w:cs="Times New Roman"/>
        </w:rPr>
        <w:t xml:space="preserve"> mutants in </w:t>
      </w:r>
      <w:r w:rsidR="003F3664" w:rsidRPr="006834B5">
        <w:rPr>
          <w:rFonts w:ascii="Times New Roman" w:hAnsi="Times New Roman" w:cs="Times New Roman"/>
        </w:rPr>
        <w:t xml:space="preserve">NPK soil, </w:t>
      </w:r>
      <w:r w:rsidR="009B6775" w:rsidRPr="006834B5">
        <w:rPr>
          <w:rFonts w:ascii="Times New Roman" w:hAnsi="Times New Roman" w:cs="Times New Roman"/>
        </w:rPr>
        <w:t>and</w:t>
      </w:r>
      <w:r w:rsidR="003F3664" w:rsidRPr="006834B5">
        <w:rPr>
          <w:rFonts w:ascii="Times New Roman" w:hAnsi="Times New Roman" w:cs="Times New Roman"/>
        </w:rPr>
        <w:t xml:space="preserve"> an overall reduction </w:t>
      </w:r>
      <w:r w:rsidR="00186225" w:rsidRPr="006834B5">
        <w:rPr>
          <w:rFonts w:ascii="Times New Roman" w:hAnsi="Times New Roman" w:cs="Times New Roman"/>
        </w:rPr>
        <w:t xml:space="preserve">was observed </w:t>
      </w:r>
      <w:r w:rsidR="003F3664" w:rsidRPr="006834B5">
        <w:rPr>
          <w:rFonts w:ascii="Times New Roman" w:hAnsi="Times New Roman" w:cs="Times New Roman"/>
        </w:rPr>
        <w:t xml:space="preserve">in all </w:t>
      </w:r>
      <w:r w:rsidRPr="006834B5">
        <w:rPr>
          <w:rFonts w:ascii="Times New Roman" w:hAnsi="Times New Roman" w:cs="Times New Roman"/>
        </w:rPr>
        <w:t xml:space="preserve">mutants </w:t>
      </w:r>
      <w:r w:rsidR="00186225" w:rsidRPr="006834B5">
        <w:rPr>
          <w:rFonts w:ascii="Times New Roman" w:hAnsi="Times New Roman" w:cs="Times New Roman"/>
        </w:rPr>
        <w:t>cultivated</w:t>
      </w:r>
      <w:r w:rsidR="003F3664" w:rsidRPr="006834B5">
        <w:rPr>
          <w:rFonts w:ascii="Times New Roman" w:hAnsi="Times New Roman" w:cs="Times New Roman"/>
        </w:rPr>
        <w:t xml:space="preserve"> in PK and UF soil</w:t>
      </w:r>
      <w:r w:rsidR="00B36D68" w:rsidRPr="006834B5">
        <w:rPr>
          <w:rFonts w:ascii="Times New Roman" w:hAnsi="Times New Roman" w:cs="Times New Roman"/>
        </w:rPr>
        <w:t>s</w:t>
      </w:r>
      <w:r w:rsidR="003F3664" w:rsidRPr="006834B5">
        <w:rPr>
          <w:rFonts w:ascii="Times New Roman" w:hAnsi="Times New Roman" w:cs="Times New Roman"/>
        </w:rPr>
        <w:t xml:space="preserve">. This growth reduction </w:t>
      </w:r>
      <w:r w:rsidR="00B36D68" w:rsidRPr="006834B5">
        <w:rPr>
          <w:rFonts w:ascii="Times New Roman" w:hAnsi="Times New Roman" w:cs="Times New Roman"/>
          <w:rPrChange w:id="929" w:author="Simona Radutoiu" w:date="2025-11-17T10:40:00Z" w16du:dateUtc="2025-11-17T09:40:00Z">
            <w:rPr>
              <w:rFonts w:ascii="Times New Roman" w:hAnsi="Times New Roman" w:cs="Times New Roman"/>
              <w:highlight w:val="green"/>
            </w:rPr>
          </w:rPrChange>
        </w:rPr>
        <w:t xml:space="preserve">likely </w:t>
      </w:r>
      <w:r w:rsidR="009B6775" w:rsidRPr="006834B5">
        <w:rPr>
          <w:rFonts w:ascii="Times New Roman" w:hAnsi="Times New Roman" w:cs="Times New Roman"/>
          <w:rPrChange w:id="930" w:author="Simona Radutoiu" w:date="2025-11-17T10:40:00Z" w16du:dateUtc="2025-11-17T09:40:00Z">
            <w:rPr>
              <w:rFonts w:ascii="Times New Roman" w:hAnsi="Times New Roman" w:cs="Times New Roman"/>
              <w:highlight w:val="green"/>
            </w:rPr>
          </w:rPrChange>
        </w:rPr>
        <w:t>reflects</w:t>
      </w:r>
      <w:r w:rsidR="003F3664" w:rsidRPr="006834B5">
        <w:rPr>
          <w:rFonts w:ascii="Times New Roman" w:hAnsi="Times New Roman" w:cs="Times New Roman"/>
          <w:rPrChange w:id="931" w:author="Simona Radutoiu" w:date="2025-11-17T10:40:00Z" w16du:dateUtc="2025-11-17T09:40:00Z">
            <w:rPr>
              <w:rFonts w:ascii="Times New Roman" w:hAnsi="Times New Roman" w:cs="Times New Roman"/>
              <w:highlight w:val="green"/>
            </w:rPr>
          </w:rPrChange>
        </w:rPr>
        <w:t xml:space="preserve"> </w:t>
      </w:r>
      <w:r w:rsidR="00B36D68" w:rsidRPr="006834B5">
        <w:rPr>
          <w:rFonts w:ascii="Times New Roman" w:hAnsi="Times New Roman" w:cs="Times New Roman"/>
          <w:rPrChange w:id="932" w:author="Simona Radutoiu" w:date="2025-11-17T10:40:00Z" w16du:dateUtc="2025-11-17T09:40:00Z">
            <w:rPr>
              <w:rFonts w:ascii="Times New Roman" w:hAnsi="Times New Roman" w:cs="Times New Roman"/>
              <w:highlight w:val="green"/>
            </w:rPr>
          </w:rPrChange>
        </w:rPr>
        <w:t>the</w:t>
      </w:r>
      <w:r w:rsidR="003F3664" w:rsidRPr="006834B5">
        <w:rPr>
          <w:rFonts w:ascii="Times New Roman" w:hAnsi="Times New Roman" w:cs="Times New Roman"/>
          <w:rPrChange w:id="933" w:author="Simona Radutoiu" w:date="2025-11-17T10:40:00Z" w16du:dateUtc="2025-11-17T09:40:00Z">
            <w:rPr>
              <w:rFonts w:ascii="Times New Roman" w:hAnsi="Times New Roman" w:cs="Times New Roman"/>
              <w:highlight w:val="green"/>
            </w:rPr>
          </w:rPrChange>
        </w:rPr>
        <w:t xml:space="preserve"> loss of </w:t>
      </w:r>
      <w:r w:rsidR="00882A7A" w:rsidRPr="006834B5">
        <w:rPr>
          <w:rFonts w:ascii="Times New Roman" w:hAnsi="Times New Roman" w:cs="Times New Roman"/>
          <w:rPrChange w:id="934" w:author="Simona Radutoiu" w:date="2025-11-17T10:40:00Z" w16du:dateUtc="2025-11-17T09:40:00Z">
            <w:rPr>
              <w:rFonts w:ascii="Times New Roman" w:hAnsi="Times New Roman" w:cs="Times New Roman"/>
              <w:highlight w:val="green"/>
            </w:rPr>
          </w:rPrChange>
        </w:rPr>
        <w:t>SNF</w:t>
      </w:r>
      <w:r w:rsidR="009B6775" w:rsidRPr="006834B5">
        <w:rPr>
          <w:rFonts w:ascii="Times New Roman" w:hAnsi="Times New Roman" w:cs="Times New Roman"/>
          <w:rPrChange w:id="935" w:author="Simona Radutoiu" w:date="2025-11-17T10:40:00Z" w16du:dateUtc="2025-11-17T09:40:00Z">
            <w:rPr>
              <w:rFonts w:ascii="Times New Roman" w:hAnsi="Times New Roman" w:cs="Times New Roman"/>
              <w:highlight w:val="green"/>
            </w:rPr>
          </w:rPrChange>
        </w:rPr>
        <w:t>, consistent with</w:t>
      </w:r>
      <w:r w:rsidR="003F3664" w:rsidRPr="006834B5">
        <w:rPr>
          <w:rFonts w:ascii="Times New Roman" w:hAnsi="Times New Roman" w:cs="Times New Roman"/>
          <w:rPrChange w:id="936" w:author="Simona Radutoiu" w:date="2025-11-17T10:40:00Z" w16du:dateUtc="2025-11-17T09:40:00Z">
            <w:rPr>
              <w:rFonts w:ascii="Times New Roman" w:hAnsi="Times New Roman" w:cs="Times New Roman"/>
              <w:highlight w:val="green"/>
            </w:rPr>
          </w:rPrChange>
        </w:rPr>
        <w:t xml:space="preserve"> the </w:t>
      </w:r>
      <w:r w:rsidR="00B36D68" w:rsidRPr="006834B5">
        <w:rPr>
          <w:rFonts w:ascii="Times New Roman" w:hAnsi="Times New Roman" w:cs="Times New Roman"/>
          <w:rPrChange w:id="937" w:author="Simona Radutoiu" w:date="2025-11-17T10:40:00Z" w16du:dateUtc="2025-11-17T09:40:00Z">
            <w:rPr>
              <w:rFonts w:ascii="Times New Roman" w:hAnsi="Times New Roman" w:cs="Times New Roman"/>
              <w:highlight w:val="green"/>
            </w:rPr>
          </w:rPrChange>
        </w:rPr>
        <w:t>absence</w:t>
      </w:r>
      <w:r w:rsidR="003F3664" w:rsidRPr="006834B5">
        <w:rPr>
          <w:rFonts w:ascii="Times New Roman" w:hAnsi="Times New Roman" w:cs="Times New Roman"/>
          <w:rPrChange w:id="938" w:author="Simona Radutoiu" w:date="2025-11-17T10:40:00Z" w16du:dateUtc="2025-11-17T09:40:00Z">
            <w:rPr>
              <w:rFonts w:ascii="Times New Roman" w:hAnsi="Times New Roman" w:cs="Times New Roman"/>
              <w:highlight w:val="green"/>
            </w:rPr>
          </w:rPrChange>
        </w:rPr>
        <w:t xml:space="preserve"> of nodules in all</w:t>
      </w:r>
      <w:r w:rsidR="009B6775" w:rsidRPr="006834B5">
        <w:rPr>
          <w:rFonts w:ascii="Times New Roman" w:hAnsi="Times New Roman" w:cs="Times New Roman"/>
          <w:rPrChange w:id="939" w:author="Simona Radutoiu" w:date="2025-11-17T10:40:00Z" w16du:dateUtc="2025-11-17T09:40:00Z">
            <w:rPr>
              <w:rFonts w:ascii="Times New Roman" w:hAnsi="Times New Roman" w:cs="Times New Roman"/>
              <w:highlight w:val="green"/>
            </w:rPr>
          </w:rPrChange>
        </w:rPr>
        <w:t xml:space="preserve"> </w:t>
      </w:r>
      <w:r w:rsidR="003F3664" w:rsidRPr="006834B5">
        <w:rPr>
          <w:rFonts w:ascii="Times New Roman" w:hAnsi="Times New Roman" w:cs="Times New Roman"/>
          <w:rPrChange w:id="940" w:author="Simona Radutoiu" w:date="2025-11-17T10:40:00Z" w16du:dateUtc="2025-11-17T09:40:00Z">
            <w:rPr>
              <w:rFonts w:ascii="Times New Roman" w:hAnsi="Times New Roman" w:cs="Times New Roman"/>
              <w:highlight w:val="green"/>
            </w:rPr>
          </w:rPrChange>
        </w:rPr>
        <w:t>mutants</w:t>
      </w:r>
      <w:r w:rsidR="003F3664" w:rsidRPr="004219CA">
        <w:rPr>
          <w:rFonts w:ascii="Times New Roman" w:hAnsi="Times New Roman" w:cs="Times New Roman"/>
        </w:rPr>
        <w:t xml:space="preserve"> (Suppl. Fig. 6)</w:t>
      </w:r>
      <w:r w:rsidR="004A2993" w:rsidRPr="004219CA">
        <w:rPr>
          <w:rFonts w:ascii="Times New Roman" w:hAnsi="Times New Roman" w:cs="Times New Roman"/>
        </w:rPr>
        <w:t>.</w:t>
      </w:r>
      <w:r w:rsidR="003F3664" w:rsidRPr="004219CA">
        <w:rPr>
          <w:rFonts w:ascii="Times New Roman" w:hAnsi="Times New Roman" w:cs="Times New Roman"/>
        </w:rPr>
        <w:t xml:space="preserve"> A</w:t>
      </w:r>
      <w:r w:rsidR="00B36D68" w:rsidRPr="004219CA">
        <w:rPr>
          <w:rFonts w:ascii="Times New Roman" w:hAnsi="Times New Roman" w:cs="Times New Roman"/>
        </w:rPr>
        <w:t>dditionally,</w:t>
      </w:r>
      <w:r w:rsidR="003F3664" w:rsidRPr="004219CA">
        <w:rPr>
          <w:rFonts w:ascii="Times New Roman" w:hAnsi="Times New Roman" w:cs="Times New Roman"/>
        </w:rPr>
        <w:t xml:space="preserve"> AMS </w:t>
      </w:r>
      <w:r w:rsidR="00186225">
        <w:rPr>
          <w:rFonts w:ascii="Times New Roman" w:hAnsi="Times New Roman" w:cs="Times New Roman"/>
        </w:rPr>
        <w:t xml:space="preserve">colonisation </w:t>
      </w:r>
      <w:r w:rsidR="00B36D68" w:rsidRPr="004219CA">
        <w:rPr>
          <w:rFonts w:ascii="Times New Roman" w:hAnsi="Times New Roman" w:cs="Times New Roman"/>
        </w:rPr>
        <w:t>was</w:t>
      </w:r>
      <w:r w:rsidR="003F3664" w:rsidRPr="004219CA">
        <w:rPr>
          <w:rFonts w:ascii="Times New Roman" w:hAnsi="Times New Roman" w:cs="Times New Roman"/>
        </w:rPr>
        <w:t xml:space="preserve"> diminished,</w:t>
      </w:r>
      <w:r w:rsidR="003F3664" w:rsidRPr="004219CA">
        <w:rPr>
          <w:rFonts w:ascii="Times New Roman" w:hAnsi="Times New Roman" w:cs="Times New Roman"/>
          <w:kern w:val="0"/>
        </w:rPr>
        <w:t xml:space="preserve"> which is </w:t>
      </w:r>
      <w:r w:rsidR="00B36D68" w:rsidRPr="004219CA">
        <w:rPr>
          <w:rFonts w:ascii="Times New Roman" w:hAnsi="Times New Roman" w:cs="Times New Roman"/>
          <w:kern w:val="0"/>
        </w:rPr>
        <w:t>crucial</w:t>
      </w:r>
      <w:r w:rsidR="003F3664" w:rsidRPr="004219CA">
        <w:rPr>
          <w:rFonts w:ascii="Times New Roman" w:hAnsi="Times New Roman" w:cs="Times New Roman"/>
          <w:kern w:val="0"/>
        </w:rPr>
        <w:t xml:space="preserve"> for P acquisition</w:t>
      </w:r>
      <w:r w:rsidR="007302DA">
        <w:rPr>
          <w:rFonts w:ascii="Times New Roman" w:hAnsi="Times New Roman" w:cs="Times New Roman"/>
          <w:kern w:val="0"/>
        </w:rPr>
        <w:t xml:space="preserve">, particularly under </w:t>
      </w:r>
      <w:r w:rsidR="003F3664" w:rsidRPr="004219CA">
        <w:rPr>
          <w:rFonts w:ascii="Times New Roman" w:hAnsi="Times New Roman" w:cs="Times New Roman"/>
          <w:kern w:val="0"/>
        </w:rPr>
        <w:t>P</w:t>
      </w:r>
      <w:r w:rsidR="007302DA">
        <w:rPr>
          <w:rFonts w:ascii="Times New Roman" w:hAnsi="Times New Roman" w:cs="Times New Roman"/>
          <w:kern w:val="0"/>
        </w:rPr>
        <w:t>-limited</w:t>
      </w:r>
      <w:r w:rsidR="003F3664" w:rsidRPr="004219CA">
        <w:rPr>
          <w:rFonts w:ascii="Times New Roman" w:hAnsi="Times New Roman" w:cs="Times New Roman"/>
          <w:kern w:val="0"/>
        </w:rPr>
        <w:t xml:space="preserve"> conditions [</w:t>
      </w:r>
      <w:r w:rsidR="006853C3" w:rsidRPr="004219CA">
        <w:rPr>
          <w:rFonts w:ascii="Times New Roman" w:hAnsi="Times New Roman" w:cs="Times New Roman"/>
          <w:kern w:val="0"/>
        </w:rPr>
        <w:t>citation:</w:t>
      </w:r>
      <w:r w:rsidR="003F3664" w:rsidRPr="004219CA">
        <w:rPr>
          <w:rFonts w:ascii="Times New Roman" w:hAnsi="Times New Roman" w:cs="Times New Roman"/>
          <w:kern w:val="0"/>
          <w:highlight w:val="red"/>
        </w:rPr>
        <w:t>130</w:t>
      </w:r>
      <w:r w:rsidR="003F3664" w:rsidRPr="004219CA">
        <w:rPr>
          <w:rFonts w:ascii="Times New Roman" w:hAnsi="Times New Roman" w:cs="Times New Roman"/>
          <w:kern w:val="0"/>
        </w:rPr>
        <w:t xml:space="preserve">], </w:t>
      </w:r>
      <w:r w:rsidR="00B36D68" w:rsidRPr="004219CA">
        <w:rPr>
          <w:rFonts w:ascii="Times New Roman" w:hAnsi="Times New Roman" w:cs="Times New Roman"/>
          <w:kern w:val="0"/>
        </w:rPr>
        <w:t>further explaining</w:t>
      </w:r>
      <w:r w:rsidR="009B6775">
        <w:rPr>
          <w:rFonts w:ascii="Times New Roman" w:hAnsi="Times New Roman" w:cs="Times New Roman"/>
          <w:kern w:val="0"/>
        </w:rPr>
        <w:t xml:space="preserve"> </w:t>
      </w:r>
      <w:r w:rsidR="003F3664" w:rsidRPr="004219CA">
        <w:rPr>
          <w:rFonts w:ascii="Times New Roman" w:hAnsi="Times New Roman" w:cs="Times New Roman"/>
          <w:kern w:val="0"/>
        </w:rPr>
        <w:t xml:space="preserve">reduced growth </w:t>
      </w:r>
      <w:r w:rsidR="00B36D68" w:rsidRPr="004219CA">
        <w:rPr>
          <w:rFonts w:ascii="Times New Roman" w:hAnsi="Times New Roman" w:cs="Times New Roman"/>
          <w:kern w:val="0"/>
        </w:rPr>
        <w:t>i</w:t>
      </w:r>
      <w:r w:rsidR="003F3664" w:rsidRPr="004219CA">
        <w:rPr>
          <w:rFonts w:ascii="Times New Roman" w:hAnsi="Times New Roman" w:cs="Times New Roman"/>
          <w:kern w:val="0"/>
        </w:rPr>
        <w:t>n UF soil</w:t>
      </w:r>
      <w:r w:rsidR="003F3664" w:rsidRPr="004219CA">
        <w:rPr>
          <w:rFonts w:ascii="Times New Roman" w:hAnsi="Times New Roman" w:cs="Times New Roman"/>
          <w:highlight w:val="red"/>
        </w:rPr>
        <w:t xml:space="preserve"> (check whether AM colonisation </w:t>
      </w:r>
      <w:r w:rsidR="006853C3" w:rsidRPr="004219CA">
        <w:rPr>
          <w:rFonts w:ascii="Times New Roman" w:hAnsi="Times New Roman" w:cs="Times New Roman"/>
          <w:highlight w:val="red"/>
        </w:rPr>
        <w:t>quantified)</w:t>
      </w:r>
      <w:r w:rsidR="006853C3" w:rsidRPr="004219CA">
        <w:rPr>
          <w:rFonts w:ascii="Times New Roman" w:hAnsi="Times New Roman" w:cs="Times New Roman"/>
        </w:rPr>
        <w:t xml:space="preserve">. </w:t>
      </w:r>
      <w:r w:rsidR="006853C3" w:rsidRPr="005624CB">
        <w:rPr>
          <w:rFonts w:ascii="Times New Roman" w:hAnsi="Times New Roman" w:cs="Times New Roman"/>
          <w:rPrChange w:id="941" w:author="Simona Radutoiu" w:date="2025-11-17T10:42:00Z" w16du:dateUtc="2025-11-17T09:42:00Z">
            <w:rPr>
              <w:rFonts w:ascii="Times New Roman" w:hAnsi="Times New Roman" w:cs="Times New Roman"/>
              <w:highlight w:val="green"/>
            </w:rPr>
          </w:rPrChange>
        </w:rPr>
        <w:t xml:space="preserve">In </w:t>
      </w:r>
      <w:r w:rsidR="006853C3" w:rsidRPr="005624CB">
        <w:rPr>
          <w:rFonts w:ascii="Times New Roman" w:hAnsi="Times New Roman" w:cs="Times New Roman"/>
          <w:i/>
          <w:iCs/>
          <w:rPrChange w:id="942" w:author="Simona Radutoiu" w:date="2025-11-17T10:42:00Z" w16du:dateUtc="2025-11-17T09:42:00Z">
            <w:rPr>
              <w:rFonts w:ascii="Times New Roman" w:hAnsi="Times New Roman" w:cs="Times New Roman"/>
              <w:i/>
              <w:iCs/>
              <w:highlight w:val="green"/>
            </w:rPr>
          </w:rPrChange>
        </w:rPr>
        <w:t>Hordeum</w:t>
      </w:r>
      <w:r w:rsidR="006853C3" w:rsidRPr="005624CB">
        <w:rPr>
          <w:rFonts w:ascii="Times New Roman" w:hAnsi="Times New Roman" w:cs="Times New Roman"/>
          <w:rPrChange w:id="943" w:author="Simona Radutoiu" w:date="2025-11-17T10:42:00Z" w16du:dateUtc="2025-11-17T09:42:00Z">
            <w:rPr>
              <w:rFonts w:ascii="Times New Roman" w:hAnsi="Times New Roman" w:cs="Times New Roman"/>
              <w:highlight w:val="green"/>
            </w:rPr>
          </w:rPrChange>
        </w:rPr>
        <w:t xml:space="preserve">, </w:t>
      </w:r>
      <w:r w:rsidR="009A7DB6" w:rsidRPr="005624CB">
        <w:rPr>
          <w:rFonts w:ascii="Times New Roman" w:hAnsi="Times New Roman" w:cs="Times New Roman"/>
          <w:rPrChange w:id="944" w:author="Simona Radutoiu" w:date="2025-11-17T10:42:00Z" w16du:dateUtc="2025-11-17T09:42:00Z">
            <w:rPr>
              <w:rFonts w:ascii="Times New Roman" w:hAnsi="Times New Roman" w:cs="Times New Roman"/>
              <w:highlight w:val="green"/>
            </w:rPr>
          </w:rPrChange>
        </w:rPr>
        <w:t xml:space="preserve">growth was </w:t>
      </w:r>
      <w:r w:rsidR="007302DA" w:rsidRPr="005624CB">
        <w:rPr>
          <w:rFonts w:ascii="Times New Roman" w:hAnsi="Times New Roman" w:cs="Times New Roman"/>
          <w:rPrChange w:id="945" w:author="Simona Radutoiu" w:date="2025-11-17T10:42:00Z" w16du:dateUtc="2025-11-17T09:42:00Z">
            <w:rPr>
              <w:rFonts w:ascii="Times New Roman" w:hAnsi="Times New Roman" w:cs="Times New Roman"/>
              <w:highlight w:val="green"/>
            </w:rPr>
          </w:rPrChange>
        </w:rPr>
        <w:t>significantly</w:t>
      </w:r>
      <w:r w:rsidR="009A7DB6" w:rsidRPr="005624CB">
        <w:rPr>
          <w:rFonts w:ascii="Times New Roman" w:hAnsi="Times New Roman" w:cs="Times New Roman"/>
          <w:rPrChange w:id="946" w:author="Simona Radutoiu" w:date="2025-11-17T10:42:00Z" w16du:dateUtc="2025-11-17T09:42:00Z">
            <w:rPr>
              <w:rFonts w:ascii="Times New Roman" w:hAnsi="Times New Roman" w:cs="Times New Roman"/>
              <w:highlight w:val="green"/>
            </w:rPr>
          </w:rPrChange>
        </w:rPr>
        <w:t xml:space="preserve"> reduced in</w:t>
      </w:r>
      <w:r w:rsidR="00B36D68" w:rsidRPr="005624CB">
        <w:rPr>
          <w:rFonts w:ascii="Times New Roman" w:hAnsi="Times New Roman" w:cs="Times New Roman"/>
          <w:rPrChange w:id="947" w:author="Simona Radutoiu" w:date="2025-11-17T10:42:00Z" w16du:dateUtc="2025-11-17T09:42:00Z">
            <w:rPr>
              <w:rFonts w:ascii="Times New Roman" w:hAnsi="Times New Roman" w:cs="Times New Roman"/>
              <w:highlight w:val="green"/>
            </w:rPr>
          </w:rPrChange>
        </w:rPr>
        <w:t xml:space="preserve"> </w:t>
      </w:r>
      <w:proofErr w:type="spellStart"/>
      <w:r w:rsidR="006853C3" w:rsidRPr="005624CB">
        <w:rPr>
          <w:rFonts w:ascii="Times New Roman" w:hAnsi="Times New Roman" w:cs="Times New Roman"/>
          <w:i/>
          <w:iCs/>
          <w:rPrChange w:id="948" w:author="Simona Radutoiu" w:date="2025-11-17T10:42:00Z" w16du:dateUtc="2025-11-17T09:42:00Z">
            <w:rPr>
              <w:rFonts w:ascii="Times New Roman" w:hAnsi="Times New Roman" w:cs="Times New Roman"/>
              <w:i/>
              <w:iCs/>
              <w:highlight w:val="green"/>
            </w:rPr>
          </w:rPrChange>
        </w:rPr>
        <w:t>ccamk</w:t>
      </w:r>
      <w:proofErr w:type="spellEnd"/>
      <w:r w:rsidR="006853C3" w:rsidRPr="005624CB">
        <w:rPr>
          <w:rFonts w:ascii="Times New Roman" w:hAnsi="Times New Roman" w:cs="Times New Roman"/>
          <w:rPrChange w:id="949" w:author="Simona Radutoiu" w:date="2025-11-17T10:42:00Z" w16du:dateUtc="2025-11-17T09:42:00Z">
            <w:rPr>
              <w:rFonts w:ascii="Times New Roman" w:hAnsi="Times New Roman" w:cs="Times New Roman"/>
              <w:highlight w:val="green"/>
            </w:rPr>
          </w:rPrChange>
        </w:rPr>
        <w:t xml:space="preserve"> mutant</w:t>
      </w:r>
      <w:r w:rsidR="009A7DB6" w:rsidRPr="005624CB">
        <w:rPr>
          <w:rFonts w:ascii="Times New Roman" w:hAnsi="Times New Roman" w:cs="Times New Roman"/>
          <w:rPrChange w:id="950" w:author="Simona Radutoiu" w:date="2025-11-17T10:42:00Z" w16du:dateUtc="2025-11-17T09:42:00Z">
            <w:rPr>
              <w:rFonts w:ascii="Times New Roman" w:hAnsi="Times New Roman" w:cs="Times New Roman"/>
              <w:highlight w:val="green"/>
            </w:rPr>
          </w:rPrChange>
        </w:rPr>
        <w:t xml:space="preserve">s </w:t>
      </w:r>
      <w:r w:rsidR="00B36D68" w:rsidRPr="005624CB">
        <w:rPr>
          <w:rFonts w:ascii="Times New Roman" w:hAnsi="Times New Roman" w:cs="Times New Roman"/>
          <w:rPrChange w:id="951" w:author="Simona Radutoiu" w:date="2025-11-17T10:42:00Z" w16du:dateUtc="2025-11-17T09:42:00Z">
            <w:rPr>
              <w:rFonts w:ascii="Times New Roman" w:hAnsi="Times New Roman" w:cs="Times New Roman"/>
              <w:highlight w:val="green"/>
            </w:rPr>
          </w:rPrChange>
        </w:rPr>
        <w:t>across</w:t>
      </w:r>
      <w:r w:rsidR="006853C3" w:rsidRPr="005624CB">
        <w:rPr>
          <w:rFonts w:ascii="Times New Roman" w:hAnsi="Times New Roman" w:cs="Times New Roman"/>
          <w:rPrChange w:id="952" w:author="Simona Radutoiu" w:date="2025-11-17T10:42:00Z" w16du:dateUtc="2025-11-17T09:42:00Z">
            <w:rPr>
              <w:rFonts w:ascii="Times New Roman" w:hAnsi="Times New Roman" w:cs="Times New Roman"/>
              <w:highlight w:val="green"/>
            </w:rPr>
          </w:rPrChange>
        </w:rPr>
        <w:t xml:space="preserve"> all soils</w:t>
      </w:r>
      <w:r w:rsidR="009B6775" w:rsidRPr="005624CB">
        <w:rPr>
          <w:rFonts w:ascii="Times New Roman" w:hAnsi="Times New Roman" w:cs="Times New Roman"/>
          <w:rPrChange w:id="953" w:author="Simona Radutoiu" w:date="2025-11-17T10:42:00Z" w16du:dateUtc="2025-11-17T09:42:00Z">
            <w:rPr>
              <w:rFonts w:ascii="Times New Roman" w:hAnsi="Times New Roman" w:cs="Times New Roman"/>
              <w:highlight w:val="green"/>
            </w:rPr>
          </w:rPrChange>
        </w:rPr>
        <w:t>,</w:t>
      </w:r>
      <w:r w:rsidR="006853C3" w:rsidRPr="005624CB">
        <w:rPr>
          <w:rFonts w:ascii="Times New Roman" w:hAnsi="Times New Roman" w:cs="Times New Roman"/>
          <w:rPrChange w:id="954" w:author="Simona Radutoiu" w:date="2025-11-17T10:42:00Z" w16du:dateUtc="2025-11-17T09:42:00Z">
            <w:rPr>
              <w:rFonts w:ascii="Times New Roman" w:hAnsi="Times New Roman" w:cs="Times New Roman"/>
              <w:highlight w:val="green"/>
            </w:rPr>
          </w:rPrChange>
        </w:rPr>
        <w:t xml:space="preserve"> </w:t>
      </w:r>
      <w:r w:rsidR="009B6775" w:rsidRPr="005624CB">
        <w:rPr>
          <w:rFonts w:ascii="Times New Roman" w:hAnsi="Times New Roman" w:cs="Times New Roman"/>
          <w:rPrChange w:id="955" w:author="Simona Radutoiu" w:date="2025-11-17T10:42:00Z" w16du:dateUtc="2025-11-17T09:42:00Z">
            <w:rPr>
              <w:rFonts w:ascii="Times New Roman" w:hAnsi="Times New Roman" w:cs="Times New Roman"/>
              <w:highlight w:val="green"/>
            </w:rPr>
          </w:rPrChange>
        </w:rPr>
        <w:t xml:space="preserve">whereas other mutants showed milder effects (Fig.4C). </w:t>
      </w:r>
      <w:r w:rsidR="00AE5B8F" w:rsidRPr="005624CB">
        <w:rPr>
          <w:rFonts w:ascii="Times New Roman" w:hAnsi="Times New Roman" w:cs="Times New Roman"/>
          <w:rPrChange w:id="956" w:author="Simona Radutoiu" w:date="2025-11-17T10:42:00Z" w16du:dateUtc="2025-11-17T09:42:00Z">
            <w:rPr>
              <w:rFonts w:ascii="Times New Roman" w:hAnsi="Times New Roman" w:cs="Times New Roman"/>
              <w:highlight w:val="green"/>
            </w:rPr>
          </w:rPrChange>
        </w:rPr>
        <w:t xml:space="preserve">This reduction was not </w:t>
      </w:r>
      <w:r w:rsidR="00AE5B8F" w:rsidRPr="005624CB">
        <w:rPr>
          <w:rFonts w:ascii="Times New Roman" w:hAnsi="Times New Roman" w:cs="Times New Roman"/>
          <w:rPrChange w:id="957" w:author="Simona Radutoiu" w:date="2025-11-17T10:42:00Z" w16du:dateUtc="2025-11-17T09:42:00Z">
            <w:rPr>
              <w:rFonts w:ascii="Times New Roman" w:hAnsi="Times New Roman" w:cs="Times New Roman"/>
              <w:highlight w:val="green"/>
            </w:rPr>
          </w:rPrChange>
        </w:rPr>
        <w:lastRenderedPageBreak/>
        <w:t>observed under axenic conditions</w:t>
      </w:r>
      <w:r w:rsidR="009A7DB6" w:rsidRPr="005624CB">
        <w:rPr>
          <w:rFonts w:ascii="Times New Roman" w:hAnsi="Times New Roman" w:cs="Times New Roman"/>
          <w:rPrChange w:id="958" w:author="Simona Radutoiu" w:date="2025-11-17T10:42:00Z" w16du:dateUtc="2025-11-17T09:42:00Z">
            <w:rPr>
              <w:rFonts w:ascii="Times New Roman" w:hAnsi="Times New Roman" w:cs="Times New Roman"/>
              <w:highlight w:val="green"/>
            </w:rPr>
          </w:rPrChange>
        </w:rPr>
        <w:t xml:space="preserve"> </w:t>
      </w:r>
      <w:r w:rsidR="006853C3" w:rsidRPr="005624CB">
        <w:rPr>
          <w:rFonts w:ascii="Times New Roman" w:hAnsi="Times New Roman" w:cs="Times New Roman"/>
          <w:rPrChange w:id="959" w:author="Simona Radutoiu" w:date="2025-11-17T10:42:00Z" w16du:dateUtc="2025-11-17T09:42:00Z">
            <w:rPr>
              <w:rFonts w:ascii="Times New Roman" w:hAnsi="Times New Roman" w:cs="Times New Roman"/>
              <w:highlight w:val="green"/>
            </w:rPr>
          </w:rPrChange>
        </w:rPr>
        <w:t>(Suppl. Fig. 7)</w:t>
      </w:r>
      <w:r w:rsidR="00AE5B8F" w:rsidRPr="005624CB">
        <w:rPr>
          <w:rFonts w:ascii="Times New Roman" w:hAnsi="Times New Roman" w:cs="Times New Roman"/>
          <w:rPrChange w:id="960" w:author="Simona Radutoiu" w:date="2025-11-17T10:42:00Z" w16du:dateUtc="2025-11-17T09:42:00Z">
            <w:rPr>
              <w:rFonts w:ascii="Times New Roman" w:hAnsi="Times New Roman" w:cs="Times New Roman"/>
              <w:highlight w:val="green"/>
            </w:rPr>
          </w:rPrChange>
        </w:rPr>
        <w:t xml:space="preserve">, indicating that the phenotype depends on the presence of soil microbes. Furthermore, none of the </w:t>
      </w:r>
      <w:r w:rsidR="00115F49" w:rsidRPr="005624CB">
        <w:rPr>
          <w:rFonts w:ascii="Times New Roman" w:hAnsi="Times New Roman" w:cs="Times New Roman"/>
          <w:i/>
          <w:iCs/>
          <w:kern w:val="0"/>
          <w:rPrChange w:id="961" w:author="Simona Radutoiu" w:date="2025-11-17T10:42:00Z" w16du:dateUtc="2025-11-17T09:42:00Z">
            <w:rPr>
              <w:rFonts w:ascii="Times New Roman" w:hAnsi="Times New Roman" w:cs="Times New Roman"/>
              <w:i/>
              <w:iCs/>
              <w:kern w:val="0"/>
              <w:highlight w:val="green"/>
            </w:rPr>
          </w:rPrChange>
        </w:rPr>
        <w:t>Hordeum</w:t>
      </w:r>
      <w:r w:rsidR="00115F49" w:rsidRPr="005624CB">
        <w:rPr>
          <w:rFonts w:ascii="Times New Roman" w:hAnsi="Times New Roman" w:cs="Times New Roman"/>
          <w:kern w:val="0"/>
          <w:rPrChange w:id="962" w:author="Simona Radutoiu" w:date="2025-11-17T10:42:00Z" w16du:dateUtc="2025-11-17T09:42:00Z">
            <w:rPr>
              <w:rFonts w:ascii="Times New Roman" w:hAnsi="Times New Roman" w:cs="Times New Roman"/>
              <w:kern w:val="0"/>
              <w:highlight w:val="green"/>
            </w:rPr>
          </w:rPrChange>
        </w:rPr>
        <w:t xml:space="preserve"> </w:t>
      </w:r>
      <w:r w:rsidR="00AE5B8F" w:rsidRPr="005624CB">
        <w:rPr>
          <w:rFonts w:ascii="Times New Roman" w:hAnsi="Times New Roman" w:cs="Times New Roman"/>
          <w:kern w:val="0"/>
          <w:rPrChange w:id="963" w:author="Simona Radutoiu" w:date="2025-11-17T10:42:00Z" w16du:dateUtc="2025-11-17T09:42:00Z">
            <w:rPr>
              <w:rFonts w:ascii="Times New Roman" w:hAnsi="Times New Roman" w:cs="Times New Roman"/>
              <w:kern w:val="0"/>
              <w:highlight w:val="green"/>
            </w:rPr>
          </w:rPrChange>
        </w:rPr>
        <w:t>genotypes</w:t>
      </w:r>
      <w:r w:rsidR="00115F49" w:rsidRPr="005624CB">
        <w:rPr>
          <w:rFonts w:ascii="Times New Roman" w:hAnsi="Times New Roman" w:cs="Times New Roman"/>
          <w:kern w:val="0"/>
          <w:rPrChange w:id="964" w:author="Simona Radutoiu" w:date="2025-11-17T10:42:00Z" w16du:dateUtc="2025-11-17T09:42:00Z">
            <w:rPr>
              <w:rFonts w:ascii="Times New Roman" w:hAnsi="Times New Roman" w:cs="Times New Roman"/>
              <w:kern w:val="0"/>
              <w:highlight w:val="green"/>
            </w:rPr>
          </w:rPrChange>
        </w:rPr>
        <w:t xml:space="preserve"> </w:t>
      </w:r>
      <w:r w:rsidR="00AE5B8F" w:rsidRPr="005624CB">
        <w:rPr>
          <w:rFonts w:ascii="Times New Roman" w:hAnsi="Times New Roman" w:cs="Times New Roman"/>
          <w:kern w:val="0"/>
          <w:rPrChange w:id="965" w:author="Simona Radutoiu" w:date="2025-11-17T10:42:00Z" w16du:dateUtc="2025-11-17T09:42:00Z">
            <w:rPr>
              <w:rFonts w:ascii="Times New Roman" w:hAnsi="Times New Roman" w:cs="Times New Roman"/>
              <w:kern w:val="0"/>
              <w:highlight w:val="green"/>
            </w:rPr>
          </w:rPrChange>
        </w:rPr>
        <w:t>had established</w:t>
      </w:r>
      <w:r w:rsidR="00115F49" w:rsidRPr="005624CB">
        <w:rPr>
          <w:rFonts w:ascii="Times New Roman" w:hAnsi="Times New Roman" w:cs="Times New Roman"/>
          <w:kern w:val="0"/>
          <w:rPrChange w:id="966" w:author="Simona Radutoiu" w:date="2025-11-17T10:42:00Z" w16du:dateUtc="2025-11-17T09:42:00Z">
            <w:rPr>
              <w:rFonts w:ascii="Times New Roman" w:hAnsi="Times New Roman" w:cs="Times New Roman"/>
              <w:kern w:val="0"/>
              <w:highlight w:val="green"/>
            </w:rPr>
          </w:rPrChange>
        </w:rPr>
        <w:t xml:space="preserve"> AMS </w:t>
      </w:r>
      <w:r w:rsidR="009A7DB6" w:rsidRPr="005624CB">
        <w:rPr>
          <w:rFonts w:ascii="Times New Roman" w:hAnsi="Times New Roman" w:cs="Times New Roman"/>
          <w:kern w:val="0"/>
          <w:rPrChange w:id="967" w:author="Simona Radutoiu" w:date="2025-11-17T10:42:00Z" w16du:dateUtc="2025-11-17T09:42:00Z">
            <w:rPr>
              <w:rFonts w:ascii="Times New Roman" w:hAnsi="Times New Roman" w:cs="Times New Roman"/>
              <w:kern w:val="0"/>
              <w:highlight w:val="green"/>
            </w:rPr>
          </w:rPrChange>
        </w:rPr>
        <w:t xml:space="preserve">at </w:t>
      </w:r>
      <w:r w:rsidR="00AE5B8F" w:rsidRPr="005624CB">
        <w:rPr>
          <w:rFonts w:ascii="Times New Roman" w:hAnsi="Times New Roman" w:cs="Times New Roman"/>
          <w:kern w:val="0"/>
          <w:rPrChange w:id="968" w:author="Simona Radutoiu" w:date="2025-11-17T10:42:00Z" w16du:dateUtc="2025-11-17T09:42:00Z">
            <w:rPr>
              <w:rFonts w:ascii="Times New Roman" w:hAnsi="Times New Roman" w:cs="Times New Roman"/>
              <w:kern w:val="0"/>
              <w:highlight w:val="green"/>
            </w:rPr>
          </w:rPrChange>
        </w:rPr>
        <w:t>this stage</w:t>
      </w:r>
      <w:r w:rsidR="00115F49" w:rsidRPr="005624CB">
        <w:rPr>
          <w:rFonts w:ascii="Times New Roman" w:hAnsi="Times New Roman" w:cs="Times New Roman"/>
          <w:kern w:val="0"/>
          <w:rPrChange w:id="969" w:author="Simona Radutoiu" w:date="2025-11-17T10:42:00Z" w16du:dateUtc="2025-11-17T09:42:00Z">
            <w:rPr>
              <w:rFonts w:ascii="Times New Roman" w:hAnsi="Times New Roman" w:cs="Times New Roman"/>
              <w:kern w:val="0"/>
              <w:highlight w:val="green"/>
            </w:rPr>
          </w:rPrChange>
        </w:rPr>
        <w:t xml:space="preserve">, </w:t>
      </w:r>
      <w:r w:rsidR="00AE5B8F" w:rsidRPr="005624CB">
        <w:rPr>
          <w:rFonts w:ascii="Times New Roman" w:hAnsi="Times New Roman" w:cs="Times New Roman"/>
          <w:kern w:val="0"/>
          <w:rPrChange w:id="970" w:author="Simona Radutoiu" w:date="2025-11-17T10:42:00Z" w16du:dateUtc="2025-11-17T09:42:00Z">
            <w:rPr>
              <w:rFonts w:ascii="Times New Roman" w:hAnsi="Times New Roman" w:cs="Times New Roman"/>
              <w:kern w:val="0"/>
              <w:highlight w:val="green"/>
            </w:rPr>
          </w:rPrChange>
        </w:rPr>
        <w:t>suggesting</w:t>
      </w:r>
      <w:r w:rsidR="00695932" w:rsidRPr="005624CB">
        <w:rPr>
          <w:rFonts w:ascii="Times New Roman" w:hAnsi="Times New Roman" w:cs="Times New Roman"/>
          <w:kern w:val="0"/>
          <w:rPrChange w:id="971" w:author="Simona Radutoiu" w:date="2025-11-17T10:42:00Z" w16du:dateUtc="2025-11-17T09:42:00Z">
            <w:rPr>
              <w:rFonts w:ascii="Times New Roman" w:hAnsi="Times New Roman" w:cs="Times New Roman"/>
              <w:kern w:val="0"/>
              <w:highlight w:val="green"/>
            </w:rPr>
          </w:rPrChange>
        </w:rPr>
        <w:t xml:space="preserve"> that </w:t>
      </w:r>
      <w:r w:rsidR="00AE5B8F" w:rsidRPr="005624CB">
        <w:rPr>
          <w:rFonts w:ascii="Times New Roman" w:hAnsi="Times New Roman" w:cs="Times New Roman"/>
          <w:kern w:val="0"/>
          <w:rPrChange w:id="972" w:author="Simona Radutoiu" w:date="2025-11-17T10:42:00Z" w16du:dateUtc="2025-11-17T09:42:00Z">
            <w:rPr>
              <w:rFonts w:ascii="Times New Roman" w:hAnsi="Times New Roman" w:cs="Times New Roman"/>
              <w:kern w:val="0"/>
              <w:highlight w:val="green"/>
            </w:rPr>
          </w:rPrChange>
        </w:rPr>
        <w:t xml:space="preserve">this symbiosis was </w:t>
      </w:r>
      <w:ins w:id="973" w:author="Simona Radutoiu" w:date="2025-11-17T10:41:00Z" w16du:dateUtc="2025-11-17T09:41:00Z">
        <w:r w:rsidR="005624CB" w:rsidRPr="005624CB">
          <w:rPr>
            <w:rFonts w:ascii="Times New Roman" w:hAnsi="Times New Roman" w:cs="Times New Roman"/>
            <w:kern w:val="0"/>
            <w:rPrChange w:id="974" w:author="Simona Radutoiu" w:date="2025-11-17T10:42:00Z" w16du:dateUtc="2025-11-17T09:42:00Z">
              <w:rPr>
                <w:rFonts w:ascii="Times New Roman" w:hAnsi="Times New Roman" w:cs="Times New Roman"/>
                <w:kern w:val="0"/>
                <w:highlight w:val="green"/>
              </w:rPr>
            </w:rPrChange>
          </w:rPr>
          <w:t xml:space="preserve">not </w:t>
        </w:r>
      </w:ins>
      <w:r w:rsidR="00D76BDC" w:rsidRPr="005624CB">
        <w:rPr>
          <w:rFonts w:ascii="Times New Roman" w:hAnsi="Times New Roman" w:cs="Times New Roman"/>
          <w:kern w:val="0"/>
          <w:rPrChange w:id="975" w:author="Simona Radutoiu" w:date="2025-11-17T10:42:00Z" w16du:dateUtc="2025-11-17T09:42:00Z">
            <w:rPr>
              <w:rFonts w:ascii="Times New Roman" w:hAnsi="Times New Roman" w:cs="Times New Roman"/>
              <w:kern w:val="0"/>
              <w:highlight w:val="green"/>
            </w:rPr>
          </w:rPrChange>
        </w:rPr>
        <w:t>responsible</w:t>
      </w:r>
      <w:r w:rsidR="00AE5B8F" w:rsidRPr="005624CB">
        <w:rPr>
          <w:rFonts w:ascii="Times New Roman" w:hAnsi="Times New Roman" w:cs="Times New Roman"/>
          <w:kern w:val="0"/>
          <w:rPrChange w:id="976" w:author="Simona Radutoiu" w:date="2025-11-17T10:42:00Z" w16du:dateUtc="2025-11-17T09:42:00Z">
            <w:rPr>
              <w:rFonts w:ascii="Times New Roman" w:hAnsi="Times New Roman" w:cs="Times New Roman"/>
              <w:kern w:val="0"/>
              <w:highlight w:val="green"/>
            </w:rPr>
          </w:rPrChange>
        </w:rPr>
        <w:t xml:space="preserve"> for the observed growth differences.</w:t>
      </w:r>
      <w:r w:rsidR="00197449" w:rsidRPr="005624CB">
        <w:rPr>
          <w:rFonts w:ascii="Times New Roman" w:hAnsi="Times New Roman" w:cs="Times New Roman"/>
          <w:kern w:val="0"/>
        </w:rPr>
        <w:t xml:space="preserve"> </w:t>
      </w:r>
      <w:r w:rsidR="004A2993" w:rsidRPr="005624CB">
        <w:rPr>
          <w:rFonts w:ascii="Times New Roman" w:hAnsi="Times New Roman" w:cs="Times New Roman"/>
          <w:kern w:val="0"/>
          <w:rPrChange w:id="977" w:author="Simona Radutoiu" w:date="2025-11-17T10:42:00Z" w16du:dateUtc="2025-11-17T09:42:00Z">
            <w:rPr>
              <w:rFonts w:ascii="Times New Roman" w:hAnsi="Times New Roman" w:cs="Times New Roman"/>
              <w:kern w:val="0"/>
              <w:highlight w:val="green"/>
            </w:rPr>
          </w:rPrChange>
        </w:rPr>
        <w:t xml:space="preserve">Alpha diversity was </w:t>
      </w:r>
      <w:r w:rsidR="00975BE5" w:rsidRPr="005624CB">
        <w:rPr>
          <w:rFonts w:ascii="Times New Roman" w:hAnsi="Times New Roman" w:cs="Times New Roman"/>
          <w:kern w:val="0"/>
          <w:rPrChange w:id="978" w:author="Simona Radutoiu" w:date="2025-11-17T10:42:00Z" w16du:dateUtc="2025-11-17T09:42:00Z">
            <w:rPr>
              <w:rFonts w:ascii="Times New Roman" w:hAnsi="Times New Roman" w:cs="Times New Roman"/>
              <w:kern w:val="0"/>
              <w:highlight w:val="green"/>
            </w:rPr>
          </w:rPrChange>
        </w:rPr>
        <w:t>generally</w:t>
      </w:r>
      <w:r w:rsidR="004A2993" w:rsidRPr="005624CB">
        <w:rPr>
          <w:rFonts w:ascii="Times New Roman" w:hAnsi="Times New Roman" w:cs="Times New Roman"/>
          <w:kern w:val="0"/>
          <w:rPrChange w:id="979" w:author="Simona Radutoiu" w:date="2025-11-17T10:42:00Z" w16du:dateUtc="2025-11-17T09:42:00Z">
            <w:rPr>
              <w:rFonts w:ascii="Times New Roman" w:hAnsi="Times New Roman" w:cs="Times New Roman"/>
              <w:kern w:val="0"/>
              <w:highlight w:val="green"/>
            </w:rPr>
          </w:rPrChange>
        </w:rPr>
        <w:t xml:space="preserve"> unaffected by CSSP impairment, except for </w:t>
      </w:r>
      <w:r w:rsidR="00186225" w:rsidRPr="005624CB">
        <w:rPr>
          <w:rFonts w:ascii="Times New Roman" w:hAnsi="Times New Roman" w:cs="Times New Roman"/>
          <w:kern w:val="0"/>
          <w:rPrChange w:id="980" w:author="Simona Radutoiu" w:date="2025-11-17T10:42:00Z" w16du:dateUtc="2025-11-17T09:42:00Z">
            <w:rPr>
              <w:rFonts w:ascii="Times New Roman" w:hAnsi="Times New Roman" w:cs="Times New Roman"/>
              <w:kern w:val="0"/>
              <w:highlight w:val="green"/>
            </w:rPr>
          </w:rPrChange>
        </w:rPr>
        <w:t>a</w:t>
      </w:r>
      <w:r w:rsidR="00AE5B8F" w:rsidRPr="005624CB">
        <w:rPr>
          <w:rFonts w:ascii="Times New Roman" w:hAnsi="Times New Roman" w:cs="Times New Roman"/>
          <w:kern w:val="0"/>
          <w:rPrChange w:id="981" w:author="Simona Radutoiu" w:date="2025-11-17T10:42:00Z" w16du:dateUtc="2025-11-17T09:42:00Z">
            <w:rPr>
              <w:rFonts w:ascii="Times New Roman" w:hAnsi="Times New Roman" w:cs="Times New Roman"/>
              <w:kern w:val="0"/>
              <w:highlight w:val="green"/>
            </w:rPr>
          </w:rPrChange>
        </w:rPr>
        <w:t xml:space="preserve">n increase </w:t>
      </w:r>
      <w:r w:rsidR="004A2993" w:rsidRPr="005624CB">
        <w:rPr>
          <w:rFonts w:ascii="Times New Roman" w:hAnsi="Times New Roman" w:cs="Times New Roman"/>
          <w:kern w:val="0"/>
          <w:rPrChange w:id="982" w:author="Simona Radutoiu" w:date="2025-11-17T10:42:00Z" w16du:dateUtc="2025-11-17T09:42:00Z">
            <w:rPr>
              <w:rFonts w:ascii="Times New Roman" w:hAnsi="Times New Roman" w:cs="Times New Roman"/>
              <w:kern w:val="0"/>
              <w:highlight w:val="green"/>
            </w:rPr>
          </w:rPrChange>
        </w:rPr>
        <w:t>in</w:t>
      </w:r>
      <w:r w:rsidR="00AE5B8F" w:rsidRPr="005624CB">
        <w:rPr>
          <w:rFonts w:ascii="Times New Roman" w:hAnsi="Times New Roman" w:cs="Times New Roman"/>
          <w:kern w:val="0"/>
          <w:rPrChange w:id="983" w:author="Simona Radutoiu" w:date="2025-11-17T10:42:00Z" w16du:dateUtc="2025-11-17T09:42:00Z">
            <w:rPr>
              <w:rFonts w:ascii="Times New Roman" w:hAnsi="Times New Roman" w:cs="Times New Roman"/>
              <w:kern w:val="0"/>
              <w:highlight w:val="green"/>
            </w:rPr>
          </w:rPrChange>
        </w:rPr>
        <w:t xml:space="preserve"> the</w:t>
      </w:r>
      <w:r w:rsidR="00975BE5" w:rsidRPr="005624CB">
        <w:rPr>
          <w:rFonts w:ascii="Times New Roman" w:hAnsi="Times New Roman" w:cs="Times New Roman"/>
          <w:kern w:val="0"/>
          <w:rPrChange w:id="984" w:author="Simona Radutoiu" w:date="2025-11-17T10:42:00Z" w16du:dateUtc="2025-11-17T09:42:00Z">
            <w:rPr>
              <w:rFonts w:ascii="Times New Roman" w:hAnsi="Times New Roman" w:cs="Times New Roman"/>
              <w:kern w:val="0"/>
              <w:highlight w:val="green"/>
            </w:rPr>
          </w:rPrChange>
        </w:rPr>
        <w:t xml:space="preserve"> </w:t>
      </w:r>
      <w:ins w:id="985" w:author="Simona Radutoiu" w:date="2025-11-17T10:42:00Z" w16du:dateUtc="2025-11-17T09:42:00Z">
        <w:r w:rsidR="005624CB" w:rsidRPr="005624CB">
          <w:rPr>
            <w:rFonts w:ascii="Times New Roman" w:hAnsi="Times New Roman" w:cs="Times New Roman"/>
            <w:kern w:val="0"/>
            <w:rPrChange w:id="986" w:author="Simona Radutoiu" w:date="2025-11-17T10:42:00Z" w16du:dateUtc="2025-11-17T09:42:00Z">
              <w:rPr>
                <w:rFonts w:ascii="Times New Roman" w:hAnsi="Times New Roman" w:cs="Times New Roman"/>
                <w:kern w:val="0"/>
                <w:highlight w:val="green"/>
              </w:rPr>
            </w:rPrChange>
          </w:rPr>
          <w:t xml:space="preserve">rhizosphere of </w:t>
        </w:r>
      </w:ins>
      <w:r w:rsidR="004A2993" w:rsidRPr="005624CB">
        <w:rPr>
          <w:rFonts w:ascii="Times New Roman" w:hAnsi="Times New Roman" w:cs="Times New Roman"/>
          <w:i/>
          <w:iCs/>
          <w:kern w:val="0"/>
          <w:rPrChange w:id="987" w:author="Simona Radutoiu" w:date="2025-11-17T10:42:00Z" w16du:dateUtc="2025-11-17T09:42:00Z">
            <w:rPr>
              <w:rFonts w:ascii="Times New Roman" w:hAnsi="Times New Roman" w:cs="Times New Roman"/>
              <w:i/>
              <w:iCs/>
              <w:kern w:val="0"/>
              <w:highlight w:val="green"/>
            </w:rPr>
          </w:rPrChange>
        </w:rPr>
        <w:t>Lotus</w:t>
      </w:r>
      <w:r w:rsidR="004A2993" w:rsidRPr="005624CB">
        <w:rPr>
          <w:rFonts w:ascii="Times New Roman" w:hAnsi="Times New Roman" w:cs="Times New Roman"/>
          <w:kern w:val="0"/>
          <w:rPrChange w:id="988" w:author="Simona Radutoiu" w:date="2025-11-17T10:42:00Z" w16du:dateUtc="2025-11-17T09:42:00Z">
            <w:rPr>
              <w:rFonts w:ascii="Times New Roman" w:hAnsi="Times New Roman" w:cs="Times New Roman"/>
              <w:kern w:val="0"/>
              <w:highlight w:val="green"/>
            </w:rPr>
          </w:rPrChange>
        </w:rPr>
        <w:t xml:space="preserve"> </w:t>
      </w:r>
      <w:r w:rsidR="004A2993" w:rsidRPr="005624CB">
        <w:rPr>
          <w:rFonts w:ascii="Times New Roman" w:hAnsi="Times New Roman" w:cs="Times New Roman"/>
          <w:i/>
          <w:iCs/>
          <w:kern w:val="0"/>
          <w:rPrChange w:id="989" w:author="Simona Radutoiu" w:date="2025-11-17T10:42:00Z" w16du:dateUtc="2025-11-17T09:42:00Z">
            <w:rPr>
              <w:rFonts w:ascii="Times New Roman" w:hAnsi="Times New Roman" w:cs="Times New Roman"/>
              <w:i/>
              <w:iCs/>
              <w:kern w:val="0"/>
              <w:highlight w:val="green"/>
            </w:rPr>
          </w:rPrChange>
        </w:rPr>
        <w:t>nsp2</w:t>
      </w:r>
      <w:r w:rsidR="004A2993" w:rsidRPr="005624CB">
        <w:rPr>
          <w:rFonts w:ascii="Times New Roman" w:hAnsi="Times New Roman" w:cs="Times New Roman"/>
          <w:kern w:val="0"/>
          <w:rPrChange w:id="990" w:author="Simona Radutoiu" w:date="2025-11-17T10:42:00Z" w16du:dateUtc="2025-11-17T09:42:00Z">
            <w:rPr>
              <w:rFonts w:ascii="Times New Roman" w:hAnsi="Times New Roman" w:cs="Times New Roman"/>
              <w:kern w:val="0"/>
              <w:highlight w:val="green"/>
            </w:rPr>
          </w:rPrChange>
        </w:rPr>
        <w:t xml:space="preserve"> </w:t>
      </w:r>
      <w:del w:id="991" w:author="Simona Radutoiu" w:date="2025-11-17T10:42:00Z" w16du:dateUtc="2025-11-17T09:42:00Z">
        <w:r w:rsidR="004A2993" w:rsidRPr="005624CB" w:rsidDel="005624CB">
          <w:rPr>
            <w:rFonts w:ascii="Times New Roman" w:hAnsi="Times New Roman" w:cs="Times New Roman"/>
            <w:kern w:val="0"/>
            <w:rPrChange w:id="992" w:author="Simona Radutoiu" w:date="2025-11-17T10:42:00Z" w16du:dateUtc="2025-11-17T09:42:00Z">
              <w:rPr>
                <w:rFonts w:ascii="Times New Roman" w:hAnsi="Times New Roman" w:cs="Times New Roman"/>
                <w:kern w:val="0"/>
                <w:highlight w:val="green"/>
              </w:rPr>
            </w:rPrChange>
          </w:rPr>
          <w:delText>rhizosphere</w:delText>
        </w:r>
        <w:r w:rsidR="00AE5B8F" w:rsidRPr="005624CB" w:rsidDel="005624CB">
          <w:rPr>
            <w:rFonts w:ascii="Times New Roman" w:hAnsi="Times New Roman" w:cs="Times New Roman"/>
            <w:kern w:val="0"/>
            <w:rPrChange w:id="993" w:author="Simona Radutoiu" w:date="2025-11-17T10:42:00Z" w16du:dateUtc="2025-11-17T09:42:00Z">
              <w:rPr>
                <w:rFonts w:ascii="Times New Roman" w:hAnsi="Times New Roman" w:cs="Times New Roman"/>
                <w:kern w:val="0"/>
                <w:highlight w:val="green"/>
              </w:rPr>
            </w:rPrChange>
          </w:rPr>
          <w:delText xml:space="preserve"> </w:delText>
        </w:r>
        <w:r w:rsidR="00197449" w:rsidRPr="005624CB" w:rsidDel="005624CB">
          <w:rPr>
            <w:rFonts w:ascii="Times New Roman" w:hAnsi="Times New Roman" w:cs="Times New Roman"/>
            <w:kern w:val="0"/>
            <w:rPrChange w:id="994" w:author="Simona Radutoiu" w:date="2025-11-17T10:42:00Z" w16du:dateUtc="2025-11-17T09:42:00Z">
              <w:rPr>
                <w:rFonts w:ascii="Times New Roman" w:hAnsi="Times New Roman" w:cs="Times New Roman"/>
                <w:kern w:val="0"/>
                <w:highlight w:val="green"/>
              </w:rPr>
            </w:rPrChange>
          </w:rPr>
          <w:delText xml:space="preserve">for plants </w:delText>
        </w:r>
      </w:del>
      <w:r w:rsidR="00197449" w:rsidRPr="005624CB">
        <w:rPr>
          <w:rFonts w:ascii="Times New Roman" w:hAnsi="Times New Roman" w:cs="Times New Roman"/>
          <w:kern w:val="0"/>
          <w:rPrChange w:id="995" w:author="Simona Radutoiu" w:date="2025-11-17T10:42:00Z" w16du:dateUtc="2025-11-17T09:42:00Z">
            <w:rPr>
              <w:rFonts w:ascii="Times New Roman" w:hAnsi="Times New Roman" w:cs="Times New Roman"/>
              <w:kern w:val="0"/>
              <w:highlight w:val="green"/>
            </w:rPr>
          </w:rPrChange>
        </w:rPr>
        <w:t>grown in</w:t>
      </w:r>
      <w:r w:rsidR="00AE5B8F" w:rsidRPr="005624CB">
        <w:rPr>
          <w:rFonts w:ascii="Times New Roman" w:hAnsi="Times New Roman" w:cs="Times New Roman"/>
          <w:kern w:val="0"/>
          <w:rPrChange w:id="996" w:author="Simona Radutoiu" w:date="2025-11-17T10:42:00Z" w16du:dateUtc="2025-11-17T09:42:00Z">
            <w:rPr>
              <w:rFonts w:ascii="Times New Roman" w:hAnsi="Times New Roman" w:cs="Times New Roman"/>
              <w:kern w:val="0"/>
              <w:highlight w:val="green"/>
            </w:rPr>
          </w:rPrChange>
        </w:rPr>
        <w:t xml:space="preserve"> PK </w:t>
      </w:r>
      <w:del w:id="997" w:author="Simona Radutoiu" w:date="2025-11-17T10:42:00Z" w16du:dateUtc="2025-11-17T09:42:00Z">
        <w:r w:rsidR="00AE5B8F" w:rsidRPr="00D76BDC" w:rsidDel="005624CB">
          <w:rPr>
            <w:rFonts w:ascii="Times New Roman" w:hAnsi="Times New Roman" w:cs="Times New Roman"/>
            <w:kern w:val="0"/>
            <w:highlight w:val="green"/>
          </w:rPr>
          <w:delText>soil</w:delText>
        </w:r>
        <w:r w:rsidR="004A2993" w:rsidRPr="004219CA" w:rsidDel="005624CB">
          <w:rPr>
            <w:rFonts w:ascii="Times New Roman" w:hAnsi="Times New Roman" w:cs="Times New Roman"/>
            <w:kern w:val="0"/>
          </w:rPr>
          <w:delText xml:space="preserve"> </w:delText>
        </w:r>
      </w:del>
      <w:r w:rsidR="004A2993" w:rsidRPr="004219CA">
        <w:rPr>
          <w:rFonts w:ascii="Times New Roman" w:hAnsi="Times New Roman" w:cs="Times New Roman"/>
          <w:kern w:val="0"/>
        </w:rPr>
        <w:t>(Suppl. Fig. 8).</w:t>
      </w:r>
      <w:r w:rsidR="009B203D" w:rsidRPr="004219CA">
        <w:rPr>
          <w:rFonts w:ascii="Times New Roman" w:hAnsi="Times New Roman" w:cs="Times New Roman"/>
          <w:kern w:val="0"/>
        </w:rPr>
        <w:t xml:space="preserve"> </w:t>
      </w:r>
      <w:r w:rsidR="009B203D" w:rsidRPr="00F1786E">
        <w:rPr>
          <w:rFonts w:ascii="Times New Roman" w:hAnsi="Times New Roman" w:cs="Times New Roman"/>
          <w:kern w:val="0"/>
          <w:rPrChange w:id="998" w:author="Simona Radutoiu" w:date="2025-11-17T10:44:00Z" w16du:dateUtc="2025-11-17T09:44:00Z">
            <w:rPr>
              <w:rFonts w:ascii="Times New Roman" w:hAnsi="Times New Roman" w:cs="Times New Roman"/>
              <w:kern w:val="0"/>
              <w:highlight w:val="green"/>
            </w:rPr>
          </w:rPrChange>
        </w:rPr>
        <w:t xml:space="preserve">Beta diversity was </w:t>
      </w:r>
      <w:r w:rsidR="00AE5B8F" w:rsidRPr="00F1786E">
        <w:rPr>
          <w:rFonts w:ascii="Times New Roman" w:hAnsi="Times New Roman" w:cs="Times New Roman"/>
          <w:kern w:val="0"/>
          <w:rPrChange w:id="999" w:author="Simona Radutoiu" w:date="2025-11-17T10:44:00Z" w16du:dateUtc="2025-11-17T09:44:00Z">
            <w:rPr>
              <w:rFonts w:ascii="Times New Roman" w:hAnsi="Times New Roman" w:cs="Times New Roman"/>
              <w:kern w:val="0"/>
              <w:highlight w:val="green"/>
            </w:rPr>
          </w:rPrChange>
        </w:rPr>
        <w:t>primarily driven</w:t>
      </w:r>
      <w:r w:rsidR="009B203D" w:rsidRPr="00F1786E">
        <w:rPr>
          <w:rFonts w:ascii="Times New Roman" w:hAnsi="Times New Roman" w:cs="Times New Roman"/>
          <w:kern w:val="0"/>
          <w:rPrChange w:id="1000" w:author="Simona Radutoiu" w:date="2025-11-17T10:44:00Z" w16du:dateUtc="2025-11-17T09:44:00Z">
            <w:rPr>
              <w:rFonts w:ascii="Times New Roman" w:hAnsi="Times New Roman" w:cs="Times New Roman"/>
              <w:kern w:val="0"/>
              <w:highlight w:val="green"/>
            </w:rPr>
          </w:rPrChange>
        </w:rPr>
        <w:t xml:space="preserve"> by soil </w:t>
      </w:r>
      <w:r w:rsidR="00AE5B8F" w:rsidRPr="00F1786E">
        <w:rPr>
          <w:rFonts w:ascii="Times New Roman" w:hAnsi="Times New Roman" w:cs="Times New Roman"/>
          <w:kern w:val="0"/>
          <w:rPrChange w:id="1001" w:author="Simona Radutoiu" w:date="2025-11-17T10:44:00Z" w16du:dateUtc="2025-11-17T09:44:00Z">
            <w:rPr>
              <w:rFonts w:ascii="Times New Roman" w:hAnsi="Times New Roman" w:cs="Times New Roman"/>
              <w:kern w:val="0"/>
              <w:highlight w:val="green"/>
            </w:rPr>
          </w:rPrChange>
        </w:rPr>
        <w:t xml:space="preserve">type </w:t>
      </w:r>
      <w:r w:rsidR="009B203D" w:rsidRPr="00F1786E">
        <w:rPr>
          <w:rFonts w:ascii="Times New Roman" w:hAnsi="Times New Roman" w:cs="Times New Roman"/>
          <w:kern w:val="0"/>
          <w:rPrChange w:id="1002" w:author="Simona Radutoiu" w:date="2025-11-17T10:44:00Z" w16du:dateUtc="2025-11-17T09:44:00Z">
            <w:rPr>
              <w:rFonts w:ascii="Times New Roman" w:hAnsi="Times New Roman" w:cs="Times New Roman"/>
              <w:kern w:val="0"/>
              <w:highlight w:val="green"/>
            </w:rPr>
          </w:rPrChange>
        </w:rPr>
        <w:t>(Fig. 4B)</w:t>
      </w:r>
      <w:r w:rsidR="00AE5B8F" w:rsidRPr="00F1786E">
        <w:rPr>
          <w:rFonts w:ascii="Times New Roman" w:hAnsi="Times New Roman" w:cs="Times New Roman"/>
          <w:kern w:val="0"/>
          <w:rPrChange w:id="1003" w:author="Simona Radutoiu" w:date="2025-11-17T10:44:00Z" w16du:dateUtc="2025-11-17T09:44:00Z">
            <w:rPr>
              <w:rFonts w:ascii="Times New Roman" w:hAnsi="Times New Roman" w:cs="Times New Roman"/>
              <w:kern w:val="0"/>
              <w:highlight w:val="green"/>
            </w:rPr>
          </w:rPrChange>
        </w:rPr>
        <w:t>, though differential clustering was observed</w:t>
      </w:r>
      <w:r w:rsidR="009B203D" w:rsidRPr="00F1786E">
        <w:rPr>
          <w:rFonts w:ascii="Times New Roman" w:hAnsi="Times New Roman" w:cs="Times New Roman"/>
          <w:kern w:val="0"/>
          <w:rPrChange w:id="1004" w:author="Simona Radutoiu" w:date="2025-11-17T10:44:00Z" w16du:dateUtc="2025-11-17T09:44:00Z">
            <w:rPr>
              <w:rFonts w:ascii="Times New Roman" w:hAnsi="Times New Roman" w:cs="Times New Roman"/>
              <w:kern w:val="0"/>
              <w:highlight w:val="green"/>
            </w:rPr>
          </w:rPrChange>
        </w:rPr>
        <w:t xml:space="preserve"> </w:t>
      </w:r>
      <w:r w:rsidR="00975BE5" w:rsidRPr="00F1786E">
        <w:rPr>
          <w:rFonts w:ascii="Times New Roman" w:hAnsi="Times New Roman" w:cs="Times New Roman"/>
          <w:kern w:val="0"/>
          <w:rPrChange w:id="1005" w:author="Simona Radutoiu" w:date="2025-11-17T10:44:00Z" w16du:dateUtc="2025-11-17T09:44:00Z">
            <w:rPr>
              <w:rFonts w:ascii="Times New Roman" w:hAnsi="Times New Roman" w:cs="Times New Roman"/>
              <w:kern w:val="0"/>
              <w:highlight w:val="green"/>
            </w:rPr>
          </w:rPrChange>
        </w:rPr>
        <w:t>across</w:t>
      </w:r>
      <w:r w:rsidR="009B203D" w:rsidRPr="00F1786E">
        <w:rPr>
          <w:rFonts w:ascii="Times New Roman" w:hAnsi="Times New Roman" w:cs="Times New Roman"/>
          <w:kern w:val="0"/>
          <w:rPrChange w:id="1006" w:author="Simona Radutoiu" w:date="2025-11-17T10:44:00Z" w16du:dateUtc="2025-11-17T09:44:00Z">
            <w:rPr>
              <w:rFonts w:ascii="Times New Roman" w:hAnsi="Times New Roman" w:cs="Times New Roman"/>
              <w:kern w:val="0"/>
              <w:highlight w:val="green"/>
            </w:rPr>
          </w:rPrChange>
        </w:rPr>
        <w:t xml:space="preserve"> plant-soil</w:t>
      </w:r>
      <w:r w:rsidR="00186225" w:rsidRPr="00F1786E">
        <w:rPr>
          <w:rFonts w:ascii="Times New Roman" w:hAnsi="Times New Roman" w:cs="Times New Roman"/>
          <w:kern w:val="0"/>
          <w:rPrChange w:id="1007" w:author="Simona Radutoiu" w:date="2025-11-17T10:44:00Z" w16du:dateUtc="2025-11-17T09:44:00Z">
            <w:rPr>
              <w:rFonts w:ascii="Times New Roman" w:hAnsi="Times New Roman" w:cs="Times New Roman"/>
              <w:kern w:val="0"/>
              <w:highlight w:val="green"/>
            </w:rPr>
          </w:rPrChange>
        </w:rPr>
        <w:t>-</w:t>
      </w:r>
      <w:r w:rsidR="009B203D" w:rsidRPr="00F1786E">
        <w:rPr>
          <w:rFonts w:ascii="Times New Roman" w:hAnsi="Times New Roman" w:cs="Times New Roman"/>
          <w:kern w:val="0"/>
          <w:rPrChange w:id="1008" w:author="Simona Radutoiu" w:date="2025-11-17T10:44:00Z" w16du:dateUtc="2025-11-17T09:44:00Z">
            <w:rPr>
              <w:rFonts w:ascii="Times New Roman" w:hAnsi="Times New Roman" w:cs="Times New Roman"/>
              <w:kern w:val="0"/>
              <w:highlight w:val="green"/>
            </w:rPr>
          </w:rPrChange>
        </w:rPr>
        <w:t>fraction combinations (Fig. 4D).</w:t>
      </w:r>
      <w:r w:rsidR="002E6A29" w:rsidRPr="00F1786E">
        <w:rPr>
          <w:rFonts w:ascii="Times New Roman" w:hAnsi="Times New Roman" w:cs="Times New Roman"/>
          <w:kern w:val="0"/>
          <w:rPrChange w:id="1009" w:author="Simona Radutoiu" w:date="2025-11-17T10:44:00Z" w16du:dateUtc="2025-11-17T09:44:00Z">
            <w:rPr>
              <w:rFonts w:ascii="Times New Roman" w:hAnsi="Times New Roman" w:cs="Times New Roman"/>
              <w:kern w:val="0"/>
              <w:highlight w:val="green"/>
            </w:rPr>
          </w:rPrChange>
        </w:rPr>
        <w:t xml:space="preserve"> The cumulative relative abundance of bacterial orders </w:t>
      </w:r>
      <w:r w:rsidR="00AE5B8F" w:rsidRPr="00F1786E">
        <w:rPr>
          <w:rFonts w:ascii="Times New Roman" w:hAnsi="Times New Roman" w:cs="Times New Roman"/>
          <w:kern w:val="0"/>
          <w:rPrChange w:id="1010" w:author="Simona Radutoiu" w:date="2025-11-17T10:44:00Z" w16du:dateUtc="2025-11-17T09:44:00Z">
            <w:rPr>
              <w:rFonts w:ascii="Times New Roman" w:hAnsi="Times New Roman" w:cs="Times New Roman"/>
              <w:kern w:val="0"/>
              <w:highlight w:val="green"/>
            </w:rPr>
          </w:rPrChange>
        </w:rPr>
        <w:t>revealed</w:t>
      </w:r>
      <w:r w:rsidR="002E6A29" w:rsidRPr="00F1786E">
        <w:rPr>
          <w:rFonts w:ascii="Times New Roman" w:hAnsi="Times New Roman" w:cs="Times New Roman"/>
          <w:kern w:val="0"/>
          <w:rPrChange w:id="1011" w:author="Simona Radutoiu" w:date="2025-11-17T10:44:00Z" w16du:dateUtc="2025-11-17T09:44:00Z">
            <w:rPr>
              <w:rFonts w:ascii="Times New Roman" w:hAnsi="Times New Roman" w:cs="Times New Roman"/>
              <w:kern w:val="0"/>
              <w:highlight w:val="green"/>
            </w:rPr>
          </w:rPrChange>
        </w:rPr>
        <w:t xml:space="preserve"> </w:t>
      </w:r>
      <w:r w:rsidR="00AE5B8F" w:rsidRPr="00F1786E">
        <w:rPr>
          <w:rFonts w:ascii="Times New Roman" w:hAnsi="Times New Roman" w:cs="Times New Roman"/>
          <w:kern w:val="0"/>
          <w:rPrChange w:id="1012" w:author="Simona Radutoiu" w:date="2025-11-17T10:44:00Z" w16du:dateUtc="2025-11-17T09:44:00Z">
            <w:rPr>
              <w:rFonts w:ascii="Times New Roman" w:hAnsi="Times New Roman" w:cs="Times New Roman"/>
              <w:kern w:val="0"/>
              <w:highlight w:val="green"/>
            </w:rPr>
          </w:rPrChange>
        </w:rPr>
        <w:t>genotype- and soil specific patterns across wild-type and CSSP mutants</w:t>
      </w:r>
      <w:r w:rsidR="00E76038" w:rsidRPr="00F1786E">
        <w:rPr>
          <w:rFonts w:ascii="Times New Roman" w:hAnsi="Times New Roman" w:cs="Times New Roman"/>
          <w:kern w:val="0"/>
          <w:rPrChange w:id="1013" w:author="Simona Radutoiu" w:date="2025-11-17T10:44:00Z" w16du:dateUtc="2025-11-17T09:44:00Z">
            <w:rPr>
              <w:rFonts w:ascii="Times New Roman" w:hAnsi="Times New Roman" w:cs="Times New Roman"/>
              <w:kern w:val="0"/>
              <w:highlight w:val="green"/>
            </w:rPr>
          </w:rPrChange>
        </w:rPr>
        <w:t xml:space="preserve"> (Fig. 5</w:t>
      </w:r>
      <w:proofErr w:type="gramStart"/>
      <w:r w:rsidR="00E76038" w:rsidRPr="00F1786E">
        <w:rPr>
          <w:rFonts w:ascii="Times New Roman" w:hAnsi="Times New Roman" w:cs="Times New Roman"/>
          <w:kern w:val="0"/>
          <w:rPrChange w:id="1014" w:author="Simona Radutoiu" w:date="2025-11-17T10:44:00Z" w16du:dateUtc="2025-11-17T09:44:00Z">
            <w:rPr>
              <w:rFonts w:ascii="Times New Roman" w:hAnsi="Times New Roman" w:cs="Times New Roman"/>
              <w:kern w:val="0"/>
              <w:highlight w:val="green"/>
            </w:rPr>
          </w:rPrChange>
        </w:rPr>
        <w:t>A,B</w:t>
      </w:r>
      <w:proofErr w:type="gramEnd"/>
      <w:r w:rsidR="00E76038" w:rsidRPr="00F1786E">
        <w:rPr>
          <w:rFonts w:ascii="Times New Roman" w:hAnsi="Times New Roman" w:cs="Times New Roman"/>
          <w:kern w:val="0"/>
          <w:rPrChange w:id="1015" w:author="Simona Radutoiu" w:date="2025-11-17T10:44:00Z" w16du:dateUtc="2025-11-17T09:44:00Z">
            <w:rPr>
              <w:rFonts w:ascii="Times New Roman" w:hAnsi="Times New Roman" w:cs="Times New Roman"/>
              <w:kern w:val="0"/>
              <w:highlight w:val="green"/>
            </w:rPr>
          </w:rPrChange>
        </w:rPr>
        <w:t>)</w:t>
      </w:r>
      <w:r w:rsidR="002E6A29" w:rsidRPr="00F1786E">
        <w:rPr>
          <w:rFonts w:ascii="Times New Roman" w:hAnsi="Times New Roman" w:cs="Times New Roman"/>
          <w:kern w:val="0"/>
          <w:rPrChange w:id="1016" w:author="Simona Radutoiu" w:date="2025-11-17T10:44:00Z" w16du:dateUtc="2025-11-17T09:44:00Z">
            <w:rPr>
              <w:rFonts w:ascii="Times New Roman" w:hAnsi="Times New Roman" w:cs="Times New Roman"/>
              <w:kern w:val="0"/>
              <w:highlight w:val="green"/>
            </w:rPr>
          </w:rPrChange>
        </w:rPr>
        <w:t xml:space="preserve">. </w:t>
      </w:r>
      <w:r w:rsidR="00D76BDC" w:rsidRPr="00F1786E">
        <w:rPr>
          <w:rFonts w:ascii="Times New Roman" w:hAnsi="Times New Roman" w:cs="Times New Roman"/>
          <w:kern w:val="0"/>
          <w:rPrChange w:id="1017" w:author="Simona Radutoiu" w:date="2025-11-17T10:44:00Z" w16du:dateUtc="2025-11-17T09:44:00Z">
            <w:rPr>
              <w:rFonts w:ascii="Times New Roman" w:hAnsi="Times New Roman" w:cs="Times New Roman"/>
              <w:kern w:val="0"/>
              <w:highlight w:val="green"/>
            </w:rPr>
          </w:rPrChange>
        </w:rPr>
        <w:t xml:space="preserve">In the </w:t>
      </w:r>
      <w:del w:id="1018" w:author="Simona Radutoiu" w:date="2025-11-17T10:43:00Z" w16du:dateUtc="2025-11-17T09:43:00Z">
        <w:r w:rsidR="00D76BDC" w:rsidRPr="00F1786E" w:rsidDel="007B34FD">
          <w:rPr>
            <w:rFonts w:ascii="Times New Roman" w:hAnsi="Times New Roman" w:cs="Times New Roman"/>
            <w:i/>
            <w:iCs/>
            <w:kern w:val="0"/>
            <w:rPrChange w:id="1019" w:author="Simona Radutoiu" w:date="2025-11-17T10:44:00Z" w16du:dateUtc="2025-11-17T09:44:00Z">
              <w:rPr>
                <w:rFonts w:ascii="Times New Roman" w:hAnsi="Times New Roman" w:cs="Times New Roman"/>
                <w:i/>
                <w:iCs/>
                <w:kern w:val="0"/>
                <w:highlight w:val="green"/>
              </w:rPr>
            </w:rPrChange>
          </w:rPr>
          <w:delText>Lotus</w:delText>
        </w:r>
        <w:r w:rsidR="00D76BDC" w:rsidRPr="00F1786E" w:rsidDel="007B34FD">
          <w:rPr>
            <w:rFonts w:ascii="Times New Roman" w:hAnsi="Times New Roman" w:cs="Times New Roman"/>
            <w:kern w:val="0"/>
            <w:rPrChange w:id="1020" w:author="Simona Radutoiu" w:date="2025-11-17T10:44:00Z" w16du:dateUtc="2025-11-17T09:44:00Z">
              <w:rPr>
                <w:rFonts w:ascii="Times New Roman" w:hAnsi="Times New Roman" w:cs="Times New Roman"/>
                <w:kern w:val="0"/>
                <w:highlight w:val="green"/>
              </w:rPr>
            </w:rPrChange>
          </w:rPr>
          <w:delText xml:space="preserve"> </w:delText>
        </w:r>
      </w:del>
      <w:r w:rsidR="00D76BDC" w:rsidRPr="00F1786E">
        <w:rPr>
          <w:rFonts w:ascii="Times New Roman" w:hAnsi="Times New Roman" w:cs="Times New Roman"/>
          <w:kern w:val="0"/>
          <w:rPrChange w:id="1021" w:author="Simona Radutoiu" w:date="2025-11-17T10:44:00Z" w16du:dateUtc="2025-11-17T09:44:00Z">
            <w:rPr>
              <w:rFonts w:ascii="Times New Roman" w:hAnsi="Times New Roman" w:cs="Times New Roman"/>
              <w:kern w:val="0"/>
              <w:highlight w:val="green"/>
            </w:rPr>
          </w:rPrChange>
        </w:rPr>
        <w:t>rhizosphere</w:t>
      </w:r>
      <w:ins w:id="1022" w:author="Simona Radutoiu" w:date="2025-11-17T10:43:00Z" w16du:dateUtc="2025-11-17T09:43:00Z">
        <w:r w:rsidR="007B34FD" w:rsidRPr="00F1786E">
          <w:rPr>
            <w:rFonts w:ascii="Times New Roman" w:hAnsi="Times New Roman" w:cs="Times New Roman"/>
            <w:kern w:val="0"/>
            <w:rPrChange w:id="1023" w:author="Simona Radutoiu" w:date="2025-11-17T10:44:00Z" w16du:dateUtc="2025-11-17T09:44:00Z">
              <w:rPr>
                <w:rFonts w:ascii="Times New Roman" w:hAnsi="Times New Roman" w:cs="Times New Roman"/>
                <w:kern w:val="0"/>
                <w:highlight w:val="green"/>
              </w:rPr>
            </w:rPrChange>
          </w:rPr>
          <w:t xml:space="preserve"> of</w:t>
        </w:r>
        <w:r w:rsidR="007B34FD" w:rsidRPr="00F1786E">
          <w:rPr>
            <w:rFonts w:ascii="Times New Roman" w:hAnsi="Times New Roman" w:cs="Times New Roman"/>
            <w:i/>
            <w:iCs/>
            <w:kern w:val="0"/>
            <w:rPrChange w:id="1024" w:author="Simona Radutoiu" w:date="2025-11-17T10:44:00Z" w16du:dateUtc="2025-11-17T09:44:00Z">
              <w:rPr>
                <w:rFonts w:ascii="Times New Roman" w:hAnsi="Times New Roman" w:cs="Times New Roman"/>
                <w:i/>
                <w:iCs/>
                <w:kern w:val="0"/>
                <w:highlight w:val="green"/>
              </w:rPr>
            </w:rPrChange>
          </w:rPr>
          <w:t xml:space="preserve"> Lotus</w:t>
        </w:r>
      </w:ins>
      <w:r w:rsidR="00D76BDC" w:rsidRPr="00F1786E">
        <w:rPr>
          <w:rFonts w:ascii="Times New Roman" w:hAnsi="Times New Roman" w:cs="Times New Roman"/>
          <w:kern w:val="0"/>
          <w:rPrChange w:id="1025" w:author="Simona Radutoiu" w:date="2025-11-17T10:44:00Z" w16du:dateUtc="2025-11-17T09:44:00Z">
            <w:rPr>
              <w:rFonts w:ascii="Times New Roman" w:hAnsi="Times New Roman" w:cs="Times New Roman"/>
              <w:kern w:val="0"/>
              <w:highlight w:val="green"/>
            </w:rPr>
          </w:rPrChange>
        </w:rPr>
        <w:t xml:space="preserve">, symbiosis impairment affected the </w:t>
      </w:r>
      <w:del w:id="1026" w:author="Simona Radutoiu" w:date="2025-11-17T10:43:00Z" w16du:dateUtc="2025-11-17T09:43:00Z">
        <w:r w:rsidR="00D76BDC" w:rsidRPr="00F1786E" w:rsidDel="007B34FD">
          <w:rPr>
            <w:rFonts w:ascii="Times New Roman" w:hAnsi="Times New Roman" w:cs="Times New Roman"/>
            <w:kern w:val="0"/>
            <w:rPrChange w:id="1027" w:author="Simona Radutoiu" w:date="2025-11-17T10:44:00Z" w16du:dateUtc="2025-11-17T09:44:00Z">
              <w:rPr>
                <w:rFonts w:ascii="Times New Roman" w:hAnsi="Times New Roman" w:cs="Times New Roman"/>
                <w:kern w:val="0"/>
                <w:highlight w:val="green"/>
              </w:rPr>
            </w:rPrChange>
          </w:rPr>
          <w:delText xml:space="preserve">colonisation </w:delText>
        </w:r>
      </w:del>
      <w:ins w:id="1028" w:author="Simona Radutoiu" w:date="2025-11-17T10:43:00Z" w16du:dateUtc="2025-11-17T09:43:00Z">
        <w:r w:rsidR="007B34FD" w:rsidRPr="00F1786E">
          <w:rPr>
            <w:rFonts w:ascii="Times New Roman" w:hAnsi="Times New Roman" w:cs="Times New Roman"/>
            <w:kern w:val="0"/>
            <w:rPrChange w:id="1029" w:author="Simona Radutoiu" w:date="2025-11-17T10:44:00Z" w16du:dateUtc="2025-11-17T09:44:00Z">
              <w:rPr>
                <w:rFonts w:ascii="Times New Roman" w:hAnsi="Times New Roman" w:cs="Times New Roman"/>
                <w:kern w:val="0"/>
                <w:highlight w:val="green"/>
              </w:rPr>
            </w:rPrChange>
          </w:rPr>
          <w:t xml:space="preserve">abundance </w:t>
        </w:r>
      </w:ins>
      <w:r w:rsidR="00D76BDC" w:rsidRPr="00F1786E">
        <w:rPr>
          <w:rFonts w:ascii="Times New Roman" w:hAnsi="Times New Roman" w:cs="Times New Roman"/>
          <w:kern w:val="0"/>
          <w:rPrChange w:id="1030" w:author="Simona Radutoiu" w:date="2025-11-17T10:44:00Z" w16du:dateUtc="2025-11-17T09:44:00Z">
            <w:rPr>
              <w:rFonts w:ascii="Times New Roman" w:hAnsi="Times New Roman" w:cs="Times New Roman"/>
              <w:kern w:val="0"/>
              <w:highlight w:val="green"/>
            </w:rPr>
          </w:rPrChange>
        </w:rPr>
        <w:t xml:space="preserve">of several bacterial orders, while in roots </w:t>
      </w:r>
      <w:ins w:id="1031" w:author="Simona Radutoiu" w:date="2025-11-17T10:43:00Z" w16du:dateUtc="2025-11-17T09:43:00Z">
        <w:r w:rsidR="00F1786E" w:rsidRPr="00F1786E">
          <w:rPr>
            <w:rFonts w:ascii="Times New Roman" w:hAnsi="Times New Roman" w:cs="Times New Roman"/>
            <w:kern w:val="0"/>
            <w:rPrChange w:id="1032" w:author="Simona Radutoiu" w:date="2025-11-17T10:44:00Z" w16du:dateUtc="2025-11-17T09:44:00Z">
              <w:rPr>
                <w:rFonts w:ascii="Times New Roman" w:hAnsi="Times New Roman" w:cs="Times New Roman"/>
                <w:kern w:val="0"/>
                <w:highlight w:val="green"/>
              </w:rPr>
            </w:rPrChange>
          </w:rPr>
          <w:t>it was</w:t>
        </w:r>
      </w:ins>
      <w:del w:id="1033" w:author="Simona Radutoiu" w:date="2025-11-17T10:43:00Z" w16du:dateUtc="2025-11-17T09:43:00Z">
        <w:r w:rsidR="00D76BDC" w:rsidRPr="00F1786E" w:rsidDel="00F1786E">
          <w:rPr>
            <w:rFonts w:ascii="Times New Roman" w:hAnsi="Times New Roman" w:cs="Times New Roman"/>
            <w:kern w:val="0"/>
            <w:rPrChange w:id="1034" w:author="Simona Radutoiu" w:date="2025-11-17T10:44:00Z" w16du:dateUtc="2025-11-17T09:44:00Z">
              <w:rPr>
                <w:rFonts w:ascii="Times New Roman" w:hAnsi="Times New Roman" w:cs="Times New Roman"/>
                <w:kern w:val="0"/>
                <w:highlight w:val="green"/>
              </w:rPr>
            </w:rPrChange>
          </w:rPr>
          <w:delText>particularly</w:delText>
        </w:r>
      </w:del>
      <w:r w:rsidR="00D76BDC" w:rsidRPr="00F1786E">
        <w:rPr>
          <w:rFonts w:ascii="Times New Roman" w:hAnsi="Times New Roman" w:cs="Times New Roman"/>
          <w:kern w:val="0"/>
          <w:rPrChange w:id="1035" w:author="Simona Radutoiu" w:date="2025-11-17T10:44:00Z" w16du:dateUtc="2025-11-17T09:44:00Z">
            <w:rPr>
              <w:rFonts w:ascii="Times New Roman" w:hAnsi="Times New Roman" w:cs="Times New Roman"/>
              <w:kern w:val="0"/>
              <w:highlight w:val="green"/>
            </w:rPr>
          </w:rPrChange>
        </w:rPr>
        <w:t xml:space="preserve"> </w:t>
      </w:r>
      <w:proofErr w:type="spellStart"/>
      <w:r w:rsidR="00D76BDC" w:rsidRPr="00F1786E">
        <w:rPr>
          <w:rFonts w:ascii="Times New Roman" w:hAnsi="Times New Roman" w:cs="Times New Roman"/>
          <w:kern w:val="0"/>
          <w:rPrChange w:id="1036" w:author="Simona Radutoiu" w:date="2025-11-17T10:44:00Z" w16du:dateUtc="2025-11-17T09:44:00Z">
            <w:rPr>
              <w:rFonts w:ascii="Times New Roman" w:hAnsi="Times New Roman" w:cs="Times New Roman"/>
              <w:kern w:val="0"/>
              <w:highlight w:val="green"/>
            </w:rPr>
          </w:rPrChange>
        </w:rPr>
        <w:t>Rhizobiales</w:t>
      </w:r>
      <w:ins w:id="1037" w:author="Simona Radutoiu" w:date="2025-11-17T10:43:00Z" w16du:dateUtc="2025-11-17T09:43:00Z">
        <w:r w:rsidR="00F1786E" w:rsidRPr="00F1786E">
          <w:rPr>
            <w:rFonts w:ascii="Times New Roman" w:hAnsi="Times New Roman" w:cs="Times New Roman"/>
            <w:kern w:val="0"/>
            <w:rPrChange w:id="1038" w:author="Simona Radutoiu" w:date="2025-11-17T10:44:00Z" w16du:dateUtc="2025-11-17T09:44:00Z">
              <w:rPr>
                <w:rFonts w:ascii="Times New Roman" w:hAnsi="Times New Roman" w:cs="Times New Roman"/>
                <w:kern w:val="0"/>
                <w:highlight w:val="green"/>
              </w:rPr>
            </w:rPrChange>
          </w:rPr>
          <w:t>in</w:t>
        </w:r>
        <w:proofErr w:type="spellEnd"/>
        <w:r w:rsidR="00F1786E" w:rsidRPr="00F1786E">
          <w:rPr>
            <w:rFonts w:ascii="Times New Roman" w:hAnsi="Times New Roman" w:cs="Times New Roman"/>
            <w:kern w:val="0"/>
            <w:rPrChange w:id="1039" w:author="Simona Radutoiu" w:date="2025-11-17T10:44:00Z" w16du:dateUtc="2025-11-17T09:44:00Z">
              <w:rPr>
                <w:rFonts w:ascii="Times New Roman" w:hAnsi="Times New Roman" w:cs="Times New Roman"/>
                <w:kern w:val="0"/>
                <w:highlight w:val="green"/>
              </w:rPr>
            </w:rPrChange>
          </w:rPr>
          <w:t xml:space="preserve"> </w:t>
        </w:r>
      </w:ins>
      <w:r w:rsidR="00D76BDC" w:rsidRPr="00F1786E">
        <w:rPr>
          <w:rFonts w:ascii="Times New Roman" w:hAnsi="Times New Roman" w:cs="Times New Roman"/>
          <w:kern w:val="0"/>
          <w:rPrChange w:id="1040" w:author="Simona Radutoiu" w:date="2025-11-17T10:44:00Z" w16du:dateUtc="2025-11-17T09:44:00Z">
            <w:rPr>
              <w:rFonts w:ascii="Times New Roman" w:hAnsi="Times New Roman" w:cs="Times New Roman"/>
              <w:kern w:val="0"/>
              <w:highlight w:val="green"/>
            </w:rPr>
          </w:rPrChange>
        </w:rPr>
        <w:t xml:space="preserve"> </w:t>
      </w:r>
      <w:ins w:id="1041" w:author="Simona Radutoiu" w:date="2025-11-17T10:43:00Z" w16du:dateUtc="2025-11-17T09:43:00Z">
        <w:r w:rsidR="00F1786E" w:rsidRPr="00F1786E">
          <w:rPr>
            <w:rFonts w:ascii="Times New Roman" w:hAnsi="Times New Roman" w:cs="Times New Roman"/>
            <w:kern w:val="0"/>
            <w:rPrChange w:id="1042" w:author="Simona Radutoiu" w:date="2025-11-17T10:44:00Z" w16du:dateUtc="2025-11-17T09:44:00Z">
              <w:rPr>
                <w:rFonts w:ascii="Times New Roman" w:hAnsi="Times New Roman" w:cs="Times New Roman"/>
                <w:kern w:val="0"/>
                <w:highlight w:val="green"/>
              </w:rPr>
            </w:rPrChange>
          </w:rPr>
          <w:t xml:space="preserve">particular, that </w:t>
        </w:r>
      </w:ins>
      <w:r w:rsidR="00D76BDC" w:rsidRPr="00F1786E">
        <w:rPr>
          <w:rFonts w:ascii="Times New Roman" w:hAnsi="Times New Roman" w:cs="Times New Roman"/>
          <w:kern w:val="0"/>
          <w:rPrChange w:id="1043" w:author="Simona Radutoiu" w:date="2025-11-17T10:44:00Z" w16du:dateUtc="2025-11-17T09:44:00Z">
            <w:rPr>
              <w:rFonts w:ascii="Times New Roman" w:hAnsi="Times New Roman" w:cs="Times New Roman"/>
              <w:kern w:val="0"/>
              <w:highlight w:val="green"/>
            </w:rPr>
          </w:rPrChange>
        </w:rPr>
        <w:t>were reduced in all mutants across all soils, likely due to the impaired symbiont colonisation</w:t>
      </w:r>
      <w:r w:rsidR="00D76BDC">
        <w:rPr>
          <w:rFonts w:ascii="Times New Roman" w:hAnsi="Times New Roman" w:cs="Times New Roman"/>
          <w:kern w:val="0"/>
        </w:rPr>
        <w:t xml:space="preserve"> (</w:t>
      </w:r>
      <w:r w:rsidR="00D76BDC" w:rsidRPr="00D76BDC">
        <w:rPr>
          <w:rFonts w:ascii="Times New Roman" w:hAnsi="Times New Roman" w:cs="Times New Roman"/>
          <w:kern w:val="0"/>
          <w:highlight w:val="red"/>
        </w:rPr>
        <w:t xml:space="preserve">Fig. 5A CHECK ASVs nodules!!!&gt; only symbiont or broader </w:t>
      </w:r>
      <w:proofErr w:type="spellStart"/>
      <w:r w:rsidR="00D76BDC" w:rsidRPr="00D76BDC">
        <w:rPr>
          <w:rFonts w:ascii="Times New Roman" w:hAnsi="Times New Roman" w:cs="Times New Roman"/>
          <w:kern w:val="0"/>
          <w:highlight w:val="red"/>
        </w:rPr>
        <w:t>rhizobiales</w:t>
      </w:r>
      <w:proofErr w:type="spellEnd"/>
      <w:r w:rsidR="00D76BDC" w:rsidRPr="00D76BDC">
        <w:rPr>
          <w:rFonts w:ascii="Times New Roman" w:hAnsi="Times New Roman" w:cs="Times New Roman"/>
          <w:kern w:val="0"/>
          <w:highlight w:val="red"/>
        </w:rPr>
        <w:t xml:space="preserve"> also</w:t>
      </w:r>
      <w:r w:rsidR="00D76BDC">
        <w:rPr>
          <w:rFonts w:ascii="Times New Roman" w:hAnsi="Times New Roman" w:cs="Times New Roman"/>
          <w:kern w:val="0"/>
        </w:rPr>
        <w:t>)</w:t>
      </w:r>
      <w:r w:rsidR="00A22E66" w:rsidRPr="004219CA">
        <w:rPr>
          <w:rFonts w:ascii="Times New Roman" w:hAnsi="Times New Roman" w:cs="Times New Roman"/>
          <w:kern w:val="0"/>
        </w:rPr>
        <w:t xml:space="preserve">. </w:t>
      </w:r>
      <w:r w:rsidR="002E6A29" w:rsidRPr="00F90E47">
        <w:rPr>
          <w:rFonts w:ascii="Times New Roman" w:hAnsi="Times New Roman" w:cs="Times New Roman"/>
          <w:kern w:val="0"/>
          <w:rPrChange w:id="1044" w:author="Simona Radutoiu" w:date="2025-11-17T11:23:00Z" w16du:dateUtc="2025-11-17T10:23:00Z">
            <w:rPr>
              <w:rFonts w:ascii="Times New Roman" w:hAnsi="Times New Roman" w:cs="Times New Roman"/>
              <w:kern w:val="0"/>
              <w:highlight w:val="green"/>
            </w:rPr>
          </w:rPrChange>
        </w:rPr>
        <w:t xml:space="preserve">In </w:t>
      </w:r>
      <w:r w:rsidR="002E6A29" w:rsidRPr="00F90E47">
        <w:rPr>
          <w:rFonts w:ascii="Times New Roman" w:hAnsi="Times New Roman" w:cs="Times New Roman"/>
          <w:i/>
          <w:iCs/>
          <w:kern w:val="0"/>
          <w:rPrChange w:id="1045" w:author="Simona Radutoiu" w:date="2025-11-17T11:23:00Z" w16du:dateUtc="2025-11-17T10:23:00Z">
            <w:rPr>
              <w:rFonts w:ascii="Times New Roman" w:hAnsi="Times New Roman" w:cs="Times New Roman"/>
              <w:i/>
              <w:iCs/>
              <w:kern w:val="0"/>
              <w:highlight w:val="green"/>
            </w:rPr>
          </w:rPrChange>
        </w:rPr>
        <w:t>Hordeum</w:t>
      </w:r>
      <w:r w:rsidR="002E6A29" w:rsidRPr="00F90E47">
        <w:rPr>
          <w:rFonts w:ascii="Times New Roman" w:hAnsi="Times New Roman" w:cs="Times New Roman"/>
          <w:kern w:val="0"/>
          <w:rPrChange w:id="1046" w:author="Simona Radutoiu" w:date="2025-11-17T11:23:00Z" w16du:dateUtc="2025-11-17T10:23:00Z">
            <w:rPr>
              <w:rFonts w:ascii="Times New Roman" w:hAnsi="Times New Roman" w:cs="Times New Roman"/>
              <w:kern w:val="0"/>
              <w:highlight w:val="green"/>
            </w:rPr>
          </w:rPrChange>
        </w:rPr>
        <w:t xml:space="preserve">, </w:t>
      </w:r>
      <w:r w:rsidR="00A22E66" w:rsidRPr="00F90E47">
        <w:rPr>
          <w:rFonts w:ascii="Times New Roman" w:hAnsi="Times New Roman" w:cs="Times New Roman"/>
          <w:kern w:val="0"/>
          <w:rPrChange w:id="1047" w:author="Simona Radutoiu" w:date="2025-11-17T11:23:00Z" w16du:dateUtc="2025-11-17T10:23:00Z">
            <w:rPr>
              <w:rFonts w:ascii="Times New Roman" w:hAnsi="Times New Roman" w:cs="Times New Roman"/>
              <w:kern w:val="0"/>
              <w:highlight w:val="green"/>
            </w:rPr>
          </w:rPrChange>
        </w:rPr>
        <w:t xml:space="preserve">the </w:t>
      </w:r>
      <w:r w:rsidR="00AE5B8F" w:rsidRPr="00F90E47">
        <w:rPr>
          <w:rFonts w:ascii="Times New Roman" w:hAnsi="Times New Roman" w:cs="Times New Roman"/>
          <w:kern w:val="0"/>
          <w:rPrChange w:id="1048" w:author="Simona Radutoiu" w:date="2025-11-17T11:23:00Z" w16du:dateUtc="2025-11-17T10:23:00Z">
            <w:rPr>
              <w:rFonts w:ascii="Times New Roman" w:hAnsi="Times New Roman" w:cs="Times New Roman"/>
              <w:kern w:val="0"/>
              <w:highlight w:val="green"/>
            </w:rPr>
          </w:rPrChange>
        </w:rPr>
        <w:t>strongest effects</w:t>
      </w:r>
      <w:r w:rsidR="002E6A29" w:rsidRPr="00F90E47">
        <w:rPr>
          <w:rFonts w:ascii="Times New Roman" w:hAnsi="Times New Roman" w:cs="Times New Roman"/>
          <w:kern w:val="0"/>
          <w:rPrChange w:id="1049" w:author="Simona Radutoiu" w:date="2025-11-17T11:23:00Z" w16du:dateUtc="2025-11-17T10:23:00Z">
            <w:rPr>
              <w:rFonts w:ascii="Times New Roman" w:hAnsi="Times New Roman" w:cs="Times New Roman"/>
              <w:kern w:val="0"/>
              <w:highlight w:val="green"/>
            </w:rPr>
          </w:rPrChange>
        </w:rPr>
        <w:t xml:space="preserve"> </w:t>
      </w:r>
      <w:r w:rsidR="00AE5B8F" w:rsidRPr="00F90E47">
        <w:rPr>
          <w:rFonts w:ascii="Times New Roman" w:hAnsi="Times New Roman" w:cs="Times New Roman"/>
          <w:kern w:val="0"/>
          <w:rPrChange w:id="1050" w:author="Simona Radutoiu" w:date="2025-11-17T11:23:00Z" w16du:dateUtc="2025-11-17T10:23:00Z">
            <w:rPr>
              <w:rFonts w:ascii="Times New Roman" w:hAnsi="Times New Roman" w:cs="Times New Roman"/>
              <w:kern w:val="0"/>
              <w:highlight w:val="green"/>
            </w:rPr>
          </w:rPrChange>
        </w:rPr>
        <w:t>occurred</w:t>
      </w:r>
      <w:r w:rsidR="002E6A29" w:rsidRPr="00F90E47">
        <w:rPr>
          <w:rFonts w:ascii="Times New Roman" w:hAnsi="Times New Roman" w:cs="Times New Roman"/>
          <w:kern w:val="0"/>
          <w:rPrChange w:id="1051" w:author="Simona Radutoiu" w:date="2025-11-17T11:23:00Z" w16du:dateUtc="2025-11-17T10:23:00Z">
            <w:rPr>
              <w:rFonts w:ascii="Times New Roman" w:hAnsi="Times New Roman" w:cs="Times New Roman"/>
              <w:kern w:val="0"/>
              <w:highlight w:val="green"/>
            </w:rPr>
          </w:rPrChange>
        </w:rPr>
        <w:t xml:space="preserve"> in </w:t>
      </w:r>
      <w:proofErr w:type="spellStart"/>
      <w:r w:rsidR="002E6A29" w:rsidRPr="00F90E47">
        <w:rPr>
          <w:rFonts w:ascii="Times New Roman" w:hAnsi="Times New Roman" w:cs="Times New Roman"/>
          <w:i/>
          <w:iCs/>
          <w:kern w:val="0"/>
          <w:rPrChange w:id="1052" w:author="Simona Radutoiu" w:date="2025-11-17T11:23:00Z" w16du:dateUtc="2025-11-17T10:23:00Z">
            <w:rPr>
              <w:rFonts w:ascii="Times New Roman" w:hAnsi="Times New Roman" w:cs="Times New Roman"/>
              <w:i/>
              <w:iCs/>
              <w:kern w:val="0"/>
              <w:highlight w:val="green"/>
            </w:rPr>
          </w:rPrChange>
        </w:rPr>
        <w:t>ccamk</w:t>
      </w:r>
      <w:proofErr w:type="spellEnd"/>
      <w:r w:rsidR="002E6A29" w:rsidRPr="00F90E47">
        <w:rPr>
          <w:rFonts w:ascii="Times New Roman" w:hAnsi="Times New Roman" w:cs="Times New Roman"/>
          <w:kern w:val="0"/>
          <w:rPrChange w:id="1053" w:author="Simona Radutoiu" w:date="2025-11-17T11:23:00Z" w16du:dateUtc="2025-11-17T10:23:00Z">
            <w:rPr>
              <w:rFonts w:ascii="Times New Roman" w:hAnsi="Times New Roman" w:cs="Times New Roman"/>
              <w:kern w:val="0"/>
              <w:highlight w:val="green"/>
            </w:rPr>
          </w:rPrChange>
        </w:rPr>
        <w:t xml:space="preserve"> and </w:t>
      </w:r>
      <w:proofErr w:type="spellStart"/>
      <w:r w:rsidR="002E6A29" w:rsidRPr="00F90E47">
        <w:rPr>
          <w:rFonts w:ascii="Times New Roman" w:hAnsi="Times New Roman" w:cs="Times New Roman"/>
          <w:i/>
          <w:iCs/>
          <w:kern w:val="0"/>
          <w:rPrChange w:id="1054" w:author="Simona Radutoiu" w:date="2025-11-17T11:23:00Z" w16du:dateUtc="2025-11-17T10:23:00Z">
            <w:rPr>
              <w:rFonts w:ascii="Times New Roman" w:hAnsi="Times New Roman" w:cs="Times New Roman"/>
              <w:i/>
              <w:iCs/>
              <w:kern w:val="0"/>
              <w:highlight w:val="green"/>
            </w:rPr>
          </w:rPrChange>
        </w:rPr>
        <w:t>nsp</w:t>
      </w:r>
      <w:proofErr w:type="spellEnd"/>
      <w:r w:rsidR="002E6A29" w:rsidRPr="00F90E47">
        <w:rPr>
          <w:rFonts w:ascii="Times New Roman" w:hAnsi="Times New Roman" w:cs="Times New Roman"/>
          <w:kern w:val="0"/>
          <w:rPrChange w:id="1055" w:author="Simona Radutoiu" w:date="2025-11-17T11:23:00Z" w16du:dateUtc="2025-11-17T10:23:00Z">
            <w:rPr>
              <w:rFonts w:ascii="Times New Roman" w:hAnsi="Times New Roman" w:cs="Times New Roman"/>
              <w:kern w:val="0"/>
              <w:highlight w:val="green"/>
            </w:rPr>
          </w:rPrChange>
        </w:rPr>
        <w:t xml:space="preserve"> mutants in both </w:t>
      </w:r>
      <w:r w:rsidR="00A22E66" w:rsidRPr="00F90E47">
        <w:rPr>
          <w:rFonts w:ascii="Times New Roman" w:hAnsi="Times New Roman" w:cs="Times New Roman"/>
          <w:kern w:val="0"/>
          <w:rPrChange w:id="1056" w:author="Simona Radutoiu" w:date="2025-11-17T11:23:00Z" w16du:dateUtc="2025-11-17T10:23:00Z">
            <w:rPr>
              <w:rFonts w:ascii="Times New Roman" w:hAnsi="Times New Roman" w:cs="Times New Roman"/>
              <w:kern w:val="0"/>
              <w:highlight w:val="green"/>
            </w:rPr>
          </w:rPrChange>
        </w:rPr>
        <w:t xml:space="preserve">rhizosphere and root fractions, </w:t>
      </w:r>
      <w:r w:rsidR="00AE5B8F" w:rsidRPr="00F90E47">
        <w:rPr>
          <w:rFonts w:ascii="Times New Roman" w:hAnsi="Times New Roman" w:cs="Times New Roman"/>
          <w:kern w:val="0"/>
          <w:rPrChange w:id="1057" w:author="Simona Radutoiu" w:date="2025-11-17T11:23:00Z" w16du:dateUtc="2025-11-17T10:23:00Z">
            <w:rPr>
              <w:rFonts w:ascii="Times New Roman" w:hAnsi="Times New Roman" w:cs="Times New Roman"/>
              <w:kern w:val="0"/>
              <w:highlight w:val="green"/>
            </w:rPr>
          </w:rPrChange>
        </w:rPr>
        <w:t xml:space="preserve">involving taxa such as </w:t>
      </w:r>
      <w:proofErr w:type="spellStart"/>
      <w:r w:rsidR="00350B0D" w:rsidRPr="00F90E47">
        <w:rPr>
          <w:rFonts w:ascii="Times New Roman" w:hAnsi="Times New Roman" w:cs="Times New Roman"/>
          <w:kern w:val="0"/>
          <w:rPrChange w:id="1058" w:author="Simona Radutoiu" w:date="2025-11-17T11:23:00Z" w16du:dateUtc="2025-11-17T10:23:00Z">
            <w:rPr>
              <w:rFonts w:ascii="Times New Roman" w:hAnsi="Times New Roman" w:cs="Times New Roman"/>
              <w:kern w:val="0"/>
              <w:highlight w:val="green"/>
            </w:rPr>
          </w:rPrChange>
        </w:rPr>
        <w:t>Pseudomonadales</w:t>
      </w:r>
      <w:proofErr w:type="spellEnd"/>
      <w:r w:rsidR="00350B0D" w:rsidRPr="00F90E47">
        <w:rPr>
          <w:rFonts w:ascii="Times New Roman" w:hAnsi="Times New Roman" w:cs="Times New Roman"/>
          <w:kern w:val="0"/>
          <w:rPrChange w:id="1059" w:author="Simona Radutoiu" w:date="2025-11-17T11:23:00Z" w16du:dateUtc="2025-11-17T10:23:00Z">
            <w:rPr>
              <w:rFonts w:ascii="Times New Roman" w:hAnsi="Times New Roman" w:cs="Times New Roman"/>
              <w:kern w:val="0"/>
              <w:highlight w:val="green"/>
            </w:rPr>
          </w:rPrChange>
        </w:rPr>
        <w:t>,</w:t>
      </w:r>
      <w:r w:rsidR="00E76038" w:rsidRPr="00F90E47">
        <w:rPr>
          <w:rFonts w:ascii="Times New Roman" w:hAnsi="Times New Roman" w:cs="Times New Roman"/>
          <w:kern w:val="0"/>
          <w:rPrChange w:id="1060" w:author="Simona Radutoiu" w:date="2025-11-17T11:23:00Z" w16du:dateUtc="2025-11-17T10:23:00Z">
            <w:rPr>
              <w:rFonts w:ascii="Times New Roman" w:hAnsi="Times New Roman" w:cs="Times New Roman"/>
              <w:kern w:val="0"/>
              <w:highlight w:val="green"/>
            </w:rPr>
          </w:rPrChange>
        </w:rPr>
        <w:t xml:space="preserve"> </w:t>
      </w:r>
      <w:proofErr w:type="spellStart"/>
      <w:r w:rsidR="00E76038" w:rsidRPr="00F90E47">
        <w:rPr>
          <w:rFonts w:ascii="Times New Roman" w:hAnsi="Times New Roman" w:cs="Times New Roman"/>
          <w:kern w:val="0"/>
          <w:rPrChange w:id="1061" w:author="Simona Radutoiu" w:date="2025-11-17T11:23:00Z" w16du:dateUtc="2025-11-17T10:23:00Z">
            <w:rPr>
              <w:rFonts w:ascii="Times New Roman" w:hAnsi="Times New Roman" w:cs="Times New Roman"/>
              <w:kern w:val="0"/>
              <w:highlight w:val="green"/>
            </w:rPr>
          </w:rPrChange>
        </w:rPr>
        <w:t>Burkholderiales</w:t>
      </w:r>
      <w:proofErr w:type="spellEnd"/>
      <w:r w:rsidR="00E76038" w:rsidRPr="00F90E47">
        <w:rPr>
          <w:rFonts w:ascii="Times New Roman" w:hAnsi="Times New Roman" w:cs="Times New Roman"/>
          <w:kern w:val="0"/>
          <w:rPrChange w:id="1062" w:author="Simona Radutoiu" w:date="2025-11-17T11:23:00Z" w16du:dateUtc="2025-11-17T10:23:00Z">
            <w:rPr>
              <w:rFonts w:ascii="Times New Roman" w:hAnsi="Times New Roman" w:cs="Times New Roman"/>
              <w:kern w:val="0"/>
              <w:highlight w:val="green"/>
            </w:rPr>
          </w:rPrChange>
        </w:rPr>
        <w:t xml:space="preserve">, </w:t>
      </w:r>
      <w:r w:rsidR="00350B0D" w:rsidRPr="00F90E47">
        <w:rPr>
          <w:rFonts w:ascii="Times New Roman" w:hAnsi="Times New Roman" w:cs="Times New Roman"/>
          <w:kern w:val="0"/>
          <w:rPrChange w:id="1063" w:author="Simona Radutoiu" w:date="2025-11-17T11:23:00Z" w16du:dateUtc="2025-11-17T10:23:00Z">
            <w:rPr>
              <w:rFonts w:ascii="Times New Roman" w:hAnsi="Times New Roman" w:cs="Times New Roman"/>
              <w:kern w:val="0"/>
              <w:highlight w:val="green"/>
            </w:rPr>
          </w:rPrChange>
        </w:rPr>
        <w:t xml:space="preserve">and </w:t>
      </w:r>
      <w:proofErr w:type="spellStart"/>
      <w:r w:rsidR="00350B0D" w:rsidRPr="00F90E47">
        <w:rPr>
          <w:rFonts w:ascii="Times New Roman" w:hAnsi="Times New Roman" w:cs="Times New Roman"/>
          <w:kern w:val="0"/>
          <w:rPrChange w:id="1064" w:author="Simona Radutoiu" w:date="2025-11-17T11:23:00Z" w16du:dateUtc="2025-11-17T10:23:00Z">
            <w:rPr>
              <w:rFonts w:ascii="Times New Roman" w:hAnsi="Times New Roman" w:cs="Times New Roman"/>
              <w:kern w:val="0"/>
              <w:highlight w:val="green"/>
            </w:rPr>
          </w:rPrChange>
        </w:rPr>
        <w:t>Rhizobiales</w:t>
      </w:r>
      <w:proofErr w:type="spellEnd"/>
      <w:r w:rsidR="00350B0D" w:rsidRPr="00F90E47">
        <w:rPr>
          <w:rFonts w:ascii="Times New Roman" w:hAnsi="Times New Roman" w:cs="Times New Roman"/>
          <w:kern w:val="0"/>
          <w:rPrChange w:id="1065" w:author="Simona Radutoiu" w:date="2025-11-17T11:23:00Z" w16du:dateUtc="2025-11-17T10:23:00Z">
            <w:rPr>
              <w:rFonts w:ascii="Times New Roman" w:hAnsi="Times New Roman" w:cs="Times New Roman"/>
              <w:kern w:val="0"/>
              <w:highlight w:val="green"/>
            </w:rPr>
          </w:rPrChange>
        </w:rPr>
        <w:t xml:space="preserve"> (Fig. 5B).</w:t>
      </w:r>
    </w:p>
    <w:p w14:paraId="0C9630A6" w14:textId="6DFA4F63" w:rsidR="009B203D" w:rsidRPr="00F90E47" w:rsidRDefault="00AE5B8F" w:rsidP="00DB2FCC">
      <w:pPr>
        <w:spacing w:line="276" w:lineRule="auto"/>
        <w:jc w:val="both"/>
        <w:rPr>
          <w:rFonts w:ascii="Times New Roman" w:hAnsi="Times New Roman" w:cs="Times New Roman"/>
          <w:kern w:val="0"/>
        </w:rPr>
      </w:pPr>
      <w:r w:rsidRPr="00F90E47">
        <w:rPr>
          <w:rFonts w:ascii="Times New Roman" w:hAnsi="Times New Roman" w:cs="Times New Roman"/>
          <w:kern w:val="0"/>
          <w:rPrChange w:id="1066" w:author="Simona Radutoiu" w:date="2025-11-17T11:23:00Z" w16du:dateUtc="2025-11-17T10:23:00Z">
            <w:rPr>
              <w:rFonts w:ascii="Times New Roman" w:hAnsi="Times New Roman" w:cs="Times New Roman"/>
              <w:kern w:val="0"/>
              <w:highlight w:val="green"/>
            </w:rPr>
          </w:rPrChange>
        </w:rPr>
        <w:t>D</w:t>
      </w:r>
      <w:r w:rsidR="00E76038" w:rsidRPr="00F90E47">
        <w:rPr>
          <w:rFonts w:ascii="Times New Roman" w:hAnsi="Times New Roman" w:cs="Times New Roman"/>
          <w:kern w:val="0"/>
          <w:rPrChange w:id="1067" w:author="Simona Radutoiu" w:date="2025-11-17T11:23:00Z" w16du:dateUtc="2025-11-17T10:23:00Z">
            <w:rPr>
              <w:rFonts w:ascii="Times New Roman" w:hAnsi="Times New Roman" w:cs="Times New Roman"/>
              <w:kern w:val="0"/>
              <w:highlight w:val="green"/>
            </w:rPr>
          </w:rPrChange>
        </w:rPr>
        <w:t xml:space="preserve">ifferential abundance </w:t>
      </w:r>
      <w:r w:rsidRPr="00F90E47">
        <w:rPr>
          <w:rFonts w:ascii="Times New Roman" w:hAnsi="Times New Roman" w:cs="Times New Roman"/>
          <w:kern w:val="0"/>
          <w:rPrChange w:id="1068" w:author="Simona Radutoiu" w:date="2025-11-17T11:23:00Z" w16du:dateUtc="2025-11-17T10:23:00Z">
            <w:rPr>
              <w:rFonts w:ascii="Times New Roman" w:hAnsi="Times New Roman" w:cs="Times New Roman"/>
              <w:kern w:val="0"/>
              <w:highlight w:val="green"/>
            </w:rPr>
          </w:rPrChange>
        </w:rPr>
        <w:t>analysis (</w:t>
      </w:r>
      <w:commentRangeStart w:id="1069"/>
      <w:r w:rsidRPr="00F90E47">
        <w:rPr>
          <w:rFonts w:ascii="Times New Roman" w:hAnsi="Times New Roman" w:cs="Times New Roman"/>
          <w:kern w:val="0"/>
          <w:rPrChange w:id="1070" w:author="Simona Radutoiu" w:date="2025-11-17T11:23:00Z" w16du:dateUtc="2025-11-17T10:23:00Z">
            <w:rPr>
              <w:rFonts w:ascii="Times New Roman" w:hAnsi="Times New Roman" w:cs="Times New Roman"/>
              <w:kern w:val="0"/>
              <w:highlight w:val="green"/>
            </w:rPr>
          </w:rPrChange>
        </w:rPr>
        <w:t xml:space="preserve">maaslin2 and structural-zero analysis; </w:t>
      </w:r>
      <w:commentRangeEnd w:id="1069"/>
      <w:r w:rsidR="00451654" w:rsidRPr="00F90E47">
        <w:rPr>
          <w:rStyle w:val="CommentReference"/>
        </w:rPr>
        <w:commentReference w:id="1069"/>
      </w:r>
      <w:r w:rsidRPr="00F90E47">
        <w:rPr>
          <w:rFonts w:ascii="Times New Roman" w:hAnsi="Times New Roman" w:cs="Times New Roman"/>
          <w:kern w:val="0"/>
          <w:rPrChange w:id="1071" w:author="Simona Radutoiu" w:date="2025-11-17T11:23:00Z" w16du:dateUtc="2025-11-17T10:23:00Z">
            <w:rPr>
              <w:rFonts w:ascii="Times New Roman" w:hAnsi="Times New Roman" w:cs="Times New Roman"/>
              <w:kern w:val="0"/>
              <w:highlight w:val="green"/>
            </w:rPr>
          </w:rPrChange>
        </w:rPr>
        <w:t xml:space="preserve">Fig. 6, Suppl. Table 3) showed that in both </w:t>
      </w:r>
      <w:r w:rsidRPr="008258EA">
        <w:rPr>
          <w:rFonts w:ascii="Times New Roman" w:hAnsi="Times New Roman" w:cs="Times New Roman"/>
          <w:kern w:val="0"/>
          <w:rPrChange w:id="1072" w:author="Simona Radutoiu" w:date="2025-11-20T10:06:00Z" w16du:dateUtc="2025-11-20T09:06:00Z">
            <w:rPr>
              <w:rFonts w:ascii="Times New Roman" w:hAnsi="Times New Roman" w:cs="Times New Roman"/>
              <w:kern w:val="0"/>
              <w:highlight w:val="green"/>
            </w:rPr>
          </w:rPrChange>
        </w:rPr>
        <w:t xml:space="preserve">hosts, </w:t>
      </w:r>
      <w:commentRangeStart w:id="1073"/>
      <w:r w:rsidR="00E76038" w:rsidRPr="008258EA">
        <w:rPr>
          <w:rFonts w:ascii="Times New Roman" w:hAnsi="Times New Roman" w:cs="Times New Roman"/>
          <w:kern w:val="0"/>
          <w:rPrChange w:id="1074" w:author="Simona Radutoiu" w:date="2025-11-20T10:06:00Z" w16du:dateUtc="2025-11-20T09:06:00Z">
            <w:rPr>
              <w:rFonts w:ascii="Times New Roman" w:hAnsi="Times New Roman" w:cs="Times New Roman"/>
              <w:kern w:val="0"/>
              <w:highlight w:val="green"/>
            </w:rPr>
          </w:rPrChange>
        </w:rPr>
        <w:t xml:space="preserve">ASVs </w:t>
      </w:r>
      <w:proofErr w:type="spellStart"/>
      <w:r w:rsidR="00E76038" w:rsidRPr="008258EA">
        <w:rPr>
          <w:rFonts w:ascii="Times New Roman" w:hAnsi="Times New Roman" w:cs="Times New Roman"/>
          <w:kern w:val="0"/>
          <w:rPrChange w:id="1075" w:author="Simona Radutoiu" w:date="2025-11-20T10:06:00Z" w16du:dateUtc="2025-11-20T09:06:00Z">
            <w:rPr>
              <w:rFonts w:ascii="Times New Roman" w:hAnsi="Times New Roman" w:cs="Times New Roman"/>
              <w:kern w:val="0"/>
              <w:highlight w:val="green"/>
            </w:rPr>
          </w:rPrChange>
        </w:rPr>
        <w:t>respresenting</w:t>
      </w:r>
      <w:proofErr w:type="spellEnd"/>
      <w:r w:rsidR="00E76038" w:rsidRPr="008258EA">
        <w:rPr>
          <w:rFonts w:ascii="Times New Roman" w:hAnsi="Times New Roman" w:cs="Times New Roman"/>
          <w:kern w:val="0"/>
          <w:rPrChange w:id="1076" w:author="Simona Radutoiu" w:date="2025-11-20T10:06:00Z" w16du:dateUtc="2025-11-20T09:06:00Z">
            <w:rPr>
              <w:rFonts w:ascii="Times New Roman" w:hAnsi="Times New Roman" w:cs="Times New Roman"/>
              <w:kern w:val="0"/>
              <w:highlight w:val="green"/>
            </w:rPr>
          </w:rPrChange>
        </w:rPr>
        <w:t xml:space="preserve"> 10</w:t>
      </w:r>
      <w:r w:rsidR="00A22E66" w:rsidRPr="008258EA">
        <w:rPr>
          <w:rFonts w:ascii="Times New Roman" w:hAnsi="Times New Roman" w:cs="Times New Roman"/>
          <w:kern w:val="0"/>
          <w:rPrChange w:id="1077" w:author="Simona Radutoiu" w:date="2025-11-20T10:06:00Z" w16du:dateUtc="2025-11-20T09:06:00Z">
            <w:rPr>
              <w:rFonts w:ascii="Times New Roman" w:hAnsi="Times New Roman" w:cs="Times New Roman"/>
              <w:kern w:val="0"/>
              <w:highlight w:val="green"/>
            </w:rPr>
          </w:rPrChange>
        </w:rPr>
        <w:t>-</w:t>
      </w:r>
      <w:r w:rsidR="00E76038" w:rsidRPr="008258EA">
        <w:rPr>
          <w:rFonts w:ascii="Times New Roman" w:hAnsi="Times New Roman" w:cs="Times New Roman"/>
          <w:kern w:val="0"/>
          <w:rPrChange w:id="1078" w:author="Simona Radutoiu" w:date="2025-11-20T10:06:00Z" w16du:dateUtc="2025-11-20T09:06:00Z">
            <w:rPr>
              <w:rFonts w:ascii="Times New Roman" w:hAnsi="Times New Roman" w:cs="Times New Roman"/>
              <w:kern w:val="0"/>
              <w:highlight w:val="green"/>
            </w:rPr>
          </w:rPrChange>
        </w:rPr>
        <w:t xml:space="preserve"> 20% of total relative abundance in wild-type</w:t>
      </w:r>
      <w:r w:rsidRPr="008258EA">
        <w:rPr>
          <w:rFonts w:ascii="Times New Roman" w:hAnsi="Times New Roman" w:cs="Times New Roman"/>
          <w:kern w:val="0"/>
          <w:rPrChange w:id="1079" w:author="Simona Radutoiu" w:date="2025-11-20T10:06:00Z" w16du:dateUtc="2025-11-20T09:06:00Z">
            <w:rPr>
              <w:rFonts w:ascii="Times New Roman" w:hAnsi="Times New Roman" w:cs="Times New Roman"/>
              <w:kern w:val="0"/>
              <w:highlight w:val="green"/>
            </w:rPr>
          </w:rPrChange>
        </w:rPr>
        <w:t xml:space="preserve"> roots</w:t>
      </w:r>
      <w:r w:rsidR="00E76038" w:rsidRPr="008258EA">
        <w:rPr>
          <w:rFonts w:ascii="Times New Roman" w:hAnsi="Times New Roman" w:cs="Times New Roman"/>
          <w:kern w:val="0"/>
          <w:rPrChange w:id="1080" w:author="Simona Radutoiu" w:date="2025-11-20T10:06:00Z" w16du:dateUtc="2025-11-20T09:06:00Z">
            <w:rPr>
              <w:rFonts w:ascii="Times New Roman" w:hAnsi="Times New Roman" w:cs="Times New Roman"/>
              <w:kern w:val="0"/>
              <w:highlight w:val="green"/>
            </w:rPr>
          </w:rPrChange>
        </w:rPr>
        <w:t xml:space="preserve"> </w:t>
      </w:r>
      <w:r w:rsidR="00A22E66" w:rsidRPr="008258EA">
        <w:rPr>
          <w:rFonts w:ascii="Times New Roman" w:hAnsi="Times New Roman" w:cs="Times New Roman"/>
          <w:kern w:val="0"/>
          <w:rPrChange w:id="1081" w:author="Simona Radutoiu" w:date="2025-11-20T10:06:00Z" w16du:dateUtc="2025-11-20T09:06:00Z">
            <w:rPr>
              <w:rFonts w:ascii="Times New Roman" w:hAnsi="Times New Roman" w:cs="Times New Roman"/>
              <w:kern w:val="0"/>
              <w:highlight w:val="green"/>
            </w:rPr>
          </w:rPrChange>
        </w:rPr>
        <w:t>exhibited altered</w:t>
      </w:r>
      <w:r w:rsidR="00E76038" w:rsidRPr="008258EA">
        <w:rPr>
          <w:rFonts w:ascii="Times New Roman" w:hAnsi="Times New Roman" w:cs="Times New Roman"/>
          <w:kern w:val="0"/>
          <w:rPrChange w:id="1082" w:author="Simona Radutoiu" w:date="2025-11-20T10:06:00Z" w16du:dateUtc="2025-11-20T09:06:00Z">
            <w:rPr>
              <w:rFonts w:ascii="Times New Roman" w:hAnsi="Times New Roman" w:cs="Times New Roman"/>
              <w:kern w:val="0"/>
              <w:highlight w:val="green"/>
            </w:rPr>
          </w:rPrChange>
        </w:rPr>
        <w:t xml:space="preserve"> colonisation</w:t>
      </w:r>
      <w:r w:rsidR="00A511AA" w:rsidRPr="008258EA">
        <w:rPr>
          <w:rFonts w:ascii="Times New Roman" w:hAnsi="Times New Roman" w:cs="Times New Roman"/>
          <w:kern w:val="0"/>
          <w:rPrChange w:id="1083" w:author="Simona Radutoiu" w:date="2025-11-20T10:06:00Z" w16du:dateUtc="2025-11-20T09:06:00Z">
            <w:rPr>
              <w:rFonts w:ascii="Times New Roman" w:hAnsi="Times New Roman" w:cs="Times New Roman"/>
              <w:kern w:val="0"/>
              <w:highlight w:val="green"/>
            </w:rPr>
          </w:rPrChange>
        </w:rPr>
        <w:t>.</w:t>
      </w:r>
      <w:r w:rsidR="00295735" w:rsidRPr="008258EA">
        <w:rPr>
          <w:rFonts w:ascii="Times New Roman" w:hAnsi="Times New Roman" w:cs="Times New Roman"/>
          <w:kern w:val="0"/>
          <w:rPrChange w:id="1084" w:author="Simona Radutoiu" w:date="2025-11-20T10:06:00Z" w16du:dateUtc="2025-11-20T09:06:00Z">
            <w:rPr>
              <w:rFonts w:ascii="Times New Roman" w:hAnsi="Times New Roman" w:cs="Times New Roman"/>
              <w:kern w:val="0"/>
              <w:highlight w:val="green"/>
            </w:rPr>
          </w:rPrChange>
        </w:rPr>
        <w:t xml:space="preserve"> </w:t>
      </w:r>
      <w:commentRangeEnd w:id="1073"/>
      <w:r w:rsidR="00933507" w:rsidRPr="008258EA">
        <w:rPr>
          <w:rStyle w:val="CommentReference"/>
        </w:rPr>
        <w:commentReference w:id="1073"/>
      </w:r>
      <w:r w:rsidR="001E0B1C" w:rsidRPr="008258EA">
        <w:rPr>
          <w:rFonts w:ascii="Times New Roman" w:hAnsi="Times New Roman" w:cs="Times New Roman"/>
          <w:kern w:val="0"/>
          <w:rPrChange w:id="1085" w:author="Simona Radutoiu" w:date="2025-11-20T10:06:00Z" w16du:dateUtc="2025-11-20T09:06:00Z">
            <w:rPr>
              <w:rFonts w:ascii="Times New Roman" w:hAnsi="Times New Roman" w:cs="Times New Roman"/>
              <w:kern w:val="0"/>
              <w:highlight w:val="green"/>
            </w:rPr>
          </w:rPrChange>
        </w:rPr>
        <w:t xml:space="preserve">These ASVs spanned a broad taxonomic range. </w:t>
      </w:r>
      <w:r w:rsidR="002B671D" w:rsidRPr="008258EA">
        <w:rPr>
          <w:rFonts w:ascii="Times New Roman" w:hAnsi="Times New Roman" w:cs="Times New Roman"/>
          <w:kern w:val="0"/>
          <w:rPrChange w:id="1086" w:author="Simona Radutoiu" w:date="2025-11-20T10:06:00Z" w16du:dateUtc="2025-11-20T09:06:00Z">
            <w:rPr>
              <w:rFonts w:ascii="Times New Roman" w:hAnsi="Times New Roman" w:cs="Times New Roman"/>
              <w:kern w:val="0"/>
              <w:highlight w:val="green"/>
            </w:rPr>
          </w:rPrChange>
        </w:rPr>
        <w:t xml:space="preserve">In </w:t>
      </w:r>
      <w:r w:rsidR="002B671D" w:rsidRPr="008258EA">
        <w:rPr>
          <w:rFonts w:ascii="Times New Roman" w:hAnsi="Times New Roman" w:cs="Times New Roman"/>
          <w:i/>
          <w:iCs/>
          <w:kern w:val="0"/>
          <w:rPrChange w:id="1087" w:author="Simona Radutoiu" w:date="2025-11-20T10:06:00Z" w16du:dateUtc="2025-11-20T09:06:00Z">
            <w:rPr>
              <w:rFonts w:ascii="Times New Roman" w:hAnsi="Times New Roman" w:cs="Times New Roman"/>
              <w:i/>
              <w:iCs/>
              <w:kern w:val="0"/>
              <w:highlight w:val="green"/>
            </w:rPr>
          </w:rPrChange>
        </w:rPr>
        <w:t>Lotus</w:t>
      </w:r>
      <w:r w:rsidR="002B671D" w:rsidRPr="008258EA">
        <w:rPr>
          <w:rFonts w:ascii="Times New Roman" w:hAnsi="Times New Roman" w:cs="Times New Roman"/>
          <w:kern w:val="0"/>
          <w:rPrChange w:id="1088" w:author="Simona Radutoiu" w:date="2025-11-20T10:06:00Z" w16du:dateUtc="2025-11-20T09:06:00Z">
            <w:rPr>
              <w:rFonts w:ascii="Times New Roman" w:hAnsi="Times New Roman" w:cs="Times New Roman"/>
              <w:kern w:val="0"/>
              <w:highlight w:val="green"/>
            </w:rPr>
          </w:rPrChange>
        </w:rPr>
        <w:t xml:space="preserve">, </w:t>
      </w:r>
      <w:r w:rsidR="00A22E66" w:rsidRPr="008258EA">
        <w:rPr>
          <w:rFonts w:ascii="Times New Roman" w:hAnsi="Times New Roman" w:cs="Times New Roman"/>
          <w:kern w:val="0"/>
          <w:rPrChange w:id="1089" w:author="Simona Radutoiu" w:date="2025-11-20T10:06:00Z" w16du:dateUtc="2025-11-20T09:06:00Z">
            <w:rPr>
              <w:rFonts w:ascii="Times New Roman" w:hAnsi="Times New Roman" w:cs="Times New Roman"/>
              <w:kern w:val="0"/>
              <w:highlight w:val="green"/>
            </w:rPr>
          </w:rPrChange>
        </w:rPr>
        <w:t xml:space="preserve">all mutants </w:t>
      </w:r>
      <w:r w:rsidRPr="008258EA">
        <w:rPr>
          <w:rFonts w:ascii="Times New Roman" w:hAnsi="Times New Roman" w:cs="Times New Roman"/>
          <w:kern w:val="0"/>
          <w:rPrChange w:id="1090" w:author="Simona Radutoiu" w:date="2025-11-20T10:06:00Z" w16du:dateUtc="2025-11-20T09:06:00Z">
            <w:rPr>
              <w:rFonts w:ascii="Times New Roman" w:hAnsi="Times New Roman" w:cs="Times New Roman"/>
              <w:kern w:val="0"/>
              <w:highlight w:val="green"/>
            </w:rPr>
          </w:rPrChange>
        </w:rPr>
        <w:t>displayed</w:t>
      </w:r>
      <w:r w:rsidR="00A22E66" w:rsidRPr="008258EA">
        <w:rPr>
          <w:rFonts w:ascii="Times New Roman" w:hAnsi="Times New Roman" w:cs="Times New Roman"/>
          <w:kern w:val="0"/>
          <w:rPrChange w:id="1091" w:author="Simona Radutoiu" w:date="2025-11-20T10:06:00Z" w16du:dateUtc="2025-11-20T09:06:00Z">
            <w:rPr>
              <w:rFonts w:ascii="Times New Roman" w:hAnsi="Times New Roman" w:cs="Times New Roman"/>
              <w:kern w:val="0"/>
              <w:highlight w:val="green"/>
            </w:rPr>
          </w:rPrChange>
        </w:rPr>
        <w:t xml:space="preserve"> reduc</w:t>
      </w:r>
      <w:r w:rsidRPr="008258EA">
        <w:rPr>
          <w:rFonts w:ascii="Times New Roman" w:hAnsi="Times New Roman" w:cs="Times New Roman"/>
          <w:kern w:val="0"/>
          <w:rPrChange w:id="1092" w:author="Simona Radutoiu" w:date="2025-11-20T10:06:00Z" w16du:dateUtc="2025-11-20T09:06:00Z">
            <w:rPr>
              <w:rFonts w:ascii="Times New Roman" w:hAnsi="Times New Roman" w:cs="Times New Roman"/>
              <w:kern w:val="0"/>
              <w:highlight w:val="green"/>
            </w:rPr>
          </w:rPrChange>
        </w:rPr>
        <w:t xml:space="preserve">ed </w:t>
      </w:r>
      <w:r w:rsidR="00A22E66" w:rsidRPr="008258EA">
        <w:rPr>
          <w:rFonts w:ascii="Times New Roman" w:hAnsi="Times New Roman" w:cs="Times New Roman"/>
          <w:kern w:val="0"/>
          <w:rPrChange w:id="1093" w:author="Simona Radutoiu" w:date="2025-11-20T10:06:00Z" w16du:dateUtc="2025-11-20T09:06:00Z">
            <w:rPr>
              <w:rFonts w:ascii="Times New Roman" w:hAnsi="Times New Roman" w:cs="Times New Roman"/>
              <w:kern w:val="0"/>
              <w:highlight w:val="green"/>
            </w:rPr>
          </w:rPrChange>
        </w:rPr>
        <w:t>colonisation</w:t>
      </w:r>
      <w:r w:rsidR="002B671D" w:rsidRPr="008258EA">
        <w:rPr>
          <w:rFonts w:ascii="Times New Roman" w:hAnsi="Times New Roman" w:cs="Times New Roman"/>
          <w:kern w:val="0"/>
          <w:rPrChange w:id="1094" w:author="Simona Radutoiu" w:date="2025-11-20T10:06:00Z" w16du:dateUtc="2025-11-20T09:06:00Z">
            <w:rPr>
              <w:rFonts w:ascii="Times New Roman" w:hAnsi="Times New Roman" w:cs="Times New Roman"/>
              <w:kern w:val="0"/>
              <w:highlight w:val="green"/>
            </w:rPr>
          </w:rPrChange>
        </w:rPr>
        <w:t xml:space="preserve"> </w:t>
      </w:r>
      <w:r w:rsidR="00A22E66" w:rsidRPr="008258EA">
        <w:rPr>
          <w:rFonts w:ascii="Times New Roman" w:hAnsi="Times New Roman" w:cs="Times New Roman"/>
          <w:kern w:val="0"/>
          <w:rPrChange w:id="1095" w:author="Simona Radutoiu" w:date="2025-11-20T10:06:00Z" w16du:dateUtc="2025-11-20T09:06:00Z">
            <w:rPr>
              <w:rFonts w:ascii="Times New Roman" w:hAnsi="Times New Roman" w:cs="Times New Roman"/>
              <w:kern w:val="0"/>
              <w:highlight w:val="green"/>
            </w:rPr>
          </w:rPrChange>
        </w:rPr>
        <w:t xml:space="preserve">of </w:t>
      </w:r>
      <w:proofErr w:type="spellStart"/>
      <w:r w:rsidR="002B671D" w:rsidRPr="008258EA">
        <w:rPr>
          <w:rFonts w:ascii="Times New Roman" w:hAnsi="Times New Roman" w:cs="Times New Roman"/>
          <w:kern w:val="0"/>
          <w:rPrChange w:id="1096" w:author="Simona Radutoiu" w:date="2025-11-20T10:06:00Z" w16du:dateUtc="2025-11-20T09:06:00Z">
            <w:rPr>
              <w:rFonts w:ascii="Times New Roman" w:hAnsi="Times New Roman" w:cs="Times New Roman"/>
              <w:kern w:val="0"/>
              <w:highlight w:val="green"/>
            </w:rPr>
          </w:rPrChange>
        </w:rPr>
        <w:t>Rhizobiales</w:t>
      </w:r>
      <w:proofErr w:type="spellEnd"/>
      <w:r w:rsidR="002B671D" w:rsidRPr="00F90E47">
        <w:rPr>
          <w:rFonts w:ascii="Times New Roman" w:hAnsi="Times New Roman" w:cs="Times New Roman"/>
          <w:kern w:val="0"/>
          <w:rPrChange w:id="1097" w:author="Simona Radutoiu" w:date="2025-11-17T11:23:00Z" w16du:dateUtc="2025-11-17T10:23:00Z">
            <w:rPr>
              <w:rFonts w:ascii="Times New Roman" w:hAnsi="Times New Roman" w:cs="Times New Roman"/>
              <w:kern w:val="0"/>
              <w:highlight w:val="green"/>
            </w:rPr>
          </w:rPrChange>
        </w:rPr>
        <w:t xml:space="preserve"> </w:t>
      </w:r>
      <w:r w:rsidR="00A22E66" w:rsidRPr="00F90E47">
        <w:rPr>
          <w:rFonts w:ascii="Times New Roman" w:hAnsi="Times New Roman" w:cs="Times New Roman"/>
          <w:kern w:val="0"/>
          <w:rPrChange w:id="1098" w:author="Simona Radutoiu" w:date="2025-11-17T11:23:00Z" w16du:dateUtc="2025-11-17T10:23:00Z">
            <w:rPr>
              <w:rFonts w:ascii="Times New Roman" w:hAnsi="Times New Roman" w:cs="Times New Roman"/>
              <w:kern w:val="0"/>
              <w:highlight w:val="green"/>
            </w:rPr>
          </w:rPrChange>
        </w:rPr>
        <w:t xml:space="preserve">ASVs, </w:t>
      </w:r>
      <w:r w:rsidR="002B671D" w:rsidRPr="00F90E47">
        <w:rPr>
          <w:rFonts w:ascii="Times New Roman" w:hAnsi="Times New Roman" w:cs="Times New Roman"/>
          <w:kern w:val="0"/>
          <w:rPrChange w:id="1099" w:author="Simona Radutoiu" w:date="2025-11-17T11:23:00Z" w16du:dateUtc="2025-11-17T10:23:00Z">
            <w:rPr>
              <w:rFonts w:ascii="Times New Roman" w:hAnsi="Times New Roman" w:cs="Times New Roman"/>
              <w:kern w:val="0"/>
              <w:highlight w:val="green"/>
            </w:rPr>
          </w:rPrChange>
        </w:rPr>
        <w:t xml:space="preserve">most likely symbiotic rhizobia, </w:t>
      </w:r>
      <w:r w:rsidR="00A22E66" w:rsidRPr="00F90E47">
        <w:rPr>
          <w:rFonts w:ascii="Times New Roman" w:hAnsi="Times New Roman" w:cs="Times New Roman"/>
          <w:kern w:val="0"/>
          <w:rPrChange w:id="1100" w:author="Simona Radutoiu" w:date="2025-11-17T11:23:00Z" w16du:dateUtc="2025-11-17T10:23:00Z">
            <w:rPr>
              <w:rFonts w:ascii="Times New Roman" w:hAnsi="Times New Roman" w:cs="Times New Roman"/>
              <w:kern w:val="0"/>
              <w:highlight w:val="green"/>
            </w:rPr>
          </w:rPrChange>
        </w:rPr>
        <w:t xml:space="preserve">alongside </w:t>
      </w:r>
      <w:ins w:id="1101" w:author="Simona Radutoiu" w:date="2025-11-17T11:20:00Z" w16du:dateUtc="2025-11-17T10:20:00Z">
        <w:r w:rsidR="003B74AA" w:rsidRPr="00F90E47">
          <w:rPr>
            <w:rFonts w:ascii="Times New Roman" w:hAnsi="Times New Roman" w:cs="Times New Roman"/>
            <w:kern w:val="0"/>
            <w:rPrChange w:id="1102" w:author="Simona Radutoiu" w:date="2025-11-17T11:23:00Z" w16du:dateUtc="2025-11-17T10:23:00Z">
              <w:rPr>
                <w:rFonts w:ascii="Times New Roman" w:hAnsi="Times New Roman" w:cs="Times New Roman"/>
                <w:kern w:val="0"/>
                <w:highlight w:val="green"/>
              </w:rPr>
            </w:rPrChange>
          </w:rPr>
          <w:t xml:space="preserve">other taxa that showed </w:t>
        </w:r>
      </w:ins>
      <w:r w:rsidR="00A22E66" w:rsidRPr="00F90E47">
        <w:rPr>
          <w:rFonts w:ascii="Times New Roman" w:hAnsi="Times New Roman" w:cs="Times New Roman"/>
          <w:kern w:val="0"/>
          <w:rPrChange w:id="1103" w:author="Simona Radutoiu" w:date="2025-11-17T11:23:00Z" w16du:dateUtc="2025-11-17T10:23:00Z">
            <w:rPr>
              <w:rFonts w:ascii="Times New Roman" w:hAnsi="Times New Roman" w:cs="Times New Roman"/>
              <w:kern w:val="0"/>
              <w:highlight w:val="green"/>
            </w:rPr>
          </w:rPrChange>
        </w:rPr>
        <w:t xml:space="preserve">genotype-specific </w:t>
      </w:r>
      <w:r w:rsidR="001E0B1C" w:rsidRPr="00F90E47">
        <w:rPr>
          <w:rFonts w:ascii="Times New Roman" w:hAnsi="Times New Roman" w:cs="Times New Roman"/>
          <w:kern w:val="0"/>
          <w:rPrChange w:id="1104" w:author="Simona Radutoiu" w:date="2025-11-17T11:23:00Z" w16du:dateUtc="2025-11-17T10:23:00Z">
            <w:rPr>
              <w:rFonts w:ascii="Times New Roman" w:hAnsi="Times New Roman" w:cs="Times New Roman"/>
              <w:kern w:val="0"/>
              <w:highlight w:val="green"/>
            </w:rPr>
          </w:rPrChange>
        </w:rPr>
        <w:t>shifts</w:t>
      </w:r>
      <w:del w:id="1105" w:author="Simona Radutoiu" w:date="2025-11-17T11:20:00Z" w16du:dateUtc="2025-11-17T10:20:00Z">
        <w:r w:rsidR="001E0B1C" w:rsidRPr="00F90E47" w:rsidDel="003B74AA">
          <w:rPr>
            <w:rFonts w:ascii="Times New Roman" w:hAnsi="Times New Roman" w:cs="Times New Roman"/>
            <w:kern w:val="0"/>
            <w:rPrChange w:id="1106" w:author="Simona Radutoiu" w:date="2025-11-17T11:23:00Z" w16du:dateUtc="2025-11-17T10:23:00Z">
              <w:rPr>
                <w:rFonts w:ascii="Times New Roman" w:hAnsi="Times New Roman" w:cs="Times New Roman"/>
                <w:kern w:val="0"/>
                <w:highlight w:val="green"/>
              </w:rPr>
            </w:rPrChange>
          </w:rPr>
          <w:delText xml:space="preserve"> </w:delText>
        </w:r>
        <w:r w:rsidR="00A22E66" w:rsidRPr="00F90E47" w:rsidDel="003B74AA">
          <w:rPr>
            <w:rFonts w:ascii="Times New Roman" w:hAnsi="Times New Roman" w:cs="Times New Roman"/>
            <w:kern w:val="0"/>
            <w:rPrChange w:id="1107" w:author="Simona Radutoiu" w:date="2025-11-17T11:23:00Z" w16du:dateUtc="2025-11-17T10:23:00Z">
              <w:rPr>
                <w:rFonts w:ascii="Times New Roman" w:hAnsi="Times New Roman" w:cs="Times New Roman"/>
                <w:kern w:val="0"/>
                <w:highlight w:val="green"/>
              </w:rPr>
            </w:rPrChange>
          </w:rPr>
          <w:delText>in other taxa</w:delText>
        </w:r>
      </w:del>
      <w:r w:rsidR="00A22E66" w:rsidRPr="00F90E47">
        <w:rPr>
          <w:rFonts w:ascii="Times New Roman" w:hAnsi="Times New Roman" w:cs="Times New Roman"/>
          <w:kern w:val="0"/>
          <w:rPrChange w:id="1108" w:author="Simona Radutoiu" w:date="2025-11-17T11:23:00Z" w16du:dateUtc="2025-11-17T10:23:00Z">
            <w:rPr>
              <w:rFonts w:ascii="Times New Roman" w:hAnsi="Times New Roman" w:cs="Times New Roman"/>
              <w:kern w:val="0"/>
              <w:highlight w:val="green"/>
            </w:rPr>
          </w:rPrChange>
        </w:rPr>
        <w:t>.</w:t>
      </w:r>
      <w:r w:rsidR="002B671D" w:rsidRPr="00F90E47">
        <w:rPr>
          <w:rFonts w:ascii="Times New Roman" w:hAnsi="Times New Roman" w:cs="Times New Roman"/>
          <w:kern w:val="0"/>
          <w:rPrChange w:id="1109" w:author="Simona Radutoiu" w:date="2025-11-17T11:23:00Z" w16du:dateUtc="2025-11-17T10:23:00Z">
            <w:rPr>
              <w:rFonts w:ascii="Times New Roman" w:hAnsi="Times New Roman" w:cs="Times New Roman"/>
              <w:kern w:val="0"/>
              <w:highlight w:val="green"/>
            </w:rPr>
          </w:rPrChange>
        </w:rPr>
        <w:t xml:space="preserve"> In </w:t>
      </w:r>
      <w:r w:rsidR="002B671D" w:rsidRPr="00F90E47">
        <w:rPr>
          <w:rFonts w:ascii="Times New Roman" w:hAnsi="Times New Roman" w:cs="Times New Roman"/>
          <w:i/>
          <w:iCs/>
          <w:kern w:val="0"/>
          <w:rPrChange w:id="1110" w:author="Simona Radutoiu" w:date="2025-11-17T11:23:00Z" w16du:dateUtc="2025-11-17T10:23:00Z">
            <w:rPr>
              <w:rFonts w:ascii="Times New Roman" w:hAnsi="Times New Roman" w:cs="Times New Roman"/>
              <w:i/>
              <w:iCs/>
              <w:kern w:val="0"/>
              <w:highlight w:val="green"/>
            </w:rPr>
          </w:rPrChange>
        </w:rPr>
        <w:t>Hordeum</w:t>
      </w:r>
      <w:r w:rsidR="002B671D" w:rsidRPr="00F90E47">
        <w:rPr>
          <w:rFonts w:ascii="Times New Roman" w:hAnsi="Times New Roman" w:cs="Times New Roman"/>
          <w:kern w:val="0"/>
          <w:rPrChange w:id="1111" w:author="Simona Radutoiu" w:date="2025-11-17T11:23:00Z" w16du:dateUtc="2025-11-17T10:23:00Z">
            <w:rPr>
              <w:rFonts w:ascii="Times New Roman" w:hAnsi="Times New Roman" w:cs="Times New Roman"/>
              <w:kern w:val="0"/>
              <w:highlight w:val="green"/>
            </w:rPr>
          </w:rPrChange>
        </w:rPr>
        <w:t xml:space="preserve">, </w:t>
      </w:r>
      <w:r w:rsidRPr="00F90E47">
        <w:rPr>
          <w:rFonts w:ascii="Times New Roman" w:hAnsi="Times New Roman" w:cs="Times New Roman"/>
          <w:kern w:val="0"/>
          <w:rPrChange w:id="1112" w:author="Simona Radutoiu" w:date="2025-11-17T11:23:00Z" w16du:dateUtc="2025-11-17T10:23:00Z">
            <w:rPr>
              <w:rFonts w:ascii="Times New Roman" w:hAnsi="Times New Roman" w:cs="Times New Roman"/>
              <w:kern w:val="0"/>
              <w:highlight w:val="green"/>
            </w:rPr>
          </w:rPrChange>
        </w:rPr>
        <w:t>several</w:t>
      </w:r>
      <w:r w:rsidR="002B671D" w:rsidRPr="00F90E47">
        <w:rPr>
          <w:rFonts w:ascii="Times New Roman" w:hAnsi="Times New Roman" w:cs="Times New Roman"/>
          <w:kern w:val="0"/>
          <w:rPrChange w:id="1113" w:author="Simona Radutoiu" w:date="2025-11-17T11:23:00Z" w16du:dateUtc="2025-11-17T10:23:00Z">
            <w:rPr>
              <w:rFonts w:ascii="Times New Roman" w:hAnsi="Times New Roman" w:cs="Times New Roman"/>
              <w:kern w:val="0"/>
              <w:highlight w:val="green"/>
            </w:rPr>
          </w:rPrChange>
        </w:rPr>
        <w:t xml:space="preserve"> </w:t>
      </w:r>
      <w:proofErr w:type="spellStart"/>
      <w:r w:rsidR="002B671D" w:rsidRPr="00F90E47">
        <w:rPr>
          <w:rFonts w:ascii="Times New Roman" w:hAnsi="Times New Roman" w:cs="Times New Roman"/>
          <w:kern w:val="0"/>
          <w:rPrChange w:id="1114" w:author="Simona Radutoiu" w:date="2025-11-17T11:23:00Z" w16du:dateUtc="2025-11-17T10:23:00Z">
            <w:rPr>
              <w:rFonts w:ascii="Times New Roman" w:hAnsi="Times New Roman" w:cs="Times New Roman"/>
              <w:kern w:val="0"/>
              <w:highlight w:val="green"/>
            </w:rPr>
          </w:rPrChange>
        </w:rPr>
        <w:t>Rhizobiales</w:t>
      </w:r>
      <w:proofErr w:type="spellEnd"/>
      <w:r w:rsidR="002B671D" w:rsidRPr="00F90E47">
        <w:rPr>
          <w:rFonts w:ascii="Times New Roman" w:hAnsi="Times New Roman" w:cs="Times New Roman"/>
          <w:kern w:val="0"/>
          <w:rPrChange w:id="1115" w:author="Simona Radutoiu" w:date="2025-11-17T11:23:00Z" w16du:dateUtc="2025-11-17T10:23:00Z">
            <w:rPr>
              <w:rFonts w:ascii="Times New Roman" w:hAnsi="Times New Roman" w:cs="Times New Roman"/>
              <w:kern w:val="0"/>
              <w:highlight w:val="green"/>
            </w:rPr>
          </w:rPrChange>
        </w:rPr>
        <w:t xml:space="preserve">, </w:t>
      </w:r>
      <w:proofErr w:type="spellStart"/>
      <w:r w:rsidR="002B671D" w:rsidRPr="00F90E47">
        <w:rPr>
          <w:rFonts w:ascii="Times New Roman" w:hAnsi="Times New Roman" w:cs="Times New Roman"/>
          <w:kern w:val="0"/>
          <w:rPrChange w:id="1116" w:author="Simona Radutoiu" w:date="2025-11-17T11:23:00Z" w16du:dateUtc="2025-11-17T10:23:00Z">
            <w:rPr>
              <w:rFonts w:ascii="Times New Roman" w:hAnsi="Times New Roman" w:cs="Times New Roman"/>
              <w:kern w:val="0"/>
              <w:highlight w:val="green"/>
            </w:rPr>
          </w:rPrChange>
        </w:rPr>
        <w:t>Micromonosporales</w:t>
      </w:r>
      <w:proofErr w:type="spellEnd"/>
      <w:r w:rsidR="002B671D" w:rsidRPr="00F90E47">
        <w:rPr>
          <w:rFonts w:ascii="Times New Roman" w:hAnsi="Times New Roman" w:cs="Times New Roman"/>
          <w:kern w:val="0"/>
          <w:rPrChange w:id="1117" w:author="Simona Radutoiu" w:date="2025-11-17T11:23:00Z" w16du:dateUtc="2025-11-17T10:23:00Z">
            <w:rPr>
              <w:rFonts w:ascii="Times New Roman" w:hAnsi="Times New Roman" w:cs="Times New Roman"/>
              <w:kern w:val="0"/>
              <w:highlight w:val="green"/>
            </w:rPr>
          </w:rPrChange>
        </w:rPr>
        <w:t xml:space="preserve">, and </w:t>
      </w:r>
      <w:proofErr w:type="spellStart"/>
      <w:r w:rsidR="002B671D" w:rsidRPr="00F90E47">
        <w:rPr>
          <w:rFonts w:ascii="Times New Roman" w:hAnsi="Times New Roman" w:cs="Times New Roman"/>
          <w:kern w:val="0"/>
          <w:rPrChange w:id="1118" w:author="Simona Radutoiu" w:date="2025-11-17T11:23:00Z" w16du:dateUtc="2025-11-17T10:23:00Z">
            <w:rPr>
              <w:rFonts w:ascii="Times New Roman" w:hAnsi="Times New Roman" w:cs="Times New Roman"/>
              <w:kern w:val="0"/>
              <w:highlight w:val="green"/>
            </w:rPr>
          </w:rPrChange>
        </w:rPr>
        <w:t>Burkholderiales</w:t>
      </w:r>
      <w:proofErr w:type="spellEnd"/>
      <w:r w:rsidR="002B671D" w:rsidRPr="00F90E47">
        <w:rPr>
          <w:rFonts w:ascii="Times New Roman" w:hAnsi="Times New Roman" w:cs="Times New Roman"/>
          <w:kern w:val="0"/>
          <w:rPrChange w:id="1119" w:author="Simona Radutoiu" w:date="2025-11-17T11:23:00Z" w16du:dateUtc="2025-11-17T10:23:00Z">
            <w:rPr>
              <w:rFonts w:ascii="Times New Roman" w:hAnsi="Times New Roman" w:cs="Times New Roman"/>
              <w:kern w:val="0"/>
              <w:highlight w:val="green"/>
            </w:rPr>
          </w:rPrChange>
        </w:rPr>
        <w:t xml:space="preserve"> </w:t>
      </w:r>
      <w:r w:rsidR="00A22E66" w:rsidRPr="00F90E47">
        <w:rPr>
          <w:rFonts w:ascii="Times New Roman" w:hAnsi="Times New Roman" w:cs="Times New Roman"/>
          <w:kern w:val="0"/>
          <w:rPrChange w:id="1120" w:author="Simona Radutoiu" w:date="2025-11-17T11:23:00Z" w16du:dateUtc="2025-11-17T10:23:00Z">
            <w:rPr>
              <w:rFonts w:ascii="Times New Roman" w:hAnsi="Times New Roman" w:cs="Times New Roman"/>
              <w:kern w:val="0"/>
              <w:highlight w:val="green"/>
            </w:rPr>
          </w:rPrChange>
        </w:rPr>
        <w:t xml:space="preserve">ASVs </w:t>
      </w:r>
      <w:r w:rsidRPr="00F90E47">
        <w:rPr>
          <w:rFonts w:ascii="Times New Roman" w:hAnsi="Times New Roman" w:cs="Times New Roman"/>
          <w:kern w:val="0"/>
          <w:rPrChange w:id="1121" w:author="Simona Radutoiu" w:date="2025-11-17T11:23:00Z" w16du:dateUtc="2025-11-17T10:23:00Z">
            <w:rPr>
              <w:rFonts w:ascii="Times New Roman" w:hAnsi="Times New Roman" w:cs="Times New Roman"/>
              <w:kern w:val="0"/>
              <w:highlight w:val="green"/>
            </w:rPr>
          </w:rPrChange>
        </w:rPr>
        <w:t>were consistently reduced</w:t>
      </w:r>
      <w:ins w:id="1122" w:author="Simona Radutoiu" w:date="2025-11-17T11:20:00Z" w16du:dateUtc="2025-11-17T10:20:00Z">
        <w:r w:rsidR="003B74AA" w:rsidRPr="00F90E47">
          <w:rPr>
            <w:rFonts w:ascii="Times New Roman" w:hAnsi="Times New Roman" w:cs="Times New Roman"/>
            <w:kern w:val="0"/>
            <w:rPrChange w:id="1123" w:author="Simona Radutoiu" w:date="2025-11-17T11:23:00Z" w16du:dateUtc="2025-11-17T10:23:00Z">
              <w:rPr>
                <w:rFonts w:ascii="Times New Roman" w:hAnsi="Times New Roman" w:cs="Times New Roman"/>
                <w:kern w:val="0"/>
                <w:highlight w:val="green"/>
              </w:rPr>
            </w:rPrChange>
          </w:rPr>
          <w:t xml:space="preserve"> in </w:t>
        </w:r>
      </w:ins>
      <w:ins w:id="1124" w:author="Simona Radutoiu" w:date="2025-11-17T11:21:00Z" w16du:dateUtc="2025-11-17T10:21:00Z">
        <w:r w:rsidR="00E63AD6" w:rsidRPr="00F90E47">
          <w:rPr>
            <w:rFonts w:ascii="Times New Roman" w:hAnsi="Times New Roman" w:cs="Times New Roman"/>
            <w:kern w:val="0"/>
            <w:rPrChange w:id="1125" w:author="Simona Radutoiu" w:date="2025-11-17T11:23:00Z" w16du:dateUtc="2025-11-17T10:23:00Z">
              <w:rPr>
                <w:rFonts w:ascii="Times New Roman" w:hAnsi="Times New Roman" w:cs="Times New Roman"/>
                <w:kern w:val="0"/>
                <w:highlight w:val="green"/>
              </w:rPr>
            </w:rPrChange>
          </w:rPr>
          <w:t>all</w:t>
        </w:r>
      </w:ins>
      <w:ins w:id="1126" w:author="Simona Radutoiu" w:date="2025-11-17T11:20:00Z" w16du:dateUtc="2025-11-17T10:20:00Z">
        <w:r w:rsidR="003B74AA" w:rsidRPr="00F90E47">
          <w:rPr>
            <w:rFonts w:ascii="Times New Roman" w:hAnsi="Times New Roman" w:cs="Times New Roman"/>
            <w:kern w:val="0"/>
            <w:rPrChange w:id="1127" w:author="Simona Radutoiu" w:date="2025-11-17T11:23:00Z" w16du:dateUtc="2025-11-17T10:23:00Z">
              <w:rPr>
                <w:rFonts w:ascii="Times New Roman" w:hAnsi="Times New Roman" w:cs="Times New Roman"/>
                <w:kern w:val="0"/>
                <w:highlight w:val="green"/>
              </w:rPr>
            </w:rPrChange>
          </w:rPr>
          <w:t xml:space="preserve"> mutants</w:t>
        </w:r>
      </w:ins>
      <w:r w:rsidR="007302DA" w:rsidRPr="00F90E47">
        <w:rPr>
          <w:rFonts w:ascii="Times New Roman" w:hAnsi="Times New Roman" w:cs="Times New Roman"/>
          <w:kern w:val="0"/>
          <w:rPrChange w:id="1128" w:author="Simona Radutoiu" w:date="2025-11-17T11:23:00Z" w16du:dateUtc="2025-11-17T10:23:00Z">
            <w:rPr>
              <w:rFonts w:ascii="Times New Roman" w:hAnsi="Times New Roman" w:cs="Times New Roman"/>
              <w:kern w:val="0"/>
              <w:highlight w:val="green"/>
            </w:rPr>
          </w:rPrChange>
        </w:rPr>
        <w:t xml:space="preserve">, </w:t>
      </w:r>
      <w:del w:id="1129" w:author="Simona Radutoiu" w:date="2025-11-17T11:21:00Z" w16du:dateUtc="2025-11-17T10:21:00Z">
        <w:r w:rsidR="007302DA" w:rsidRPr="00F90E47" w:rsidDel="00E63AD6">
          <w:rPr>
            <w:rFonts w:ascii="Times New Roman" w:hAnsi="Times New Roman" w:cs="Times New Roman"/>
            <w:kern w:val="0"/>
            <w:rPrChange w:id="1130" w:author="Simona Radutoiu" w:date="2025-11-17T11:23:00Z" w16du:dateUtc="2025-11-17T10:23:00Z">
              <w:rPr>
                <w:rFonts w:ascii="Times New Roman" w:hAnsi="Times New Roman" w:cs="Times New Roman"/>
                <w:kern w:val="0"/>
                <w:highlight w:val="green"/>
              </w:rPr>
            </w:rPrChange>
          </w:rPr>
          <w:delText xml:space="preserve">while </w:delText>
        </w:r>
      </w:del>
      <w:ins w:id="1131" w:author="Simona Radutoiu" w:date="2025-11-17T11:21:00Z" w16du:dateUtc="2025-11-17T10:21:00Z">
        <w:r w:rsidR="00E63AD6" w:rsidRPr="00F90E47">
          <w:rPr>
            <w:rFonts w:ascii="Times New Roman" w:hAnsi="Times New Roman" w:cs="Times New Roman"/>
            <w:kern w:val="0"/>
            <w:rPrChange w:id="1132" w:author="Simona Radutoiu" w:date="2025-11-17T11:23:00Z" w16du:dateUtc="2025-11-17T10:23:00Z">
              <w:rPr>
                <w:rFonts w:ascii="Times New Roman" w:hAnsi="Times New Roman" w:cs="Times New Roman"/>
                <w:kern w:val="0"/>
                <w:highlight w:val="green"/>
              </w:rPr>
            </w:rPrChange>
          </w:rPr>
          <w:t xml:space="preserve">along other taxa that showed distinct patterns of enrichment/depletion in </w:t>
        </w:r>
      </w:ins>
      <w:r w:rsidR="007302DA" w:rsidRPr="00F90E47">
        <w:rPr>
          <w:rFonts w:ascii="Times New Roman" w:hAnsi="Times New Roman" w:cs="Times New Roman"/>
          <w:kern w:val="0"/>
          <w:rPrChange w:id="1133" w:author="Simona Radutoiu" w:date="2025-11-17T11:23:00Z" w16du:dateUtc="2025-11-17T10:23:00Z">
            <w:rPr>
              <w:rFonts w:ascii="Times New Roman" w:hAnsi="Times New Roman" w:cs="Times New Roman"/>
              <w:kern w:val="0"/>
              <w:highlight w:val="green"/>
            </w:rPr>
          </w:rPrChange>
        </w:rPr>
        <w:t>individual</w:t>
      </w:r>
      <w:r w:rsidR="00A22E66" w:rsidRPr="00F90E47">
        <w:rPr>
          <w:rFonts w:ascii="Times New Roman" w:hAnsi="Times New Roman" w:cs="Times New Roman"/>
          <w:kern w:val="0"/>
          <w:rPrChange w:id="1134" w:author="Simona Radutoiu" w:date="2025-11-17T11:23:00Z" w16du:dateUtc="2025-11-17T10:23:00Z">
            <w:rPr>
              <w:rFonts w:ascii="Times New Roman" w:hAnsi="Times New Roman" w:cs="Times New Roman"/>
              <w:kern w:val="0"/>
              <w:highlight w:val="green"/>
            </w:rPr>
          </w:rPrChange>
        </w:rPr>
        <w:t xml:space="preserve"> CSSP mutant</w:t>
      </w:r>
      <w:r w:rsidR="007302DA" w:rsidRPr="00F90E47">
        <w:rPr>
          <w:rFonts w:ascii="Times New Roman" w:hAnsi="Times New Roman" w:cs="Times New Roman"/>
          <w:kern w:val="0"/>
          <w:rPrChange w:id="1135" w:author="Simona Radutoiu" w:date="2025-11-17T11:23:00Z" w16du:dateUtc="2025-11-17T10:23:00Z">
            <w:rPr>
              <w:rFonts w:ascii="Times New Roman" w:hAnsi="Times New Roman" w:cs="Times New Roman"/>
              <w:kern w:val="0"/>
              <w:highlight w:val="green"/>
            </w:rPr>
          </w:rPrChange>
        </w:rPr>
        <w:t>s</w:t>
      </w:r>
      <w:del w:id="1136" w:author="Simona Radutoiu" w:date="2025-11-17T11:21:00Z" w16du:dateUtc="2025-11-17T10:21:00Z">
        <w:r w:rsidR="007302DA" w:rsidRPr="00F90E47" w:rsidDel="00E63AD6">
          <w:rPr>
            <w:rFonts w:ascii="Times New Roman" w:hAnsi="Times New Roman" w:cs="Times New Roman"/>
            <w:kern w:val="0"/>
            <w:rPrChange w:id="1137" w:author="Simona Radutoiu" w:date="2025-11-17T11:23:00Z" w16du:dateUtc="2025-11-17T10:23:00Z">
              <w:rPr>
                <w:rFonts w:ascii="Times New Roman" w:hAnsi="Times New Roman" w:cs="Times New Roman"/>
                <w:kern w:val="0"/>
                <w:highlight w:val="green"/>
              </w:rPr>
            </w:rPrChange>
          </w:rPr>
          <w:delText xml:space="preserve"> showed unique enrichment or depletion patterns</w:delText>
        </w:r>
      </w:del>
      <w:r w:rsidR="007302DA" w:rsidRPr="00F90E47">
        <w:rPr>
          <w:rFonts w:ascii="Times New Roman" w:hAnsi="Times New Roman" w:cs="Times New Roman"/>
          <w:kern w:val="0"/>
          <w:rPrChange w:id="1138" w:author="Simona Radutoiu" w:date="2025-11-17T11:23:00Z" w16du:dateUtc="2025-11-17T10:23:00Z">
            <w:rPr>
              <w:rFonts w:ascii="Times New Roman" w:hAnsi="Times New Roman" w:cs="Times New Roman"/>
              <w:kern w:val="0"/>
              <w:highlight w:val="green"/>
            </w:rPr>
          </w:rPrChange>
        </w:rPr>
        <w:t>.</w:t>
      </w:r>
    </w:p>
    <w:p w14:paraId="78D5086C" w14:textId="19AE8F03" w:rsidR="00695932" w:rsidRPr="004219CA" w:rsidRDefault="002B671D" w:rsidP="00DB2FCC">
      <w:pPr>
        <w:spacing w:line="276" w:lineRule="auto"/>
        <w:jc w:val="both"/>
        <w:rPr>
          <w:rFonts w:ascii="Times New Roman" w:hAnsi="Times New Roman" w:cs="Times New Roman"/>
          <w:kern w:val="0"/>
        </w:rPr>
      </w:pPr>
      <w:r w:rsidRPr="00F90E47">
        <w:rPr>
          <w:rFonts w:ascii="Times New Roman" w:hAnsi="Times New Roman" w:cs="Times New Roman"/>
          <w:kern w:val="0"/>
          <w:rPrChange w:id="1139" w:author="Simona Radutoiu" w:date="2025-11-17T11:23:00Z" w16du:dateUtc="2025-11-17T10:23:00Z">
            <w:rPr>
              <w:rFonts w:ascii="Times New Roman" w:hAnsi="Times New Roman" w:cs="Times New Roman"/>
              <w:kern w:val="0"/>
              <w:highlight w:val="green"/>
            </w:rPr>
          </w:rPrChange>
        </w:rPr>
        <w:t xml:space="preserve">Overall, impairment </w:t>
      </w:r>
      <w:del w:id="1140" w:author="Simona Radutoiu" w:date="2025-11-17T11:22:00Z" w16du:dateUtc="2025-11-17T10:22:00Z">
        <w:r w:rsidRPr="00F90E47" w:rsidDel="00E63AD6">
          <w:rPr>
            <w:rFonts w:ascii="Times New Roman" w:hAnsi="Times New Roman" w:cs="Times New Roman"/>
            <w:kern w:val="0"/>
            <w:rPrChange w:id="1141" w:author="Simona Radutoiu" w:date="2025-11-17T11:23:00Z" w16du:dateUtc="2025-11-17T10:23:00Z">
              <w:rPr>
                <w:rFonts w:ascii="Times New Roman" w:hAnsi="Times New Roman" w:cs="Times New Roman"/>
                <w:kern w:val="0"/>
                <w:highlight w:val="green"/>
              </w:rPr>
            </w:rPrChange>
          </w:rPr>
          <w:delText xml:space="preserve">at different stages </w:delText>
        </w:r>
      </w:del>
      <w:r w:rsidRPr="00F90E47">
        <w:rPr>
          <w:rFonts w:ascii="Times New Roman" w:hAnsi="Times New Roman" w:cs="Times New Roman"/>
          <w:kern w:val="0"/>
          <w:rPrChange w:id="1142" w:author="Simona Radutoiu" w:date="2025-11-17T11:23:00Z" w16du:dateUtc="2025-11-17T10:23:00Z">
            <w:rPr>
              <w:rFonts w:ascii="Times New Roman" w:hAnsi="Times New Roman" w:cs="Times New Roman"/>
              <w:kern w:val="0"/>
              <w:highlight w:val="green"/>
            </w:rPr>
          </w:rPrChange>
        </w:rPr>
        <w:t xml:space="preserve">of the CSSP </w:t>
      </w:r>
      <w:ins w:id="1143" w:author="Simona Radutoiu" w:date="2025-11-17T11:22:00Z" w16du:dateUtc="2025-11-17T10:22:00Z">
        <w:r w:rsidR="00E63AD6" w:rsidRPr="00F90E47">
          <w:rPr>
            <w:rFonts w:ascii="Times New Roman" w:hAnsi="Times New Roman" w:cs="Times New Roman"/>
            <w:kern w:val="0"/>
            <w:rPrChange w:id="1144" w:author="Simona Radutoiu" w:date="2025-11-17T11:23:00Z" w16du:dateUtc="2025-11-17T10:23:00Z">
              <w:rPr>
                <w:rFonts w:ascii="Times New Roman" w:hAnsi="Times New Roman" w:cs="Times New Roman"/>
                <w:kern w:val="0"/>
                <w:highlight w:val="green"/>
              </w:rPr>
            </w:rPrChange>
          </w:rPr>
          <w:t xml:space="preserve">at different stages </w:t>
        </w:r>
      </w:ins>
      <w:r w:rsidRPr="00F90E47">
        <w:rPr>
          <w:rFonts w:ascii="Times New Roman" w:hAnsi="Times New Roman" w:cs="Times New Roman"/>
          <w:kern w:val="0"/>
          <w:rPrChange w:id="1145" w:author="Simona Radutoiu" w:date="2025-11-17T11:23:00Z" w16du:dateUtc="2025-11-17T10:23:00Z">
            <w:rPr>
              <w:rFonts w:ascii="Times New Roman" w:hAnsi="Times New Roman" w:cs="Times New Roman"/>
              <w:kern w:val="0"/>
              <w:highlight w:val="green"/>
            </w:rPr>
          </w:rPrChange>
        </w:rPr>
        <w:t xml:space="preserve">not only </w:t>
      </w:r>
      <w:del w:id="1146" w:author="Simona Radutoiu" w:date="2025-11-17T11:22:00Z" w16du:dateUtc="2025-11-17T10:22:00Z">
        <w:r w:rsidR="007302DA" w:rsidRPr="00F90E47" w:rsidDel="00E63AD6">
          <w:rPr>
            <w:rFonts w:ascii="Times New Roman" w:hAnsi="Times New Roman" w:cs="Times New Roman"/>
            <w:kern w:val="0"/>
            <w:rPrChange w:id="1147" w:author="Simona Radutoiu" w:date="2025-11-17T11:23:00Z" w16du:dateUtc="2025-11-17T10:23:00Z">
              <w:rPr>
                <w:rFonts w:ascii="Times New Roman" w:hAnsi="Times New Roman" w:cs="Times New Roman"/>
                <w:kern w:val="0"/>
                <w:highlight w:val="green"/>
              </w:rPr>
            </w:rPrChange>
          </w:rPr>
          <w:delText>comprised</w:delText>
        </w:r>
        <w:r w:rsidRPr="00F90E47" w:rsidDel="00E63AD6">
          <w:rPr>
            <w:rFonts w:ascii="Times New Roman" w:hAnsi="Times New Roman" w:cs="Times New Roman"/>
            <w:kern w:val="0"/>
            <w:rPrChange w:id="1148" w:author="Simona Radutoiu" w:date="2025-11-17T11:23:00Z" w16du:dateUtc="2025-11-17T10:23:00Z">
              <w:rPr>
                <w:rFonts w:ascii="Times New Roman" w:hAnsi="Times New Roman" w:cs="Times New Roman"/>
                <w:kern w:val="0"/>
                <w:highlight w:val="green"/>
              </w:rPr>
            </w:rPrChange>
          </w:rPr>
          <w:delText xml:space="preserve"> </w:delText>
        </w:r>
      </w:del>
      <w:ins w:id="1149" w:author="Simona Radutoiu" w:date="2025-11-17T11:22:00Z" w16du:dateUtc="2025-11-17T10:22:00Z">
        <w:r w:rsidR="00E63AD6" w:rsidRPr="00F90E47">
          <w:rPr>
            <w:rFonts w:ascii="Times New Roman" w:hAnsi="Times New Roman" w:cs="Times New Roman"/>
            <w:kern w:val="0"/>
            <w:rPrChange w:id="1150" w:author="Simona Radutoiu" w:date="2025-11-17T11:23:00Z" w16du:dateUtc="2025-11-17T10:23:00Z">
              <w:rPr>
                <w:rFonts w:ascii="Times New Roman" w:hAnsi="Times New Roman" w:cs="Times New Roman"/>
                <w:kern w:val="0"/>
                <w:highlight w:val="green"/>
              </w:rPr>
            </w:rPrChange>
          </w:rPr>
          <w:t xml:space="preserve">impacted </w:t>
        </w:r>
      </w:ins>
      <w:r w:rsidRPr="00F90E47">
        <w:rPr>
          <w:rFonts w:ascii="Times New Roman" w:hAnsi="Times New Roman" w:cs="Times New Roman"/>
          <w:kern w:val="0"/>
          <w:rPrChange w:id="1151" w:author="Simona Radutoiu" w:date="2025-11-17T11:23:00Z" w16du:dateUtc="2025-11-17T10:23:00Z">
            <w:rPr>
              <w:rFonts w:ascii="Times New Roman" w:hAnsi="Times New Roman" w:cs="Times New Roman"/>
              <w:kern w:val="0"/>
              <w:highlight w:val="green"/>
            </w:rPr>
          </w:rPrChange>
        </w:rPr>
        <w:t xml:space="preserve">plant growth </w:t>
      </w:r>
      <w:r w:rsidR="001E0B1C" w:rsidRPr="00F90E47">
        <w:rPr>
          <w:rFonts w:ascii="Times New Roman" w:hAnsi="Times New Roman" w:cs="Times New Roman"/>
          <w:kern w:val="0"/>
          <w:rPrChange w:id="1152" w:author="Simona Radutoiu" w:date="2025-11-17T11:23:00Z" w16du:dateUtc="2025-11-17T10:23:00Z">
            <w:rPr>
              <w:rFonts w:ascii="Times New Roman" w:hAnsi="Times New Roman" w:cs="Times New Roman"/>
              <w:kern w:val="0"/>
              <w:highlight w:val="green"/>
            </w:rPr>
          </w:rPrChange>
        </w:rPr>
        <w:t xml:space="preserve">but also significantly influenced the colonisation of a diverse range of bacteria in the </w:t>
      </w:r>
      <w:del w:id="1153" w:author="Simona Radutoiu" w:date="2025-11-17T11:22:00Z" w16du:dateUtc="2025-11-17T10:22:00Z">
        <w:r w:rsidR="001E0B1C" w:rsidRPr="00F90E47" w:rsidDel="00524EC3">
          <w:rPr>
            <w:rFonts w:ascii="Times New Roman" w:hAnsi="Times New Roman" w:cs="Times New Roman"/>
            <w:i/>
            <w:iCs/>
            <w:kern w:val="0"/>
            <w:rPrChange w:id="1154" w:author="Simona Radutoiu" w:date="2025-11-17T11:23:00Z" w16du:dateUtc="2025-11-17T10:23:00Z">
              <w:rPr>
                <w:rFonts w:ascii="Times New Roman" w:hAnsi="Times New Roman" w:cs="Times New Roman"/>
                <w:i/>
                <w:iCs/>
                <w:kern w:val="0"/>
                <w:highlight w:val="green"/>
              </w:rPr>
            </w:rPrChange>
          </w:rPr>
          <w:delText>Lotus</w:delText>
        </w:r>
        <w:r w:rsidR="001E0B1C" w:rsidRPr="00F90E47" w:rsidDel="00524EC3">
          <w:rPr>
            <w:rFonts w:ascii="Times New Roman" w:hAnsi="Times New Roman" w:cs="Times New Roman"/>
            <w:kern w:val="0"/>
            <w:rPrChange w:id="1155" w:author="Simona Radutoiu" w:date="2025-11-17T11:23:00Z" w16du:dateUtc="2025-11-17T10:23:00Z">
              <w:rPr>
                <w:rFonts w:ascii="Times New Roman" w:hAnsi="Times New Roman" w:cs="Times New Roman"/>
                <w:kern w:val="0"/>
                <w:highlight w:val="green"/>
              </w:rPr>
            </w:rPrChange>
          </w:rPr>
          <w:delText xml:space="preserve"> and </w:delText>
        </w:r>
        <w:r w:rsidR="001E0B1C" w:rsidRPr="00F90E47" w:rsidDel="00524EC3">
          <w:rPr>
            <w:rFonts w:ascii="Times New Roman" w:hAnsi="Times New Roman" w:cs="Times New Roman"/>
            <w:i/>
            <w:iCs/>
            <w:kern w:val="0"/>
            <w:rPrChange w:id="1156" w:author="Simona Radutoiu" w:date="2025-11-17T11:23:00Z" w16du:dateUtc="2025-11-17T10:23:00Z">
              <w:rPr>
                <w:rFonts w:ascii="Times New Roman" w:hAnsi="Times New Roman" w:cs="Times New Roman"/>
                <w:i/>
                <w:iCs/>
                <w:kern w:val="0"/>
                <w:highlight w:val="green"/>
              </w:rPr>
            </w:rPrChange>
          </w:rPr>
          <w:delText>Hordeum</w:delText>
        </w:r>
        <w:r w:rsidR="001E0B1C" w:rsidRPr="00F90E47" w:rsidDel="00524EC3">
          <w:rPr>
            <w:rFonts w:ascii="Times New Roman" w:hAnsi="Times New Roman" w:cs="Times New Roman"/>
            <w:kern w:val="0"/>
            <w:rPrChange w:id="1157" w:author="Simona Radutoiu" w:date="2025-11-17T11:23:00Z" w16du:dateUtc="2025-11-17T10:23:00Z">
              <w:rPr>
                <w:rFonts w:ascii="Times New Roman" w:hAnsi="Times New Roman" w:cs="Times New Roman"/>
                <w:kern w:val="0"/>
                <w:highlight w:val="green"/>
              </w:rPr>
            </w:rPrChange>
          </w:rPr>
          <w:delText xml:space="preserve"> </w:delText>
        </w:r>
      </w:del>
      <w:r w:rsidR="001E0B1C" w:rsidRPr="00F90E47">
        <w:rPr>
          <w:rFonts w:ascii="Times New Roman" w:hAnsi="Times New Roman" w:cs="Times New Roman"/>
          <w:kern w:val="0"/>
          <w:rPrChange w:id="1158" w:author="Simona Radutoiu" w:date="2025-11-17T11:23:00Z" w16du:dateUtc="2025-11-17T10:23:00Z">
            <w:rPr>
              <w:rFonts w:ascii="Times New Roman" w:hAnsi="Times New Roman" w:cs="Times New Roman"/>
              <w:kern w:val="0"/>
              <w:highlight w:val="green"/>
            </w:rPr>
          </w:rPrChange>
        </w:rPr>
        <w:t>rhizosphere and roots</w:t>
      </w:r>
      <w:r w:rsidRPr="00F90E47">
        <w:rPr>
          <w:rFonts w:ascii="Times New Roman" w:hAnsi="Times New Roman" w:cs="Times New Roman"/>
          <w:kern w:val="0"/>
          <w:rPrChange w:id="1159" w:author="Simona Radutoiu" w:date="2025-11-17T11:23:00Z" w16du:dateUtc="2025-11-17T10:23:00Z">
            <w:rPr>
              <w:rFonts w:ascii="Times New Roman" w:hAnsi="Times New Roman" w:cs="Times New Roman"/>
              <w:kern w:val="0"/>
              <w:highlight w:val="green"/>
            </w:rPr>
          </w:rPrChange>
        </w:rPr>
        <w:t xml:space="preserve">. The </w:t>
      </w:r>
      <w:r w:rsidR="00A22E66" w:rsidRPr="00F90E47">
        <w:rPr>
          <w:rFonts w:ascii="Times New Roman" w:hAnsi="Times New Roman" w:cs="Times New Roman"/>
          <w:kern w:val="0"/>
          <w:rPrChange w:id="1160" w:author="Simona Radutoiu" w:date="2025-11-17T11:23:00Z" w16du:dateUtc="2025-11-17T10:23:00Z">
            <w:rPr>
              <w:rFonts w:ascii="Times New Roman" w:hAnsi="Times New Roman" w:cs="Times New Roman"/>
              <w:kern w:val="0"/>
              <w:highlight w:val="green"/>
            </w:rPr>
          </w:rPrChange>
        </w:rPr>
        <w:t xml:space="preserve">distinct effects </w:t>
      </w:r>
      <w:r w:rsidR="007302DA" w:rsidRPr="00F90E47">
        <w:rPr>
          <w:rFonts w:ascii="Times New Roman" w:hAnsi="Times New Roman" w:cs="Times New Roman"/>
          <w:kern w:val="0"/>
          <w:rPrChange w:id="1161" w:author="Simona Radutoiu" w:date="2025-11-17T11:23:00Z" w16du:dateUtc="2025-11-17T10:23:00Z">
            <w:rPr>
              <w:rFonts w:ascii="Times New Roman" w:hAnsi="Times New Roman" w:cs="Times New Roman"/>
              <w:kern w:val="0"/>
              <w:highlight w:val="green"/>
            </w:rPr>
          </w:rPrChange>
        </w:rPr>
        <w:t>of individual mutations, despite equal impairment of</w:t>
      </w:r>
      <w:r w:rsidR="00A22E66" w:rsidRPr="00F90E47">
        <w:rPr>
          <w:rFonts w:ascii="Times New Roman" w:hAnsi="Times New Roman" w:cs="Times New Roman"/>
          <w:kern w:val="0"/>
          <w:rPrChange w:id="1162" w:author="Simona Radutoiu" w:date="2025-11-17T11:23:00Z" w16du:dateUtc="2025-11-17T10:23:00Z">
            <w:rPr>
              <w:rFonts w:ascii="Times New Roman" w:hAnsi="Times New Roman" w:cs="Times New Roman"/>
              <w:kern w:val="0"/>
              <w:highlight w:val="green"/>
            </w:rPr>
          </w:rPrChange>
        </w:rPr>
        <w:t xml:space="preserve"> </w:t>
      </w:r>
      <w:r w:rsidR="00882A7A" w:rsidRPr="00F90E47">
        <w:rPr>
          <w:rFonts w:ascii="Times New Roman" w:hAnsi="Times New Roman" w:cs="Times New Roman"/>
          <w:kern w:val="0"/>
          <w:rPrChange w:id="1163" w:author="Simona Radutoiu" w:date="2025-11-17T11:23:00Z" w16du:dateUtc="2025-11-17T10:23:00Z">
            <w:rPr>
              <w:rFonts w:ascii="Times New Roman" w:hAnsi="Times New Roman" w:cs="Times New Roman"/>
              <w:kern w:val="0"/>
              <w:highlight w:val="green"/>
            </w:rPr>
          </w:rPrChange>
        </w:rPr>
        <w:t>SNF</w:t>
      </w:r>
      <w:r w:rsidR="00A22E66" w:rsidRPr="00F90E47">
        <w:rPr>
          <w:rFonts w:ascii="Times New Roman" w:hAnsi="Times New Roman" w:cs="Times New Roman"/>
          <w:kern w:val="0"/>
          <w:rPrChange w:id="1164" w:author="Simona Radutoiu" w:date="2025-11-17T11:23:00Z" w16du:dateUtc="2025-11-17T10:23:00Z">
            <w:rPr>
              <w:rFonts w:ascii="Times New Roman" w:hAnsi="Times New Roman" w:cs="Times New Roman"/>
              <w:kern w:val="0"/>
              <w:highlight w:val="green"/>
            </w:rPr>
          </w:rPrChange>
        </w:rPr>
        <w:t xml:space="preserve"> and AMS</w:t>
      </w:r>
      <w:r w:rsidR="007302DA" w:rsidRPr="00F90E47">
        <w:rPr>
          <w:rFonts w:ascii="Times New Roman" w:hAnsi="Times New Roman" w:cs="Times New Roman"/>
          <w:kern w:val="0"/>
          <w:rPrChange w:id="1165" w:author="Simona Radutoiu" w:date="2025-11-17T11:23:00Z" w16du:dateUtc="2025-11-17T10:23:00Z">
            <w:rPr>
              <w:rFonts w:ascii="Times New Roman" w:hAnsi="Times New Roman" w:cs="Times New Roman"/>
              <w:kern w:val="0"/>
              <w:highlight w:val="green"/>
            </w:rPr>
          </w:rPrChange>
        </w:rPr>
        <w:t xml:space="preserve"> (or absence of AMS in wild-type </w:t>
      </w:r>
      <w:r w:rsidR="007302DA" w:rsidRPr="00F90E47">
        <w:rPr>
          <w:rFonts w:ascii="Times New Roman" w:hAnsi="Times New Roman" w:cs="Times New Roman"/>
          <w:i/>
          <w:iCs/>
          <w:kern w:val="0"/>
          <w:rPrChange w:id="1166" w:author="Simona Radutoiu" w:date="2025-11-17T11:23:00Z" w16du:dateUtc="2025-11-17T10:23:00Z">
            <w:rPr>
              <w:rFonts w:ascii="Times New Roman" w:hAnsi="Times New Roman" w:cs="Times New Roman"/>
              <w:i/>
              <w:iCs/>
              <w:kern w:val="0"/>
              <w:highlight w:val="green"/>
            </w:rPr>
          </w:rPrChange>
        </w:rPr>
        <w:t>Hordeum</w:t>
      </w:r>
      <w:r w:rsidR="007302DA" w:rsidRPr="00F90E47">
        <w:rPr>
          <w:rFonts w:ascii="Times New Roman" w:hAnsi="Times New Roman" w:cs="Times New Roman"/>
          <w:kern w:val="0"/>
          <w:rPrChange w:id="1167" w:author="Simona Radutoiu" w:date="2025-11-17T11:23:00Z" w16du:dateUtc="2025-11-17T10:23:00Z">
            <w:rPr>
              <w:rFonts w:ascii="Times New Roman" w:hAnsi="Times New Roman" w:cs="Times New Roman"/>
              <w:kern w:val="0"/>
              <w:highlight w:val="green"/>
            </w:rPr>
          </w:rPrChange>
        </w:rPr>
        <w:t xml:space="preserve">), indicate </w:t>
      </w:r>
      <w:r w:rsidR="005D1170" w:rsidRPr="00F90E47">
        <w:rPr>
          <w:rFonts w:ascii="Times New Roman" w:hAnsi="Times New Roman" w:cs="Times New Roman"/>
          <w:kern w:val="0"/>
          <w:rPrChange w:id="1168" w:author="Simona Radutoiu" w:date="2025-11-17T11:23:00Z" w16du:dateUtc="2025-11-17T10:23:00Z">
            <w:rPr>
              <w:rFonts w:ascii="Times New Roman" w:hAnsi="Times New Roman" w:cs="Times New Roman"/>
              <w:kern w:val="0"/>
              <w:highlight w:val="green"/>
            </w:rPr>
          </w:rPrChange>
        </w:rPr>
        <w:t xml:space="preserve">that CSSP genes </w:t>
      </w:r>
      <w:r w:rsidR="007302DA" w:rsidRPr="00F90E47">
        <w:rPr>
          <w:rFonts w:ascii="Times New Roman" w:hAnsi="Times New Roman" w:cs="Times New Roman"/>
          <w:kern w:val="0"/>
          <w:rPrChange w:id="1169" w:author="Simona Radutoiu" w:date="2025-11-17T11:23:00Z" w16du:dateUtc="2025-11-17T10:23:00Z">
            <w:rPr>
              <w:rFonts w:ascii="Times New Roman" w:hAnsi="Times New Roman" w:cs="Times New Roman"/>
              <w:kern w:val="0"/>
              <w:highlight w:val="green"/>
            </w:rPr>
          </w:rPrChange>
        </w:rPr>
        <w:t xml:space="preserve">contribute more </w:t>
      </w:r>
      <w:r w:rsidR="005D1170" w:rsidRPr="00F90E47">
        <w:rPr>
          <w:rFonts w:ascii="Times New Roman" w:hAnsi="Times New Roman" w:cs="Times New Roman"/>
          <w:kern w:val="0"/>
          <w:rPrChange w:id="1170" w:author="Simona Radutoiu" w:date="2025-11-17T11:23:00Z" w16du:dateUtc="2025-11-17T10:23:00Z">
            <w:rPr>
              <w:rFonts w:ascii="Times New Roman" w:hAnsi="Times New Roman" w:cs="Times New Roman"/>
              <w:kern w:val="0"/>
              <w:highlight w:val="green"/>
            </w:rPr>
          </w:rPrChange>
        </w:rPr>
        <w:t>broad</w:t>
      </w:r>
      <w:r w:rsidR="007302DA" w:rsidRPr="00F90E47">
        <w:rPr>
          <w:rFonts w:ascii="Times New Roman" w:hAnsi="Times New Roman" w:cs="Times New Roman"/>
          <w:kern w:val="0"/>
          <w:rPrChange w:id="1171" w:author="Simona Radutoiu" w:date="2025-11-17T11:23:00Z" w16du:dateUtc="2025-11-17T10:23:00Z">
            <w:rPr>
              <w:rFonts w:ascii="Times New Roman" w:hAnsi="Times New Roman" w:cs="Times New Roman"/>
              <w:kern w:val="0"/>
              <w:highlight w:val="green"/>
            </w:rPr>
          </w:rPrChange>
        </w:rPr>
        <w:t>ly</w:t>
      </w:r>
      <w:r w:rsidR="005D1170" w:rsidRPr="00F90E47">
        <w:rPr>
          <w:rFonts w:ascii="Times New Roman" w:hAnsi="Times New Roman" w:cs="Times New Roman"/>
          <w:kern w:val="0"/>
          <w:rPrChange w:id="1172" w:author="Simona Radutoiu" w:date="2025-11-17T11:23:00Z" w16du:dateUtc="2025-11-17T10:23:00Z">
            <w:rPr>
              <w:rFonts w:ascii="Times New Roman" w:hAnsi="Times New Roman" w:cs="Times New Roman"/>
              <w:kern w:val="0"/>
              <w:highlight w:val="green"/>
            </w:rPr>
          </w:rPrChange>
        </w:rPr>
        <w:t xml:space="preserve"> </w:t>
      </w:r>
      <w:r w:rsidR="007302DA" w:rsidRPr="00F90E47">
        <w:rPr>
          <w:rFonts w:ascii="Times New Roman" w:hAnsi="Times New Roman" w:cs="Times New Roman"/>
          <w:kern w:val="0"/>
          <w:rPrChange w:id="1173" w:author="Simona Radutoiu" w:date="2025-11-17T11:23:00Z" w16du:dateUtc="2025-11-17T10:23:00Z">
            <w:rPr>
              <w:rFonts w:ascii="Times New Roman" w:hAnsi="Times New Roman" w:cs="Times New Roman"/>
              <w:kern w:val="0"/>
              <w:highlight w:val="green"/>
            </w:rPr>
          </w:rPrChange>
        </w:rPr>
        <w:t>to</w:t>
      </w:r>
      <w:r w:rsidR="005D1170" w:rsidRPr="00F90E47">
        <w:rPr>
          <w:rFonts w:ascii="Times New Roman" w:hAnsi="Times New Roman" w:cs="Times New Roman"/>
          <w:kern w:val="0"/>
          <w:rPrChange w:id="1174" w:author="Simona Radutoiu" w:date="2025-11-17T11:23:00Z" w16du:dateUtc="2025-11-17T10:23:00Z">
            <w:rPr>
              <w:rFonts w:ascii="Times New Roman" w:hAnsi="Times New Roman" w:cs="Times New Roman"/>
              <w:kern w:val="0"/>
              <w:highlight w:val="green"/>
            </w:rPr>
          </w:rPrChange>
        </w:rPr>
        <w:t xml:space="preserve"> plant</w:t>
      </w:r>
      <w:r w:rsidR="00692A67" w:rsidRPr="00F90E47">
        <w:rPr>
          <w:rFonts w:ascii="Times New Roman" w:hAnsi="Times New Roman" w:cs="Times New Roman"/>
          <w:color w:val="000000" w:themeColor="text1"/>
          <w:kern w:val="0"/>
          <w:rPrChange w:id="1175" w:author="Simona Radutoiu" w:date="2025-11-17T11:23:00Z" w16du:dateUtc="2025-11-17T10:23:00Z">
            <w:rPr>
              <w:rFonts w:ascii="Times New Roman" w:hAnsi="Times New Roman" w:cs="Times New Roman"/>
              <w:color w:val="000000" w:themeColor="text1"/>
              <w:kern w:val="0"/>
              <w:highlight w:val="green"/>
            </w:rPr>
          </w:rPrChange>
        </w:rPr>
        <w:t>–</w:t>
      </w:r>
      <w:r w:rsidR="005D1170" w:rsidRPr="00F90E47">
        <w:rPr>
          <w:rFonts w:ascii="Times New Roman" w:hAnsi="Times New Roman" w:cs="Times New Roman"/>
          <w:kern w:val="0"/>
          <w:rPrChange w:id="1176" w:author="Simona Radutoiu" w:date="2025-11-17T11:23:00Z" w16du:dateUtc="2025-11-17T10:23:00Z">
            <w:rPr>
              <w:rFonts w:ascii="Times New Roman" w:hAnsi="Times New Roman" w:cs="Times New Roman"/>
              <w:kern w:val="0"/>
              <w:highlight w:val="green"/>
            </w:rPr>
          </w:rPrChange>
        </w:rPr>
        <w:t xml:space="preserve">microbe interactions beyond their </w:t>
      </w:r>
      <w:r w:rsidR="007302DA" w:rsidRPr="00F90E47">
        <w:rPr>
          <w:rFonts w:ascii="Times New Roman" w:hAnsi="Times New Roman" w:cs="Times New Roman"/>
          <w:kern w:val="0"/>
          <w:rPrChange w:id="1177" w:author="Simona Radutoiu" w:date="2025-11-17T11:23:00Z" w16du:dateUtc="2025-11-17T10:23:00Z">
            <w:rPr>
              <w:rFonts w:ascii="Times New Roman" w:hAnsi="Times New Roman" w:cs="Times New Roman"/>
              <w:kern w:val="0"/>
              <w:highlight w:val="green"/>
            </w:rPr>
          </w:rPrChange>
        </w:rPr>
        <w:t>established</w:t>
      </w:r>
      <w:r w:rsidR="005D1170" w:rsidRPr="00F90E47">
        <w:rPr>
          <w:rFonts w:ascii="Times New Roman" w:hAnsi="Times New Roman" w:cs="Times New Roman"/>
          <w:kern w:val="0"/>
          <w:rPrChange w:id="1178" w:author="Simona Radutoiu" w:date="2025-11-17T11:23:00Z" w16du:dateUtc="2025-11-17T10:23:00Z">
            <w:rPr>
              <w:rFonts w:ascii="Times New Roman" w:hAnsi="Times New Roman" w:cs="Times New Roman"/>
              <w:kern w:val="0"/>
              <w:highlight w:val="green"/>
            </w:rPr>
          </w:rPrChange>
        </w:rPr>
        <w:t xml:space="preserve"> symbiotic </w:t>
      </w:r>
      <w:r w:rsidR="007302DA" w:rsidRPr="00F90E47">
        <w:rPr>
          <w:rFonts w:ascii="Times New Roman" w:hAnsi="Times New Roman" w:cs="Times New Roman"/>
          <w:kern w:val="0"/>
          <w:rPrChange w:id="1179" w:author="Simona Radutoiu" w:date="2025-11-17T11:23:00Z" w16du:dateUtc="2025-11-17T10:23:00Z">
            <w:rPr>
              <w:rFonts w:ascii="Times New Roman" w:hAnsi="Times New Roman" w:cs="Times New Roman"/>
              <w:kern w:val="0"/>
              <w:highlight w:val="green"/>
            </w:rPr>
          </w:rPrChange>
        </w:rPr>
        <w:t>roles</w:t>
      </w:r>
      <w:r w:rsidR="005D1170" w:rsidRPr="00F90E47">
        <w:rPr>
          <w:rFonts w:ascii="Times New Roman" w:hAnsi="Times New Roman" w:cs="Times New Roman"/>
          <w:kern w:val="0"/>
          <w:rPrChange w:id="1180" w:author="Simona Radutoiu" w:date="2025-11-17T11:23:00Z" w16du:dateUtc="2025-11-17T10:23:00Z">
            <w:rPr>
              <w:rFonts w:ascii="Times New Roman" w:hAnsi="Times New Roman" w:cs="Times New Roman"/>
              <w:kern w:val="0"/>
              <w:highlight w:val="green"/>
            </w:rPr>
          </w:rPrChange>
        </w:rPr>
        <w:t xml:space="preserve">. The particularly strong </w:t>
      </w:r>
      <w:r w:rsidR="007302DA" w:rsidRPr="00F90E47">
        <w:rPr>
          <w:rFonts w:ascii="Times New Roman" w:hAnsi="Times New Roman" w:cs="Times New Roman"/>
          <w:kern w:val="0"/>
          <w:rPrChange w:id="1181" w:author="Simona Radutoiu" w:date="2025-11-17T11:23:00Z" w16du:dateUtc="2025-11-17T10:23:00Z">
            <w:rPr>
              <w:rFonts w:ascii="Times New Roman" w:hAnsi="Times New Roman" w:cs="Times New Roman"/>
              <w:kern w:val="0"/>
              <w:highlight w:val="green"/>
            </w:rPr>
          </w:rPrChange>
        </w:rPr>
        <w:t xml:space="preserve">growth defect of </w:t>
      </w:r>
      <w:r w:rsidR="007302DA" w:rsidRPr="00F90E47">
        <w:rPr>
          <w:rFonts w:ascii="Times New Roman" w:hAnsi="Times New Roman" w:cs="Times New Roman"/>
          <w:i/>
          <w:iCs/>
          <w:kern w:val="0"/>
          <w:rPrChange w:id="1182" w:author="Simona Radutoiu" w:date="2025-11-17T11:23:00Z" w16du:dateUtc="2025-11-17T10:23:00Z">
            <w:rPr>
              <w:rFonts w:ascii="Times New Roman" w:hAnsi="Times New Roman" w:cs="Times New Roman"/>
              <w:i/>
              <w:iCs/>
              <w:kern w:val="0"/>
              <w:highlight w:val="green"/>
            </w:rPr>
          </w:rPrChange>
        </w:rPr>
        <w:t>Hordeum</w:t>
      </w:r>
      <w:r w:rsidR="007302DA" w:rsidRPr="00F90E47">
        <w:rPr>
          <w:rFonts w:ascii="Times New Roman" w:hAnsi="Times New Roman" w:cs="Times New Roman"/>
          <w:kern w:val="0"/>
          <w:rPrChange w:id="1183" w:author="Simona Radutoiu" w:date="2025-11-17T11:23:00Z" w16du:dateUtc="2025-11-17T10:23:00Z">
            <w:rPr>
              <w:rFonts w:ascii="Times New Roman" w:hAnsi="Times New Roman" w:cs="Times New Roman"/>
              <w:kern w:val="0"/>
              <w:highlight w:val="green"/>
            </w:rPr>
          </w:rPrChange>
        </w:rPr>
        <w:t xml:space="preserve"> </w:t>
      </w:r>
      <w:proofErr w:type="spellStart"/>
      <w:r w:rsidR="007302DA" w:rsidRPr="00F90E47">
        <w:rPr>
          <w:rFonts w:ascii="Times New Roman" w:hAnsi="Times New Roman" w:cs="Times New Roman"/>
          <w:i/>
          <w:iCs/>
          <w:kern w:val="0"/>
          <w:rPrChange w:id="1184" w:author="Simona Radutoiu" w:date="2025-11-17T11:23:00Z" w16du:dateUtc="2025-11-17T10:23:00Z">
            <w:rPr>
              <w:rFonts w:ascii="Times New Roman" w:hAnsi="Times New Roman" w:cs="Times New Roman"/>
              <w:i/>
              <w:iCs/>
              <w:kern w:val="0"/>
              <w:highlight w:val="green"/>
            </w:rPr>
          </w:rPrChange>
        </w:rPr>
        <w:t>ccamk</w:t>
      </w:r>
      <w:proofErr w:type="spellEnd"/>
      <w:r w:rsidR="007302DA" w:rsidRPr="00F90E47">
        <w:rPr>
          <w:rFonts w:ascii="Times New Roman" w:hAnsi="Times New Roman" w:cs="Times New Roman"/>
          <w:kern w:val="0"/>
          <w:rPrChange w:id="1185" w:author="Simona Radutoiu" w:date="2025-11-17T11:23:00Z" w16du:dateUtc="2025-11-17T10:23:00Z">
            <w:rPr>
              <w:rFonts w:ascii="Times New Roman" w:hAnsi="Times New Roman" w:cs="Times New Roman"/>
              <w:kern w:val="0"/>
              <w:highlight w:val="green"/>
            </w:rPr>
          </w:rPrChange>
        </w:rPr>
        <w:t xml:space="preserve"> </w:t>
      </w:r>
      <w:r w:rsidR="005D1170" w:rsidRPr="00F90E47">
        <w:rPr>
          <w:rFonts w:ascii="Times New Roman" w:hAnsi="Times New Roman" w:cs="Times New Roman"/>
          <w:kern w:val="0"/>
          <w:rPrChange w:id="1186" w:author="Simona Radutoiu" w:date="2025-11-17T11:23:00Z" w16du:dateUtc="2025-11-17T10:23:00Z">
            <w:rPr>
              <w:rFonts w:ascii="Times New Roman" w:hAnsi="Times New Roman" w:cs="Times New Roman"/>
              <w:kern w:val="0"/>
              <w:highlight w:val="green"/>
            </w:rPr>
          </w:rPrChange>
        </w:rPr>
        <w:t xml:space="preserve">in the presence of microbes suggests an additional, yet poorly characterised, </w:t>
      </w:r>
      <w:r w:rsidR="007302DA" w:rsidRPr="00F90E47">
        <w:rPr>
          <w:rFonts w:ascii="Times New Roman" w:hAnsi="Times New Roman" w:cs="Times New Roman"/>
          <w:kern w:val="0"/>
          <w:rPrChange w:id="1187" w:author="Simona Radutoiu" w:date="2025-11-17T11:23:00Z" w16du:dateUtc="2025-11-17T10:23:00Z">
            <w:rPr>
              <w:rFonts w:ascii="Times New Roman" w:hAnsi="Times New Roman" w:cs="Times New Roman"/>
              <w:kern w:val="0"/>
              <w:highlight w:val="green"/>
            </w:rPr>
          </w:rPrChange>
        </w:rPr>
        <w:t>function of this gene</w:t>
      </w:r>
      <w:r w:rsidR="005D1170" w:rsidRPr="00F90E47">
        <w:rPr>
          <w:rFonts w:ascii="Times New Roman" w:hAnsi="Times New Roman" w:cs="Times New Roman"/>
          <w:kern w:val="0"/>
          <w:rPrChange w:id="1188" w:author="Simona Radutoiu" w:date="2025-11-17T11:23:00Z" w16du:dateUtc="2025-11-17T10:23:00Z">
            <w:rPr>
              <w:rFonts w:ascii="Times New Roman" w:hAnsi="Times New Roman" w:cs="Times New Roman"/>
              <w:kern w:val="0"/>
              <w:highlight w:val="green"/>
            </w:rPr>
          </w:rPrChange>
        </w:rPr>
        <w:t xml:space="preserve"> in regulating plant </w:t>
      </w:r>
      <w:r w:rsidR="007302DA" w:rsidRPr="00F90E47">
        <w:rPr>
          <w:rFonts w:ascii="Times New Roman" w:hAnsi="Times New Roman" w:cs="Times New Roman"/>
          <w:kern w:val="0"/>
          <w:rPrChange w:id="1189" w:author="Simona Radutoiu" w:date="2025-11-17T11:23:00Z" w16du:dateUtc="2025-11-17T10:23:00Z">
            <w:rPr>
              <w:rFonts w:ascii="Times New Roman" w:hAnsi="Times New Roman" w:cs="Times New Roman"/>
              <w:kern w:val="0"/>
              <w:highlight w:val="green"/>
            </w:rPr>
          </w:rPrChange>
        </w:rPr>
        <w:t>performance within</w:t>
      </w:r>
      <w:r w:rsidR="00EB277E" w:rsidRPr="00F90E47">
        <w:rPr>
          <w:rFonts w:ascii="Times New Roman" w:hAnsi="Times New Roman" w:cs="Times New Roman"/>
          <w:kern w:val="0"/>
          <w:rPrChange w:id="1190" w:author="Simona Radutoiu" w:date="2025-11-17T11:23:00Z" w16du:dateUtc="2025-11-17T10:23:00Z">
            <w:rPr>
              <w:rFonts w:ascii="Times New Roman" w:hAnsi="Times New Roman" w:cs="Times New Roman"/>
              <w:kern w:val="0"/>
              <w:highlight w:val="green"/>
            </w:rPr>
          </w:rPrChange>
        </w:rPr>
        <w:t xml:space="preserve"> complex microbial environment</w:t>
      </w:r>
      <w:r w:rsidR="007302DA" w:rsidRPr="00F90E47">
        <w:rPr>
          <w:rFonts w:ascii="Times New Roman" w:hAnsi="Times New Roman" w:cs="Times New Roman"/>
          <w:kern w:val="0"/>
          <w:rPrChange w:id="1191" w:author="Simona Radutoiu" w:date="2025-11-17T11:23:00Z" w16du:dateUtc="2025-11-17T10:23:00Z">
            <w:rPr>
              <w:rFonts w:ascii="Times New Roman" w:hAnsi="Times New Roman" w:cs="Times New Roman"/>
              <w:kern w:val="0"/>
              <w:highlight w:val="green"/>
            </w:rPr>
          </w:rPrChange>
        </w:rPr>
        <w:t>s</w:t>
      </w:r>
      <w:r w:rsidR="005D1170" w:rsidRPr="00F90E47">
        <w:rPr>
          <w:rFonts w:ascii="Times New Roman" w:hAnsi="Times New Roman" w:cs="Times New Roman"/>
          <w:kern w:val="0"/>
          <w:rPrChange w:id="1192" w:author="Simona Radutoiu" w:date="2025-11-17T11:23:00Z" w16du:dateUtc="2025-11-17T10:23:00Z">
            <w:rPr>
              <w:rFonts w:ascii="Times New Roman" w:hAnsi="Times New Roman" w:cs="Times New Roman"/>
              <w:kern w:val="0"/>
              <w:highlight w:val="green"/>
            </w:rPr>
          </w:rPrChange>
        </w:rPr>
        <w:t>.</w:t>
      </w:r>
      <w:r w:rsidR="005D1170" w:rsidRPr="004219CA">
        <w:rPr>
          <w:rFonts w:ascii="Times New Roman" w:hAnsi="Times New Roman" w:cs="Times New Roman"/>
          <w:kern w:val="0"/>
        </w:rPr>
        <w:t xml:space="preserve"> </w:t>
      </w:r>
    </w:p>
    <w:p w14:paraId="1FB11950" w14:textId="77777777" w:rsidR="00295735" w:rsidRDefault="00295735" w:rsidP="00DB2FCC">
      <w:pPr>
        <w:spacing w:line="276" w:lineRule="auto"/>
        <w:jc w:val="both"/>
        <w:rPr>
          <w:ins w:id="1193" w:author="Simona Radutoiu" w:date="2025-11-20T10:05:00Z" w16du:dateUtc="2025-11-20T09:05:00Z"/>
          <w:rFonts w:ascii="Times New Roman" w:hAnsi="Times New Roman" w:cs="Times New Roman"/>
          <w:b/>
          <w:bCs/>
        </w:rPr>
      </w:pPr>
    </w:p>
    <w:p w14:paraId="384B0ECF" w14:textId="77777777" w:rsidR="008258EA" w:rsidRPr="004219CA" w:rsidRDefault="008258EA" w:rsidP="008258EA">
      <w:pPr>
        <w:spacing w:line="276" w:lineRule="auto"/>
        <w:jc w:val="both"/>
        <w:rPr>
          <w:moveTo w:id="1194" w:author="Simona Radutoiu" w:date="2025-11-20T10:06:00Z" w16du:dateUtc="2025-11-20T09:06:00Z"/>
          <w:rFonts w:ascii="Times New Roman" w:hAnsi="Times New Roman" w:cs="Times New Roman"/>
          <w:b/>
          <w:bCs/>
        </w:rPr>
      </w:pPr>
      <w:moveToRangeStart w:id="1195" w:author="Simona Radutoiu" w:date="2025-11-20T10:06:00Z" w:name="move214525576"/>
      <w:moveTo w:id="1196" w:author="Simona Radutoiu" w:date="2025-11-20T10:06:00Z" w16du:dateUtc="2025-11-20T09:06:00Z">
        <w:r w:rsidRPr="004219CA">
          <w:rPr>
            <w:rFonts w:ascii="Times New Roman" w:hAnsi="Times New Roman" w:cs="Times New Roman"/>
            <w:b/>
            <w:bCs/>
          </w:rPr>
          <w:t>Symbiosis signalling pathways can be linked to differential root exudation in both hosts</w:t>
        </w:r>
      </w:moveTo>
    </w:p>
    <w:p w14:paraId="3283DB90" w14:textId="638A0C3A" w:rsidR="008258EA" w:rsidRPr="004219CA" w:rsidRDefault="008258EA" w:rsidP="008258EA">
      <w:pPr>
        <w:spacing w:line="276" w:lineRule="auto"/>
        <w:jc w:val="both"/>
        <w:rPr>
          <w:moveTo w:id="1197" w:author="Simona Radutoiu" w:date="2025-11-20T10:06:00Z" w16du:dateUtc="2025-11-20T09:06:00Z"/>
          <w:rFonts w:ascii="Times New Roman" w:hAnsi="Times New Roman" w:cs="Times New Roman"/>
        </w:rPr>
      </w:pPr>
      <w:moveTo w:id="1198" w:author="Simona Radutoiu" w:date="2025-11-20T10:06:00Z" w16du:dateUtc="2025-11-20T09:06:00Z">
        <w:r w:rsidRPr="004219CA">
          <w:rPr>
            <w:rFonts w:ascii="Times New Roman" w:hAnsi="Times New Roman" w:cs="Times New Roman"/>
          </w:rPr>
          <w:t xml:space="preserve">Root exudates are </w:t>
        </w:r>
        <w:r w:rsidRPr="00053600">
          <w:rPr>
            <w:rFonts w:ascii="Times New Roman" w:hAnsi="Times New Roman" w:cs="Times New Roman"/>
          </w:rPr>
          <w:t>key drivers of interactions at the root</w:t>
        </w:r>
        <w:r w:rsidRPr="00053600">
          <w:rPr>
            <w:rFonts w:ascii="Times New Roman" w:hAnsi="Times New Roman" w:cs="Times New Roman"/>
            <w:color w:val="000000" w:themeColor="text1"/>
            <w:kern w:val="0"/>
          </w:rPr>
          <w:t>–</w:t>
        </w:r>
        <w:r w:rsidRPr="00053600">
          <w:rPr>
            <w:rFonts w:ascii="Times New Roman" w:hAnsi="Times New Roman" w:cs="Times New Roman"/>
          </w:rPr>
          <w:t xml:space="preserve">soil interface, forming a diverse </w:t>
        </w:r>
        <w:r w:rsidRPr="00053600">
          <w:rPr>
            <w:rFonts w:ascii="Times New Roman" w:hAnsi="Times New Roman" w:cs="Times New Roman"/>
            <w:rPrChange w:id="1199" w:author="Simona Radutoiu" w:date="2025-11-20T10:06:00Z" w16du:dateUtc="2025-11-20T09:06:00Z">
              <w:rPr>
                <w:rFonts w:ascii="Times New Roman" w:hAnsi="Times New Roman" w:cs="Times New Roman"/>
                <w:highlight w:val="green"/>
              </w:rPr>
            </w:rPrChange>
          </w:rPr>
          <w:t>chemical</w:t>
        </w:r>
        <w:r w:rsidRPr="00053600">
          <w:rPr>
            <w:rFonts w:ascii="Times New Roman" w:hAnsi="Times New Roman" w:cs="Times New Roman"/>
          </w:rPr>
          <w:t xml:space="preserve"> pool that fosters microbial competition and </w:t>
        </w:r>
        <w:proofErr w:type="gramStart"/>
        <w:r w:rsidRPr="00053600">
          <w:rPr>
            <w:rFonts w:ascii="Times New Roman" w:hAnsi="Times New Roman" w:cs="Times New Roman"/>
          </w:rPr>
          <w:t>cooperation</w:t>
        </w:r>
      </w:moveTo>
      <w:ins w:id="1200" w:author="Simona Radutoiu" w:date="2025-11-20T10:07:00Z" w16du:dateUtc="2025-11-20T09:07:00Z">
        <w:r w:rsidR="00053600">
          <w:rPr>
            <w:rFonts w:ascii="Times New Roman" w:hAnsi="Times New Roman" w:cs="Times New Roman"/>
          </w:rPr>
          <w:t>(</w:t>
        </w:r>
        <w:proofErr w:type="gramEnd"/>
        <w:r w:rsidR="00053600" w:rsidRPr="00EE02D3">
          <w:rPr>
            <w:rFonts w:ascii="Times New Roman" w:hAnsi="Times New Roman" w:cs="Times New Roman"/>
            <w:highlight w:val="red"/>
          </w:rPr>
          <w:t>REFS</w:t>
        </w:r>
        <w:r w:rsidR="00053600">
          <w:rPr>
            <w:rFonts w:ascii="Times New Roman" w:hAnsi="Times New Roman" w:cs="Times New Roman"/>
          </w:rPr>
          <w:t>)</w:t>
        </w:r>
      </w:ins>
      <w:moveTo w:id="1201" w:author="Simona Radutoiu" w:date="2025-11-20T10:06:00Z" w16du:dateUtc="2025-11-20T09:06:00Z">
        <w:r w:rsidRPr="00053600">
          <w:rPr>
            <w:rFonts w:ascii="Times New Roman" w:hAnsi="Times New Roman" w:cs="Times New Roman"/>
          </w:rPr>
          <w:t xml:space="preserve">. Beyond serving as a nutrient source, root exudates contain defence-related metabolites with antimicrobial properties, </w:t>
        </w:r>
        <w:r w:rsidRPr="00053600">
          <w:rPr>
            <w:rFonts w:ascii="Times New Roman" w:hAnsi="Times New Roman" w:cs="Times New Roman"/>
            <w:rPrChange w:id="1202" w:author="Simona Radutoiu" w:date="2025-11-20T10:06:00Z" w16du:dateUtc="2025-11-20T09:06:00Z">
              <w:rPr>
                <w:rFonts w:ascii="Times New Roman" w:hAnsi="Times New Roman" w:cs="Times New Roman"/>
                <w:highlight w:val="green"/>
              </w:rPr>
            </w:rPrChange>
          </w:rPr>
          <w:t>as well as</w:t>
        </w:r>
        <w:r w:rsidRPr="00053600">
          <w:rPr>
            <w:rFonts w:ascii="Times New Roman" w:hAnsi="Times New Roman" w:cs="Times New Roman"/>
          </w:rPr>
          <w:t xml:space="preserve"> signalling molecules </w:t>
        </w:r>
        <w:r w:rsidRPr="00053600">
          <w:rPr>
            <w:rFonts w:ascii="Times New Roman" w:hAnsi="Times New Roman" w:cs="Times New Roman"/>
            <w:rPrChange w:id="1203" w:author="Simona Radutoiu" w:date="2025-11-20T10:06:00Z" w16du:dateUtc="2025-11-20T09:06:00Z">
              <w:rPr>
                <w:rFonts w:ascii="Times New Roman" w:hAnsi="Times New Roman" w:cs="Times New Roman"/>
                <w:highlight w:val="green"/>
              </w:rPr>
            </w:rPrChange>
          </w:rPr>
          <w:t>that are important for communication with beneficial microbes</w:t>
        </w:r>
      </w:moveTo>
      <w:ins w:id="1204" w:author="Simona Radutoiu" w:date="2025-11-20T10:06:00Z" w16du:dateUtc="2025-11-20T09:06:00Z">
        <w:r w:rsidR="00053600">
          <w:rPr>
            <w:rFonts w:ascii="Times New Roman" w:hAnsi="Times New Roman" w:cs="Times New Roman"/>
          </w:rPr>
          <w:t xml:space="preserve"> (</w:t>
        </w:r>
        <w:r w:rsidR="00053600" w:rsidRPr="00053600">
          <w:rPr>
            <w:rFonts w:ascii="Times New Roman" w:hAnsi="Times New Roman" w:cs="Times New Roman"/>
            <w:highlight w:val="red"/>
            <w:rPrChange w:id="1205" w:author="Simona Radutoiu" w:date="2025-11-20T10:06:00Z" w16du:dateUtc="2025-11-20T09:06:00Z">
              <w:rPr>
                <w:rFonts w:ascii="Times New Roman" w:hAnsi="Times New Roman" w:cs="Times New Roman"/>
              </w:rPr>
            </w:rPrChange>
          </w:rPr>
          <w:t>REFS</w:t>
        </w:r>
        <w:r w:rsidR="00053600">
          <w:rPr>
            <w:rFonts w:ascii="Times New Roman" w:hAnsi="Times New Roman" w:cs="Times New Roman"/>
          </w:rPr>
          <w:t>)</w:t>
        </w:r>
      </w:ins>
      <w:moveTo w:id="1206" w:author="Simona Radutoiu" w:date="2025-11-20T10:06:00Z" w16du:dateUtc="2025-11-20T09:06:00Z">
        <w:r w:rsidRPr="00053600">
          <w:rPr>
            <w:rFonts w:ascii="Times New Roman" w:hAnsi="Times New Roman" w:cs="Times New Roman"/>
          </w:rPr>
          <w:t>.</w:t>
        </w:r>
        <w:r w:rsidRPr="004219CA">
          <w:rPr>
            <w:rFonts w:ascii="Times New Roman" w:hAnsi="Times New Roman" w:cs="Times New Roman"/>
          </w:rPr>
          <w:t xml:space="preserve"> </w:t>
        </w:r>
        <w:r>
          <w:rPr>
            <w:rFonts w:ascii="Times New Roman" w:hAnsi="Times New Roman" w:cs="Times New Roman"/>
          </w:rPr>
          <w:t>To</w:t>
        </w:r>
        <w:r w:rsidRPr="004219CA">
          <w:rPr>
            <w:rFonts w:ascii="Times New Roman" w:hAnsi="Times New Roman" w:cs="Times New Roman"/>
          </w:rPr>
          <w:t xml:space="preserve"> assess whether the </w:t>
        </w:r>
        <w:r w:rsidRPr="003B2489">
          <w:rPr>
            <w:rFonts w:ascii="Times New Roman" w:hAnsi="Times New Roman" w:cs="Times New Roman"/>
          </w:rPr>
          <w:t xml:space="preserve">observed </w:t>
        </w:r>
        <w:r w:rsidRPr="003B2489">
          <w:rPr>
            <w:rFonts w:ascii="Times New Roman" w:hAnsi="Times New Roman" w:cs="Times New Roman"/>
            <w:rPrChange w:id="1207" w:author="Simona Radutoiu" w:date="2025-11-20T10:07:00Z" w16du:dateUtc="2025-11-20T09:07:00Z">
              <w:rPr>
                <w:rFonts w:ascii="Times New Roman" w:hAnsi="Times New Roman" w:cs="Times New Roman"/>
                <w:highlight w:val="green"/>
              </w:rPr>
            </w:rPrChange>
          </w:rPr>
          <w:t>effects</w:t>
        </w:r>
        <w:r w:rsidRPr="003B2489">
          <w:rPr>
            <w:rFonts w:ascii="Times New Roman" w:hAnsi="Times New Roman" w:cs="Times New Roman"/>
          </w:rPr>
          <w:t xml:space="preserve"> of </w:t>
        </w:r>
        <w:r w:rsidRPr="003B2489">
          <w:rPr>
            <w:rFonts w:ascii="Times New Roman" w:hAnsi="Times New Roman" w:cs="Times New Roman"/>
            <w:rPrChange w:id="1208" w:author="Simona Radutoiu" w:date="2025-11-20T10:07:00Z" w16du:dateUtc="2025-11-20T09:07:00Z">
              <w:rPr>
                <w:rFonts w:ascii="Times New Roman" w:hAnsi="Times New Roman" w:cs="Times New Roman"/>
                <w:highlight w:val="green"/>
              </w:rPr>
            </w:rPrChange>
          </w:rPr>
          <w:t>CSSP mutations</w:t>
        </w:r>
        <w:r w:rsidRPr="003B2489">
          <w:rPr>
            <w:rFonts w:ascii="Times New Roman" w:hAnsi="Times New Roman" w:cs="Times New Roman"/>
          </w:rPr>
          <w:t xml:space="preserve"> on root-associated bacterial communities in </w:t>
        </w:r>
        <w:r w:rsidRPr="003B2489">
          <w:rPr>
            <w:rFonts w:ascii="Times New Roman" w:hAnsi="Times New Roman" w:cs="Times New Roman"/>
            <w:i/>
            <w:iCs/>
          </w:rPr>
          <w:t>Lotus</w:t>
        </w:r>
        <w:r w:rsidRPr="003B2489">
          <w:rPr>
            <w:rFonts w:ascii="Times New Roman" w:hAnsi="Times New Roman" w:cs="Times New Roman"/>
          </w:rPr>
          <w:t xml:space="preserve"> and </w:t>
        </w:r>
        <w:r w:rsidRPr="003B2489">
          <w:rPr>
            <w:rFonts w:ascii="Times New Roman" w:hAnsi="Times New Roman" w:cs="Times New Roman"/>
            <w:i/>
            <w:iCs/>
          </w:rPr>
          <w:t xml:space="preserve">Hordeum </w:t>
        </w:r>
        <w:r w:rsidRPr="003B2489">
          <w:rPr>
            <w:rFonts w:ascii="Times New Roman" w:hAnsi="Times New Roman" w:cs="Times New Roman"/>
            <w:rPrChange w:id="1209" w:author="Simona Radutoiu" w:date="2025-11-20T10:07:00Z" w16du:dateUtc="2025-11-20T09:07:00Z">
              <w:rPr>
                <w:rFonts w:ascii="Times New Roman" w:hAnsi="Times New Roman" w:cs="Times New Roman"/>
                <w:highlight w:val="green"/>
              </w:rPr>
            </w:rPrChange>
          </w:rPr>
          <w:t>are</w:t>
        </w:r>
        <w:r w:rsidRPr="003B2489">
          <w:rPr>
            <w:rFonts w:ascii="Times New Roman" w:hAnsi="Times New Roman" w:cs="Times New Roman"/>
          </w:rPr>
          <w:t xml:space="preserve"> linked to alterations in root exudates, we analysed root exudate composition in CSSP mutants and wild-type plants under sterile, low-nutrient conditions </w:t>
        </w:r>
        <w:r w:rsidRPr="003B2489">
          <w:rPr>
            <w:rFonts w:ascii="Times New Roman" w:hAnsi="Times New Roman" w:cs="Times New Roman"/>
            <w:rPrChange w:id="1210" w:author="Simona Radutoiu" w:date="2025-11-20T10:07:00Z" w16du:dateUtc="2025-11-20T09:07:00Z">
              <w:rPr>
                <w:rFonts w:ascii="Times New Roman" w:hAnsi="Times New Roman" w:cs="Times New Roman"/>
                <w:highlight w:val="green"/>
              </w:rPr>
            </w:rPrChange>
          </w:rPr>
          <w:t xml:space="preserve">using untargeted LC-MS/MS. Due to differences in plant phenology, two distinct methods for extracting root exudates were used for </w:t>
        </w:r>
        <w:r w:rsidRPr="003B2489">
          <w:rPr>
            <w:rFonts w:ascii="Times New Roman" w:hAnsi="Times New Roman" w:cs="Times New Roman"/>
            <w:i/>
            <w:iCs/>
            <w:rPrChange w:id="1211" w:author="Simona Radutoiu" w:date="2025-11-20T10:07:00Z" w16du:dateUtc="2025-11-20T09:07:00Z">
              <w:rPr>
                <w:rFonts w:ascii="Times New Roman" w:hAnsi="Times New Roman" w:cs="Times New Roman"/>
                <w:i/>
                <w:iCs/>
                <w:highlight w:val="green"/>
              </w:rPr>
            </w:rPrChange>
          </w:rPr>
          <w:t>Lotus</w:t>
        </w:r>
        <w:r w:rsidRPr="003B2489">
          <w:rPr>
            <w:rFonts w:ascii="Times New Roman" w:hAnsi="Times New Roman" w:cs="Times New Roman"/>
            <w:rPrChange w:id="1212" w:author="Simona Radutoiu" w:date="2025-11-20T10:07:00Z" w16du:dateUtc="2025-11-20T09:07:00Z">
              <w:rPr>
                <w:rFonts w:ascii="Times New Roman" w:hAnsi="Times New Roman" w:cs="Times New Roman"/>
                <w:highlight w:val="green"/>
              </w:rPr>
            </w:rPrChange>
          </w:rPr>
          <w:t xml:space="preserve"> and </w:t>
        </w:r>
        <w:r w:rsidRPr="003B2489">
          <w:rPr>
            <w:rFonts w:ascii="Times New Roman" w:hAnsi="Times New Roman" w:cs="Times New Roman"/>
            <w:i/>
            <w:iCs/>
            <w:rPrChange w:id="1213" w:author="Simona Radutoiu" w:date="2025-11-20T10:07:00Z" w16du:dateUtc="2025-11-20T09:07:00Z">
              <w:rPr>
                <w:rFonts w:ascii="Times New Roman" w:hAnsi="Times New Roman" w:cs="Times New Roman"/>
                <w:i/>
                <w:iCs/>
                <w:highlight w:val="green"/>
              </w:rPr>
            </w:rPrChange>
          </w:rPr>
          <w:t>Hordeum</w:t>
        </w:r>
      </w:moveTo>
      <w:ins w:id="1214" w:author="Simona Radutoiu" w:date="2025-11-20T10:08:00Z" w16du:dateUtc="2025-11-20T09:08:00Z">
        <w:r w:rsidR="004A38F5">
          <w:rPr>
            <w:rFonts w:ascii="Times New Roman" w:hAnsi="Times New Roman" w:cs="Times New Roman"/>
          </w:rPr>
          <w:t xml:space="preserve">, hence </w:t>
        </w:r>
        <w:r w:rsidR="009F2730">
          <w:rPr>
            <w:rFonts w:ascii="Times New Roman" w:hAnsi="Times New Roman" w:cs="Times New Roman"/>
          </w:rPr>
          <w:t xml:space="preserve">only </w:t>
        </w:r>
        <w:r w:rsidR="004A38F5">
          <w:rPr>
            <w:rFonts w:ascii="Times New Roman" w:hAnsi="Times New Roman" w:cs="Times New Roman"/>
          </w:rPr>
          <w:t xml:space="preserve">comparisons between </w:t>
        </w:r>
        <w:r w:rsidR="009F2730">
          <w:rPr>
            <w:rFonts w:ascii="Times New Roman" w:hAnsi="Times New Roman" w:cs="Times New Roman"/>
          </w:rPr>
          <w:t xml:space="preserve">genotypes of the same species are </w:t>
        </w:r>
      </w:ins>
      <w:ins w:id="1215" w:author="Simona Radutoiu" w:date="2025-11-20T10:09:00Z" w16du:dateUtc="2025-11-20T09:09:00Z">
        <w:r w:rsidR="008C50DE">
          <w:rPr>
            <w:rFonts w:ascii="Times New Roman" w:hAnsi="Times New Roman" w:cs="Times New Roman"/>
          </w:rPr>
          <w:t>presented here.</w:t>
        </w:r>
      </w:ins>
      <w:ins w:id="1216" w:author="Simona Radutoiu" w:date="2025-11-20T10:08:00Z" w16du:dateUtc="2025-11-20T09:08:00Z">
        <w:r w:rsidR="004A38F5">
          <w:rPr>
            <w:rFonts w:ascii="Times New Roman" w:hAnsi="Times New Roman" w:cs="Times New Roman"/>
          </w:rPr>
          <w:t xml:space="preserve"> </w:t>
        </w:r>
      </w:ins>
      <w:moveTo w:id="1217" w:author="Simona Radutoiu" w:date="2025-11-20T10:06:00Z" w16du:dateUtc="2025-11-20T09:06:00Z">
        <w:del w:id="1218" w:author="Simona Radutoiu" w:date="2025-11-20T10:08:00Z" w16du:dateUtc="2025-11-20T09:08:00Z">
          <w:r w:rsidRPr="003B2489" w:rsidDel="004A38F5">
            <w:rPr>
              <w:rFonts w:ascii="Times New Roman" w:hAnsi="Times New Roman" w:cs="Times New Roman"/>
            </w:rPr>
            <w:delText>.</w:delText>
          </w:r>
        </w:del>
      </w:moveTo>
    </w:p>
    <w:p w14:paraId="078AFE47" w14:textId="7D202968" w:rsidR="008258EA" w:rsidRPr="00AD571A" w:rsidDel="00AD571A" w:rsidRDefault="008258EA" w:rsidP="008258EA">
      <w:pPr>
        <w:spacing w:line="276" w:lineRule="auto"/>
        <w:jc w:val="both"/>
        <w:rPr>
          <w:del w:id="1219" w:author="Simona Radutoiu" w:date="2025-11-20T10:10:00Z" w16du:dateUtc="2025-11-20T09:10:00Z"/>
          <w:moveTo w:id="1220" w:author="Simona Radutoiu" w:date="2025-11-20T10:06:00Z" w16du:dateUtc="2025-11-20T09:06:00Z"/>
          <w:rFonts w:ascii="Times New Roman" w:hAnsi="Times New Roman" w:cs="Times New Roman"/>
        </w:rPr>
      </w:pPr>
      <w:moveTo w:id="1221" w:author="Simona Radutoiu" w:date="2025-11-20T10:06:00Z" w16du:dateUtc="2025-11-20T09:06:00Z">
        <w:del w:id="1222" w:author="Simona Radutoiu" w:date="2025-11-20T10:09:00Z" w16du:dateUtc="2025-11-20T09:09:00Z">
          <w:r w:rsidRPr="008C50DE" w:rsidDel="008C50DE">
            <w:rPr>
              <w:rFonts w:ascii="Times New Roman" w:hAnsi="Times New Roman" w:cs="Times New Roman"/>
              <w:rPrChange w:id="1223" w:author="Simona Radutoiu" w:date="2025-11-20T10:09:00Z" w16du:dateUtc="2025-11-20T09:09:00Z">
                <w:rPr>
                  <w:rFonts w:ascii="Times New Roman" w:hAnsi="Times New Roman" w:cs="Times New Roman"/>
                  <w:highlight w:val="green"/>
                </w:rPr>
              </w:rPrChange>
            </w:rPr>
            <w:delText xml:space="preserve">Across all genotypes, </w:delText>
          </w:r>
        </w:del>
      </w:moveTo>
      <w:ins w:id="1224" w:author="Simona Radutoiu" w:date="2025-11-20T10:09:00Z" w16du:dateUtc="2025-11-20T09:09:00Z">
        <w:r w:rsidR="008C50DE" w:rsidRPr="008C50DE">
          <w:rPr>
            <w:rFonts w:ascii="Times New Roman" w:hAnsi="Times New Roman" w:cs="Times New Roman"/>
            <w:rPrChange w:id="1225" w:author="Simona Radutoiu" w:date="2025-11-20T10:09:00Z" w16du:dateUtc="2025-11-20T09:09:00Z">
              <w:rPr>
                <w:rFonts w:ascii="Times New Roman" w:hAnsi="Times New Roman" w:cs="Times New Roman"/>
                <w:highlight w:val="green"/>
              </w:rPr>
            </w:rPrChange>
          </w:rPr>
          <w:t>W</w:t>
        </w:r>
      </w:ins>
      <w:moveTo w:id="1226" w:author="Simona Radutoiu" w:date="2025-11-20T10:06:00Z" w16du:dateUtc="2025-11-20T09:06:00Z">
        <w:del w:id="1227" w:author="Simona Radutoiu" w:date="2025-11-20T10:09:00Z" w16du:dateUtc="2025-11-20T09:09:00Z">
          <w:r w:rsidRPr="008C50DE" w:rsidDel="008C50DE">
            <w:rPr>
              <w:rFonts w:ascii="Times New Roman" w:hAnsi="Times New Roman" w:cs="Times New Roman"/>
              <w:rPrChange w:id="1228" w:author="Simona Radutoiu" w:date="2025-11-20T10:09:00Z" w16du:dateUtc="2025-11-20T09:09:00Z">
                <w:rPr>
                  <w:rFonts w:ascii="Times New Roman" w:hAnsi="Times New Roman" w:cs="Times New Roman"/>
                  <w:highlight w:val="green"/>
                </w:rPr>
              </w:rPrChange>
            </w:rPr>
            <w:delText>w</w:delText>
          </w:r>
        </w:del>
        <w:r w:rsidRPr="008C50DE">
          <w:rPr>
            <w:rFonts w:ascii="Times New Roman" w:hAnsi="Times New Roman" w:cs="Times New Roman"/>
            <w:rPrChange w:id="1229" w:author="Simona Radutoiu" w:date="2025-11-20T10:09:00Z" w16du:dateUtc="2025-11-20T09:09:00Z">
              <w:rPr>
                <w:rFonts w:ascii="Times New Roman" w:hAnsi="Times New Roman" w:cs="Times New Roman"/>
                <w:highlight w:val="green"/>
              </w:rPr>
            </w:rPrChange>
          </w:rPr>
          <w:t xml:space="preserve">e detected approximately 580 and 1912 metabolic features in </w:t>
        </w:r>
        <w:r w:rsidRPr="008C50DE">
          <w:rPr>
            <w:rFonts w:ascii="Times New Roman" w:hAnsi="Times New Roman" w:cs="Times New Roman"/>
            <w:i/>
            <w:iCs/>
            <w:rPrChange w:id="1230" w:author="Simona Radutoiu" w:date="2025-11-20T10:09:00Z" w16du:dateUtc="2025-11-20T09:09:00Z">
              <w:rPr>
                <w:rFonts w:ascii="Times New Roman" w:hAnsi="Times New Roman" w:cs="Times New Roman"/>
                <w:i/>
                <w:iCs/>
                <w:highlight w:val="green"/>
              </w:rPr>
            </w:rPrChange>
          </w:rPr>
          <w:t>Lotus</w:t>
        </w:r>
        <w:r w:rsidRPr="008C50DE">
          <w:rPr>
            <w:rFonts w:ascii="Times New Roman" w:hAnsi="Times New Roman" w:cs="Times New Roman"/>
            <w:rPrChange w:id="1231" w:author="Simona Radutoiu" w:date="2025-11-20T10:09:00Z" w16du:dateUtc="2025-11-20T09:09:00Z">
              <w:rPr>
                <w:rFonts w:ascii="Times New Roman" w:hAnsi="Times New Roman" w:cs="Times New Roman"/>
                <w:highlight w:val="green"/>
              </w:rPr>
            </w:rPrChange>
          </w:rPr>
          <w:t xml:space="preserve"> and </w:t>
        </w:r>
        <w:r w:rsidRPr="008C50DE">
          <w:rPr>
            <w:rFonts w:ascii="Times New Roman" w:hAnsi="Times New Roman" w:cs="Times New Roman"/>
            <w:i/>
            <w:iCs/>
            <w:rPrChange w:id="1232" w:author="Simona Radutoiu" w:date="2025-11-20T10:09:00Z" w16du:dateUtc="2025-11-20T09:09:00Z">
              <w:rPr>
                <w:rFonts w:ascii="Times New Roman" w:hAnsi="Times New Roman" w:cs="Times New Roman"/>
                <w:i/>
                <w:iCs/>
                <w:highlight w:val="green"/>
              </w:rPr>
            </w:rPrChange>
          </w:rPr>
          <w:t>Hordeum</w:t>
        </w:r>
        <w:r w:rsidRPr="008C50DE">
          <w:rPr>
            <w:rFonts w:ascii="Times New Roman" w:hAnsi="Times New Roman" w:cs="Times New Roman"/>
            <w:rPrChange w:id="1233" w:author="Simona Radutoiu" w:date="2025-11-20T10:09:00Z" w16du:dateUtc="2025-11-20T09:09:00Z">
              <w:rPr>
                <w:rFonts w:ascii="Times New Roman" w:hAnsi="Times New Roman" w:cs="Times New Roman"/>
                <w:highlight w:val="green"/>
              </w:rPr>
            </w:rPrChange>
          </w:rPr>
          <w:t>, respectively</w:t>
        </w:r>
      </w:moveTo>
      <w:ins w:id="1234" w:author="Simona Radutoiu" w:date="2025-11-20T10:09:00Z" w16du:dateUtc="2025-11-20T09:09:00Z">
        <w:r w:rsidR="008C50DE" w:rsidRPr="008C50DE">
          <w:rPr>
            <w:rFonts w:ascii="Times New Roman" w:hAnsi="Times New Roman" w:cs="Times New Roman"/>
            <w:rPrChange w:id="1235" w:author="Simona Radutoiu" w:date="2025-11-20T10:09:00Z" w16du:dateUtc="2025-11-20T09:09:00Z">
              <w:rPr>
                <w:rFonts w:ascii="Times New Roman" w:hAnsi="Times New Roman" w:cs="Times New Roman"/>
                <w:highlight w:val="green"/>
              </w:rPr>
            </w:rPrChange>
          </w:rPr>
          <w:t>, a</w:t>
        </w:r>
        <w:r w:rsidR="008C50DE" w:rsidRPr="008C50DE">
          <w:rPr>
            <w:rFonts w:ascii="Times New Roman" w:hAnsi="Times New Roman" w:cs="Times New Roman"/>
            <w:rPrChange w:id="1236" w:author="Simona Radutoiu" w:date="2025-11-20T10:09:00Z" w16du:dateUtc="2025-11-20T09:09:00Z">
              <w:rPr>
                <w:rFonts w:ascii="Times New Roman" w:hAnsi="Times New Roman" w:cs="Times New Roman"/>
                <w:highlight w:val="green"/>
              </w:rPr>
            </w:rPrChange>
          </w:rPr>
          <w:t>cross all genotypes</w:t>
        </w:r>
      </w:ins>
      <w:moveTo w:id="1237" w:author="Simona Radutoiu" w:date="2025-11-20T10:06:00Z" w16du:dateUtc="2025-11-20T09:06:00Z">
        <w:r w:rsidRPr="008C50DE">
          <w:rPr>
            <w:rFonts w:ascii="Times New Roman" w:hAnsi="Times New Roman" w:cs="Times New Roman"/>
            <w:rPrChange w:id="1238" w:author="Simona Radutoiu" w:date="2025-11-20T10:09:00Z" w16du:dateUtc="2025-11-20T09:09:00Z">
              <w:rPr>
                <w:rFonts w:ascii="Times New Roman" w:hAnsi="Times New Roman" w:cs="Times New Roman"/>
                <w:highlight w:val="green"/>
              </w:rPr>
            </w:rPrChange>
          </w:rPr>
          <w:t>.</w:t>
        </w:r>
        <w:r>
          <w:rPr>
            <w:rFonts w:ascii="Times New Roman" w:hAnsi="Times New Roman" w:cs="Times New Roman"/>
          </w:rPr>
          <w:t xml:space="preserve"> </w:t>
        </w:r>
        <w:r w:rsidRPr="004219CA">
          <w:rPr>
            <w:rFonts w:ascii="Times New Roman" w:hAnsi="Times New Roman" w:cs="Times New Roman"/>
          </w:rPr>
          <w:t>The</w:t>
        </w:r>
        <w:del w:id="1239" w:author="Simona Radutoiu" w:date="2025-11-20T10:09:00Z" w16du:dateUtc="2025-11-20T09:09:00Z">
          <w:r w:rsidRPr="004219CA" w:rsidDel="008C50DE">
            <w:rPr>
              <w:rFonts w:ascii="Times New Roman" w:hAnsi="Times New Roman" w:cs="Times New Roman"/>
            </w:rPr>
            <w:delText xml:space="preserve"> detected</w:delText>
          </w:r>
        </w:del>
      </w:moveTo>
      <w:ins w:id="1240" w:author="Simona Radutoiu" w:date="2025-11-20T10:09:00Z" w16du:dateUtc="2025-11-20T09:09:00Z">
        <w:r w:rsidR="008C50DE">
          <w:rPr>
            <w:rFonts w:ascii="Times New Roman" w:hAnsi="Times New Roman" w:cs="Times New Roman"/>
          </w:rPr>
          <w:t>se</w:t>
        </w:r>
      </w:ins>
      <w:moveTo w:id="1241" w:author="Simona Radutoiu" w:date="2025-11-20T10:06:00Z" w16du:dateUtc="2025-11-20T09:06:00Z">
        <w:r w:rsidRPr="004219CA">
          <w:rPr>
            <w:rFonts w:ascii="Times New Roman" w:hAnsi="Times New Roman" w:cs="Times New Roman"/>
          </w:rPr>
          <w:t xml:space="preserve"> </w:t>
        </w:r>
        <w:r>
          <w:rPr>
            <w:rFonts w:ascii="Times New Roman" w:hAnsi="Times New Roman" w:cs="Times New Roman"/>
          </w:rPr>
          <w:t>metabolites</w:t>
        </w:r>
        <w:r w:rsidRPr="004219CA">
          <w:rPr>
            <w:rFonts w:ascii="Times New Roman" w:hAnsi="Times New Roman" w:cs="Times New Roman"/>
          </w:rPr>
          <w:t xml:space="preserve"> </w:t>
        </w:r>
        <w:r>
          <w:rPr>
            <w:rFonts w:ascii="Times New Roman" w:hAnsi="Times New Roman" w:cs="Times New Roman"/>
          </w:rPr>
          <w:t>spanned</w:t>
        </w:r>
        <w:r w:rsidRPr="004219CA">
          <w:rPr>
            <w:rFonts w:ascii="Times New Roman" w:hAnsi="Times New Roman" w:cs="Times New Roman"/>
          </w:rPr>
          <w:t xml:space="preserve"> diverse </w:t>
        </w:r>
        <w:r w:rsidRPr="008C50DE">
          <w:rPr>
            <w:rFonts w:ascii="Times New Roman" w:hAnsi="Times New Roman" w:cs="Times New Roman"/>
          </w:rPr>
          <w:t xml:space="preserve">chemical </w:t>
        </w:r>
        <w:r w:rsidRPr="008C50DE">
          <w:rPr>
            <w:rFonts w:ascii="Times New Roman" w:hAnsi="Times New Roman" w:cs="Times New Roman"/>
            <w:rPrChange w:id="1242" w:author="Simona Radutoiu" w:date="2025-11-20T10:09:00Z" w16du:dateUtc="2025-11-20T09:09:00Z">
              <w:rPr>
                <w:rFonts w:ascii="Times New Roman" w:hAnsi="Times New Roman" w:cs="Times New Roman"/>
                <w:highlight w:val="green"/>
              </w:rPr>
            </w:rPrChange>
          </w:rPr>
          <w:t>classes</w:t>
        </w:r>
        <w:r w:rsidRPr="008C50DE">
          <w:rPr>
            <w:rFonts w:ascii="Times New Roman" w:hAnsi="Times New Roman" w:cs="Times New Roman"/>
          </w:rPr>
          <w:t xml:space="preserve">, </w:t>
        </w:r>
        <w:r w:rsidRPr="008C50DE">
          <w:rPr>
            <w:rFonts w:ascii="Times New Roman" w:hAnsi="Times New Roman" w:cs="Times New Roman"/>
          </w:rPr>
          <w:lastRenderedPageBreak/>
          <w:t>including alkaloids, amino acids and peptides,</w:t>
        </w:r>
        <w:del w:id="1243" w:author="Simona Radutoiu" w:date="2025-11-20T10:09:00Z" w16du:dateUtc="2025-11-20T09:09:00Z">
          <w:r w:rsidRPr="008C50DE" w:rsidDel="008C50DE">
            <w:rPr>
              <w:rFonts w:ascii="Times New Roman" w:hAnsi="Times New Roman" w:cs="Times New Roman"/>
            </w:rPr>
            <w:delText xml:space="preserve"> </w:delText>
          </w:r>
        </w:del>
        <w:r w:rsidRPr="008C50DE">
          <w:rPr>
            <w:rFonts w:ascii="Times New Roman" w:hAnsi="Times New Roman" w:cs="Times New Roman"/>
          </w:rPr>
          <w:t xml:space="preserve"> fatty acids, carbohydrates, shikim</w:t>
        </w:r>
        <w:r w:rsidRPr="004219CA">
          <w:rPr>
            <w:rFonts w:ascii="Times New Roman" w:hAnsi="Times New Roman" w:cs="Times New Roman"/>
          </w:rPr>
          <w:t>ates and phenylpropanoids, terpenoids, and polyketides (Fig. 9B, 10B</w:t>
        </w:r>
        <w:r w:rsidRPr="00AD571A">
          <w:rPr>
            <w:rFonts w:ascii="Times New Roman" w:hAnsi="Times New Roman" w:cs="Times New Roman"/>
          </w:rPr>
          <w:t>).</w:t>
        </w:r>
      </w:moveTo>
      <w:ins w:id="1244" w:author="Simona Radutoiu" w:date="2025-11-20T10:10:00Z" w16du:dateUtc="2025-11-20T09:10:00Z">
        <w:r w:rsidR="00AD571A" w:rsidRPr="00AD571A">
          <w:rPr>
            <w:rFonts w:ascii="Times New Roman" w:hAnsi="Times New Roman" w:cs="Times New Roman"/>
          </w:rPr>
          <w:t xml:space="preserve"> </w:t>
        </w:r>
      </w:ins>
    </w:p>
    <w:p w14:paraId="7A49B0E6" w14:textId="1270C1A2" w:rsidR="008258EA" w:rsidRPr="004A0886" w:rsidRDefault="008258EA" w:rsidP="008258EA">
      <w:pPr>
        <w:spacing w:line="276" w:lineRule="auto"/>
        <w:jc w:val="both"/>
        <w:rPr>
          <w:moveTo w:id="1245" w:author="Simona Radutoiu" w:date="2025-11-20T10:06:00Z" w16du:dateUtc="2025-11-20T09:06:00Z"/>
          <w:rFonts w:ascii="Times New Roman" w:hAnsi="Times New Roman" w:cs="Times New Roman"/>
        </w:rPr>
      </w:pPr>
      <w:moveTo w:id="1246" w:author="Simona Radutoiu" w:date="2025-11-20T10:06:00Z" w16du:dateUtc="2025-11-20T09:06:00Z">
        <w:r w:rsidRPr="00AD571A">
          <w:rPr>
            <w:rFonts w:ascii="Times New Roman" w:hAnsi="Times New Roman" w:cs="Times New Roman"/>
            <w:rPrChange w:id="1247" w:author="Simona Radutoiu" w:date="2025-11-20T10:10:00Z" w16du:dateUtc="2025-11-20T09:10:00Z">
              <w:rPr>
                <w:rFonts w:ascii="Times New Roman" w:hAnsi="Times New Roman" w:cs="Times New Roman"/>
                <w:highlight w:val="green"/>
              </w:rPr>
            </w:rPrChange>
          </w:rPr>
          <w:t xml:space="preserve">The exudate profiles of all CSSP mutants, except for </w:t>
        </w:r>
        <w:r w:rsidRPr="00AD571A">
          <w:rPr>
            <w:rFonts w:ascii="Times New Roman" w:hAnsi="Times New Roman" w:cs="Times New Roman"/>
            <w:i/>
            <w:iCs/>
            <w:rPrChange w:id="1248" w:author="Simona Radutoiu" w:date="2025-11-20T10:10:00Z" w16du:dateUtc="2025-11-20T09:10:00Z">
              <w:rPr>
                <w:rFonts w:ascii="Times New Roman" w:hAnsi="Times New Roman" w:cs="Times New Roman"/>
                <w:i/>
                <w:iCs/>
                <w:highlight w:val="green"/>
              </w:rPr>
            </w:rPrChange>
          </w:rPr>
          <w:t>Hordeum</w:t>
        </w:r>
        <w:r w:rsidRPr="00AD571A">
          <w:rPr>
            <w:rFonts w:ascii="Times New Roman" w:hAnsi="Times New Roman" w:cs="Times New Roman"/>
            <w:rPrChange w:id="1249" w:author="Simona Radutoiu" w:date="2025-11-20T10:10:00Z" w16du:dateUtc="2025-11-20T09:10:00Z">
              <w:rPr>
                <w:rFonts w:ascii="Times New Roman" w:hAnsi="Times New Roman" w:cs="Times New Roman"/>
                <w:highlight w:val="green"/>
              </w:rPr>
            </w:rPrChange>
          </w:rPr>
          <w:t xml:space="preserve"> </w:t>
        </w:r>
        <w:proofErr w:type="spellStart"/>
        <w:r w:rsidRPr="00AD571A">
          <w:rPr>
            <w:rFonts w:ascii="Times New Roman" w:hAnsi="Times New Roman" w:cs="Times New Roman"/>
            <w:i/>
            <w:iCs/>
            <w:rPrChange w:id="1250" w:author="Simona Radutoiu" w:date="2025-11-20T10:10:00Z" w16du:dateUtc="2025-11-20T09:10:00Z">
              <w:rPr>
                <w:rFonts w:ascii="Times New Roman" w:hAnsi="Times New Roman" w:cs="Times New Roman"/>
                <w:i/>
                <w:iCs/>
                <w:highlight w:val="green"/>
              </w:rPr>
            </w:rPrChange>
          </w:rPr>
          <w:t>symrk</w:t>
        </w:r>
        <w:proofErr w:type="spellEnd"/>
        <w:r w:rsidRPr="00AD571A">
          <w:rPr>
            <w:rFonts w:ascii="Times New Roman" w:hAnsi="Times New Roman" w:cs="Times New Roman"/>
            <w:rPrChange w:id="1251" w:author="Simona Radutoiu" w:date="2025-11-20T10:10:00Z" w16du:dateUtc="2025-11-20T09:10:00Z">
              <w:rPr>
                <w:rFonts w:ascii="Times New Roman" w:hAnsi="Times New Roman" w:cs="Times New Roman"/>
                <w:highlight w:val="green"/>
              </w:rPr>
            </w:rPrChange>
          </w:rPr>
          <w:t xml:space="preserve">, displayed </w:t>
        </w:r>
      </w:moveTo>
      <w:ins w:id="1252" w:author="Simona Radutoiu" w:date="2025-11-20T10:10:00Z" w16du:dateUtc="2025-11-20T09:10:00Z">
        <w:r w:rsidR="00AD571A" w:rsidRPr="00AD571A">
          <w:rPr>
            <w:rFonts w:ascii="Times New Roman" w:hAnsi="Times New Roman" w:cs="Times New Roman"/>
            <w:rPrChange w:id="1253" w:author="Simona Radutoiu" w:date="2025-11-20T10:10:00Z" w16du:dateUtc="2025-11-20T09:10:00Z">
              <w:rPr>
                <w:rFonts w:ascii="Times New Roman" w:hAnsi="Times New Roman" w:cs="Times New Roman"/>
                <w:highlight w:val="green"/>
              </w:rPr>
            </w:rPrChange>
          </w:rPr>
          <w:t xml:space="preserve">a </w:t>
        </w:r>
      </w:ins>
      <w:proofErr w:type="gramStart"/>
      <w:moveTo w:id="1254" w:author="Simona Radutoiu" w:date="2025-11-20T10:06:00Z" w16du:dateUtc="2025-11-20T09:06:00Z">
        <w:r w:rsidRPr="00AD571A">
          <w:rPr>
            <w:rFonts w:ascii="Times New Roman" w:hAnsi="Times New Roman" w:cs="Times New Roman"/>
            <w:rPrChange w:id="1255" w:author="Simona Radutoiu" w:date="2025-11-20T10:10:00Z" w16du:dateUtc="2025-11-20T09:10:00Z">
              <w:rPr>
                <w:rFonts w:ascii="Times New Roman" w:hAnsi="Times New Roman" w:cs="Times New Roman"/>
                <w:highlight w:val="green"/>
              </w:rPr>
            </w:rPrChange>
          </w:rPr>
          <w:t>distinct clustering patterns</w:t>
        </w:r>
      </w:moveTo>
      <w:proofErr w:type="gramEnd"/>
      <w:ins w:id="1256" w:author="Simona Radutoiu" w:date="2025-11-20T10:10:00Z" w16du:dateUtc="2025-11-20T09:10:00Z">
        <w:r w:rsidR="00AD571A" w:rsidRPr="00AD571A">
          <w:rPr>
            <w:rFonts w:ascii="Times New Roman" w:hAnsi="Times New Roman" w:cs="Times New Roman"/>
            <w:rPrChange w:id="1257" w:author="Simona Radutoiu" w:date="2025-11-20T10:10:00Z" w16du:dateUtc="2025-11-20T09:10:00Z">
              <w:rPr>
                <w:rFonts w:ascii="Times New Roman" w:hAnsi="Times New Roman" w:cs="Times New Roman"/>
                <w:highlight w:val="green"/>
              </w:rPr>
            </w:rPrChange>
          </w:rPr>
          <w:t xml:space="preserve"> </w:t>
        </w:r>
      </w:ins>
      <w:moveTo w:id="1258" w:author="Simona Radutoiu" w:date="2025-11-20T10:06:00Z" w16du:dateUtc="2025-11-20T09:06:00Z">
        <w:del w:id="1259" w:author="Simona Radutoiu" w:date="2025-11-20T10:10:00Z" w16du:dateUtc="2025-11-20T09:10:00Z">
          <w:r w:rsidRPr="00AD571A" w:rsidDel="00AD571A">
            <w:rPr>
              <w:rFonts w:ascii="Times New Roman" w:hAnsi="Times New Roman" w:cs="Times New Roman"/>
              <w:rPrChange w:id="1260" w:author="Simona Radutoiu" w:date="2025-11-20T10:10:00Z" w16du:dateUtc="2025-11-20T09:10:00Z">
                <w:rPr>
                  <w:rFonts w:ascii="Times New Roman" w:hAnsi="Times New Roman" w:cs="Times New Roman"/>
                  <w:highlight w:val="green"/>
                </w:rPr>
              </w:rPrChange>
            </w:rPr>
            <w:delText xml:space="preserve">, especially </w:delText>
          </w:r>
        </w:del>
        <w:r w:rsidRPr="00AD571A">
          <w:rPr>
            <w:rFonts w:ascii="Times New Roman" w:hAnsi="Times New Roman" w:cs="Times New Roman"/>
            <w:rPrChange w:id="1261" w:author="Simona Radutoiu" w:date="2025-11-20T10:10:00Z" w16du:dateUtc="2025-11-20T09:10:00Z">
              <w:rPr>
                <w:rFonts w:ascii="Times New Roman" w:hAnsi="Times New Roman" w:cs="Times New Roman"/>
                <w:highlight w:val="green"/>
              </w:rPr>
            </w:rPrChange>
          </w:rPr>
          <w:t>when compared to their respective wild-type (Fig. 9A,10A).</w:t>
        </w:r>
      </w:moveTo>
    </w:p>
    <w:p w14:paraId="78144FDA" w14:textId="18299717" w:rsidR="008258EA" w:rsidRDefault="008258EA" w:rsidP="008258EA">
      <w:pPr>
        <w:spacing w:line="276" w:lineRule="auto"/>
        <w:jc w:val="both"/>
        <w:rPr>
          <w:moveTo w:id="1262" w:author="Simona Radutoiu" w:date="2025-11-20T10:06:00Z" w16du:dateUtc="2025-11-20T09:06:00Z"/>
          <w:rFonts w:ascii="Times New Roman" w:hAnsi="Times New Roman" w:cs="Times New Roman"/>
        </w:rPr>
      </w:pPr>
      <w:moveTo w:id="1263" w:author="Simona Radutoiu" w:date="2025-11-20T10:06:00Z" w16du:dateUtc="2025-11-20T09:06:00Z">
        <w:r w:rsidRPr="004219CA">
          <w:rPr>
            <w:rFonts w:ascii="Times New Roman" w:hAnsi="Times New Roman" w:cs="Times New Roman"/>
          </w:rPr>
          <w:t xml:space="preserve">In </w:t>
        </w:r>
        <w:r w:rsidRPr="004219CA">
          <w:rPr>
            <w:rFonts w:ascii="Times New Roman" w:hAnsi="Times New Roman" w:cs="Times New Roman"/>
            <w:i/>
            <w:iCs/>
          </w:rPr>
          <w:t>Lotus</w:t>
        </w:r>
        <w:r w:rsidRPr="004219CA">
          <w:rPr>
            <w:rFonts w:ascii="Times New Roman" w:hAnsi="Times New Roman" w:cs="Times New Roman"/>
          </w:rPr>
          <w:t xml:space="preserve">, </w:t>
        </w:r>
      </w:moveTo>
      <w:ins w:id="1264" w:author="Simona Radutoiu" w:date="2025-11-20T10:10:00Z" w16du:dateUtc="2025-11-20T09:10:00Z">
        <w:r w:rsidR="00AD571A">
          <w:rPr>
            <w:rFonts w:ascii="Times New Roman" w:hAnsi="Times New Roman" w:cs="Times New Roman"/>
          </w:rPr>
          <w:t xml:space="preserve">the </w:t>
        </w:r>
      </w:ins>
      <w:moveTo w:id="1265" w:author="Simona Radutoiu" w:date="2025-11-20T10:06:00Z" w16du:dateUtc="2025-11-20T09:06:00Z">
        <w:r w:rsidRPr="004219CA">
          <w:rPr>
            <w:rFonts w:ascii="Times New Roman" w:hAnsi="Times New Roman" w:cs="Times New Roman"/>
          </w:rPr>
          <w:t>carbohydrates, shikimates, and phenylpropanoids w</w:t>
        </w:r>
        <w:r>
          <w:rPr>
            <w:rFonts w:ascii="Times New Roman" w:hAnsi="Times New Roman" w:cs="Times New Roman"/>
          </w:rPr>
          <w:t>ere</w:t>
        </w:r>
        <w:r w:rsidRPr="004219CA">
          <w:rPr>
            <w:rFonts w:ascii="Times New Roman" w:hAnsi="Times New Roman" w:cs="Times New Roman"/>
          </w:rPr>
          <w:t xml:space="preserve"> significantly </w:t>
        </w:r>
        <w:r>
          <w:rPr>
            <w:rFonts w:ascii="Times New Roman" w:hAnsi="Times New Roman" w:cs="Times New Roman"/>
          </w:rPr>
          <w:t>reduced in all</w:t>
        </w:r>
        <w:r w:rsidRPr="004219CA">
          <w:rPr>
            <w:rFonts w:ascii="Times New Roman" w:hAnsi="Times New Roman" w:cs="Times New Roman"/>
          </w:rPr>
          <w:t xml:space="preserve"> CSSP mutants, while alkaloids, amino acids, and peptides were particularly reduced in </w:t>
        </w:r>
        <w:proofErr w:type="spellStart"/>
        <w:r w:rsidRPr="004219CA">
          <w:rPr>
            <w:rFonts w:ascii="Times New Roman" w:hAnsi="Times New Roman" w:cs="Times New Roman"/>
            <w:i/>
            <w:iCs/>
          </w:rPr>
          <w:t>ccamk</w:t>
        </w:r>
        <w:proofErr w:type="spellEnd"/>
        <w:r w:rsidRPr="004219CA">
          <w:rPr>
            <w:rFonts w:ascii="Times New Roman" w:hAnsi="Times New Roman" w:cs="Times New Roman"/>
          </w:rPr>
          <w:t xml:space="preserve"> and </w:t>
        </w:r>
        <w:r w:rsidRPr="004219CA">
          <w:rPr>
            <w:rFonts w:ascii="Times New Roman" w:hAnsi="Times New Roman" w:cs="Times New Roman"/>
            <w:i/>
            <w:iCs/>
          </w:rPr>
          <w:t>nsp2</w:t>
        </w:r>
        <w:r w:rsidRPr="004219CA">
          <w:rPr>
            <w:rFonts w:ascii="Times New Roman" w:hAnsi="Times New Roman" w:cs="Times New Roman"/>
          </w:rPr>
          <w:t xml:space="preserve"> mutants.</w:t>
        </w:r>
        <w:r w:rsidRPr="004A0886">
          <w:rPr>
            <w:rFonts w:ascii="Times New Roman" w:hAnsi="Times New Roman" w:cs="Times New Roman"/>
          </w:rPr>
          <w:t xml:space="preserve"> </w:t>
        </w:r>
        <w:r>
          <w:rPr>
            <w:rFonts w:ascii="Times New Roman" w:hAnsi="Times New Roman" w:cs="Times New Roman"/>
          </w:rPr>
          <w:t xml:space="preserve">We identified </w:t>
        </w:r>
        <w:r w:rsidRPr="004219CA">
          <w:rPr>
            <w:rFonts w:ascii="Times New Roman" w:hAnsi="Times New Roman" w:cs="Times New Roman"/>
          </w:rPr>
          <w:t xml:space="preserve">312 </w:t>
        </w:r>
        <w:r w:rsidRPr="0006400E">
          <w:rPr>
            <w:rFonts w:ascii="Times New Roman" w:hAnsi="Times New Roman" w:cs="Times New Roman"/>
            <w:rPrChange w:id="1266" w:author="Simona Radutoiu" w:date="2025-11-20T10:11:00Z" w16du:dateUtc="2025-11-20T09:11:00Z">
              <w:rPr>
                <w:rFonts w:ascii="Times New Roman" w:hAnsi="Times New Roman" w:cs="Times New Roman"/>
                <w:highlight w:val="green"/>
              </w:rPr>
            </w:rPrChange>
          </w:rPr>
          <w:t>metabolites with differential intensities</w:t>
        </w:r>
        <w:r w:rsidRPr="0006400E">
          <w:rPr>
            <w:rFonts w:ascii="Times New Roman" w:hAnsi="Times New Roman" w:cs="Times New Roman"/>
          </w:rPr>
          <w:t xml:space="preserve"> (DI),</w:t>
        </w:r>
        <w:r>
          <w:rPr>
            <w:rFonts w:ascii="Times New Roman" w:hAnsi="Times New Roman" w:cs="Times New Roman"/>
          </w:rPr>
          <w:t xml:space="preserve"> spanning multiple compound classes</w:t>
        </w:r>
      </w:moveTo>
      <w:ins w:id="1267" w:author="Simona Radutoiu" w:date="2025-11-20T10:11:00Z" w16du:dateUtc="2025-11-20T09:11:00Z">
        <w:r w:rsidR="0006400E">
          <w:rPr>
            <w:rFonts w:ascii="Times New Roman" w:hAnsi="Times New Roman" w:cs="Times New Roman"/>
          </w:rPr>
          <w:t xml:space="preserve"> indicating a broad impact of CSSP mutations</w:t>
        </w:r>
      </w:ins>
      <w:moveTo w:id="1268" w:author="Simona Radutoiu" w:date="2025-11-20T10:06:00Z" w16du:dateUtc="2025-11-20T09:06:00Z">
        <w:r>
          <w:rPr>
            <w:rFonts w:ascii="Times New Roman" w:hAnsi="Times New Roman" w:cs="Times New Roman"/>
          </w:rPr>
          <w:t xml:space="preserve"> (</w:t>
        </w:r>
        <w:r w:rsidRPr="000932FA">
          <w:rPr>
            <w:rFonts w:ascii="Times New Roman" w:hAnsi="Times New Roman" w:cs="Times New Roman"/>
            <w:highlight w:val="red"/>
          </w:rPr>
          <w:t>Fig.9C, 330 shown, Ib check).</w:t>
        </w:r>
        <w:r>
          <w:rPr>
            <w:rFonts w:ascii="Times New Roman" w:hAnsi="Times New Roman" w:cs="Times New Roman"/>
          </w:rPr>
          <w:t xml:space="preserve"> </w:t>
        </w:r>
        <w:r w:rsidRPr="004219CA">
          <w:rPr>
            <w:rFonts w:ascii="Times New Roman" w:hAnsi="Times New Roman" w:cs="Times New Roman"/>
          </w:rPr>
          <w:t>Notably, phenylpropanoids, including cinnamic acids, cinnamic acid esters, coumaric acids, and coumaric acid esters</w:t>
        </w:r>
        <w:r>
          <w:rPr>
            <w:rFonts w:ascii="Times New Roman" w:hAnsi="Times New Roman" w:cs="Times New Roman"/>
          </w:rPr>
          <w:t>, were strongly reduced across all mutants</w:t>
        </w:r>
        <w:r w:rsidRPr="004219CA">
          <w:rPr>
            <w:rFonts w:ascii="Times New Roman" w:hAnsi="Times New Roman" w:cs="Times New Roman"/>
          </w:rPr>
          <w:t xml:space="preserve">. Additionally, two phenolic acids classified as salicylic acid were </w:t>
        </w:r>
        <w:r>
          <w:rPr>
            <w:rFonts w:ascii="Times New Roman" w:hAnsi="Times New Roman" w:cs="Times New Roman"/>
          </w:rPr>
          <w:t>depleted</w:t>
        </w:r>
        <w:r w:rsidRPr="004219CA">
          <w:rPr>
            <w:rFonts w:ascii="Times New Roman" w:hAnsi="Times New Roman" w:cs="Times New Roman"/>
          </w:rPr>
          <w:t xml:space="preserve"> in all mutants. Several flavonoids </w:t>
        </w:r>
        <w:r>
          <w:rPr>
            <w:rFonts w:ascii="Times New Roman" w:hAnsi="Times New Roman" w:cs="Times New Roman"/>
          </w:rPr>
          <w:t>(</w:t>
        </w:r>
        <w:r w:rsidRPr="004219CA">
          <w:rPr>
            <w:rFonts w:ascii="Times New Roman" w:hAnsi="Times New Roman" w:cs="Times New Roman"/>
          </w:rPr>
          <w:t xml:space="preserve">flavonoid-3-O-glycosides, flavanones, 4-O-methylisoflavones, O-methylated flavonoids, 5-hydroxyflavonoids, and </w:t>
        </w:r>
        <w:r>
          <w:rPr>
            <w:rFonts w:ascii="Times New Roman" w:hAnsi="Times New Roman" w:cs="Times New Roman"/>
          </w:rPr>
          <w:t xml:space="preserve">other </w:t>
        </w:r>
        <w:r w:rsidRPr="004219CA">
          <w:rPr>
            <w:rFonts w:ascii="Times New Roman" w:hAnsi="Times New Roman" w:cs="Times New Roman"/>
          </w:rPr>
          <w:t>flavonoids</w:t>
        </w:r>
        <w:r>
          <w:rPr>
            <w:rFonts w:ascii="Times New Roman" w:hAnsi="Times New Roman" w:cs="Times New Roman"/>
          </w:rPr>
          <w:t xml:space="preserve">) </w:t>
        </w:r>
        <w:r w:rsidRPr="004219CA">
          <w:rPr>
            <w:rFonts w:ascii="Times New Roman" w:hAnsi="Times New Roman" w:cs="Times New Roman"/>
          </w:rPr>
          <w:t xml:space="preserve">also showed DI, </w:t>
        </w:r>
        <w:r>
          <w:rPr>
            <w:rFonts w:ascii="Times New Roman" w:hAnsi="Times New Roman" w:cs="Times New Roman"/>
          </w:rPr>
          <w:t xml:space="preserve">with most </w:t>
        </w:r>
      </w:moveTo>
      <w:ins w:id="1269" w:author="Simona Radutoiu" w:date="2025-11-20T10:11:00Z" w16du:dateUtc="2025-11-20T09:11:00Z">
        <w:r w:rsidR="00793AE7">
          <w:rPr>
            <w:rFonts w:ascii="Times New Roman" w:hAnsi="Times New Roman" w:cs="Times New Roman"/>
          </w:rPr>
          <w:t xml:space="preserve">being </w:t>
        </w:r>
      </w:ins>
      <w:moveTo w:id="1270" w:author="Simona Radutoiu" w:date="2025-11-20T10:06:00Z" w16du:dateUtc="2025-11-20T09:06:00Z">
        <w:r>
          <w:rPr>
            <w:rFonts w:ascii="Times New Roman" w:hAnsi="Times New Roman" w:cs="Times New Roman"/>
          </w:rPr>
          <w:t xml:space="preserve">reduced in </w:t>
        </w:r>
      </w:moveTo>
      <w:ins w:id="1271" w:author="Simona Radutoiu" w:date="2025-11-20T10:11:00Z" w16du:dateUtc="2025-11-20T09:11:00Z">
        <w:r w:rsidR="00793AE7">
          <w:rPr>
            <w:rFonts w:ascii="Times New Roman" w:hAnsi="Times New Roman" w:cs="Times New Roman"/>
          </w:rPr>
          <w:t xml:space="preserve">the </w:t>
        </w:r>
      </w:ins>
      <w:proofErr w:type="spellStart"/>
      <w:moveTo w:id="1272" w:author="Simona Radutoiu" w:date="2025-11-20T10:06:00Z" w16du:dateUtc="2025-11-20T09:06:00Z">
        <w:r w:rsidRPr="004219CA">
          <w:rPr>
            <w:rFonts w:ascii="Times New Roman" w:hAnsi="Times New Roman" w:cs="Times New Roman"/>
            <w:i/>
            <w:iCs/>
          </w:rPr>
          <w:t>nsp</w:t>
        </w:r>
        <w:proofErr w:type="spellEnd"/>
        <w:r w:rsidRPr="004219CA">
          <w:rPr>
            <w:rFonts w:ascii="Times New Roman" w:hAnsi="Times New Roman" w:cs="Times New Roman"/>
          </w:rPr>
          <w:t xml:space="preserve"> mutants</w:t>
        </w:r>
        <w:r>
          <w:rPr>
            <w:rFonts w:ascii="Times New Roman" w:hAnsi="Times New Roman" w:cs="Times New Roman"/>
          </w:rPr>
          <w:t xml:space="preserve">, while some were </w:t>
        </w:r>
        <w:del w:id="1273" w:author="Simona Radutoiu" w:date="2025-11-20T10:12:00Z" w16du:dateUtc="2025-11-20T09:12:00Z">
          <w:r w:rsidDel="00793AE7">
            <w:rPr>
              <w:rFonts w:ascii="Times New Roman" w:hAnsi="Times New Roman" w:cs="Times New Roman"/>
            </w:rPr>
            <w:delText>also</w:delText>
          </w:r>
        </w:del>
      </w:moveTo>
      <w:ins w:id="1274" w:author="Simona Radutoiu" w:date="2025-11-20T10:12:00Z" w16du:dateUtc="2025-11-20T09:12:00Z">
        <w:r w:rsidR="00793AE7">
          <w:rPr>
            <w:rFonts w:ascii="Times New Roman" w:hAnsi="Times New Roman" w:cs="Times New Roman"/>
          </w:rPr>
          <w:t>found</w:t>
        </w:r>
      </w:ins>
      <w:moveTo w:id="1275" w:author="Simona Radutoiu" w:date="2025-11-20T10:06:00Z" w16du:dateUtc="2025-11-20T09:06:00Z">
        <w:r>
          <w:rPr>
            <w:rFonts w:ascii="Times New Roman" w:hAnsi="Times New Roman" w:cs="Times New Roman"/>
          </w:rPr>
          <w:t xml:space="preserve"> affected </w:t>
        </w:r>
        <w:r w:rsidRPr="004219CA">
          <w:rPr>
            <w:rFonts w:ascii="Times New Roman" w:hAnsi="Times New Roman" w:cs="Times New Roman"/>
          </w:rPr>
          <w:t xml:space="preserve">in </w:t>
        </w:r>
        <w:proofErr w:type="spellStart"/>
        <w:r w:rsidRPr="004219CA">
          <w:rPr>
            <w:rFonts w:ascii="Times New Roman" w:hAnsi="Times New Roman" w:cs="Times New Roman"/>
            <w:i/>
            <w:iCs/>
          </w:rPr>
          <w:t>symrk</w:t>
        </w:r>
        <w:proofErr w:type="spellEnd"/>
        <w:r w:rsidRPr="004219CA">
          <w:rPr>
            <w:rFonts w:ascii="Times New Roman" w:hAnsi="Times New Roman" w:cs="Times New Roman"/>
          </w:rPr>
          <w:t xml:space="preserve"> and </w:t>
        </w:r>
        <w:proofErr w:type="spellStart"/>
        <w:r w:rsidRPr="004219CA">
          <w:rPr>
            <w:rFonts w:ascii="Times New Roman" w:hAnsi="Times New Roman" w:cs="Times New Roman"/>
            <w:i/>
            <w:iCs/>
          </w:rPr>
          <w:t>ccamk</w:t>
        </w:r>
        <w:proofErr w:type="spellEnd"/>
        <w:r w:rsidRPr="004219CA">
          <w:rPr>
            <w:rFonts w:ascii="Times New Roman" w:hAnsi="Times New Roman" w:cs="Times New Roman"/>
          </w:rPr>
          <w:t xml:space="preserve"> mutants</w:t>
        </w:r>
        <w:r>
          <w:rPr>
            <w:rFonts w:ascii="Times New Roman" w:hAnsi="Times New Roman" w:cs="Times New Roman"/>
          </w:rPr>
          <w:t xml:space="preserve"> </w:t>
        </w:r>
        <w:r w:rsidRPr="004219CA">
          <w:rPr>
            <w:rFonts w:ascii="Times New Roman" w:hAnsi="Times New Roman" w:cs="Times New Roman"/>
          </w:rPr>
          <w:t>(Fig. 9E).</w:t>
        </w:r>
      </w:moveTo>
    </w:p>
    <w:p w14:paraId="3E485867" w14:textId="4DD95A6E" w:rsidR="008258EA" w:rsidRDefault="008258EA" w:rsidP="008258EA">
      <w:pPr>
        <w:spacing w:line="276" w:lineRule="auto"/>
        <w:jc w:val="both"/>
        <w:rPr>
          <w:moveTo w:id="1276" w:author="Simona Radutoiu" w:date="2025-11-20T10:06:00Z" w16du:dateUtc="2025-11-20T09:06:00Z"/>
          <w:rFonts w:ascii="Times New Roman" w:hAnsi="Times New Roman" w:cs="Times New Roman"/>
        </w:rPr>
      </w:pPr>
      <w:moveTo w:id="1277" w:author="Simona Radutoiu" w:date="2025-11-20T10:06:00Z" w16du:dateUtc="2025-11-20T09:06:00Z">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 xml:space="preserve">, </w:t>
        </w:r>
        <w:r>
          <w:rPr>
            <w:rFonts w:ascii="Times New Roman" w:hAnsi="Times New Roman" w:cs="Times New Roman"/>
          </w:rPr>
          <w:t xml:space="preserve">the wild-type </w:t>
        </w:r>
      </w:moveTo>
      <w:ins w:id="1278" w:author="Simona Radutoiu" w:date="2025-11-20T10:12:00Z" w16du:dateUtc="2025-11-20T09:12:00Z">
        <w:r w:rsidR="00793AE7">
          <w:rPr>
            <w:rFonts w:ascii="Times New Roman" w:hAnsi="Times New Roman" w:cs="Times New Roman"/>
          </w:rPr>
          <w:t xml:space="preserve">and </w:t>
        </w:r>
        <w:proofErr w:type="spellStart"/>
        <w:r w:rsidR="00793AE7" w:rsidRPr="008F6466">
          <w:rPr>
            <w:rFonts w:ascii="Times New Roman" w:hAnsi="Times New Roman" w:cs="Times New Roman"/>
            <w:i/>
            <w:iCs/>
          </w:rPr>
          <w:t>symrk</w:t>
        </w:r>
        <w:proofErr w:type="spellEnd"/>
        <w:r w:rsidR="00793AE7">
          <w:rPr>
            <w:rFonts w:ascii="Times New Roman" w:hAnsi="Times New Roman" w:cs="Times New Roman"/>
          </w:rPr>
          <w:t xml:space="preserve"> </w:t>
        </w:r>
      </w:ins>
      <w:moveTo w:id="1279" w:author="Simona Radutoiu" w:date="2025-11-20T10:06:00Z" w16du:dateUtc="2025-11-20T09:06:00Z">
        <w:r>
          <w:rPr>
            <w:rFonts w:ascii="Times New Roman" w:hAnsi="Times New Roman" w:cs="Times New Roman"/>
          </w:rPr>
          <w:t xml:space="preserve">exudate profile </w:t>
        </w:r>
        <w:del w:id="1280" w:author="Simona Radutoiu" w:date="2025-11-20T10:12:00Z" w16du:dateUtc="2025-11-20T09:12:00Z">
          <w:r w:rsidDel="00793AE7">
            <w:rPr>
              <w:rFonts w:ascii="Times New Roman" w:hAnsi="Times New Roman" w:cs="Times New Roman"/>
            </w:rPr>
            <w:delText>was most similar to</w:delText>
          </w:r>
        </w:del>
      </w:moveTo>
      <w:ins w:id="1281" w:author="Simona Radutoiu" w:date="2025-11-20T10:12:00Z" w16du:dateUtc="2025-11-20T09:12:00Z">
        <w:r w:rsidR="00793AE7">
          <w:rPr>
            <w:rFonts w:ascii="Times New Roman" w:hAnsi="Times New Roman" w:cs="Times New Roman"/>
          </w:rPr>
          <w:t>were similar</w:t>
        </w:r>
      </w:ins>
      <w:moveTo w:id="1282" w:author="Simona Radutoiu" w:date="2025-11-20T10:06:00Z" w16du:dateUtc="2025-11-20T09:06:00Z">
        <w:del w:id="1283" w:author="Simona Radutoiu" w:date="2025-11-20T10:12:00Z" w16du:dateUtc="2025-11-20T09:12:00Z">
          <w:r w:rsidDel="00793AE7">
            <w:rPr>
              <w:rFonts w:ascii="Times New Roman" w:hAnsi="Times New Roman" w:cs="Times New Roman"/>
            </w:rPr>
            <w:delText xml:space="preserve"> </w:delText>
          </w:r>
          <w:r w:rsidRPr="008F6466" w:rsidDel="00793AE7">
            <w:rPr>
              <w:rFonts w:ascii="Times New Roman" w:hAnsi="Times New Roman" w:cs="Times New Roman"/>
              <w:i/>
              <w:iCs/>
            </w:rPr>
            <w:delText>symrk</w:delText>
          </w:r>
        </w:del>
        <w:r>
          <w:rPr>
            <w:rFonts w:ascii="Times New Roman" w:hAnsi="Times New Roman" w:cs="Times New Roman"/>
          </w:rPr>
          <w:t xml:space="preserve">, whereas </w:t>
        </w:r>
        <w:proofErr w:type="spellStart"/>
        <w:r w:rsidRPr="008F6466">
          <w:rPr>
            <w:rFonts w:ascii="Times New Roman" w:hAnsi="Times New Roman" w:cs="Times New Roman"/>
            <w:i/>
            <w:iCs/>
          </w:rPr>
          <w:t>ccamk</w:t>
        </w:r>
        <w:proofErr w:type="spellEnd"/>
        <w:r>
          <w:rPr>
            <w:rFonts w:ascii="Times New Roman" w:hAnsi="Times New Roman" w:cs="Times New Roman"/>
          </w:rPr>
          <w:t xml:space="preserve"> and </w:t>
        </w:r>
        <w:proofErr w:type="spellStart"/>
        <w:r w:rsidRPr="008F6466">
          <w:rPr>
            <w:rFonts w:ascii="Times New Roman" w:hAnsi="Times New Roman" w:cs="Times New Roman"/>
            <w:i/>
            <w:iCs/>
          </w:rPr>
          <w:t>nsp</w:t>
        </w:r>
        <w:proofErr w:type="spellEnd"/>
        <w:r>
          <w:rPr>
            <w:rFonts w:ascii="Times New Roman" w:hAnsi="Times New Roman" w:cs="Times New Roman"/>
          </w:rPr>
          <w:t xml:space="preserve"> mutants exhibited pronounced metabolic shifts (Fig. 10A). We detected </w:t>
        </w:r>
        <w:r w:rsidRPr="008F6466">
          <w:rPr>
            <w:rFonts w:ascii="Times New Roman" w:hAnsi="Times New Roman" w:cs="Times New Roman"/>
            <w:highlight w:val="red"/>
          </w:rPr>
          <w:t>XXX</w:t>
        </w:r>
        <w:r>
          <w:rPr>
            <w:rFonts w:ascii="Times New Roman" w:hAnsi="Times New Roman" w:cs="Times New Roman"/>
          </w:rPr>
          <w:t xml:space="preserve"> DI metabolites </w:t>
        </w:r>
        <w:r w:rsidRPr="004219CA">
          <w:rPr>
            <w:rFonts w:ascii="Times New Roman" w:hAnsi="Times New Roman" w:cs="Times New Roman"/>
          </w:rPr>
          <w:t xml:space="preserve">(Fig.10D, and Suppl. Table </w:t>
        </w:r>
        <w:r>
          <w:rPr>
            <w:rFonts w:ascii="Times New Roman" w:hAnsi="Times New Roman" w:cs="Times New Roman"/>
          </w:rPr>
          <w:t>9</w:t>
        </w:r>
        <w:r w:rsidRPr="004219CA">
          <w:rPr>
            <w:rFonts w:ascii="Times New Roman" w:hAnsi="Times New Roman" w:cs="Times New Roman"/>
          </w:rPr>
          <w:t>)</w:t>
        </w:r>
        <w:r>
          <w:rPr>
            <w:rFonts w:ascii="Times New Roman" w:hAnsi="Times New Roman" w:cs="Times New Roman"/>
          </w:rPr>
          <w:t xml:space="preserve">, including reductions </w:t>
        </w:r>
        <w:r w:rsidRPr="0070571A">
          <w:rPr>
            <w:rFonts w:ascii="Times New Roman" w:hAnsi="Times New Roman" w:cs="Times New Roman"/>
          </w:rPr>
          <w:t xml:space="preserve">in </w:t>
        </w:r>
        <w:r w:rsidRPr="0070571A">
          <w:rPr>
            <w:rFonts w:ascii="Times New Roman" w:hAnsi="Times New Roman" w:cs="Times New Roman"/>
            <w:rPrChange w:id="1284" w:author="Simona Radutoiu" w:date="2025-11-20T10:12:00Z" w16du:dateUtc="2025-11-20T09:12:00Z">
              <w:rPr>
                <w:rFonts w:ascii="Times New Roman" w:hAnsi="Times New Roman" w:cs="Times New Roman"/>
                <w:highlight w:val="green"/>
              </w:rPr>
            </w:rPrChange>
          </w:rPr>
          <w:t>more than</w:t>
        </w:r>
        <w:r w:rsidRPr="0070571A">
          <w:rPr>
            <w:rFonts w:ascii="Times New Roman" w:hAnsi="Times New Roman" w:cs="Times New Roman"/>
          </w:rPr>
          <w:t xml:space="preserve"> 50</w:t>
        </w:r>
        <w:r w:rsidRPr="004219CA">
          <w:rPr>
            <w:rFonts w:ascii="Times New Roman" w:hAnsi="Times New Roman" w:cs="Times New Roman"/>
          </w:rPr>
          <w:t xml:space="preserve"> diterpenoids</w:t>
        </w:r>
        <w:r>
          <w:rPr>
            <w:rFonts w:ascii="Times New Roman" w:hAnsi="Times New Roman" w:cs="Times New Roman"/>
          </w:rPr>
          <w:t xml:space="preserve"> </w:t>
        </w:r>
        <w:r w:rsidRPr="004219CA">
          <w:rPr>
            <w:rFonts w:ascii="Times New Roman" w:hAnsi="Times New Roman" w:cs="Times New Roman"/>
          </w:rPr>
          <w:t>(Fig. 10C)</w:t>
        </w:r>
        <w:r>
          <w:rPr>
            <w:rFonts w:ascii="Times New Roman" w:hAnsi="Times New Roman" w:cs="Times New Roman"/>
          </w:rPr>
          <w:t xml:space="preserve">, such as gibberellins, diterpene lactones, and butanolide-furanones </w:t>
        </w:r>
        <w:r w:rsidRPr="004219CA">
          <w:rPr>
            <w:rFonts w:ascii="Times New Roman" w:hAnsi="Times New Roman" w:cs="Times New Roman"/>
          </w:rPr>
          <w:t>(Fig. 10</w:t>
        </w:r>
        <w:r>
          <w:rPr>
            <w:rFonts w:ascii="Times New Roman" w:hAnsi="Times New Roman" w:cs="Times New Roman"/>
          </w:rPr>
          <w:t>E</w:t>
        </w:r>
        <w:r w:rsidRPr="004219CA">
          <w:rPr>
            <w:rFonts w:ascii="Times New Roman" w:hAnsi="Times New Roman" w:cs="Times New Roman"/>
          </w:rPr>
          <w:t>)</w:t>
        </w:r>
        <w:r>
          <w:rPr>
            <w:rFonts w:ascii="Times New Roman" w:hAnsi="Times New Roman" w:cs="Times New Roman"/>
          </w:rPr>
          <w:t xml:space="preserve">. Additionally, </w:t>
        </w:r>
        <w:r w:rsidRPr="004219CA">
          <w:rPr>
            <w:rFonts w:ascii="Times New Roman" w:hAnsi="Times New Roman" w:cs="Times New Roman"/>
          </w:rPr>
          <w:t>tryptophan</w:t>
        </w:r>
        <w:r>
          <w:rPr>
            <w:rFonts w:ascii="Times New Roman" w:hAnsi="Times New Roman" w:cs="Times New Roman"/>
          </w:rPr>
          <w:t>-derived</w:t>
        </w:r>
        <w:r w:rsidRPr="004219CA">
          <w:rPr>
            <w:rFonts w:ascii="Times New Roman" w:hAnsi="Times New Roman" w:cs="Times New Roman"/>
          </w:rPr>
          <w:t xml:space="preserve"> alkaloids, including auxin and serotonin</w:t>
        </w:r>
        <w:r>
          <w:rPr>
            <w:rFonts w:ascii="Times New Roman" w:hAnsi="Times New Roman" w:cs="Times New Roman"/>
          </w:rPr>
          <w:t xml:space="preserve">, were reduced in </w:t>
        </w:r>
        <w:r w:rsidRPr="008F6466">
          <w:rPr>
            <w:rFonts w:ascii="Times New Roman" w:hAnsi="Times New Roman" w:cs="Times New Roman"/>
            <w:i/>
            <w:iCs/>
          </w:rPr>
          <w:t>Hordeum</w:t>
        </w:r>
        <w:r>
          <w:rPr>
            <w:rFonts w:ascii="Times New Roman" w:hAnsi="Times New Roman" w:cs="Times New Roman"/>
          </w:rPr>
          <w:t xml:space="preserve"> mutants.</w:t>
        </w:r>
      </w:moveTo>
      <w:ins w:id="1285" w:author="Simona Radutoiu" w:date="2025-11-20T10:15:00Z" w16du:dateUtc="2025-11-20T09:15:00Z">
        <w:r w:rsidR="009A40F9" w:rsidRPr="009A40F9">
          <w:rPr>
            <w:rFonts w:ascii="Times New Roman" w:hAnsi="Times New Roman" w:cs="Times New Roman"/>
            <w:i/>
            <w:iCs/>
          </w:rPr>
          <w:t xml:space="preserve"> </w:t>
        </w:r>
        <w:r w:rsidR="009A40F9" w:rsidRPr="00241105">
          <w:rPr>
            <w:rFonts w:ascii="Times New Roman" w:hAnsi="Times New Roman" w:cs="Times New Roman"/>
            <w:i/>
            <w:iCs/>
          </w:rPr>
          <w:t>Hordeum</w:t>
        </w:r>
        <w:r w:rsidR="009A40F9">
          <w:rPr>
            <w:rFonts w:ascii="Times New Roman" w:hAnsi="Times New Roman" w:cs="Times New Roman"/>
          </w:rPr>
          <w:t xml:space="preserve"> mutants showed a strong reduction in diterpenoids, including gibberellins and diterpene lactones, which were not significantly affected in</w:t>
        </w:r>
      </w:ins>
      <w:ins w:id="1286" w:author="Simona Radutoiu" w:date="2025-11-20T10:16:00Z" w16du:dateUtc="2025-11-20T09:16:00Z">
        <w:r w:rsidR="009A40F9">
          <w:rPr>
            <w:rFonts w:ascii="Times New Roman" w:hAnsi="Times New Roman" w:cs="Times New Roman"/>
          </w:rPr>
          <w:t xml:space="preserve"> the mutants of</w:t>
        </w:r>
      </w:ins>
      <w:ins w:id="1287" w:author="Simona Radutoiu" w:date="2025-11-20T10:15:00Z" w16du:dateUtc="2025-11-20T09:15:00Z">
        <w:r w:rsidR="009A40F9">
          <w:rPr>
            <w:rFonts w:ascii="Times New Roman" w:hAnsi="Times New Roman" w:cs="Times New Roman"/>
          </w:rPr>
          <w:t xml:space="preserve"> </w:t>
        </w:r>
        <w:r w:rsidR="009A40F9" w:rsidRPr="00241105">
          <w:rPr>
            <w:rFonts w:ascii="Times New Roman" w:hAnsi="Times New Roman" w:cs="Times New Roman"/>
            <w:i/>
            <w:iCs/>
          </w:rPr>
          <w:t>Lotus</w:t>
        </w:r>
        <w:r w:rsidR="009A40F9">
          <w:rPr>
            <w:rFonts w:ascii="Times New Roman" w:hAnsi="Times New Roman" w:cs="Times New Roman"/>
          </w:rPr>
          <w:t xml:space="preserve">. Additionally, octadecanoids, including </w:t>
        </w:r>
        <w:proofErr w:type="gramStart"/>
        <w:r w:rsidR="009A40F9">
          <w:rPr>
            <w:rFonts w:ascii="Times New Roman" w:hAnsi="Times New Roman" w:cs="Times New Roman"/>
          </w:rPr>
          <w:t>a large number of</w:t>
        </w:r>
        <w:proofErr w:type="gramEnd"/>
        <w:r w:rsidR="009A40F9">
          <w:rPr>
            <w:rFonts w:ascii="Times New Roman" w:hAnsi="Times New Roman" w:cs="Times New Roman"/>
          </w:rPr>
          <w:t xml:space="preserve"> </w:t>
        </w:r>
        <w:proofErr w:type="spellStart"/>
        <w:r w:rsidR="009A40F9">
          <w:rPr>
            <w:rFonts w:ascii="Times New Roman" w:hAnsi="Times New Roman" w:cs="Times New Roman"/>
          </w:rPr>
          <w:t>lineolic</w:t>
        </w:r>
        <w:proofErr w:type="spellEnd"/>
        <w:r w:rsidR="009A40F9">
          <w:rPr>
            <w:rFonts w:ascii="Times New Roman" w:hAnsi="Times New Roman" w:cs="Times New Roman"/>
          </w:rPr>
          <w:t xml:space="preserve"> acid derivatives, were specifically depleted in </w:t>
        </w:r>
        <w:r w:rsidR="009A40F9" w:rsidRPr="00241105">
          <w:rPr>
            <w:rFonts w:ascii="Times New Roman" w:hAnsi="Times New Roman" w:cs="Times New Roman"/>
            <w:i/>
            <w:iCs/>
          </w:rPr>
          <w:t>Hordeum</w:t>
        </w:r>
        <w:r w:rsidR="009A40F9">
          <w:rPr>
            <w:rFonts w:ascii="Times New Roman" w:hAnsi="Times New Roman" w:cs="Times New Roman"/>
          </w:rPr>
          <w:t xml:space="preserve"> mutants (Fig.10E).</w:t>
        </w:r>
      </w:ins>
    </w:p>
    <w:p w14:paraId="78744B25" w14:textId="16AB93A5" w:rsidR="008258EA" w:rsidRDefault="0070571A" w:rsidP="008258EA">
      <w:pPr>
        <w:spacing w:line="276" w:lineRule="auto"/>
        <w:jc w:val="both"/>
        <w:rPr>
          <w:moveTo w:id="1288" w:author="Simona Radutoiu" w:date="2025-11-20T10:06:00Z" w16du:dateUtc="2025-11-20T09:06:00Z"/>
          <w:rFonts w:ascii="Times New Roman" w:hAnsi="Times New Roman" w:cs="Times New Roman"/>
        </w:rPr>
      </w:pPr>
      <w:ins w:id="1289" w:author="Simona Radutoiu" w:date="2025-11-20T10:13:00Z" w16du:dateUtc="2025-11-20T09:13:00Z">
        <w:r>
          <w:rPr>
            <w:rFonts w:ascii="Times New Roman" w:hAnsi="Times New Roman" w:cs="Times New Roman"/>
          </w:rPr>
          <w:t xml:space="preserve">Even if direct comparisons between species </w:t>
        </w:r>
        <w:proofErr w:type="spellStart"/>
        <w:r>
          <w:rPr>
            <w:rFonts w:ascii="Times New Roman" w:hAnsi="Times New Roman" w:cs="Times New Roman"/>
          </w:rPr>
          <w:t>canot</w:t>
        </w:r>
        <w:proofErr w:type="spellEnd"/>
        <w:r>
          <w:rPr>
            <w:rFonts w:ascii="Times New Roman" w:hAnsi="Times New Roman" w:cs="Times New Roman"/>
          </w:rPr>
          <w:t xml:space="preserve"> be made due to plant phenology, we found that s</w:t>
        </w:r>
      </w:ins>
      <w:moveTo w:id="1290" w:author="Simona Radutoiu" w:date="2025-11-20T10:06:00Z" w16du:dateUtc="2025-11-20T09:06:00Z">
        <w:del w:id="1291" w:author="Simona Radutoiu" w:date="2025-11-20T10:13:00Z" w16du:dateUtc="2025-11-20T09:13:00Z">
          <w:r w:rsidR="008258EA" w:rsidDel="0070571A">
            <w:rPr>
              <w:rFonts w:ascii="Times New Roman" w:hAnsi="Times New Roman" w:cs="Times New Roman"/>
            </w:rPr>
            <w:delText>S</w:delText>
          </w:r>
        </w:del>
        <w:r w:rsidR="008258EA">
          <w:rPr>
            <w:rFonts w:ascii="Times New Roman" w:hAnsi="Times New Roman" w:cs="Times New Roman"/>
          </w:rPr>
          <w:t xml:space="preserve">everal metabolite classes were consistently affected in CSSP mutants </w:t>
        </w:r>
        <w:del w:id="1292" w:author="Simona Radutoiu" w:date="2025-11-20T10:13:00Z" w16du:dateUtc="2025-11-20T09:13:00Z">
          <w:r w:rsidR="008258EA" w:rsidDel="0070571A">
            <w:rPr>
              <w:rFonts w:ascii="Times New Roman" w:hAnsi="Times New Roman" w:cs="Times New Roman"/>
            </w:rPr>
            <w:delText>across</w:delText>
          </w:r>
        </w:del>
      </w:moveTo>
      <w:ins w:id="1293" w:author="Simona Radutoiu" w:date="2025-11-20T10:13:00Z" w16du:dateUtc="2025-11-20T09:13:00Z">
        <w:r>
          <w:rPr>
            <w:rFonts w:ascii="Times New Roman" w:hAnsi="Times New Roman" w:cs="Times New Roman"/>
          </w:rPr>
          <w:t>for</w:t>
        </w:r>
      </w:ins>
      <w:moveTo w:id="1294" w:author="Simona Radutoiu" w:date="2025-11-20T10:06:00Z" w16du:dateUtc="2025-11-20T09:06:00Z">
        <w:r w:rsidR="008258EA">
          <w:rPr>
            <w:rFonts w:ascii="Times New Roman" w:hAnsi="Times New Roman" w:cs="Times New Roman"/>
          </w:rPr>
          <w:t xml:space="preserve"> both </w:t>
        </w:r>
        <w:r w:rsidR="008258EA" w:rsidRPr="00241105">
          <w:rPr>
            <w:rFonts w:ascii="Times New Roman" w:hAnsi="Times New Roman" w:cs="Times New Roman"/>
            <w:i/>
            <w:iCs/>
          </w:rPr>
          <w:t>Lotus</w:t>
        </w:r>
        <w:r w:rsidR="008258EA">
          <w:rPr>
            <w:rFonts w:ascii="Times New Roman" w:hAnsi="Times New Roman" w:cs="Times New Roman"/>
          </w:rPr>
          <w:t xml:space="preserve"> and </w:t>
        </w:r>
        <w:r w:rsidR="008258EA" w:rsidRPr="00241105">
          <w:rPr>
            <w:rFonts w:ascii="Times New Roman" w:hAnsi="Times New Roman" w:cs="Times New Roman"/>
            <w:i/>
            <w:iCs/>
          </w:rPr>
          <w:t>Hordeum</w:t>
        </w:r>
        <w:r w:rsidR="008258EA">
          <w:rPr>
            <w:rFonts w:ascii="Times New Roman" w:hAnsi="Times New Roman" w:cs="Times New Roman"/>
          </w:rPr>
          <w:t xml:space="preserve">. Specifically, phenylpropanoids, including coumaric acids and coumaric acid esters, were reduced in </w:t>
        </w:r>
        <w:proofErr w:type="spellStart"/>
        <w:r w:rsidR="008258EA" w:rsidRPr="00241105">
          <w:rPr>
            <w:rFonts w:ascii="Times New Roman" w:hAnsi="Times New Roman" w:cs="Times New Roman"/>
            <w:i/>
            <w:iCs/>
          </w:rPr>
          <w:t>ccamk</w:t>
        </w:r>
        <w:proofErr w:type="spellEnd"/>
        <w:r w:rsidR="008258EA">
          <w:rPr>
            <w:rFonts w:ascii="Times New Roman" w:hAnsi="Times New Roman" w:cs="Times New Roman"/>
          </w:rPr>
          <w:t xml:space="preserve"> and </w:t>
        </w:r>
        <w:proofErr w:type="spellStart"/>
        <w:r w:rsidR="008258EA" w:rsidRPr="00241105">
          <w:rPr>
            <w:rFonts w:ascii="Times New Roman" w:hAnsi="Times New Roman" w:cs="Times New Roman"/>
            <w:i/>
            <w:iCs/>
          </w:rPr>
          <w:t>nsp</w:t>
        </w:r>
        <w:proofErr w:type="spellEnd"/>
        <w:r w:rsidR="008258EA">
          <w:rPr>
            <w:rFonts w:ascii="Times New Roman" w:hAnsi="Times New Roman" w:cs="Times New Roman"/>
          </w:rPr>
          <w:t xml:space="preserve"> mutants of both hosts (Fig. 9E, 10E). Likewise, salicylic acid was depleted in all mutants of both hosts, suggesting a conserved role of CSSP genes in regulating salicylic acid-associated pathways.</w:t>
        </w:r>
      </w:moveTo>
    </w:p>
    <w:p w14:paraId="2073C194" w14:textId="7DFDBD18" w:rsidR="008258EA" w:rsidRPr="004219CA" w:rsidRDefault="008258EA" w:rsidP="008258EA">
      <w:pPr>
        <w:spacing w:line="276" w:lineRule="auto"/>
        <w:jc w:val="both"/>
        <w:rPr>
          <w:moveTo w:id="1295" w:author="Simona Radutoiu" w:date="2025-11-20T10:06:00Z" w16du:dateUtc="2025-11-20T09:06:00Z"/>
          <w:rFonts w:ascii="Times New Roman" w:hAnsi="Times New Roman" w:cs="Times New Roman"/>
        </w:rPr>
      </w:pPr>
      <w:moveTo w:id="1296" w:author="Simona Radutoiu" w:date="2025-11-20T10:06:00Z" w16du:dateUtc="2025-11-20T09:06:00Z">
        <w:r>
          <w:rPr>
            <w:rFonts w:ascii="Times New Roman" w:hAnsi="Times New Roman" w:cs="Times New Roman"/>
          </w:rPr>
          <w:t xml:space="preserve">Despite some shared trends, several metabolite shifts </w:t>
        </w:r>
        <w:r w:rsidRPr="00E25EFF">
          <w:rPr>
            <w:rFonts w:ascii="Times New Roman" w:hAnsi="Times New Roman" w:cs="Times New Roman"/>
          </w:rPr>
          <w:t xml:space="preserve">were </w:t>
        </w:r>
        <w:proofErr w:type="gramStart"/>
        <w:r w:rsidRPr="00E25EFF">
          <w:rPr>
            <w:rFonts w:ascii="Times New Roman" w:hAnsi="Times New Roman" w:cs="Times New Roman"/>
            <w:rPrChange w:id="1297" w:author="Simona Radutoiu" w:date="2025-11-20T10:16:00Z" w16du:dateUtc="2025-11-20T09:16:00Z">
              <w:rPr>
                <w:rFonts w:ascii="Times New Roman" w:hAnsi="Times New Roman" w:cs="Times New Roman"/>
                <w:highlight w:val="green"/>
              </w:rPr>
            </w:rPrChange>
          </w:rPr>
          <w:t>genotype</w:t>
        </w:r>
        <w:r w:rsidRPr="00E25EFF">
          <w:rPr>
            <w:rFonts w:ascii="Times New Roman" w:hAnsi="Times New Roman" w:cs="Times New Roman"/>
          </w:rPr>
          <w:t>-specific</w:t>
        </w:r>
        <w:proofErr w:type="gramEnd"/>
        <w:r>
          <w:rPr>
            <w:rFonts w:ascii="Times New Roman" w:hAnsi="Times New Roman" w:cs="Times New Roman"/>
          </w:rPr>
          <w:t xml:space="preserve">. </w:t>
        </w:r>
        <w:commentRangeStart w:id="1298"/>
        <w:commentRangeStart w:id="1299"/>
        <w:r w:rsidRPr="008A1729">
          <w:rPr>
            <w:rFonts w:ascii="Times New Roman" w:hAnsi="Times New Roman" w:cs="Times New Roman"/>
            <w:highlight w:val="magenta"/>
          </w:rPr>
          <w:t xml:space="preserve">In </w:t>
        </w:r>
        <w:r w:rsidRPr="008A1729">
          <w:rPr>
            <w:rFonts w:ascii="Times New Roman" w:hAnsi="Times New Roman" w:cs="Times New Roman"/>
            <w:i/>
            <w:iCs/>
            <w:highlight w:val="magenta"/>
          </w:rPr>
          <w:t>Lotus</w:t>
        </w:r>
        <w:r w:rsidRPr="008A1729">
          <w:rPr>
            <w:rFonts w:ascii="Times New Roman" w:hAnsi="Times New Roman" w:cs="Times New Roman"/>
            <w:highlight w:val="magenta"/>
          </w:rPr>
          <w:t xml:space="preserve">, carbohydrates, shikimates, and phenylpropanoids were significantly reduced in all CSSP mutants, whereas in </w:t>
        </w:r>
        <w:r w:rsidRPr="008A1729">
          <w:rPr>
            <w:rFonts w:ascii="Times New Roman" w:hAnsi="Times New Roman" w:cs="Times New Roman"/>
            <w:i/>
            <w:iCs/>
            <w:highlight w:val="magenta"/>
          </w:rPr>
          <w:t>Hordeum</w:t>
        </w:r>
        <w:r w:rsidRPr="008A1729">
          <w:rPr>
            <w:rFonts w:ascii="Times New Roman" w:hAnsi="Times New Roman" w:cs="Times New Roman"/>
            <w:highlight w:val="magenta"/>
          </w:rPr>
          <w:t>, no significant differences were observed at the pathway level (CHECK, Suppl. Fig. 15</w:t>
        </w:r>
        <w:r>
          <w:rPr>
            <w:rFonts w:ascii="Times New Roman" w:hAnsi="Times New Roman" w:cs="Times New Roman"/>
            <w:highlight w:val="magenta"/>
          </w:rPr>
          <w:t xml:space="preserve"> &gt; I feel like this sentence is a bit misleading. At a pathway level there is no difference in Hordeum but individual phenylpropanoids are indeed different and this is the shared effect we are claiming</w:t>
        </w:r>
        <w:r w:rsidRPr="008A1729">
          <w:rPr>
            <w:rFonts w:ascii="Times New Roman" w:hAnsi="Times New Roman" w:cs="Times New Roman"/>
            <w:highlight w:val="magenta"/>
          </w:rPr>
          <w:t>)</w:t>
        </w:r>
        <w:commentRangeEnd w:id="1298"/>
        <w:r>
          <w:rPr>
            <w:rStyle w:val="CommentReference"/>
          </w:rPr>
          <w:commentReference w:id="1298"/>
        </w:r>
      </w:moveTo>
      <w:commentRangeEnd w:id="1299"/>
      <w:r w:rsidR="00BE4CDE">
        <w:rPr>
          <w:rStyle w:val="CommentReference"/>
        </w:rPr>
        <w:commentReference w:id="1299"/>
      </w:r>
      <w:moveTo w:id="1300" w:author="Simona Radutoiu" w:date="2025-11-20T10:06:00Z" w16du:dateUtc="2025-11-20T09:06:00Z">
        <w:r w:rsidRPr="008A1729">
          <w:rPr>
            <w:rFonts w:ascii="Times New Roman" w:hAnsi="Times New Roman" w:cs="Times New Roman"/>
            <w:highlight w:val="magenta"/>
          </w:rPr>
          <w:t>.</w:t>
        </w:r>
        <w:r>
          <w:rPr>
            <w:rFonts w:ascii="Times New Roman" w:hAnsi="Times New Roman" w:cs="Times New Roman"/>
          </w:rPr>
          <w:t xml:space="preserve"> </w:t>
        </w:r>
        <w:del w:id="1301" w:author="Simona Radutoiu" w:date="2025-11-20T10:15:00Z" w16du:dateUtc="2025-11-20T09:15:00Z">
          <w:r w:rsidRPr="00241105" w:rsidDel="009A40F9">
            <w:rPr>
              <w:rFonts w:ascii="Times New Roman" w:hAnsi="Times New Roman" w:cs="Times New Roman"/>
              <w:i/>
              <w:iCs/>
            </w:rPr>
            <w:delText>Hordeum</w:delText>
          </w:r>
          <w:r w:rsidDel="009A40F9">
            <w:rPr>
              <w:rFonts w:ascii="Times New Roman" w:hAnsi="Times New Roman" w:cs="Times New Roman"/>
            </w:rPr>
            <w:delText xml:space="preserve"> mutants showed a strong reduction in diterpenoids, including gibberellins and diterpene lactones, which were not significantly affected in </w:delText>
          </w:r>
          <w:r w:rsidRPr="00241105" w:rsidDel="009A40F9">
            <w:rPr>
              <w:rFonts w:ascii="Times New Roman" w:hAnsi="Times New Roman" w:cs="Times New Roman"/>
              <w:i/>
              <w:iCs/>
            </w:rPr>
            <w:delText>Lotus</w:delText>
          </w:r>
          <w:r w:rsidDel="009A40F9">
            <w:rPr>
              <w:rFonts w:ascii="Times New Roman" w:hAnsi="Times New Roman" w:cs="Times New Roman"/>
            </w:rPr>
            <w:delText xml:space="preserve">. Additionally, octadecanoids, including a large number of lineolic acid derivatives, were specifically depleted in </w:delText>
          </w:r>
          <w:r w:rsidRPr="00241105" w:rsidDel="009A40F9">
            <w:rPr>
              <w:rFonts w:ascii="Times New Roman" w:hAnsi="Times New Roman" w:cs="Times New Roman"/>
              <w:i/>
              <w:iCs/>
            </w:rPr>
            <w:delText>Hordeum</w:delText>
          </w:r>
          <w:r w:rsidDel="009A40F9">
            <w:rPr>
              <w:rFonts w:ascii="Times New Roman" w:hAnsi="Times New Roman" w:cs="Times New Roman"/>
            </w:rPr>
            <w:delText xml:space="preserve"> mutants (Fig.10E). </w:delText>
          </w:r>
        </w:del>
      </w:moveTo>
    </w:p>
    <w:p w14:paraId="13D61D6A" w14:textId="42A9A3BA" w:rsidR="008258EA" w:rsidRDefault="008258EA" w:rsidP="008258EA">
      <w:pPr>
        <w:spacing w:line="276" w:lineRule="auto"/>
        <w:jc w:val="both"/>
        <w:rPr>
          <w:moveTo w:id="1302" w:author="Simona Radutoiu" w:date="2025-11-20T10:06:00Z" w16du:dateUtc="2025-11-20T09:06:00Z"/>
          <w:rFonts w:ascii="Times New Roman" w:hAnsi="Times New Roman" w:cs="Times New Roman"/>
        </w:rPr>
      </w:pPr>
      <w:moveTo w:id="1303" w:author="Simona Radutoiu" w:date="2025-11-20T10:06:00Z" w16du:dateUtc="2025-11-20T09:06:00Z">
        <w:r w:rsidRPr="00E25EFF">
          <w:rPr>
            <w:rFonts w:ascii="Times New Roman" w:hAnsi="Times New Roman" w:cs="Times New Roman"/>
            <w:rPrChange w:id="1304" w:author="Simona Radutoiu" w:date="2025-11-20T10:16:00Z" w16du:dateUtc="2025-11-20T09:16:00Z">
              <w:rPr>
                <w:rFonts w:ascii="Times New Roman" w:hAnsi="Times New Roman" w:cs="Times New Roman"/>
                <w:highlight w:val="green"/>
              </w:rPr>
            </w:rPrChange>
          </w:rPr>
          <w:t>In summary, we found that mutations in the CSSP affect hundreds of metabolites belonging to diverse chemical classes.</w:t>
        </w:r>
        <w:r w:rsidRPr="00E25EFF">
          <w:rPr>
            <w:rFonts w:ascii="Times New Roman" w:hAnsi="Times New Roman" w:cs="Times New Roman"/>
          </w:rPr>
          <w:t xml:space="preserve"> While some metabolite shifts were conserved </w:t>
        </w:r>
        <w:del w:id="1305" w:author="Simona Radutoiu" w:date="2025-11-20T10:16:00Z" w16du:dateUtc="2025-11-20T09:16:00Z">
          <w:r w:rsidRPr="00E25EFF" w:rsidDel="00E25EFF">
            <w:rPr>
              <w:rFonts w:ascii="Times New Roman" w:hAnsi="Times New Roman" w:cs="Times New Roman"/>
            </w:rPr>
            <w:delText>between</w:delText>
          </w:r>
        </w:del>
      </w:moveTo>
      <w:ins w:id="1306" w:author="Simona Radutoiu" w:date="2025-11-20T10:16:00Z" w16du:dateUtc="2025-11-20T09:16:00Z">
        <w:r w:rsidR="00E25EFF" w:rsidRPr="00E25EFF">
          <w:rPr>
            <w:rFonts w:ascii="Times New Roman" w:hAnsi="Times New Roman" w:cs="Times New Roman"/>
          </w:rPr>
          <w:t>for both</w:t>
        </w:r>
      </w:ins>
      <w:moveTo w:id="1307" w:author="Simona Radutoiu" w:date="2025-11-20T10:06:00Z" w16du:dateUtc="2025-11-20T09:06:00Z">
        <w:r w:rsidRPr="00E25EFF">
          <w:rPr>
            <w:rFonts w:ascii="Times New Roman" w:hAnsi="Times New Roman" w:cs="Times New Roman"/>
          </w:rPr>
          <w:t xml:space="preserve"> hosts (phenylpropanoids, salicylic acid), others were species-specific (flavonoids in </w:t>
        </w:r>
        <w:r w:rsidRPr="00E25EFF">
          <w:rPr>
            <w:rFonts w:ascii="Times New Roman" w:hAnsi="Times New Roman" w:cs="Times New Roman"/>
            <w:i/>
            <w:iCs/>
          </w:rPr>
          <w:t>Lotus</w:t>
        </w:r>
        <w:r w:rsidRPr="00E25EFF">
          <w:rPr>
            <w:rFonts w:ascii="Times New Roman" w:hAnsi="Times New Roman" w:cs="Times New Roman"/>
          </w:rPr>
          <w:t xml:space="preserve">, diterpenoids in </w:t>
        </w:r>
        <w:r w:rsidRPr="00E25EFF">
          <w:rPr>
            <w:rFonts w:ascii="Times New Roman" w:hAnsi="Times New Roman" w:cs="Times New Roman"/>
            <w:i/>
            <w:iCs/>
          </w:rPr>
          <w:t>Hordeum</w:t>
        </w:r>
        <w:r w:rsidRPr="00E25EFF">
          <w:rPr>
            <w:rFonts w:ascii="Times New Roman" w:hAnsi="Times New Roman" w:cs="Times New Roman"/>
          </w:rPr>
          <w:t xml:space="preserve">), </w:t>
        </w:r>
        <w:r w:rsidRPr="00E25EFF">
          <w:rPr>
            <w:rFonts w:ascii="Times New Roman" w:hAnsi="Times New Roman" w:cs="Times New Roman"/>
            <w:rPrChange w:id="1308" w:author="Simona Radutoiu" w:date="2025-11-20T10:16:00Z" w16du:dateUtc="2025-11-20T09:16:00Z">
              <w:rPr>
                <w:rFonts w:ascii="Times New Roman" w:hAnsi="Times New Roman" w:cs="Times New Roman"/>
                <w:highlight w:val="green"/>
              </w:rPr>
            </w:rPrChange>
          </w:rPr>
          <w:t xml:space="preserve">as well as </w:t>
        </w:r>
        <w:proofErr w:type="gramStart"/>
        <w:r w:rsidRPr="00E25EFF">
          <w:rPr>
            <w:rFonts w:ascii="Times New Roman" w:hAnsi="Times New Roman" w:cs="Times New Roman"/>
            <w:rPrChange w:id="1309" w:author="Simona Radutoiu" w:date="2025-11-20T10:16:00Z" w16du:dateUtc="2025-11-20T09:16:00Z">
              <w:rPr>
                <w:rFonts w:ascii="Times New Roman" w:hAnsi="Times New Roman" w:cs="Times New Roman"/>
                <w:highlight w:val="green"/>
              </w:rPr>
            </w:rPrChange>
          </w:rPr>
          <w:t>genotype-specific</w:t>
        </w:r>
        <w:proofErr w:type="gramEnd"/>
        <w:r w:rsidRPr="00E25EFF">
          <w:rPr>
            <w:rFonts w:ascii="Times New Roman" w:hAnsi="Times New Roman" w:cs="Times New Roman"/>
          </w:rPr>
          <w:t>.</w:t>
        </w:r>
        <w:r>
          <w:rPr>
            <w:rFonts w:ascii="Times New Roman" w:hAnsi="Times New Roman" w:cs="Times New Roman"/>
          </w:rPr>
          <w:t xml:space="preserve"> </w:t>
        </w:r>
        <w:r w:rsidRPr="004219CA">
          <w:rPr>
            <w:rFonts w:ascii="Times New Roman" w:hAnsi="Times New Roman" w:cs="Times New Roman"/>
          </w:rPr>
          <w:t>These findings suggest that CSSP genes regulate not only the biosynthesis of well-characterised symbiosis-related compounds but also broader metabolic processes. Th</w:t>
        </w:r>
      </w:moveTo>
      <w:ins w:id="1310" w:author="Simona Radutoiu" w:date="2025-11-20T10:17:00Z" w16du:dateUtc="2025-11-20T09:17:00Z">
        <w:r w:rsidR="005D3B0B">
          <w:rPr>
            <w:rFonts w:ascii="Times New Roman" w:hAnsi="Times New Roman" w:cs="Times New Roman"/>
          </w:rPr>
          <w:t xml:space="preserve">ese genotype specific differences in </w:t>
        </w:r>
      </w:ins>
      <w:ins w:id="1311" w:author="Simona Radutoiu" w:date="2025-11-20T10:18:00Z" w16du:dateUtc="2025-11-20T09:18:00Z">
        <w:r w:rsidR="005D3B0B">
          <w:rPr>
            <w:rFonts w:ascii="Times New Roman" w:hAnsi="Times New Roman" w:cs="Times New Roman"/>
          </w:rPr>
          <w:t xml:space="preserve">the exudate profiles </w:t>
        </w:r>
      </w:ins>
      <w:moveTo w:id="1312" w:author="Simona Radutoiu" w:date="2025-11-20T10:06:00Z" w16du:dateUtc="2025-11-20T09:06:00Z">
        <w:del w:id="1313" w:author="Simona Radutoiu" w:date="2025-11-20T10:17:00Z" w16du:dateUtc="2025-11-20T09:17:00Z">
          <w:r w:rsidRPr="004219CA" w:rsidDel="005D3B0B">
            <w:rPr>
              <w:rFonts w:ascii="Times New Roman" w:hAnsi="Times New Roman" w:cs="Times New Roman"/>
            </w:rPr>
            <w:delText>is</w:delText>
          </w:r>
          <w:r w:rsidRPr="004219CA" w:rsidDel="00E25EFF">
            <w:rPr>
              <w:rFonts w:ascii="Times New Roman" w:hAnsi="Times New Roman" w:cs="Times New Roman"/>
            </w:rPr>
            <w:delText xml:space="preserve">, in turn, likely </w:delText>
          </w:r>
          <w:r w:rsidDel="00E25EFF">
            <w:rPr>
              <w:rFonts w:ascii="Times New Roman" w:hAnsi="Times New Roman" w:cs="Times New Roman"/>
            </w:rPr>
            <w:delText>contributes</w:delText>
          </w:r>
        </w:del>
      </w:moveTo>
      <w:ins w:id="1314" w:author="Simona Radutoiu" w:date="2025-11-20T10:17:00Z" w16du:dateUtc="2025-11-20T09:17:00Z">
        <w:r w:rsidR="00E25EFF">
          <w:rPr>
            <w:rFonts w:ascii="Times New Roman" w:hAnsi="Times New Roman" w:cs="Times New Roman"/>
          </w:rPr>
          <w:t>could explain</w:t>
        </w:r>
      </w:ins>
      <w:moveTo w:id="1315" w:author="Simona Radutoiu" w:date="2025-11-20T10:06:00Z" w16du:dateUtc="2025-11-20T09:06:00Z">
        <w:del w:id="1316" w:author="Simona Radutoiu" w:date="2025-11-20T10:17:00Z" w16du:dateUtc="2025-11-20T09:17:00Z">
          <w:r w:rsidDel="00E25EFF">
            <w:rPr>
              <w:rFonts w:ascii="Times New Roman" w:hAnsi="Times New Roman" w:cs="Times New Roman"/>
            </w:rPr>
            <w:delText xml:space="preserve"> to</w:delText>
          </w:r>
        </w:del>
        <w:r>
          <w:rPr>
            <w:rFonts w:ascii="Times New Roman" w:hAnsi="Times New Roman" w:cs="Times New Roman"/>
          </w:rPr>
          <w:t xml:space="preserve"> the observed shifts in</w:t>
        </w:r>
        <w:r w:rsidRPr="004219CA">
          <w:rPr>
            <w:rFonts w:ascii="Times New Roman" w:hAnsi="Times New Roman" w:cs="Times New Roman"/>
          </w:rPr>
          <w:t xml:space="preserve"> root-associated microbial communities</w:t>
        </w:r>
        <w:r>
          <w:rPr>
            <w:rFonts w:ascii="Times New Roman" w:hAnsi="Times New Roman" w:cs="Times New Roman"/>
          </w:rPr>
          <w:t>.</w:t>
        </w:r>
      </w:moveTo>
    </w:p>
    <w:moveToRangeEnd w:id="1195"/>
    <w:p w14:paraId="0707CC6F" w14:textId="77777777" w:rsidR="008258EA" w:rsidRDefault="008258EA" w:rsidP="00DB2FCC">
      <w:pPr>
        <w:spacing w:line="276" w:lineRule="auto"/>
        <w:jc w:val="both"/>
        <w:rPr>
          <w:ins w:id="1317" w:author="Simona Radutoiu" w:date="2025-11-20T10:05:00Z" w16du:dateUtc="2025-11-20T09:05:00Z"/>
          <w:rFonts w:ascii="Times New Roman" w:hAnsi="Times New Roman" w:cs="Times New Roman"/>
          <w:b/>
          <w:bCs/>
        </w:rPr>
      </w:pPr>
    </w:p>
    <w:p w14:paraId="7256E121" w14:textId="77777777" w:rsidR="008258EA" w:rsidRPr="004219CA" w:rsidRDefault="008258EA" w:rsidP="00DB2FCC">
      <w:pPr>
        <w:spacing w:line="276" w:lineRule="auto"/>
        <w:jc w:val="both"/>
        <w:rPr>
          <w:rFonts w:ascii="Times New Roman" w:hAnsi="Times New Roman" w:cs="Times New Roman"/>
          <w:b/>
          <w:bCs/>
        </w:rPr>
      </w:pPr>
    </w:p>
    <w:p w14:paraId="6824D220" w14:textId="77777777" w:rsidR="009865C3" w:rsidRPr="004219CA" w:rsidRDefault="00B17868" w:rsidP="00DB2FCC">
      <w:pPr>
        <w:spacing w:line="276" w:lineRule="auto"/>
        <w:jc w:val="both"/>
        <w:rPr>
          <w:rFonts w:ascii="Times New Roman" w:hAnsi="Times New Roman" w:cs="Times New Roman"/>
          <w:b/>
          <w:bCs/>
        </w:rPr>
      </w:pPr>
      <w:r w:rsidRPr="002059DF">
        <w:rPr>
          <w:rFonts w:ascii="Times New Roman" w:hAnsi="Times New Roman" w:cs="Times New Roman"/>
          <w:b/>
          <w:bCs/>
        </w:rPr>
        <w:t>Community shifts were replicated in gnotobiotic systems with synthetic bacterial communities</w:t>
      </w:r>
    </w:p>
    <w:p w14:paraId="679DFB13" w14:textId="224E6800" w:rsidR="00295735" w:rsidRPr="00395C17" w:rsidRDefault="00B348DD" w:rsidP="00DB2FCC">
      <w:pPr>
        <w:spacing w:line="276" w:lineRule="auto"/>
        <w:jc w:val="both"/>
        <w:rPr>
          <w:rFonts w:ascii="Times New Roman" w:hAnsi="Times New Roman" w:cs="Times New Roman"/>
        </w:rPr>
      </w:pPr>
      <w:r w:rsidRPr="004219CA">
        <w:rPr>
          <w:rFonts w:ascii="Times New Roman" w:hAnsi="Times New Roman" w:cs="Times New Roman"/>
        </w:rPr>
        <w:t xml:space="preserve">Our findings demonstrate a </w:t>
      </w:r>
      <w:r w:rsidR="0077510C" w:rsidRPr="004219CA">
        <w:rPr>
          <w:rFonts w:ascii="Times New Roman" w:hAnsi="Times New Roman" w:cs="Times New Roman"/>
        </w:rPr>
        <w:t>significant</w:t>
      </w:r>
      <w:r w:rsidRPr="004219CA">
        <w:rPr>
          <w:rFonts w:ascii="Times New Roman" w:hAnsi="Times New Roman" w:cs="Times New Roman"/>
        </w:rPr>
        <w:t xml:space="preserve"> effect of symbiosis signalling on bacterial community establishment in </w:t>
      </w:r>
      <w:r w:rsidR="00295735" w:rsidRPr="004219CA">
        <w:rPr>
          <w:rFonts w:ascii="Times New Roman" w:hAnsi="Times New Roman" w:cs="Times New Roman"/>
          <w:i/>
          <w:iCs/>
        </w:rPr>
        <w:t>Lotus</w:t>
      </w:r>
      <w:r w:rsidR="00295735" w:rsidRPr="004219CA">
        <w:rPr>
          <w:rFonts w:ascii="Times New Roman" w:hAnsi="Times New Roman" w:cs="Times New Roman"/>
        </w:rPr>
        <w:t xml:space="preserve"> and </w:t>
      </w:r>
      <w:r w:rsidR="00295735" w:rsidRPr="004219CA">
        <w:rPr>
          <w:rFonts w:ascii="Times New Roman" w:hAnsi="Times New Roman" w:cs="Times New Roman"/>
          <w:i/>
          <w:iCs/>
        </w:rPr>
        <w:t>Hordeum</w:t>
      </w:r>
      <w:r w:rsidR="00295735" w:rsidRPr="004219CA">
        <w:rPr>
          <w:rFonts w:ascii="Times New Roman" w:hAnsi="Times New Roman" w:cs="Times New Roman"/>
        </w:rPr>
        <w:t xml:space="preserve"> </w:t>
      </w:r>
      <w:r w:rsidR="00142BB5" w:rsidRPr="004219CA">
        <w:rPr>
          <w:rFonts w:ascii="Times New Roman" w:hAnsi="Times New Roman" w:cs="Times New Roman"/>
        </w:rPr>
        <w:t>grown in soil</w:t>
      </w:r>
      <w:ins w:id="1318" w:author="Simona Radutoiu" w:date="2025-11-20T10:18:00Z" w16du:dateUtc="2025-11-20T09:18:00Z">
        <w:r w:rsidR="00A82749">
          <w:rPr>
            <w:rFonts w:ascii="Times New Roman" w:hAnsi="Times New Roman" w:cs="Times New Roman"/>
          </w:rPr>
          <w:t>, as well as in their exudate profiles</w:t>
        </w:r>
      </w:ins>
      <w:ins w:id="1319" w:author="Simona Radutoiu" w:date="2025-11-20T10:19:00Z" w16du:dateUtc="2025-11-20T09:19:00Z">
        <w:r w:rsidR="009E7BDF">
          <w:rPr>
            <w:rFonts w:ascii="Times New Roman" w:hAnsi="Times New Roman" w:cs="Times New Roman"/>
          </w:rPr>
          <w:t xml:space="preserve"> when grown in sterile conditions</w:t>
        </w:r>
      </w:ins>
      <w:r w:rsidR="00295735" w:rsidRPr="004219CA">
        <w:rPr>
          <w:rFonts w:ascii="Times New Roman" w:hAnsi="Times New Roman" w:cs="Times New Roman"/>
        </w:rPr>
        <w:t xml:space="preserve">. </w:t>
      </w:r>
      <w:r w:rsidRPr="004219CA">
        <w:rPr>
          <w:rFonts w:ascii="Times New Roman" w:hAnsi="Times New Roman" w:cs="Times New Roman"/>
        </w:rPr>
        <w:t>However, s</w:t>
      </w:r>
      <w:r w:rsidR="00295735" w:rsidRPr="004219CA">
        <w:rPr>
          <w:rFonts w:ascii="Times New Roman" w:hAnsi="Times New Roman" w:cs="Times New Roman"/>
        </w:rPr>
        <w:t>oil is</w:t>
      </w:r>
      <w:r w:rsidRPr="004219CA">
        <w:rPr>
          <w:rFonts w:ascii="Times New Roman" w:hAnsi="Times New Roman" w:cs="Times New Roman"/>
        </w:rPr>
        <w:t xml:space="preserve"> </w:t>
      </w:r>
      <w:r w:rsidR="00295735" w:rsidRPr="004219CA">
        <w:rPr>
          <w:rFonts w:ascii="Times New Roman" w:hAnsi="Times New Roman" w:cs="Times New Roman"/>
        </w:rPr>
        <w:t>a complex environment</w:t>
      </w:r>
      <w:r w:rsidRPr="004219CA">
        <w:rPr>
          <w:rFonts w:ascii="Times New Roman" w:hAnsi="Times New Roman" w:cs="Times New Roman"/>
        </w:rPr>
        <w:t>,</w:t>
      </w:r>
      <w:r w:rsidR="00295735" w:rsidRPr="004219CA">
        <w:rPr>
          <w:rFonts w:ascii="Times New Roman" w:hAnsi="Times New Roman" w:cs="Times New Roman"/>
        </w:rPr>
        <w:t xml:space="preserve"> </w:t>
      </w:r>
      <w:r w:rsidR="00142BB5" w:rsidRPr="004219CA">
        <w:rPr>
          <w:rFonts w:ascii="Times New Roman" w:hAnsi="Times New Roman" w:cs="Times New Roman"/>
        </w:rPr>
        <w:t xml:space="preserve">making it difficult to </w:t>
      </w:r>
      <w:r w:rsidRPr="004219CA">
        <w:rPr>
          <w:rFonts w:ascii="Times New Roman" w:hAnsi="Times New Roman" w:cs="Times New Roman"/>
        </w:rPr>
        <w:t xml:space="preserve">dissect individual </w:t>
      </w:r>
      <w:r w:rsidR="00142BB5" w:rsidRPr="004219CA">
        <w:rPr>
          <w:rFonts w:ascii="Times New Roman" w:hAnsi="Times New Roman" w:cs="Times New Roman"/>
        </w:rPr>
        <w:t>plant</w:t>
      </w:r>
      <w:ins w:id="1320" w:author="Simona Radutoiu" w:date="2025-11-17T11:23:00Z" w16du:dateUtc="2025-11-17T10:23:00Z">
        <w:r w:rsidR="003036AC">
          <w:rPr>
            <w:rFonts w:ascii="Times New Roman" w:hAnsi="Times New Roman" w:cs="Times New Roman"/>
            <w:color w:val="000000" w:themeColor="text1"/>
            <w:kern w:val="0"/>
          </w:rPr>
          <w:t>-</w:t>
        </w:r>
      </w:ins>
      <w:del w:id="1321" w:author="Simona Radutoiu" w:date="2025-11-17T11:23:00Z" w16du:dateUtc="2025-11-17T10:23:00Z">
        <w:r w:rsidR="00692A67" w:rsidRPr="004219CA" w:rsidDel="003036AC">
          <w:rPr>
            <w:rFonts w:ascii="Times New Roman" w:hAnsi="Times New Roman" w:cs="Times New Roman"/>
            <w:color w:val="000000" w:themeColor="text1"/>
            <w:kern w:val="0"/>
          </w:rPr>
          <w:delText>–</w:delText>
        </w:r>
      </w:del>
      <w:r w:rsidR="00142BB5" w:rsidRPr="004219CA">
        <w:rPr>
          <w:rFonts w:ascii="Times New Roman" w:hAnsi="Times New Roman" w:cs="Times New Roman"/>
        </w:rPr>
        <w:t xml:space="preserve">microbe interactions </w:t>
      </w:r>
      <w:r w:rsidR="00B17868" w:rsidRPr="004219CA">
        <w:rPr>
          <w:rFonts w:ascii="Times New Roman" w:hAnsi="Times New Roman" w:cs="Times New Roman"/>
        </w:rPr>
        <w:t>and</w:t>
      </w:r>
      <w:r w:rsidR="00142BB5" w:rsidRPr="004219CA">
        <w:rPr>
          <w:rFonts w:ascii="Times New Roman" w:hAnsi="Times New Roman" w:cs="Times New Roman"/>
        </w:rPr>
        <w:t xml:space="preserve"> </w:t>
      </w:r>
      <w:r w:rsidRPr="004219CA">
        <w:rPr>
          <w:rFonts w:ascii="Times New Roman" w:hAnsi="Times New Roman" w:cs="Times New Roman"/>
        </w:rPr>
        <w:t xml:space="preserve">uncover </w:t>
      </w:r>
      <w:del w:id="1322" w:author="Simona Radutoiu" w:date="2025-11-20T10:19:00Z" w16du:dateUtc="2025-11-20T09:19:00Z">
        <w:r w:rsidRPr="004219CA" w:rsidDel="009E7BDF">
          <w:rPr>
            <w:rFonts w:ascii="Times New Roman" w:hAnsi="Times New Roman" w:cs="Times New Roman"/>
          </w:rPr>
          <w:delText xml:space="preserve">the </w:delText>
        </w:r>
      </w:del>
      <w:ins w:id="1323" w:author="Simona Radutoiu" w:date="2025-11-20T10:19:00Z" w16du:dateUtc="2025-11-20T09:19:00Z">
        <w:r w:rsidR="009E7BDF">
          <w:rPr>
            <w:rFonts w:ascii="Times New Roman" w:hAnsi="Times New Roman" w:cs="Times New Roman"/>
          </w:rPr>
          <w:t xml:space="preserve">possible </w:t>
        </w:r>
      </w:ins>
      <w:r w:rsidRPr="004219CA">
        <w:rPr>
          <w:rFonts w:ascii="Times New Roman" w:hAnsi="Times New Roman" w:cs="Times New Roman"/>
        </w:rPr>
        <w:t xml:space="preserve">mechanisms underlying </w:t>
      </w:r>
      <w:r w:rsidRPr="003036AC">
        <w:rPr>
          <w:rFonts w:ascii="Times New Roman" w:hAnsi="Times New Roman" w:cs="Times New Roman"/>
        </w:rPr>
        <w:t>the observed community shifts.</w:t>
      </w:r>
      <w:r w:rsidR="00142BB5" w:rsidRPr="003036AC">
        <w:rPr>
          <w:rFonts w:ascii="Times New Roman" w:hAnsi="Times New Roman" w:cs="Times New Roman"/>
        </w:rPr>
        <w:t xml:space="preserve"> </w:t>
      </w:r>
      <w:proofErr w:type="gramStart"/>
      <w:ins w:id="1324" w:author="Simona Radutoiu" w:date="2025-11-20T10:19:00Z" w16du:dateUtc="2025-11-20T09:19:00Z">
        <w:r w:rsidR="009E7BDF">
          <w:rPr>
            <w:rFonts w:ascii="Times New Roman" w:hAnsi="Times New Roman" w:cs="Times New Roman"/>
          </w:rPr>
          <w:t>Next</w:t>
        </w:r>
        <w:proofErr w:type="gramEnd"/>
        <w:r w:rsidR="009E7BDF">
          <w:rPr>
            <w:rFonts w:ascii="Times New Roman" w:hAnsi="Times New Roman" w:cs="Times New Roman"/>
          </w:rPr>
          <w:t xml:space="preserve"> we asked if the observed differences can be recapitulated </w:t>
        </w:r>
      </w:ins>
      <w:ins w:id="1325" w:author="Simona Radutoiu" w:date="2025-11-20T10:20:00Z" w16du:dateUtc="2025-11-20T09:20:00Z">
        <w:r w:rsidR="00337B99">
          <w:rPr>
            <w:rFonts w:ascii="Times New Roman" w:hAnsi="Times New Roman" w:cs="Times New Roman"/>
          </w:rPr>
          <w:t>when plants are exposed to complex, designed communities and controlled</w:t>
        </w:r>
      </w:ins>
      <w:ins w:id="1326" w:author="Simona Radutoiu" w:date="2025-11-20T10:21:00Z" w16du:dateUtc="2025-11-20T09:21:00Z">
        <w:r w:rsidR="00337B99">
          <w:rPr>
            <w:rFonts w:ascii="Times New Roman" w:hAnsi="Times New Roman" w:cs="Times New Roman"/>
          </w:rPr>
          <w:t xml:space="preserve"> </w:t>
        </w:r>
      </w:ins>
      <w:ins w:id="1327" w:author="Simona Radutoiu" w:date="2025-11-20T10:20:00Z" w16du:dateUtc="2025-11-20T09:20:00Z">
        <w:r w:rsidR="00337B99">
          <w:rPr>
            <w:rFonts w:ascii="Times New Roman" w:hAnsi="Times New Roman" w:cs="Times New Roman"/>
          </w:rPr>
          <w:t xml:space="preserve">experimental </w:t>
        </w:r>
      </w:ins>
      <w:ins w:id="1328" w:author="Simona Radutoiu" w:date="2025-11-20T10:21:00Z" w16du:dateUtc="2025-11-20T09:21:00Z">
        <w:r w:rsidR="00337B99">
          <w:rPr>
            <w:rFonts w:ascii="Times New Roman" w:hAnsi="Times New Roman" w:cs="Times New Roman"/>
          </w:rPr>
          <w:t xml:space="preserve">conditions. </w:t>
        </w:r>
      </w:ins>
      <w:del w:id="1329" w:author="Simona Radutoiu" w:date="2025-11-20T10:21:00Z" w16du:dateUtc="2025-11-20T09:21:00Z">
        <w:r w:rsidRPr="003036AC" w:rsidDel="00337B99">
          <w:rPr>
            <w:rFonts w:ascii="Times New Roman" w:hAnsi="Times New Roman" w:cs="Times New Roman"/>
          </w:rPr>
          <w:delText>To address</w:delText>
        </w:r>
      </w:del>
      <w:ins w:id="1330" w:author="Simona Radutoiu" w:date="2025-11-20T10:23:00Z" w16du:dateUtc="2025-11-20T09:23:00Z">
        <w:r w:rsidR="00A21CAE" w:rsidRPr="00A21CAE">
          <w:t xml:space="preserve"> </w:t>
        </w:r>
        <w:r w:rsidR="00A21CAE" w:rsidRPr="00A21CAE">
          <w:rPr>
            <w:rFonts w:ascii="Times New Roman" w:hAnsi="Times New Roman" w:cs="Times New Roman"/>
          </w:rPr>
          <w:t>For this, we employed controlled growth systems (Material and methods) with reconstituted, high microbial complexity to determine whether the effects of impaired symbiosis signalling on bacterial colonisation in Lotus and Hordeum could be further delineated. We also aimed to verify that the observed effects were directly mediated by the plant,</w:t>
        </w:r>
        <w:r w:rsidR="005E6C46">
          <w:rPr>
            <w:rFonts w:ascii="Times New Roman" w:hAnsi="Times New Roman" w:cs="Times New Roman"/>
          </w:rPr>
          <w:t xml:space="preserve"> and their exudate,</w:t>
        </w:r>
        <w:r w:rsidR="00A21CAE" w:rsidRPr="00A21CAE">
          <w:rPr>
            <w:rFonts w:ascii="Times New Roman" w:hAnsi="Times New Roman" w:cs="Times New Roman"/>
          </w:rPr>
          <w:t xml:space="preserve"> independent of other soil environmental factors.</w:t>
        </w:r>
        <w:r w:rsidR="005E6C46">
          <w:rPr>
            <w:rFonts w:ascii="Times New Roman" w:hAnsi="Times New Roman" w:cs="Times New Roman"/>
          </w:rPr>
          <w:t xml:space="preserve"> </w:t>
        </w:r>
      </w:ins>
      <w:del w:id="1331" w:author="Simona Radutoiu" w:date="2025-11-20T10:23:00Z" w16du:dateUtc="2025-11-20T09:23:00Z">
        <w:r w:rsidRPr="003036AC" w:rsidDel="00A21CAE">
          <w:rPr>
            <w:rFonts w:ascii="Times New Roman" w:hAnsi="Times New Roman" w:cs="Times New Roman"/>
          </w:rPr>
          <w:delText xml:space="preserve"> this, we </w:delText>
        </w:r>
        <w:r w:rsidR="001A2641" w:rsidRPr="003036AC" w:rsidDel="00A21CAE">
          <w:rPr>
            <w:rFonts w:ascii="Times New Roman" w:hAnsi="Times New Roman" w:cs="Times New Roman"/>
          </w:rPr>
          <w:delText xml:space="preserve">employed controlled systems with </w:delText>
        </w:r>
      </w:del>
      <w:del w:id="1332" w:author="Simona Radutoiu" w:date="2025-11-20T10:22:00Z" w16du:dateUtc="2025-11-20T09:22:00Z">
        <w:r w:rsidR="00DA7D5D" w:rsidRPr="003036AC" w:rsidDel="004127B0">
          <w:rPr>
            <w:rFonts w:ascii="Times New Roman" w:hAnsi="Times New Roman" w:cs="Times New Roman"/>
          </w:rPr>
          <w:delText>lower</w:delText>
        </w:r>
        <w:r w:rsidR="001A2641" w:rsidRPr="003036AC" w:rsidDel="004127B0">
          <w:rPr>
            <w:rFonts w:ascii="Times New Roman" w:hAnsi="Times New Roman" w:cs="Times New Roman"/>
          </w:rPr>
          <w:delText xml:space="preserve"> </w:delText>
        </w:r>
      </w:del>
      <w:del w:id="1333" w:author="Simona Radutoiu" w:date="2025-11-20T10:23:00Z" w16du:dateUtc="2025-11-20T09:23:00Z">
        <w:r w:rsidR="007800E9" w:rsidRPr="003036AC" w:rsidDel="00A21CAE">
          <w:rPr>
            <w:rFonts w:ascii="Times New Roman" w:hAnsi="Times New Roman" w:cs="Times New Roman"/>
            <w:rPrChange w:id="1334" w:author="Simona Radutoiu" w:date="2025-11-17T11:24:00Z" w16du:dateUtc="2025-11-17T10:24:00Z">
              <w:rPr>
                <w:rFonts w:ascii="Times New Roman" w:hAnsi="Times New Roman" w:cs="Times New Roman"/>
                <w:highlight w:val="green"/>
              </w:rPr>
            </w:rPrChange>
          </w:rPr>
          <w:delText>microbial</w:delText>
        </w:r>
        <w:r w:rsidR="007800E9" w:rsidRPr="003036AC" w:rsidDel="00A21CAE">
          <w:rPr>
            <w:rFonts w:ascii="Times New Roman" w:hAnsi="Times New Roman" w:cs="Times New Roman"/>
          </w:rPr>
          <w:delText xml:space="preserve"> </w:delText>
        </w:r>
        <w:r w:rsidR="001A2641" w:rsidRPr="003036AC" w:rsidDel="00A21CAE">
          <w:rPr>
            <w:rFonts w:ascii="Times New Roman" w:hAnsi="Times New Roman" w:cs="Times New Roman"/>
          </w:rPr>
          <w:delText>complexity</w:delText>
        </w:r>
        <w:r w:rsidR="0077510C" w:rsidRPr="003036AC" w:rsidDel="00A21CAE">
          <w:rPr>
            <w:rFonts w:ascii="Times New Roman" w:hAnsi="Times New Roman" w:cs="Times New Roman"/>
          </w:rPr>
          <w:delText xml:space="preserve"> to determine whether the</w:delText>
        </w:r>
        <w:r w:rsidR="001A2641" w:rsidRPr="003036AC" w:rsidDel="00A21CAE">
          <w:rPr>
            <w:rFonts w:ascii="Times New Roman" w:hAnsi="Times New Roman" w:cs="Times New Roman"/>
          </w:rPr>
          <w:delText xml:space="preserve"> effects </w:delText>
        </w:r>
        <w:r w:rsidR="0077510C" w:rsidRPr="003036AC" w:rsidDel="00A21CAE">
          <w:rPr>
            <w:rFonts w:ascii="Times New Roman" w:hAnsi="Times New Roman" w:cs="Times New Roman"/>
          </w:rPr>
          <w:delText xml:space="preserve">of impaired symbiosis signalling </w:delText>
        </w:r>
        <w:r w:rsidR="001A2641" w:rsidRPr="003036AC" w:rsidDel="00A21CAE">
          <w:rPr>
            <w:rFonts w:ascii="Times New Roman" w:hAnsi="Times New Roman" w:cs="Times New Roman"/>
          </w:rPr>
          <w:delText xml:space="preserve">on bacterial colonisation in </w:delText>
        </w:r>
        <w:r w:rsidR="001A2641" w:rsidRPr="003036AC" w:rsidDel="00A21CAE">
          <w:rPr>
            <w:rFonts w:ascii="Times New Roman" w:hAnsi="Times New Roman" w:cs="Times New Roman"/>
            <w:i/>
            <w:iCs/>
          </w:rPr>
          <w:delText>Lotus</w:delText>
        </w:r>
        <w:r w:rsidR="001A2641" w:rsidRPr="003036AC" w:rsidDel="00A21CAE">
          <w:rPr>
            <w:rFonts w:ascii="Times New Roman" w:hAnsi="Times New Roman" w:cs="Times New Roman"/>
          </w:rPr>
          <w:delText xml:space="preserve"> and </w:delText>
        </w:r>
        <w:r w:rsidR="001A2641" w:rsidRPr="003036AC" w:rsidDel="00A21CAE">
          <w:rPr>
            <w:rFonts w:ascii="Times New Roman" w:hAnsi="Times New Roman" w:cs="Times New Roman"/>
            <w:i/>
            <w:iCs/>
          </w:rPr>
          <w:delText>Hordeum</w:delText>
        </w:r>
        <w:r w:rsidR="001A2641" w:rsidRPr="003036AC" w:rsidDel="00A21CAE">
          <w:rPr>
            <w:rFonts w:ascii="Times New Roman" w:hAnsi="Times New Roman" w:cs="Times New Roman"/>
          </w:rPr>
          <w:delText xml:space="preserve"> </w:delText>
        </w:r>
        <w:r w:rsidR="0077510C" w:rsidRPr="003036AC" w:rsidDel="00A21CAE">
          <w:rPr>
            <w:rFonts w:ascii="Times New Roman" w:hAnsi="Times New Roman" w:cs="Times New Roman"/>
          </w:rPr>
          <w:delText xml:space="preserve">could be </w:delText>
        </w:r>
        <w:r w:rsidR="007800E9" w:rsidRPr="003036AC" w:rsidDel="00A21CAE">
          <w:rPr>
            <w:rFonts w:ascii="Times New Roman" w:hAnsi="Times New Roman" w:cs="Times New Roman"/>
            <w:rPrChange w:id="1335" w:author="Simona Radutoiu" w:date="2025-11-17T11:24:00Z" w16du:dateUtc="2025-11-17T10:24:00Z">
              <w:rPr>
                <w:rFonts w:ascii="Times New Roman" w:hAnsi="Times New Roman" w:cs="Times New Roman"/>
                <w:highlight w:val="green"/>
              </w:rPr>
            </w:rPrChange>
          </w:rPr>
          <w:delText>further delineated</w:delText>
        </w:r>
        <w:r w:rsidR="00561B62" w:rsidRPr="003036AC" w:rsidDel="00A21CAE">
          <w:rPr>
            <w:rFonts w:ascii="Times New Roman" w:hAnsi="Times New Roman" w:cs="Times New Roman"/>
            <w:rPrChange w:id="1336" w:author="Simona Radutoiu" w:date="2025-11-17T11:24:00Z" w16du:dateUtc="2025-11-17T10:24:00Z">
              <w:rPr>
                <w:rFonts w:ascii="Times New Roman" w:hAnsi="Times New Roman" w:cs="Times New Roman"/>
                <w:highlight w:val="green"/>
              </w:rPr>
            </w:rPrChange>
          </w:rPr>
          <w:delText xml:space="preserve"> and </w:delText>
        </w:r>
        <w:r w:rsidR="008A1729" w:rsidRPr="003036AC" w:rsidDel="00A21CAE">
          <w:rPr>
            <w:rFonts w:ascii="Times New Roman" w:hAnsi="Times New Roman" w:cs="Times New Roman"/>
            <w:rPrChange w:id="1337" w:author="Simona Radutoiu" w:date="2025-11-17T11:24:00Z" w16du:dateUtc="2025-11-17T10:24:00Z">
              <w:rPr>
                <w:rFonts w:ascii="Times New Roman" w:hAnsi="Times New Roman" w:cs="Times New Roman"/>
                <w:highlight w:val="green"/>
              </w:rPr>
            </w:rPrChange>
          </w:rPr>
          <w:delText xml:space="preserve">to verify that </w:delText>
        </w:r>
        <w:r w:rsidR="00561B62" w:rsidRPr="003036AC" w:rsidDel="00A21CAE">
          <w:rPr>
            <w:rFonts w:ascii="Times New Roman" w:hAnsi="Times New Roman" w:cs="Times New Roman"/>
            <w:rPrChange w:id="1338" w:author="Simona Radutoiu" w:date="2025-11-17T11:24:00Z" w16du:dateUtc="2025-11-17T10:24:00Z">
              <w:rPr>
                <w:rFonts w:ascii="Times New Roman" w:hAnsi="Times New Roman" w:cs="Times New Roman"/>
                <w:highlight w:val="green"/>
              </w:rPr>
            </w:rPrChange>
          </w:rPr>
          <w:delText xml:space="preserve">observed effects were directly </w:delText>
        </w:r>
        <w:r w:rsidR="008A1729" w:rsidRPr="003036AC" w:rsidDel="00A21CAE">
          <w:rPr>
            <w:rFonts w:ascii="Times New Roman" w:hAnsi="Times New Roman" w:cs="Times New Roman"/>
            <w:rPrChange w:id="1339" w:author="Simona Radutoiu" w:date="2025-11-17T11:24:00Z" w16du:dateUtc="2025-11-17T10:24:00Z">
              <w:rPr>
                <w:rFonts w:ascii="Times New Roman" w:hAnsi="Times New Roman" w:cs="Times New Roman"/>
                <w:highlight w:val="green"/>
              </w:rPr>
            </w:rPrChange>
          </w:rPr>
          <w:delText>mediated</w:delText>
        </w:r>
        <w:r w:rsidR="00561B62" w:rsidRPr="003036AC" w:rsidDel="00A21CAE">
          <w:rPr>
            <w:rFonts w:ascii="Times New Roman" w:hAnsi="Times New Roman" w:cs="Times New Roman"/>
            <w:rPrChange w:id="1340" w:author="Simona Radutoiu" w:date="2025-11-17T11:24:00Z" w16du:dateUtc="2025-11-17T10:24:00Z">
              <w:rPr>
                <w:rFonts w:ascii="Times New Roman" w:hAnsi="Times New Roman" w:cs="Times New Roman"/>
                <w:highlight w:val="green"/>
              </w:rPr>
            </w:rPrChange>
          </w:rPr>
          <w:delText xml:space="preserve"> by the plant</w:delText>
        </w:r>
        <w:r w:rsidR="008A1729" w:rsidRPr="003036AC" w:rsidDel="00A21CAE">
          <w:rPr>
            <w:rFonts w:ascii="Times New Roman" w:hAnsi="Times New Roman" w:cs="Times New Roman"/>
            <w:rPrChange w:id="1341" w:author="Simona Radutoiu" w:date="2025-11-17T11:24:00Z" w16du:dateUtc="2025-11-17T10:24:00Z">
              <w:rPr>
                <w:rFonts w:ascii="Times New Roman" w:hAnsi="Times New Roman" w:cs="Times New Roman"/>
                <w:highlight w:val="green"/>
              </w:rPr>
            </w:rPrChange>
          </w:rPr>
          <w:delText>,</w:delText>
        </w:r>
        <w:r w:rsidR="00561B62" w:rsidRPr="003036AC" w:rsidDel="00A21CAE">
          <w:rPr>
            <w:rFonts w:ascii="Times New Roman" w:hAnsi="Times New Roman" w:cs="Times New Roman"/>
            <w:rPrChange w:id="1342" w:author="Simona Radutoiu" w:date="2025-11-17T11:24:00Z" w16du:dateUtc="2025-11-17T10:24:00Z">
              <w:rPr>
                <w:rFonts w:ascii="Times New Roman" w:hAnsi="Times New Roman" w:cs="Times New Roman"/>
                <w:highlight w:val="green"/>
              </w:rPr>
            </w:rPrChange>
          </w:rPr>
          <w:delText xml:space="preserve"> independent of other </w:delText>
        </w:r>
        <w:r w:rsidR="008A1729" w:rsidRPr="003036AC" w:rsidDel="00A21CAE">
          <w:rPr>
            <w:rFonts w:ascii="Times New Roman" w:hAnsi="Times New Roman" w:cs="Times New Roman"/>
            <w:rPrChange w:id="1343" w:author="Simona Radutoiu" w:date="2025-11-17T11:24:00Z" w16du:dateUtc="2025-11-17T10:24:00Z">
              <w:rPr>
                <w:rFonts w:ascii="Times New Roman" w:hAnsi="Times New Roman" w:cs="Times New Roman"/>
                <w:highlight w:val="green"/>
              </w:rPr>
            </w:rPrChange>
          </w:rPr>
          <w:delText xml:space="preserve">soil </w:delText>
        </w:r>
        <w:r w:rsidR="00561B62" w:rsidRPr="003036AC" w:rsidDel="00A21CAE">
          <w:rPr>
            <w:rFonts w:ascii="Times New Roman" w:hAnsi="Times New Roman" w:cs="Times New Roman"/>
            <w:rPrChange w:id="1344" w:author="Simona Radutoiu" w:date="2025-11-17T11:24:00Z" w16du:dateUtc="2025-11-17T10:24:00Z">
              <w:rPr>
                <w:rFonts w:ascii="Times New Roman" w:hAnsi="Times New Roman" w:cs="Times New Roman"/>
                <w:highlight w:val="green"/>
              </w:rPr>
            </w:rPrChange>
          </w:rPr>
          <w:delText>environmental factors</w:delText>
        </w:r>
        <w:r w:rsidR="0077510C" w:rsidRPr="003036AC" w:rsidDel="00A21CAE">
          <w:rPr>
            <w:rFonts w:ascii="Times New Roman" w:hAnsi="Times New Roman" w:cs="Times New Roman"/>
          </w:rPr>
          <w:delText>.</w:delText>
        </w:r>
        <w:r w:rsidR="0077510C" w:rsidRPr="004219CA" w:rsidDel="00A21CAE">
          <w:rPr>
            <w:rFonts w:ascii="Times New Roman" w:hAnsi="Times New Roman" w:cs="Times New Roman"/>
          </w:rPr>
          <w:delText xml:space="preserve"> </w:delText>
        </w:r>
      </w:del>
      <w:r w:rsidR="00B17868" w:rsidRPr="004219CA">
        <w:rPr>
          <w:rFonts w:ascii="Times New Roman" w:hAnsi="Times New Roman" w:cs="Times New Roman"/>
        </w:rPr>
        <w:t xml:space="preserve">We </w:t>
      </w:r>
      <w:r w:rsidR="00142BB5" w:rsidRPr="004219CA">
        <w:rPr>
          <w:rFonts w:ascii="Times New Roman" w:hAnsi="Times New Roman" w:cs="Times New Roman"/>
        </w:rPr>
        <w:t xml:space="preserve">used synthetic communities </w:t>
      </w:r>
      <w:r w:rsidR="00B17868" w:rsidRPr="004219CA">
        <w:rPr>
          <w:rFonts w:ascii="Times New Roman" w:hAnsi="Times New Roman" w:cs="Times New Roman"/>
        </w:rPr>
        <w:t>(</w:t>
      </w:r>
      <w:proofErr w:type="spellStart"/>
      <w:r w:rsidR="00B17868" w:rsidRPr="004219CA">
        <w:rPr>
          <w:rFonts w:ascii="Times New Roman" w:hAnsi="Times New Roman" w:cs="Times New Roman"/>
        </w:rPr>
        <w:t>SynComs</w:t>
      </w:r>
      <w:proofErr w:type="spellEnd"/>
      <w:r w:rsidR="00B17868" w:rsidRPr="004219CA">
        <w:rPr>
          <w:rFonts w:ascii="Times New Roman" w:hAnsi="Times New Roman" w:cs="Times New Roman"/>
        </w:rPr>
        <w:t xml:space="preserve">) </w:t>
      </w:r>
      <w:r w:rsidR="001A2641" w:rsidRPr="004219CA">
        <w:rPr>
          <w:rFonts w:ascii="Times New Roman" w:hAnsi="Times New Roman" w:cs="Times New Roman"/>
        </w:rPr>
        <w:t xml:space="preserve">composed </w:t>
      </w:r>
      <w:r w:rsidR="00142BB5" w:rsidRPr="004219CA">
        <w:rPr>
          <w:rFonts w:ascii="Times New Roman" w:hAnsi="Times New Roman" w:cs="Times New Roman"/>
        </w:rPr>
        <w:t>of bacteria</w:t>
      </w:r>
      <w:r w:rsidR="001A2641" w:rsidRPr="004219CA">
        <w:rPr>
          <w:rFonts w:ascii="Times New Roman" w:hAnsi="Times New Roman" w:cs="Times New Roman"/>
        </w:rPr>
        <w:t>l isolates from</w:t>
      </w:r>
      <w:r w:rsidR="00142BB5" w:rsidRPr="004219CA">
        <w:rPr>
          <w:rFonts w:ascii="Times New Roman" w:hAnsi="Times New Roman" w:cs="Times New Roman"/>
        </w:rPr>
        <w:t xml:space="preserve"> </w:t>
      </w:r>
      <w:r w:rsidR="00142BB5" w:rsidRPr="004219CA">
        <w:rPr>
          <w:rFonts w:ascii="Times New Roman" w:hAnsi="Times New Roman" w:cs="Times New Roman"/>
          <w:i/>
          <w:iCs/>
        </w:rPr>
        <w:t>Lotus</w:t>
      </w:r>
      <w:r w:rsidR="00142BB5" w:rsidRPr="004219CA">
        <w:rPr>
          <w:rFonts w:ascii="Times New Roman" w:hAnsi="Times New Roman" w:cs="Times New Roman"/>
        </w:rPr>
        <w:t xml:space="preserve"> and </w:t>
      </w:r>
      <w:r w:rsidR="00142BB5" w:rsidRPr="004219CA">
        <w:rPr>
          <w:rFonts w:ascii="Times New Roman" w:hAnsi="Times New Roman" w:cs="Times New Roman"/>
          <w:i/>
          <w:iCs/>
        </w:rPr>
        <w:t>Hordeum</w:t>
      </w:r>
      <w:r w:rsidR="00142BB5" w:rsidRPr="004219CA">
        <w:rPr>
          <w:rFonts w:ascii="Times New Roman" w:hAnsi="Times New Roman" w:cs="Times New Roman"/>
        </w:rPr>
        <w:t xml:space="preserve"> culture collections</w:t>
      </w:r>
      <w:ins w:id="1345" w:author="Simona Radutoiu" w:date="2025-11-20T10:24:00Z" w16du:dateUtc="2025-11-20T09:24:00Z">
        <w:r w:rsidR="005E6C46">
          <w:rPr>
            <w:rFonts w:ascii="Times New Roman" w:hAnsi="Times New Roman" w:cs="Times New Roman"/>
          </w:rPr>
          <w:t xml:space="preserve"> </w:t>
        </w:r>
        <w:r w:rsidR="005E6C46" w:rsidRPr="005E6C46">
          <w:rPr>
            <w:rFonts w:ascii="Times New Roman" w:hAnsi="Times New Roman" w:cs="Times New Roman"/>
            <w:highlight w:val="red"/>
            <w:rPrChange w:id="1346" w:author="Simona Radutoiu" w:date="2025-11-20T10:24:00Z" w16du:dateUtc="2025-11-20T09:24:00Z">
              <w:rPr>
                <w:rFonts w:ascii="Times New Roman" w:hAnsi="Times New Roman" w:cs="Times New Roman"/>
              </w:rPr>
            </w:rPrChange>
          </w:rPr>
          <w:t>(REFS)</w:t>
        </w:r>
        <w:r w:rsidR="00A25612">
          <w:rPr>
            <w:rFonts w:ascii="Times New Roman" w:hAnsi="Times New Roman" w:cs="Times New Roman"/>
          </w:rPr>
          <w:t xml:space="preserve"> </w:t>
        </w:r>
      </w:ins>
      <w:del w:id="1347" w:author="Simona Radutoiu" w:date="2025-11-20T10:24:00Z" w16du:dateUtc="2025-11-20T09:24:00Z">
        <w:r w:rsidR="001A2641" w:rsidRPr="005E6C46" w:rsidDel="00A25612">
          <w:rPr>
            <w:rFonts w:ascii="Times New Roman" w:hAnsi="Times New Roman" w:cs="Times New Roman"/>
            <w:highlight w:val="red"/>
            <w:rPrChange w:id="1348" w:author="Simona Radutoiu" w:date="2025-11-20T10:24:00Z" w16du:dateUtc="2025-11-20T09:24:00Z">
              <w:rPr>
                <w:rFonts w:ascii="Times New Roman" w:hAnsi="Times New Roman" w:cs="Times New Roman"/>
              </w:rPr>
            </w:rPrChange>
          </w:rPr>
          <w:delText>.</w:delText>
        </w:r>
        <w:r w:rsidR="001A2641" w:rsidRPr="004219CA" w:rsidDel="00A25612">
          <w:rPr>
            <w:rFonts w:ascii="Times New Roman" w:hAnsi="Times New Roman" w:cs="Times New Roman"/>
          </w:rPr>
          <w:delText xml:space="preserve"> These isolates </w:delText>
        </w:r>
        <w:r w:rsidR="0077510C" w:rsidRPr="004219CA" w:rsidDel="00A25612">
          <w:rPr>
            <w:rFonts w:ascii="Times New Roman" w:hAnsi="Times New Roman" w:cs="Times New Roman"/>
          </w:rPr>
          <w:delText>originated</w:delText>
        </w:r>
        <w:r w:rsidR="001A2641" w:rsidRPr="004219CA" w:rsidDel="00A25612">
          <w:rPr>
            <w:rFonts w:ascii="Times New Roman" w:hAnsi="Times New Roman" w:cs="Times New Roman"/>
          </w:rPr>
          <w:delText xml:space="preserve"> </w:delText>
        </w:r>
        <w:r w:rsidR="001A2641" w:rsidRPr="000D4ACC" w:rsidDel="00A25612">
          <w:rPr>
            <w:rFonts w:ascii="Times New Roman" w:hAnsi="Times New Roman" w:cs="Times New Roman"/>
          </w:rPr>
          <w:delText xml:space="preserve">from </w:delText>
        </w:r>
        <w:r w:rsidR="007800E9" w:rsidRPr="000D4ACC" w:rsidDel="00A25612">
          <w:rPr>
            <w:rFonts w:ascii="Times New Roman" w:hAnsi="Times New Roman" w:cs="Times New Roman"/>
            <w:rPrChange w:id="1349" w:author="Simona Radutoiu" w:date="2025-11-17T11:25:00Z" w16du:dateUtc="2025-11-17T10:25:00Z">
              <w:rPr>
                <w:rFonts w:ascii="Times New Roman" w:hAnsi="Times New Roman" w:cs="Times New Roman"/>
                <w:highlight w:val="green"/>
              </w:rPr>
            </w:rPrChange>
          </w:rPr>
          <w:delText>healthy</w:delText>
        </w:r>
        <w:r w:rsidR="007800E9" w:rsidDel="00A25612">
          <w:rPr>
            <w:rFonts w:ascii="Times New Roman" w:hAnsi="Times New Roman" w:cs="Times New Roman"/>
          </w:rPr>
          <w:delText xml:space="preserve"> </w:delText>
        </w:r>
        <w:r w:rsidR="001A2641" w:rsidRPr="004219CA" w:rsidDel="00A25612">
          <w:rPr>
            <w:rFonts w:ascii="Times New Roman" w:hAnsi="Times New Roman" w:cs="Times New Roman"/>
          </w:rPr>
          <w:delText>soil-grown plants, making them native to their</w:delText>
        </w:r>
        <w:r w:rsidR="00B17868" w:rsidRPr="004219CA" w:rsidDel="00A25612">
          <w:rPr>
            <w:rFonts w:ascii="Times New Roman" w:hAnsi="Times New Roman" w:cs="Times New Roman"/>
          </w:rPr>
          <w:delText xml:space="preserve"> </w:delText>
        </w:r>
        <w:r w:rsidR="001A2641" w:rsidRPr="004219CA" w:rsidDel="00A25612">
          <w:rPr>
            <w:rFonts w:ascii="Times New Roman" w:hAnsi="Times New Roman" w:cs="Times New Roman"/>
          </w:rPr>
          <w:delText>respective hosts and representative of their</w:delText>
        </w:r>
        <w:r w:rsidR="00142BB5" w:rsidRPr="004219CA" w:rsidDel="00A25612">
          <w:rPr>
            <w:rFonts w:ascii="Times New Roman" w:hAnsi="Times New Roman" w:cs="Times New Roman"/>
          </w:rPr>
          <w:delText xml:space="preserve"> natural core microbio</w:delText>
        </w:r>
        <w:r w:rsidR="00B17868" w:rsidRPr="004219CA" w:rsidDel="00A25612">
          <w:rPr>
            <w:rFonts w:ascii="Times New Roman" w:hAnsi="Times New Roman" w:cs="Times New Roman"/>
          </w:rPr>
          <w:delText>ta</w:delText>
        </w:r>
        <w:r w:rsidR="00142BB5" w:rsidRPr="004219CA" w:rsidDel="00A25612">
          <w:rPr>
            <w:rFonts w:ascii="Times New Roman" w:hAnsi="Times New Roman" w:cs="Times New Roman"/>
          </w:rPr>
          <w:delText xml:space="preserve"> </w:delText>
        </w:r>
      </w:del>
      <w:r w:rsidR="00142BB5" w:rsidRPr="004219CA">
        <w:rPr>
          <w:rFonts w:ascii="Times New Roman" w:hAnsi="Times New Roman" w:cs="Times New Roman"/>
        </w:rPr>
        <w:t>(</w:t>
      </w:r>
      <w:r w:rsidR="00142BB5" w:rsidRPr="004219CA">
        <w:rPr>
          <w:rFonts w:ascii="Times New Roman" w:hAnsi="Times New Roman" w:cs="Times New Roman"/>
          <w:i/>
          <w:iCs/>
        </w:rPr>
        <w:t>Lotus</w:t>
      </w:r>
      <w:r w:rsidR="00142BB5" w:rsidRPr="004219CA">
        <w:rPr>
          <w:rFonts w:ascii="Times New Roman" w:hAnsi="Times New Roman" w:cs="Times New Roman"/>
        </w:rPr>
        <w:t xml:space="preserve"> collection: </w:t>
      </w:r>
      <w:proofErr w:type="spellStart"/>
      <w:r w:rsidR="00142BB5" w:rsidRPr="004219CA">
        <w:rPr>
          <w:rFonts w:ascii="Times New Roman" w:hAnsi="Times New Roman" w:cs="Times New Roman"/>
        </w:rPr>
        <w:t>Lj</w:t>
      </w:r>
      <w:proofErr w:type="spellEnd"/>
      <w:r w:rsidR="00142BB5" w:rsidRPr="004219CA">
        <w:rPr>
          <w:rFonts w:ascii="Times New Roman" w:hAnsi="Times New Roman" w:cs="Times New Roman"/>
        </w:rPr>
        <w:t xml:space="preserve">-SPHERE, Wippel </w:t>
      </w:r>
      <w:r w:rsidR="00142BB5" w:rsidRPr="004219CA">
        <w:rPr>
          <w:rFonts w:ascii="Times New Roman" w:hAnsi="Times New Roman" w:cs="Times New Roman"/>
          <w:i/>
          <w:iCs/>
        </w:rPr>
        <w:t>et al</w:t>
      </w:r>
      <w:r w:rsidR="00142BB5" w:rsidRPr="004219CA">
        <w:rPr>
          <w:rFonts w:ascii="Times New Roman" w:hAnsi="Times New Roman" w:cs="Times New Roman"/>
        </w:rPr>
        <w:t xml:space="preserve">., 2021; </w:t>
      </w:r>
      <w:r w:rsidR="00142BB5" w:rsidRPr="004219CA">
        <w:rPr>
          <w:rFonts w:ascii="Times New Roman" w:hAnsi="Times New Roman" w:cs="Times New Roman"/>
          <w:i/>
          <w:iCs/>
        </w:rPr>
        <w:t>Hordeum</w:t>
      </w:r>
      <w:r w:rsidR="00142BB5" w:rsidRPr="004219CA">
        <w:rPr>
          <w:rFonts w:ascii="Times New Roman" w:hAnsi="Times New Roman" w:cs="Times New Roman"/>
        </w:rPr>
        <w:t xml:space="preserve"> </w:t>
      </w:r>
      <w:r w:rsidR="00B17868" w:rsidRPr="004219CA">
        <w:rPr>
          <w:rFonts w:ascii="Times New Roman" w:hAnsi="Times New Roman" w:cs="Times New Roman"/>
        </w:rPr>
        <w:t xml:space="preserve">collection: </w:t>
      </w:r>
      <w:r w:rsidR="005F248D">
        <w:rPr>
          <w:rFonts w:ascii="Times New Roman" w:hAnsi="Times New Roman" w:cs="Times New Roman"/>
        </w:rPr>
        <w:t xml:space="preserve">Selten </w:t>
      </w:r>
      <w:r w:rsidR="005F248D" w:rsidRPr="005F248D">
        <w:rPr>
          <w:rFonts w:ascii="Times New Roman" w:hAnsi="Times New Roman" w:cs="Times New Roman"/>
          <w:i/>
          <w:iCs/>
        </w:rPr>
        <w:t>et al</w:t>
      </w:r>
      <w:r w:rsidR="005F248D">
        <w:rPr>
          <w:rFonts w:ascii="Times New Roman" w:hAnsi="Times New Roman" w:cs="Times New Roman"/>
        </w:rPr>
        <w:t xml:space="preserve">., </w:t>
      </w:r>
      <w:r w:rsidR="005F248D" w:rsidRPr="008258EA">
        <w:rPr>
          <w:rFonts w:ascii="Times New Roman" w:hAnsi="Times New Roman" w:cs="Times New Roman"/>
        </w:rPr>
        <w:t>2024</w:t>
      </w:r>
      <w:r w:rsidR="00825AF3" w:rsidRPr="008258EA">
        <w:rPr>
          <w:rFonts w:ascii="Times New Roman" w:hAnsi="Times New Roman" w:cs="Times New Roman"/>
        </w:rPr>
        <w:t xml:space="preserve">; </w:t>
      </w:r>
      <w:r w:rsidR="00D71386" w:rsidRPr="008258EA">
        <w:rPr>
          <w:rFonts w:ascii="Times New Roman" w:hAnsi="Times New Roman" w:cs="Times New Roman"/>
          <w:rPrChange w:id="1350" w:author="Simona Radutoiu" w:date="2025-11-20T10:05:00Z" w16du:dateUtc="2025-11-20T09:05:00Z">
            <w:rPr>
              <w:rFonts w:ascii="Times New Roman" w:hAnsi="Times New Roman" w:cs="Times New Roman"/>
              <w:highlight w:val="green"/>
            </w:rPr>
          </w:rPrChange>
        </w:rPr>
        <w:t xml:space="preserve">Methods section, </w:t>
      </w:r>
      <w:r w:rsidR="00D71386" w:rsidRPr="00257346">
        <w:rPr>
          <w:rFonts w:ascii="Times New Roman" w:hAnsi="Times New Roman" w:cs="Times New Roman"/>
          <w:highlight w:val="red"/>
        </w:rPr>
        <w:t>Suppl</w:t>
      </w:r>
      <w:r w:rsidR="00825AF3" w:rsidRPr="00257346">
        <w:rPr>
          <w:rFonts w:ascii="Times New Roman" w:hAnsi="Times New Roman" w:cs="Times New Roman"/>
          <w:highlight w:val="red"/>
        </w:rPr>
        <w:t xml:space="preserve">. </w:t>
      </w:r>
      <w:r w:rsidR="00D71386" w:rsidRPr="00257346">
        <w:rPr>
          <w:rFonts w:ascii="Times New Roman" w:hAnsi="Times New Roman" w:cs="Times New Roman"/>
          <w:highlight w:val="red"/>
        </w:rPr>
        <w:t>Fig</w:t>
      </w:r>
      <w:r w:rsidR="00825AF3" w:rsidRPr="00257346">
        <w:rPr>
          <w:rFonts w:ascii="Times New Roman" w:hAnsi="Times New Roman" w:cs="Times New Roman"/>
          <w:highlight w:val="red"/>
        </w:rPr>
        <w:t xml:space="preserve">. </w:t>
      </w:r>
      <w:r w:rsidR="00D71386" w:rsidRPr="00257346">
        <w:rPr>
          <w:rFonts w:ascii="Times New Roman" w:hAnsi="Times New Roman" w:cs="Times New Roman"/>
          <w:highlight w:val="red"/>
        </w:rPr>
        <w:t xml:space="preserve">9 </w:t>
      </w:r>
      <w:r w:rsidR="00825AF3" w:rsidRPr="00257346">
        <w:rPr>
          <w:rFonts w:ascii="Times New Roman" w:hAnsi="Times New Roman" w:cs="Times New Roman"/>
          <w:highlight w:val="red"/>
        </w:rPr>
        <w:t>,</w:t>
      </w:r>
      <w:r w:rsidR="00D71386" w:rsidRPr="00257346">
        <w:rPr>
          <w:rFonts w:ascii="Times New Roman" w:hAnsi="Times New Roman" w:cs="Times New Roman"/>
          <w:highlight w:val="red"/>
        </w:rPr>
        <w:t>10</w:t>
      </w:r>
      <w:r w:rsidR="00825AF3" w:rsidRPr="00257346">
        <w:rPr>
          <w:rFonts w:ascii="Times New Roman" w:hAnsi="Times New Roman" w:cs="Times New Roman"/>
          <w:highlight w:val="red"/>
        </w:rPr>
        <w:t xml:space="preserve">, </w:t>
      </w:r>
      <w:proofErr w:type="spellStart"/>
      <w:r w:rsidR="00825AF3" w:rsidRPr="00257346">
        <w:rPr>
          <w:rFonts w:ascii="Times New Roman" w:hAnsi="Times New Roman" w:cs="Times New Roman"/>
          <w:highlight w:val="red"/>
        </w:rPr>
        <w:t>Suppt</w:t>
      </w:r>
      <w:proofErr w:type="spellEnd"/>
      <w:r w:rsidR="00825AF3" w:rsidRPr="00257346">
        <w:rPr>
          <w:rFonts w:ascii="Times New Roman" w:hAnsi="Times New Roman" w:cs="Times New Roman"/>
          <w:highlight w:val="red"/>
        </w:rPr>
        <w:t>. Tables 4,6 for details</w:t>
      </w:r>
      <w:r w:rsidR="00825AF3">
        <w:rPr>
          <w:rFonts w:ascii="Times New Roman" w:hAnsi="Times New Roman" w:cs="Times New Roman"/>
        </w:rPr>
        <w:t>).</w:t>
      </w:r>
      <w:r w:rsidR="00D71386">
        <w:rPr>
          <w:rFonts w:ascii="Times New Roman" w:hAnsi="Times New Roman" w:cs="Times New Roman"/>
        </w:rPr>
        <w:t xml:space="preserve"> </w:t>
      </w:r>
      <w:del w:id="1351" w:author="Simona Radutoiu" w:date="2025-11-20T10:25:00Z" w16du:dateUtc="2025-11-20T09:25:00Z">
        <w:r w:rsidR="001A2641" w:rsidRPr="004219CA" w:rsidDel="006D56AE">
          <w:rPr>
            <w:rFonts w:ascii="Times New Roman" w:hAnsi="Times New Roman" w:cs="Times New Roman"/>
          </w:rPr>
          <w:delText xml:space="preserve">We </w:delText>
        </w:r>
        <w:r w:rsidR="00B17868" w:rsidRPr="004219CA" w:rsidDel="006D56AE">
          <w:rPr>
            <w:rFonts w:ascii="Times New Roman" w:hAnsi="Times New Roman" w:cs="Times New Roman"/>
          </w:rPr>
          <w:delText xml:space="preserve">cultivated </w:delText>
        </w:r>
        <w:r w:rsidR="00B17868" w:rsidRPr="004219CA" w:rsidDel="006D56AE">
          <w:rPr>
            <w:rFonts w:ascii="Times New Roman" w:hAnsi="Times New Roman" w:cs="Times New Roman"/>
            <w:i/>
            <w:iCs/>
          </w:rPr>
          <w:delText>Lotus</w:delText>
        </w:r>
        <w:r w:rsidR="00B17868" w:rsidRPr="004219CA" w:rsidDel="006D56AE">
          <w:rPr>
            <w:rFonts w:ascii="Times New Roman" w:hAnsi="Times New Roman" w:cs="Times New Roman"/>
          </w:rPr>
          <w:delText xml:space="preserve"> and </w:delText>
        </w:r>
        <w:r w:rsidR="00B17868" w:rsidRPr="004219CA" w:rsidDel="006D56AE">
          <w:rPr>
            <w:rFonts w:ascii="Times New Roman" w:hAnsi="Times New Roman" w:cs="Times New Roman"/>
            <w:i/>
            <w:iCs/>
          </w:rPr>
          <w:delText>Hordeum</w:delText>
        </w:r>
        <w:r w:rsidR="00B17868" w:rsidRPr="004219CA" w:rsidDel="006D56AE">
          <w:rPr>
            <w:rFonts w:ascii="Times New Roman" w:hAnsi="Times New Roman" w:cs="Times New Roman"/>
          </w:rPr>
          <w:delText xml:space="preserve"> </w:delText>
        </w:r>
      </w:del>
      <w:ins w:id="1352" w:author="Simona Radutoiu" w:date="2025-11-20T10:25:00Z" w16du:dateUtc="2025-11-20T09:25:00Z">
        <w:r w:rsidR="006D56AE">
          <w:rPr>
            <w:rFonts w:ascii="Times New Roman" w:hAnsi="Times New Roman" w:cs="Times New Roman"/>
          </w:rPr>
          <w:t>W</w:t>
        </w:r>
      </w:ins>
      <w:del w:id="1353" w:author="Simona Radutoiu" w:date="2025-11-20T10:25:00Z" w16du:dateUtc="2025-11-20T09:25:00Z">
        <w:r w:rsidR="00B17868" w:rsidRPr="004219CA" w:rsidDel="006D56AE">
          <w:rPr>
            <w:rFonts w:ascii="Times New Roman" w:hAnsi="Times New Roman" w:cs="Times New Roman"/>
          </w:rPr>
          <w:delText>w</w:delText>
        </w:r>
      </w:del>
      <w:r w:rsidR="00B17868" w:rsidRPr="004219CA">
        <w:rPr>
          <w:rFonts w:ascii="Times New Roman" w:hAnsi="Times New Roman" w:cs="Times New Roman"/>
        </w:rPr>
        <w:t xml:space="preserve">ild-type and CSSP mutants </w:t>
      </w:r>
      <w:r w:rsidR="00BF068E" w:rsidRPr="004219CA">
        <w:rPr>
          <w:rFonts w:ascii="Times New Roman" w:hAnsi="Times New Roman" w:cs="Times New Roman"/>
        </w:rPr>
        <w:t>(</w:t>
      </w:r>
      <w:proofErr w:type="spellStart"/>
      <w:r w:rsidR="00BF068E" w:rsidRPr="004219CA">
        <w:rPr>
          <w:rFonts w:ascii="Times New Roman" w:hAnsi="Times New Roman" w:cs="Times New Roman"/>
          <w:i/>
          <w:iCs/>
        </w:rPr>
        <w:t>symrk</w:t>
      </w:r>
      <w:proofErr w:type="spellEnd"/>
      <w:r w:rsidR="00BF068E" w:rsidRPr="004219CA">
        <w:rPr>
          <w:rFonts w:ascii="Times New Roman" w:hAnsi="Times New Roman" w:cs="Times New Roman"/>
        </w:rPr>
        <w:t xml:space="preserve">, </w:t>
      </w:r>
      <w:proofErr w:type="spellStart"/>
      <w:r w:rsidR="00BF068E" w:rsidRPr="004219CA">
        <w:rPr>
          <w:rFonts w:ascii="Times New Roman" w:hAnsi="Times New Roman" w:cs="Times New Roman"/>
          <w:i/>
          <w:iCs/>
        </w:rPr>
        <w:t>ccamk</w:t>
      </w:r>
      <w:proofErr w:type="spellEnd"/>
      <w:r w:rsidR="00BF068E" w:rsidRPr="004219CA">
        <w:rPr>
          <w:rFonts w:ascii="Times New Roman" w:hAnsi="Times New Roman" w:cs="Times New Roman"/>
        </w:rPr>
        <w:t xml:space="preserve">, </w:t>
      </w:r>
      <w:r w:rsidR="00BF068E" w:rsidRPr="004219CA">
        <w:rPr>
          <w:rFonts w:ascii="Times New Roman" w:hAnsi="Times New Roman" w:cs="Times New Roman"/>
          <w:i/>
          <w:iCs/>
        </w:rPr>
        <w:t>nsp1</w:t>
      </w:r>
      <w:r w:rsidR="00BF068E" w:rsidRPr="004219CA">
        <w:rPr>
          <w:rFonts w:ascii="Times New Roman" w:hAnsi="Times New Roman" w:cs="Times New Roman"/>
        </w:rPr>
        <w:t xml:space="preserve">, </w:t>
      </w:r>
      <w:r w:rsidR="00BF068E" w:rsidRPr="004219CA">
        <w:rPr>
          <w:rFonts w:ascii="Times New Roman" w:hAnsi="Times New Roman" w:cs="Times New Roman"/>
          <w:i/>
          <w:iCs/>
        </w:rPr>
        <w:t>nsp2</w:t>
      </w:r>
      <w:r w:rsidR="00BF068E" w:rsidRPr="004219CA">
        <w:rPr>
          <w:rFonts w:ascii="Times New Roman" w:hAnsi="Times New Roman" w:cs="Times New Roman"/>
        </w:rPr>
        <w:t xml:space="preserve">) </w:t>
      </w:r>
      <w:ins w:id="1354" w:author="Simona Radutoiu" w:date="2025-11-20T10:25:00Z" w16du:dateUtc="2025-11-20T09:25:00Z">
        <w:r w:rsidR="006D56AE">
          <w:rPr>
            <w:rFonts w:ascii="Times New Roman" w:hAnsi="Times New Roman" w:cs="Times New Roman"/>
          </w:rPr>
          <w:t xml:space="preserve">were grown </w:t>
        </w:r>
      </w:ins>
      <w:r w:rsidR="002A36BC">
        <w:rPr>
          <w:rFonts w:ascii="Times New Roman" w:hAnsi="Times New Roman" w:cs="Times New Roman"/>
        </w:rPr>
        <w:t>under</w:t>
      </w:r>
      <w:r w:rsidR="00B17868" w:rsidRPr="004219CA">
        <w:rPr>
          <w:rFonts w:ascii="Times New Roman" w:hAnsi="Times New Roman" w:cs="Times New Roman"/>
        </w:rPr>
        <w:t xml:space="preserve"> </w:t>
      </w:r>
      <w:r w:rsidR="002A36BC">
        <w:rPr>
          <w:rFonts w:ascii="Times New Roman" w:hAnsi="Times New Roman" w:cs="Times New Roman"/>
        </w:rPr>
        <w:t>sterile, l</w:t>
      </w:r>
      <w:r w:rsidR="00B225F0" w:rsidRPr="004219CA">
        <w:rPr>
          <w:rFonts w:ascii="Times New Roman" w:hAnsi="Times New Roman" w:cs="Times New Roman"/>
        </w:rPr>
        <w:t>ow</w:t>
      </w:r>
      <w:r w:rsidR="002A36BC">
        <w:rPr>
          <w:rFonts w:ascii="Times New Roman" w:hAnsi="Times New Roman" w:cs="Times New Roman"/>
        </w:rPr>
        <w:t>-</w:t>
      </w:r>
      <w:r w:rsidR="00B225F0" w:rsidRPr="004219CA">
        <w:rPr>
          <w:rFonts w:ascii="Times New Roman" w:hAnsi="Times New Roman" w:cs="Times New Roman"/>
        </w:rPr>
        <w:t xml:space="preserve">nutrient </w:t>
      </w:r>
      <w:r w:rsidR="002A36BC">
        <w:rPr>
          <w:rFonts w:ascii="Times New Roman" w:hAnsi="Times New Roman" w:cs="Times New Roman"/>
        </w:rPr>
        <w:t>conditions</w:t>
      </w:r>
      <w:r w:rsidR="0077510C" w:rsidRPr="004219CA">
        <w:rPr>
          <w:rFonts w:ascii="Times New Roman" w:hAnsi="Times New Roman" w:cs="Times New Roman"/>
        </w:rPr>
        <w:t xml:space="preserve"> and inoculated them with</w:t>
      </w:r>
      <w:r w:rsidR="00B17868" w:rsidRPr="004219CA">
        <w:rPr>
          <w:rFonts w:ascii="Times New Roman" w:hAnsi="Times New Roman" w:cs="Times New Roman"/>
        </w:rPr>
        <w:t xml:space="preserve"> either </w:t>
      </w:r>
      <w:r w:rsidR="00683535" w:rsidRPr="004219CA">
        <w:rPr>
          <w:rFonts w:ascii="Times New Roman" w:hAnsi="Times New Roman" w:cs="Times New Roman"/>
        </w:rPr>
        <w:t>the</w:t>
      </w:r>
      <w:r w:rsidR="00B17868" w:rsidRPr="004219CA">
        <w:rPr>
          <w:rFonts w:ascii="Times New Roman" w:hAnsi="Times New Roman" w:cs="Times New Roman"/>
        </w:rPr>
        <w:t xml:space="preserve"> </w:t>
      </w:r>
      <w:proofErr w:type="spellStart"/>
      <w:r w:rsidR="00B17868" w:rsidRPr="004219CA">
        <w:rPr>
          <w:rFonts w:ascii="Times New Roman" w:hAnsi="Times New Roman" w:cs="Times New Roman"/>
        </w:rPr>
        <w:t>Lj</w:t>
      </w:r>
      <w:proofErr w:type="spellEnd"/>
      <w:r w:rsidR="00B17868" w:rsidRPr="004219CA">
        <w:rPr>
          <w:rFonts w:ascii="Times New Roman" w:hAnsi="Times New Roman" w:cs="Times New Roman"/>
        </w:rPr>
        <w:t xml:space="preserve">-SPHERE </w:t>
      </w:r>
      <w:del w:id="1355" w:author="Simona Radutoiu" w:date="2025-11-17T11:25:00Z" w16du:dateUtc="2025-11-17T10:25:00Z">
        <w:r w:rsidR="00B17868" w:rsidRPr="004219CA" w:rsidDel="000D4ACC">
          <w:rPr>
            <w:rFonts w:ascii="Times New Roman" w:hAnsi="Times New Roman" w:cs="Times New Roman"/>
          </w:rPr>
          <w:delText xml:space="preserve">SynCom </w:delText>
        </w:r>
      </w:del>
      <w:r w:rsidR="00683535" w:rsidRPr="004219CA">
        <w:rPr>
          <w:rFonts w:ascii="Times New Roman" w:hAnsi="Times New Roman" w:cs="Times New Roman"/>
        </w:rPr>
        <w:t xml:space="preserve">(291 isolates) </w:t>
      </w:r>
      <w:r w:rsidR="00B17868" w:rsidRPr="004219CA">
        <w:rPr>
          <w:rFonts w:ascii="Times New Roman" w:hAnsi="Times New Roman" w:cs="Times New Roman"/>
        </w:rPr>
        <w:t xml:space="preserve">or the </w:t>
      </w:r>
      <w:r w:rsidR="00B17868" w:rsidRPr="004219CA">
        <w:rPr>
          <w:rFonts w:ascii="Times New Roman" w:hAnsi="Times New Roman" w:cs="Times New Roman"/>
          <w:i/>
          <w:iCs/>
        </w:rPr>
        <w:t>Hordeum</w:t>
      </w:r>
      <w:r w:rsidR="00B17868" w:rsidRPr="004219CA">
        <w:rPr>
          <w:rFonts w:ascii="Times New Roman" w:hAnsi="Times New Roman" w:cs="Times New Roman"/>
        </w:rPr>
        <w:t xml:space="preserve"> SynCom</w:t>
      </w:r>
      <w:r w:rsidR="00683535" w:rsidRPr="004219CA">
        <w:rPr>
          <w:rFonts w:ascii="Times New Roman" w:hAnsi="Times New Roman" w:cs="Times New Roman"/>
        </w:rPr>
        <w:t xml:space="preserve"> (316 isolates)</w:t>
      </w:r>
      <w:r w:rsidR="00B17868" w:rsidRPr="004219CA">
        <w:rPr>
          <w:rFonts w:ascii="Times New Roman" w:hAnsi="Times New Roman" w:cs="Times New Roman"/>
        </w:rPr>
        <w:t>, respectively</w:t>
      </w:r>
      <w:r w:rsidR="00B225F0" w:rsidRPr="004219CA">
        <w:rPr>
          <w:rFonts w:ascii="Times New Roman" w:hAnsi="Times New Roman" w:cs="Times New Roman"/>
        </w:rPr>
        <w:t xml:space="preserve"> (Fig.7A,8A)</w:t>
      </w:r>
      <w:r w:rsidR="00B17868" w:rsidRPr="004219CA">
        <w:rPr>
          <w:rFonts w:ascii="Times New Roman" w:hAnsi="Times New Roman" w:cs="Times New Roman"/>
        </w:rPr>
        <w:t xml:space="preserve">. </w:t>
      </w:r>
      <w:r w:rsidR="00825AF3" w:rsidRPr="00395C17">
        <w:rPr>
          <w:rFonts w:ascii="Times New Roman" w:hAnsi="Times New Roman" w:cs="Times New Roman"/>
          <w:rPrChange w:id="1356" w:author="Simona Radutoiu" w:date="2025-11-17T11:25:00Z" w16du:dateUtc="2025-11-17T10:25:00Z">
            <w:rPr>
              <w:rFonts w:ascii="Times New Roman" w:hAnsi="Times New Roman" w:cs="Times New Roman"/>
              <w:highlight w:val="green"/>
            </w:rPr>
          </w:rPrChange>
        </w:rPr>
        <w:t xml:space="preserve">Rhizosphere and root communities were </w:t>
      </w:r>
      <w:ins w:id="1357" w:author="Simona Radutoiu" w:date="2025-11-20T10:25:00Z" w16du:dateUtc="2025-11-20T09:25:00Z">
        <w:r w:rsidR="00D832D4">
          <w:rPr>
            <w:rFonts w:ascii="Times New Roman" w:hAnsi="Times New Roman" w:cs="Times New Roman"/>
          </w:rPr>
          <w:t xml:space="preserve">collected and </w:t>
        </w:r>
      </w:ins>
      <w:del w:id="1358" w:author="Simona Radutoiu" w:date="2025-11-20T10:25:00Z" w16du:dateUtc="2025-11-20T09:25:00Z">
        <w:r w:rsidR="00825AF3" w:rsidRPr="00395C17" w:rsidDel="00D832D4">
          <w:rPr>
            <w:rFonts w:ascii="Times New Roman" w:hAnsi="Times New Roman" w:cs="Times New Roman"/>
            <w:rPrChange w:id="1359" w:author="Simona Radutoiu" w:date="2025-11-17T11:25:00Z" w16du:dateUtc="2025-11-17T10:25:00Z">
              <w:rPr>
                <w:rFonts w:ascii="Times New Roman" w:hAnsi="Times New Roman" w:cs="Times New Roman"/>
                <w:highlight w:val="green"/>
              </w:rPr>
            </w:rPrChange>
          </w:rPr>
          <w:delText xml:space="preserve">assessed </w:delText>
        </w:r>
      </w:del>
      <w:ins w:id="1360" w:author="Simona Radutoiu" w:date="2025-11-20T10:25:00Z" w16du:dateUtc="2025-11-20T09:25:00Z">
        <w:r w:rsidR="00D832D4" w:rsidRPr="00395C17">
          <w:rPr>
            <w:rFonts w:ascii="Times New Roman" w:hAnsi="Times New Roman" w:cs="Times New Roman"/>
            <w:rPrChange w:id="1361" w:author="Simona Radutoiu" w:date="2025-11-17T11:25:00Z" w16du:dateUtc="2025-11-17T10:25:00Z">
              <w:rPr>
                <w:rFonts w:ascii="Times New Roman" w:hAnsi="Times New Roman" w:cs="Times New Roman"/>
                <w:highlight w:val="green"/>
              </w:rPr>
            </w:rPrChange>
          </w:rPr>
          <w:t>a</w:t>
        </w:r>
        <w:r w:rsidR="00D832D4">
          <w:rPr>
            <w:rFonts w:ascii="Times New Roman" w:hAnsi="Times New Roman" w:cs="Times New Roman"/>
          </w:rPr>
          <w:t>nalysed</w:t>
        </w:r>
        <w:r w:rsidR="00D832D4" w:rsidRPr="00395C17">
          <w:rPr>
            <w:rFonts w:ascii="Times New Roman" w:hAnsi="Times New Roman" w:cs="Times New Roman"/>
            <w:rPrChange w:id="1362" w:author="Simona Radutoiu" w:date="2025-11-17T11:25:00Z" w16du:dateUtc="2025-11-17T10:25:00Z">
              <w:rPr>
                <w:rFonts w:ascii="Times New Roman" w:hAnsi="Times New Roman" w:cs="Times New Roman"/>
                <w:highlight w:val="green"/>
              </w:rPr>
            </w:rPrChange>
          </w:rPr>
          <w:t xml:space="preserve"> </w:t>
        </w:r>
      </w:ins>
      <w:r w:rsidR="00825AF3" w:rsidRPr="00395C17">
        <w:rPr>
          <w:rFonts w:ascii="Times New Roman" w:hAnsi="Times New Roman" w:cs="Times New Roman"/>
          <w:rPrChange w:id="1363" w:author="Simona Radutoiu" w:date="2025-11-17T11:25:00Z" w16du:dateUtc="2025-11-17T10:25:00Z">
            <w:rPr>
              <w:rFonts w:ascii="Times New Roman" w:hAnsi="Times New Roman" w:cs="Times New Roman"/>
              <w:highlight w:val="green"/>
            </w:rPr>
          </w:rPrChange>
        </w:rPr>
        <w:t>at</w:t>
      </w:r>
      <w:r w:rsidR="00825AF3" w:rsidRPr="00395C17">
        <w:rPr>
          <w:rFonts w:ascii="Times New Roman" w:hAnsi="Times New Roman" w:cs="Times New Roman"/>
        </w:rPr>
        <w:t xml:space="preserve"> </w:t>
      </w:r>
      <w:r w:rsidR="001A2641" w:rsidRPr="00395C17">
        <w:rPr>
          <w:rFonts w:ascii="Times New Roman" w:hAnsi="Times New Roman" w:cs="Times New Roman"/>
        </w:rPr>
        <w:t xml:space="preserve">three weeks </w:t>
      </w:r>
      <w:r w:rsidR="00825AF3" w:rsidRPr="00395C17">
        <w:rPr>
          <w:rFonts w:ascii="Times New Roman" w:hAnsi="Times New Roman" w:cs="Times New Roman"/>
        </w:rPr>
        <w:t>using</w:t>
      </w:r>
      <w:r w:rsidR="00B17868" w:rsidRPr="00395C17">
        <w:rPr>
          <w:rFonts w:ascii="Times New Roman" w:hAnsi="Times New Roman" w:cs="Times New Roman"/>
        </w:rPr>
        <w:t xml:space="preserve"> </w:t>
      </w:r>
      <w:r w:rsidR="00683535" w:rsidRPr="00395C17">
        <w:rPr>
          <w:rFonts w:ascii="Times New Roman" w:hAnsi="Times New Roman" w:cs="Times New Roman"/>
        </w:rPr>
        <w:t xml:space="preserve">16S V5-V7 rRNA amplicon sequencing, </w:t>
      </w:r>
      <w:r w:rsidR="0077510C" w:rsidRPr="00395C17">
        <w:rPr>
          <w:rFonts w:ascii="Times New Roman" w:hAnsi="Times New Roman" w:cs="Times New Roman"/>
          <w:rPrChange w:id="1364" w:author="Simona Radutoiu" w:date="2025-11-17T11:25:00Z" w16du:dateUtc="2025-11-17T10:25:00Z">
            <w:rPr>
              <w:rFonts w:ascii="Times New Roman" w:hAnsi="Times New Roman" w:cs="Times New Roman"/>
              <w:highlight w:val="green"/>
            </w:rPr>
          </w:rPrChange>
        </w:rPr>
        <w:t>alongside</w:t>
      </w:r>
      <w:r w:rsidR="00683535" w:rsidRPr="00395C17">
        <w:rPr>
          <w:rFonts w:ascii="Times New Roman" w:hAnsi="Times New Roman" w:cs="Times New Roman"/>
          <w:rPrChange w:id="1365" w:author="Simona Radutoiu" w:date="2025-11-17T11:25:00Z" w16du:dateUtc="2025-11-17T10:25:00Z">
            <w:rPr>
              <w:rFonts w:ascii="Times New Roman" w:hAnsi="Times New Roman" w:cs="Times New Roman"/>
              <w:highlight w:val="green"/>
            </w:rPr>
          </w:rPrChange>
        </w:rPr>
        <w:t xml:space="preserve"> </w:t>
      </w:r>
      <w:r w:rsidR="00825AF3" w:rsidRPr="00395C17">
        <w:rPr>
          <w:rFonts w:ascii="Times New Roman" w:hAnsi="Times New Roman" w:cs="Times New Roman"/>
          <w:rPrChange w:id="1366" w:author="Simona Radutoiu" w:date="2025-11-17T11:25:00Z" w16du:dateUtc="2025-11-17T10:25:00Z">
            <w:rPr>
              <w:rFonts w:ascii="Times New Roman" w:hAnsi="Times New Roman" w:cs="Times New Roman"/>
              <w:highlight w:val="green"/>
            </w:rPr>
          </w:rPrChange>
        </w:rPr>
        <w:t xml:space="preserve">plant </w:t>
      </w:r>
      <w:r w:rsidR="00683535" w:rsidRPr="00395C17">
        <w:rPr>
          <w:rFonts w:ascii="Times New Roman" w:hAnsi="Times New Roman" w:cs="Times New Roman"/>
          <w:rPrChange w:id="1367" w:author="Simona Radutoiu" w:date="2025-11-17T11:25:00Z" w16du:dateUtc="2025-11-17T10:25:00Z">
            <w:rPr>
              <w:rFonts w:ascii="Times New Roman" w:hAnsi="Times New Roman" w:cs="Times New Roman"/>
              <w:highlight w:val="green"/>
            </w:rPr>
          </w:rPrChange>
        </w:rPr>
        <w:t xml:space="preserve">phenotypic </w:t>
      </w:r>
      <w:del w:id="1368" w:author="Simona Radutoiu" w:date="2025-11-20T10:25:00Z" w16du:dateUtc="2025-11-20T09:25:00Z">
        <w:r w:rsidR="00683535" w:rsidRPr="00395C17" w:rsidDel="005C78AA">
          <w:rPr>
            <w:rFonts w:ascii="Times New Roman" w:hAnsi="Times New Roman" w:cs="Times New Roman"/>
            <w:rPrChange w:id="1369" w:author="Simona Radutoiu" w:date="2025-11-17T11:25:00Z" w16du:dateUtc="2025-11-17T10:25:00Z">
              <w:rPr>
                <w:rFonts w:ascii="Times New Roman" w:hAnsi="Times New Roman" w:cs="Times New Roman"/>
                <w:highlight w:val="green"/>
              </w:rPr>
            </w:rPrChange>
          </w:rPr>
          <w:delText>assessment</w:delText>
        </w:r>
        <w:r w:rsidR="001A2641" w:rsidRPr="00395C17" w:rsidDel="005C78AA">
          <w:rPr>
            <w:rFonts w:ascii="Times New Roman" w:hAnsi="Times New Roman" w:cs="Times New Roman"/>
            <w:rPrChange w:id="1370" w:author="Simona Radutoiu" w:date="2025-11-17T11:25:00Z" w16du:dateUtc="2025-11-17T10:25:00Z">
              <w:rPr>
                <w:rFonts w:ascii="Times New Roman" w:hAnsi="Times New Roman" w:cs="Times New Roman"/>
                <w:highlight w:val="green"/>
              </w:rPr>
            </w:rPrChange>
          </w:rPr>
          <w:delText>s</w:delText>
        </w:r>
      </w:del>
      <w:ins w:id="1371" w:author="Simona Radutoiu" w:date="2025-11-20T10:25:00Z" w16du:dateUtc="2025-11-20T09:25:00Z">
        <w:r w:rsidR="005C78AA">
          <w:rPr>
            <w:rFonts w:ascii="Times New Roman" w:hAnsi="Times New Roman" w:cs="Times New Roman"/>
          </w:rPr>
          <w:t>measuremen</w:t>
        </w:r>
      </w:ins>
      <w:ins w:id="1372" w:author="Simona Radutoiu" w:date="2025-11-20T10:26:00Z" w16du:dateUtc="2025-11-20T09:26:00Z">
        <w:r w:rsidR="005C78AA">
          <w:rPr>
            <w:rFonts w:ascii="Times New Roman" w:hAnsi="Times New Roman" w:cs="Times New Roman"/>
          </w:rPr>
          <w:t>ts</w:t>
        </w:r>
      </w:ins>
      <w:r w:rsidR="00825AF3" w:rsidRPr="00395C17">
        <w:rPr>
          <w:rFonts w:ascii="Times New Roman" w:hAnsi="Times New Roman" w:cs="Times New Roman"/>
          <w:rPrChange w:id="1373" w:author="Simona Radutoiu" w:date="2025-11-17T11:25:00Z" w16du:dateUtc="2025-11-17T10:25:00Z">
            <w:rPr>
              <w:rFonts w:ascii="Times New Roman" w:hAnsi="Times New Roman" w:cs="Times New Roman"/>
              <w:highlight w:val="green"/>
            </w:rPr>
          </w:rPrChange>
        </w:rPr>
        <w:t>.</w:t>
      </w:r>
    </w:p>
    <w:p w14:paraId="26F6F198" w14:textId="5919E744" w:rsidR="007257DE" w:rsidRPr="005357A4" w:rsidRDefault="005C78AA" w:rsidP="00DB2FCC">
      <w:pPr>
        <w:spacing w:line="276" w:lineRule="auto"/>
        <w:jc w:val="both"/>
        <w:rPr>
          <w:rStyle w:val="CommentReference"/>
          <w:rFonts w:ascii="Times New Roman" w:hAnsi="Times New Roman" w:cs="Times New Roman"/>
          <w:sz w:val="24"/>
          <w:szCs w:val="24"/>
        </w:rPr>
      </w:pPr>
      <w:ins w:id="1374" w:author="Simona Radutoiu" w:date="2025-11-20T10:26:00Z" w16du:dateUtc="2025-11-20T09:26:00Z">
        <w:r>
          <w:rPr>
            <w:rFonts w:ascii="Times New Roman" w:hAnsi="Times New Roman" w:cs="Times New Roman"/>
          </w:rPr>
          <w:t>We found that</w:t>
        </w:r>
        <w:r w:rsidR="00917FA8" w:rsidRPr="00917FA8">
          <w:rPr>
            <w:rFonts w:ascii="Times New Roman" w:hAnsi="Times New Roman" w:cs="Times New Roman"/>
          </w:rPr>
          <w:t xml:space="preserve"> </w:t>
        </w:r>
        <w:r w:rsidR="00917FA8" w:rsidRPr="004219CA">
          <w:rPr>
            <w:rFonts w:ascii="Times New Roman" w:hAnsi="Times New Roman" w:cs="Times New Roman"/>
          </w:rPr>
          <w:t xml:space="preserve">all </w:t>
        </w:r>
        <w:r w:rsidR="00917FA8" w:rsidRPr="004219CA">
          <w:rPr>
            <w:rFonts w:ascii="Times New Roman" w:hAnsi="Times New Roman" w:cs="Times New Roman"/>
            <w:i/>
            <w:iCs/>
          </w:rPr>
          <w:t>Lotus</w:t>
        </w:r>
        <w:r w:rsidR="00917FA8" w:rsidRPr="004219CA">
          <w:rPr>
            <w:rFonts w:ascii="Times New Roman" w:hAnsi="Times New Roman" w:cs="Times New Roman"/>
          </w:rPr>
          <w:t xml:space="preserve"> mutants exhibited reduced growth, with the most pronounced reductions in </w:t>
        </w:r>
        <w:proofErr w:type="spellStart"/>
        <w:r w:rsidR="00917FA8" w:rsidRPr="004219CA">
          <w:rPr>
            <w:rFonts w:ascii="Times New Roman" w:hAnsi="Times New Roman" w:cs="Times New Roman"/>
            <w:i/>
            <w:iCs/>
          </w:rPr>
          <w:t>symrk</w:t>
        </w:r>
        <w:proofErr w:type="spellEnd"/>
        <w:r w:rsidR="00917FA8" w:rsidRPr="004219CA">
          <w:rPr>
            <w:rFonts w:ascii="Times New Roman" w:hAnsi="Times New Roman" w:cs="Times New Roman"/>
          </w:rPr>
          <w:t xml:space="preserve"> and </w:t>
        </w:r>
        <w:r w:rsidR="00917FA8" w:rsidRPr="004219CA">
          <w:rPr>
            <w:rFonts w:ascii="Times New Roman" w:hAnsi="Times New Roman" w:cs="Times New Roman"/>
            <w:i/>
            <w:iCs/>
          </w:rPr>
          <w:t>nsp1</w:t>
        </w:r>
        <w:r w:rsidR="00917FA8">
          <w:rPr>
            <w:rFonts w:ascii="Times New Roman" w:hAnsi="Times New Roman" w:cs="Times New Roman"/>
          </w:rPr>
          <w:t>(</w:t>
        </w:r>
        <w:proofErr w:type="spellStart"/>
        <w:r w:rsidR="00917FA8" w:rsidRPr="00825AF3">
          <w:rPr>
            <w:rFonts w:ascii="Times New Roman" w:hAnsi="Times New Roman" w:cs="Times New Roman"/>
            <w:highlight w:val="red"/>
          </w:rPr>
          <w:t>Fig.X</w:t>
        </w:r>
        <w:proofErr w:type="spellEnd"/>
        <w:r w:rsidR="00917FA8">
          <w:rPr>
            <w:rFonts w:ascii="Times New Roman" w:hAnsi="Times New Roman" w:cs="Times New Roman"/>
          </w:rPr>
          <w:t xml:space="preserve">), </w:t>
        </w:r>
        <w:r w:rsidR="00917FA8" w:rsidRPr="004219CA">
          <w:rPr>
            <w:rFonts w:ascii="Times New Roman" w:hAnsi="Times New Roman" w:cs="Times New Roman"/>
          </w:rPr>
          <w:t>(Fig. 7B)</w:t>
        </w:r>
        <w:r w:rsidR="00917FA8">
          <w:rPr>
            <w:rFonts w:ascii="Times New Roman" w:hAnsi="Times New Roman" w:cs="Times New Roman"/>
          </w:rPr>
          <w:t>. This was</w:t>
        </w:r>
        <w:r>
          <w:rPr>
            <w:rFonts w:ascii="Times New Roman" w:hAnsi="Times New Roman" w:cs="Times New Roman"/>
          </w:rPr>
          <w:t xml:space="preserve"> s</w:t>
        </w:r>
      </w:ins>
      <w:del w:id="1375" w:author="Simona Radutoiu" w:date="2025-11-20T10:26:00Z" w16du:dateUtc="2025-11-20T09:26:00Z">
        <w:r w:rsidR="00D71386" w:rsidRPr="00395C17" w:rsidDel="005C78AA">
          <w:rPr>
            <w:rFonts w:ascii="Times New Roman" w:hAnsi="Times New Roman" w:cs="Times New Roman"/>
            <w:rPrChange w:id="1376" w:author="Simona Radutoiu" w:date="2025-11-17T11:25:00Z" w16du:dateUtc="2025-11-17T10:25:00Z">
              <w:rPr>
                <w:rFonts w:ascii="Times New Roman" w:hAnsi="Times New Roman" w:cs="Times New Roman"/>
                <w:highlight w:val="green"/>
              </w:rPr>
            </w:rPrChange>
          </w:rPr>
          <w:delText>S</w:delText>
        </w:r>
      </w:del>
      <w:r w:rsidR="00D71386" w:rsidRPr="00395C17">
        <w:rPr>
          <w:rFonts w:ascii="Times New Roman" w:hAnsi="Times New Roman" w:cs="Times New Roman"/>
          <w:rPrChange w:id="1377" w:author="Simona Radutoiu" w:date="2025-11-17T11:25:00Z" w16du:dateUtc="2025-11-17T10:25:00Z">
            <w:rPr>
              <w:rFonts w:ascii="Times New Roman" w:hAnsi="Times New Roman" w:cs="Times New Roman"/>
              <w:highlight w:val="green"/>
            </w:rPr>
          </w:rPrChange>
        </w:rPr>
        <w:t xml:space="preserve">imilar to the results obtained </w:t>
      </w:r>
      <w:ins w:id="1378" w:author="Simona Radutoiu" w:date="2025-11-20T10:27:00Z" w16du:dateUtc="2025-11-20T09:27:00Z">
        <w:r w:rsidR="00917FA8">
          <w:rPr>
            <w:rFonts w:ascii="Times New Roman" w:hAnsi="Times New Roman" w:cs="Times New Roman"/>
          </w:rPr>
          <w:t xml:space="preserve">when </w:t>
        </w:r>
      </w:ins>
      <w:ins w:id="1379" w:author="Simona Radutoiu" w:date="2025-11-20T11:14:00Z" w16du:dateUtc="2025-11-20T10:14:00Z">
        <w:r w:rsidR="00D42A19" w:rsidRPr="00F449AA">
          <w:rPr>
            <w:rFonts w:ascii="Times New Roman" w:hAnsi="Times New Roman" w:cs="Times New Roman"/>
            <w:i/>
            <w:iCs/>
            <w:rPrChange w:id="1380" w:author="Simona Radutoiu" w:date="2025-11-20T11:14:00Z" w16du:dateUtc="2025-11-20T10:14:00Z">
              <w:rPr>
                <w:rFonts w:ascii="Times New Roman" w:hAnsi="Times New Roman" w:cs="Times New Roman"/>
              </w:rPr>
            </w:rPrChange>
          </w:rPr>
          <w:t>Lotus</w:t>
        </w:r>
        <w:r w:rsidR="00D42A19">
          <w:rPr>
            <w:rFonts w:ascii="Times New Roman" w:hAnsi="Times New Roman" w:cs="Times New Roman"/>
          </w:rPr>
          <w:t xml:space="preserve"> genotype</w:t>
        </w:r>
        <w:r w:rsidR="00F449AA">
          <w:rPr>
            <w:rFonts w:ascii="Times New Roman" w:hAnsi="Times New Roman" w:cs="Times New Roman"/>
          </w:rPr>
          <w:t>s</w:t>
        </w:r>
      </w:ins>
      <w:ins w:id="1381" w:author="Simona Radutoiu" w:date="2025-11-20T10:27:00Z" w16du:dateUtc="2025-11-20T09:27:00Z">
        <w:r w:rsidR="00917FA8">
          <w:rPr>
            <w:rFonts w:ascii="Times New Roman" w:hAnsi="Times New Roman" w:cs="Times New Roman"/>
          </w:rPr>
          <w:t xml:space="preserve"> were grown </w:t>
        </w:r>
      </w:ins>
      <w:r w:rsidR="00D71386" w:rsidRPr="00395C17">
        <w:rPr>
          <w:rFonts w:ascii="Times New Roman" w:hAnsi="Times New Roman" w:cs="Times New Roman"/>
          <w:rPrChange w:id="1382" w:author="Simona Radutoiu" w:date="2025-11-17T11:25:00Z" w16du:dateUtc="2025-11-17T10:25:00Z">
            <w:rPr>
              <w:rFonts w:ascii="Times New Roman" w:hAnsi="Times New Roman" w:cs="Times New Roman"/>
              <w:highlight w:val="green"/>
            </w:rPr>
          </w:rPrChange>
        </w:rPr>
        <w:t xml:space="preserve">in </w:t>
      </w:r>
      <w:del w:id="1383" w:author="Simona Radutoiu" w:date="2025-11-20T10:26:00Z" w16du:dateUtc="2025-11-20T09:26:00Z">
        <w:r w:rsidR="00D71386" w:rsidRPr="00395C17" w:rsidDel="005C78AA">
          <w:rPr>
            <w:rFonts w:ascii="Times New Roman" w:hAnsi="Times New Roman" w:cs="Times New Roman"/>
            <w:rPrChange w:id="1384" w:author="Simona Radutoiu" w:date="2025-11-17T11:25:00Z" w16du:dateUtc="2025-11-17T10:25:00Z">
              <w:rPr>
                <w:rFonts w:ascii="Times New Roman" w:hAnsi="Times New Roman" w:cs="Times New Roman"/>
                <w:highlight w:val="green"/>
              </w:rPr>
            </w:rPrChange>
          </w:rPr>
          <w:delText xml:space="preserve">depleted </w:delText>
        </w:r>
      </w:del>
      <w:ins w:id="1385" w:author="Simona Radutoiu" w:date="2025-11-20T10:26:00Z" w16du:dateUtc="2025-11-20T09:26:00Z">
        <w:r>
          <w:rPr>
            <w:rFonts w:ascii="Times New Roman" w:hAnsi="Times New Roman" w:cs="Times New Roman"/>
          </w:rPr>
          <w:t>UF</w:t>
        </w:r>
        <w:r w:rsidRPr="00395C17">
          <w:rPr>
            <w:rFonts w:ascii="Times New Roman" w:hAnsi="Times New Roman" w:cs="Times New Roman"/>
            <w:rPrChange w:id="1386" w:author="Simona Radutoiu" w:date="2025-11-17T11:25:00Z" w16du:dateUtc="2025-11-17T10:25:00Z">
              <w:rPr>
                <w:rFonts w:ascii="Times New Roman" w:hAnsi="Times New Roman" w:cs="Times New Roman"/>
                <w:highlight w:val="green"/>
              </w:rPr>
            </w:rPrChange>
          </w:rPr>
          <w:t xml:space="preserve"> </w:t>
        </w:r>
      </w:ins>
      <w:r w:rsidR="00D71386" w:rsidRPr="00395C17">
        <w:rPr>
          <w:rFonts w:ascii="Times New Roman" w:hAnsi="Times New Roman" w:cs="Times New Roman"/>
          <w:rPrChange w:id="1387" w:author="Simona Radutoiu" w:date="2025-11-17T11:25:00Z" w16du:dateUtc="2025-11-17T10:25:00Z">
            <w:rPr>
              <w:rFonts w:ascii="Times New Roman" w:hAnsi="Times New Roman" w:cs="Times New Roman"/>
              <w:highlight w:val="green"/>
            </w:rPr>
          </w:rPrChange>
        </w:rPr>
        <w:t>soil</w:t>
      </w:r>
      <w:ins w:id="1388" w:author="Simona Radutoiu" w:date="2025-11-20T10:27:00Z" w16du:dateUtc="2025-11-20T09:27:00Z">
        <w:r w:rsidR="00917FA8">
          <w:rPr>
            <w:rFonts w:ascii="Times New Roman" w:hAnsi="Times New Roman" w:cs="Times New Roman"/>
          </w:rPr>
          <w:t xml:space="preserve"> </w:t>
        </w:r>
        <w:r w:rsidR="00917FA8">
          <w:rPr>
            <w:rFonts w:ascii="Times New Roman" w:hAnsi="Times New Roman" w:cs="Times New Roman"/>
          </w:rPr>
          <w:t>(</w:t>
        </w:r>
        <w:proofErr w:type="spellStart"/>
        <w:r w:rsidR="00917FA8" w:rsidRPr="00825AF3">
          <w:rPr>
            <w:rFonts w:ascii="Times New Roman" w:hAnsi="Times New Roman" w:cs="Times New Roman"/>
            <w:highlight w:val="red"/>
          </w:rPr>
          <w:t>Fig.X</w:t>
        </w:r>
        <w:proofErr w:type="spellEnd"/>
        <w:r w:rsidR="00917FA8">
          <w:rPr>
            <w:rFonts w:ascii="Times New Roman" w:hAnsi="Times New Roman" w:cs="Times New Roman"/>
          </w:rPr>
          <w:t>)</w:t>
        </w:r>
        <w:r w:rsidR="00917FA8">
          <w:rPr>
            <w:rFonts w:ascii="Times New Roman" w:hAnsi="Times New Roman" w:cs="Times New Roman"/>
          </w:rPr>
          <w:t>.</w:t>
        </w:r>
      </w:ins>
      <w:del w:id="1389" w:author="Simona Radutoiu" w:date="2025-11-20T10:27:00Z" w16du:dateUtc="2025-11-20T09:27:00Z">
        <w:r w:rsidR="00D71386" w:rsidRPr="00395C17" w:rsidDel="00917FA8">
          <w:rPr>
            <w:rFonts w:ascii="Times New Roman" w:hAnsi="Times New Roman" w:cs="Times New Roman"/>
            <w:rPrChange w:id="1390" w:author="Simona Radutoiu" w:date="2025-11-17T11:25:00Z" w16du:dateUtc="2025-11-17T10:25:00Z">
              <w:rPr>
                <w:rFonts w:ascii="Times New Roman" w:hAnsi="Times New Roman" w:cs="Times New Roman"/>
                <w:highlight w:val="green"/>
              </w:rPr>
            </w:rPrChange>
          </w:rPr>
          <w:delText xml:space="preserve">-grown </w:delText>
        </w:r>
      </w:del>
      <w:del w:id="1391" w:author="Simona Radutoiu" w:date="2025-11-20T10:26:00Z" w16du:dateUtc="2025-11-20T09:26:00Z">
        <w:r w:rsidR="00D71386" w:rsidRPr="00395C17" w:rsidDel="005C78AA">
          <w:rPr>
            <w:rFonts w:ascii="Times New Roman" w:hAnsi="Times New Roman" w:cs="Times New Roman"/>
            <w:rPrChange w:id="1392" w:author="Simona Radutoiu" w:date="2025-11-17T11:25:00Z" w16du:dateUtc="2025-11-17T10:25:00Z">
              <w:rPr>
                <w:rFonts w:ascii="Times New Roman" w:hAnsi="Times New Roman" w:cs="Times New Roman"/>
                <w:highlight w:val="green"/>
              </w:rPr>
            </w:rPrChange>
          </w:rPr>
          <w:delText>conditions</w:delText>
        </w:r>
        <w:r w:rsidR="00825AF3" w:rsidDel="005C78AA">
          <w:rPr>
            <w:rFonts w:ascii="Times New Roman" w:hAnsi="Times New Roman" w:cs="Times New Roman"/>
          </w:rPr>
          <w:delText xml:space="preserve"> </w:delText>
        </w:r>
      </w:del>
      <w:ins w:id="1393" w:author="Simona Radutoiu" w:date="2025-11-20T10:26:00Z" w16du:dateUtc="2025-11-20T09:26:00Z">
        <w:r>
          <w:rPr>
            <w:rFonts w:ascii="Times New Roman" w:hAnsi="Times New Roman" w:cs="Times New Roman"/>
          </w:rPr>
          <w:t xml:space="preserve"> </w:t>
        </w:r>
      </w:ins>
      <w:del w:id="1394" w:author="Simona Radutoiu" w:date="2025-11-20T10:26:00Z" w16du:dateUtc="2025-11-20T09:26:00Z">
        <w:r w:rsidR="00825AF3" w:rsidDel="00917FA8">
          <w:rPr>
            <w:rFonts w:ascii="Times New Roman" w:hAnsi="Times New Roman" w:cs="Times New Roman"/>
          </w:rPr>
          <w:delText>(</w:delText>
        </w:r>
        <w:r w:rsidR="00825AF3" w:rsidRPr="00825AF3" w:rsidDel="00917FA8">
          <w:rPr>
            <w:rFonts w:ascii="Times New Roman" w:hAnsi="Times New Roman" w:cs="Times New Roman"/>
            <w:highlight w:val="red"/>
          </w:rPr>
          <w:delText>Fig.X</w:delText>
        </w:r>
        <w:r w:rsidR="00825AF3" w:rsidDel="00917FA8">
          <w:rPr>
            <w:rFonts w:ascii="Times New Roman" w:hAnsi="Times New Roman" w:cs="Times New Roman"/>
          </w:rPr>
          <w:delText>)</w:delText>
        </w:r>
        <w:r w:rsidR="00D71386" w:rsidDel="00917FA8">
          <w:rPr>
            <w:rFonts w:ascii="Times New Roman" w:hAnsi="Times New Roman" w:cs="Times New Roman"/>
          </w:rPr>
          <w:delText xml:space="preserve">, </w:delText>
        </w:r>
        <w:r w:rsidR="0077510C" w:rsidRPr="004219CA" w:rsidDel="00917FA8">
          <w:rPr>
            <w:rFonts w:ascii="Times New Roman" w:hAnsi="Times New Roman" w:cs="Times New Roman"/>
          </w:rPr>
          <w:delText xml:space="preserve">all </w:delText>
        </w:r>
        <w:r w:rsidR="00B225F0" w:rsidRPr="004219CA" w:rsidDel="00917FA8">
          <w:rPr>
            <w:rFonts w:ascii="Times New Roman" w:hAnsi="Times New Roman" w:cs="Times New Roman"/>
            <w:i/>
            <w:iCs/>
          </w:rPr>
          <w:delText>Lotus</w:delText>
        </w:r>
        <w:r w:rsidR="00B225F0" w:rsidRPr="004219CA" w:rsidDel="00917FA8">
          <w:rPr>
            <w:rFonts w:ascii="Times New Roman" w:hAnsi="Times New Roman" w:cs="Times New Roman"/>
          </w:rPr>
          <w:delText xml:space="preserve"> </w:delText>
        </w:r>
        <w:r w:rsidR="0077510C" w:rsidRPr="004219CA" w:rsidDel="00917FA8">
          <w:rPr>
            <w:rFonts w:ascii="Times New Roman" w:hAnsi="Times New Roman" w:cs="Times New Roman"/>
          </w:rPr>
          <w:delText xml:space="preserve">mutants exhibited reduced growth, with the most pronounced reductions </w:delText>
        </w:r>
        <w:r w:rsidR="00B225F0" w:rsidRPr="004219CA" w:rsidDel="00917FA8">
          <w:rPr>
            <w:rFonts w:ascii="Times New Roman" w:hAnsi="Times New Roman" w:cs="Times New Roman"/>
          </w:rPr>
          <w:delText xml:space="preserve">in </w:delText>
        </w:r>
        <w:r w:rsidR="00B225F0" w:rsidRPr="004219CA" w:rsidDel="00917FA8">
          <w:rPr>
            <w:rFonts w:ascii="Times New Roman" w:hAnsi="Times New Roman" w:cs="Times New Roman"/>
            <w:i/>
            <w:iCs/>
          </w:rPr>
          <w:delText>symrk</w:delText>
        </w:r>
        <w:r w:rsidR="00B225F0" w:rsidRPr="004219CA" w:rsidDel="00917FA8">
          <w:rPr>
            <w:rFonts w:ascii="Times New Roman" w:hAnsi="Times New Roman" w:cs="Times New Roman"/>
          </w:rPr>
          <w:delText xml:space="preserve"> and </w:delText>
        </w:r>
        <w:r w:rsidR="00B225F0" w:rsidRPr="004219CA" w:rsidDel="00917FA8">
          <w:rPr>
            <w:rFonts w:ascii="Times New Roman" w:hAnsi="Times New Roman" w:cs="Times New Roman"/>
            <w:i/>
            <w:iCs/>
          </w:rPr>
          <w:delText>nsp1</w:delText>
        </w:r>
        <w:r w:rsidR="00B225F0" w:rsidRPr="004219CA" w:rsidDel="00917FA8">
          <w:rPr>
            <w:rFonts w:ascii="Times New Roman" w:hAnsi="Times New Roman" w:cs="Times New Roman"/>
          </w:rPr>
          <w:delText xml:space="preserve"> (Fig. 7B).</w:delText>
        </w:r>
        <w:r w:rsidR="00C132EB" w:rsidRPr="004219CA" w:rsidDel="00917FA8">
          <w:rPr>
            <w:rFonts w:ascii="Times New Roman" w:hAnsi="Times New Roman" w:cs="Times New Roman"/>
          </w:rPr>
          <w:delText xml:space="preserve"> </w:delText>
        </w:r>
      </w:del>
      <w:r w:rsidR="00C132EB" w:rsidRPr="004219CA">
        <w:rPr>
          <w:rFonts w:ascii="Times New Roman" w:hAnsi="Times New Roman" w:cs="Times New Roman"/>
        </w:rPr>
        <w:t xml:space="preserve">None of the mutants developed root nodules, </w:t>
      </w:r>
      <w:r w:rsidR="0077510C" w:rsidRPr="004219CA">
        <w:rPr>
          <w:rFonts w:ascii="Times New Roman" w:hAnsi="Times New Roman" w:cs="Times New Roman"/>
        </w:rPr>
        <w:t>and thus,</w:t>
      </w:r>
      <w:r w:rsidR="00C132EB" w:rsidRPr="004219CA">
        <w:rPr>
          <w:rFonts w:ascii="Times New Roman" w:hAnsi="Times New Roman" w:cs="Times New Roman"/>
        </w:rPr>
        <w:t xml:space="preserve"> </w:t>
      </w:r>
      <w:r w:rsidR="00882A7A">
        <w:rPr>
          <w:rFonts w:ascii="Times New Roman" w:hAnsi="Times New Roman" w:cs="Times New Roman"/>
        </w:rPr>
        <w:t>SNF</w:t>
      </w:r>
      <w:r w:rsidR="00C132EB" w:rsidRPr="004219CA">
        <w:rPr>
          <w:rFonts w:ascii="Times New Roman" w:hAnsi="Times New Roman" w:cs="Times New Roman"/>
        </w:rPr>
        <w:t xml:space="preserve"> </w:t>
      </w:r>
      <w:r w:rsidR="0077510C" w:rsidRPr="004219CA">
        <w:rPr>
          <w:rFonts w:ascii="Times New Roman" w:hAnsi="Times New Roman" w:cs="Times New Roman"/>
        </w:rPr>
        <w:t>formation was exclusive to</w:t>
      </w:r>
      <w:r w:rsidR="00C132EB" w:rsidRPr="004219CA">
        <w:rPr>
          <w:rFonts w:ascii="Times New Roman" w:hAnsi="Times New Roman" w:cs="Times New Roman"/>
        </w:rPr>
        <w:t xml:space="preserve"> </w:t>
      </w:r>
      <w:r w:rsidR="00C132EB" w:rsidRPr="004219CA">
        <w:rPr>
          <w:rFonts w:ascii="Times New Roman" w:hAnsi="Times New Roman" w:cs="Times New Roman"/>
          <w:i/>
          <w:iCs/>
        </w:rPr>
        <w:t>Lotus</w:t>
      </w:r>
      <w:r w:rsidR="00C132EB" w:rsidRPr="004219CA">
        <w:rPr>
          <w:rFonts w:ascii="Times New Roman" w:hAnsi="Times New Roman" w:cs="Times New Roman"/>
        </w:rPr>
        <w:t xml:space="preserve"> wild-type (Suppl. Fig. 11A). Alpha</w:t>
      </w:r>
      <w:r w:rsidR="0077510C" w:rsidRPr="004219CA">
        <w:rPr>
          <w:rFonts w:ascii="Times New Roman" w:hAnsi="Times New Roman" w:cs="Times New Roman"/>
        </w:rPr>
        <w:t xml:space="preserve"> </w:t>
      </w:r>
      <w:r w:rsidR="00C132EB" w:rsidRPr="004219CA">
        <w:rPr>
          <w:rFonts w:ascii="Times New Roman" w:hAnsi="Times New Roman" w:cs="Times New Roman"/>
        </w:rPr>
        <w:t xml:space="preserve">diversity </w:t>
      </w:r>
      <w:r w:rsidR="00AD604F" w:rsidRPr="004219CA">
        <w:rPr>
          <w:rFonts w:ascii="Times New Roman" w:hAnsi="Times New Roman" w:cs="Times New Roman"/>
        </w:rPr>
        <w:t xml:space="preserve">of bacterial communities was generally </w:t>
      </w:r>
      <w:r w:rsidR="0077510C" w:rsidRPr="004219CA">
        <w:rPr>
          <w:rFonts w:ascii="Times New Roman" w:hAnsi="Times New Roman" w:cs="Times New Roman"/>
        </w:rPr>
        <w:t>comparable</w:t>
      </w:r>
      <w:r w:rsidR="00AD604F" w:rsidRPr="004219CA">
        <w:rPr>
          <w:rFonts w:ascii="Times New Roman" w:hAnsi="Times New Roman" w:cs="Times New Roman"/>
        </w:rPr>
        <w:t xml:space="preserve"> </w:t>
      </w:r>
      <w:r w:rsidR="00B9783C">
        <w:rPr>
          <w:rFonts w:ascii="Times New Roman" w:hAnsi="Times New Roman" w:cs="Times New Roman"/>
        </w:rPr>
        <w:t>between the</w:t>
      </w:r>
      <w:r w:rsidR="00C132EB" w:rsidRPr="004219CA">
        <w:rPr>
          <w:rFonts w:ascii="Times New Roman" w:hAnsi="Times New Roman" w:cs="Times New Roman"/>
        </w:rPr>
        <w:t xml:space="preserve"> rhizosphere and root fractions, </w:t>
      </w:r>
      <w:r w:rsidR="0077510C" w:rsidRPr="004219CA">
        <w:rPr>
          <w:rFonts w:ascii="Times New Roman" w:hAnsi="Times New Roman" w:cs="Times New Roman"/>
        </w:rPr>
        <w:t>whereas</w:t>
      </w:r>
      <w:r w:rsidR="00C132EB" w:rsidRPr="004219CA">
        <w:rPr>
          <w:rFonts w:ascii="Times New Roman" w:hAnsi="Times New Roman" w:cs="Times New Roman"/>
        </w:rPr>
        <w:t xml:space="preserve"> nodule diversity was reduced</w:t>
      </w:r>
      <w:r w:rsidR="0077510C" w:rsidRPr="004219CA">
        <w:rPr>
          <w:rFonts w:ascii="Times New Roman" w:hAnsi="Times New Roman" w:cs="Times New Roman"/>
        </w:rPr>
        <w:t>,</w:t>
      </w:r>
      <w:r w:rsidR="00C132EB" w:rsidRPr="004219CA">
        <w:rPr>
          <w:rFonts w:ascii="Times New Roman" w:hAnsi="Times New Roman" w:cs="Times New Roman"/>
        </w:rPr>
        <w:t xml:space="preserve"> </w:t>
      </w:r>
      <w:r w:rsidR="0077510C" w:rsidRPr="004219CA">
        <w:rPr>
          <w:rFonts w:ascii="Times New Roman" w:hAnsi="Times New Roman" w:cs="Times New Roman"/>
        </w:rPr>
        <w:t>consistent with</w:t>
      </w:r>
      <w:r w:rsidR="00C132EB" w:rsidRPr="004219CA">
        <w:rPr>
          <w:rFonts w:ascii="Times New Roman" w:hAnsi="Times New Roman" w:cs="Times New Roman"/>
        </w:rPr>
        <w:t xml:space="preserve"> previous findings</w:t>
      </w:r>
      <w:r w:rsidR="00AD604F" w:rsidRPr="004219CA">
        <w:rPr>
          <w:rFonts w:ascii="Times New Roman" w:hAnsi="Times New Roman" w:cs="Times New Roman"/>
        </w:rPr>
        <w:t xml:space="preserve"> (Suppl. Fig. 11B)</w:t>
      </w:r>
      <w:r w:rsidR="00C132EB" w:rsidRPr="004219CA">
        <w:rPr>
          <w:rFonts w:ascii="Times New Roman" w:hAnsi="Times New Roman" w:cs="Times New Roman"/>
        </w:rPr>
        <w:t>.</w:t>
      </w:r>
      <w:r w:rsidR="0077510C" w:rsidRPr="004219CA">
        <w:rPr>
          <w:rFonts w:ascii="Times New Roman" w:hAnsi="Times New Roman" w:cs="Times New Roman"/>
        </w:rPr>
        <w:t xml:space="preserve"> </w:t>
      </w:r>
      <w:r w:rsidR="00D71386">
        <w:rPr>
          <w:rFonts w:ascii="Times New Roman" w:hAnsi="Times New Roman" w:cs="Times New Roman"/>
        </w:rPr>
        <w:t>B</w:t>
      </w:r>
      <w:r w:rsidR="007257DE">
        <w:rPr>
          <w:rFonts w:ascii="Times New Roman" w:hAnsi="Times New Roman" w:cs="Times New Roman"/>
        </w:rPr>
        <w:t xml:space="preserve">etween </w:t>
      </w:r>
      <w:r w:rsidR="007257DE" w:rsidRPr="007257DE">
        <w:rPr>
          <w:rFonts w:ascii="Times New Roman" w:hAnsi="Times New Roman" w:cs="Times New Roman"/>
          <w:i/>
          <w:iCs/>
        </w:rPr>
        <w:t>Lotus</w:t>
      </w:r>
      <w:r w:rsidR="007257DE">
        <w:rPr>
          <w:rFonts w:ascii="Times New Roman" w:hAnsi="Times New Roman" w:cs="Times New Roman"/>
        </w:rPr>
        <w:t xml:space="preserve"> genotypes, </w:t>
      </w:r>
      <w:r w:rsidR="00B9783C">
        <w:rPr>
          <w:rFonts w:ascii="Times New Roman" w:hAnsi="Times New Roman" w:cs="Times New Roman"/>
        </w:rPr>
        <w:t xml:space="preserve">no </w:t>
      </w:r>
      <w:r w:rsidR="00C132EB" w:rsidRPr="004219CA">
        <w:rPr>
          <w:rFonts w:ascii="Times New Roman" w:hAnsi="Times New Roman" w:cs="Times New Roman"/>
        </w:rPr>
        <w:t>significant</w:t>
      </w:r>
      <w:r w:rsidR="007257DE">
        <w:rPr>
          <w:rFonts w:ascii="Times New Roman" w:hAnsi="Times New Roman" w:cs="Times New Roman"/>
        </w:rPr>
        <w:t xml:space="preserve"> differences in alpha</w:t>
      </w:r>
      <w:r w:rsidR="00B9783C">
        <w:rPr>
          <w:rFonts w:ascii="Times New Roman" w:hAnsi="Times New Roman" w:cs="Times New Roman"/>
        </w:rPr>
        <w:t xml:space="preserve"> </w:t>
      </w:r>
      <w:r w:rsidR="007257DE">
        <w:rPr>
          <w:rFonts w:ascii="Times New Roman" w:hAnsi="Times New Roman" w:cs="Times New Roman"/>
        </w:rPr>
        <w:t>diversity</w:t>
      </w:r>
      <w:r w:rsidR="00B9783C">
        <w:rPr>
          <w:rFonts w:ascii="Times New Roman" w:hAnsi="Times New Roman" w:cs="Times New Roman"/>
        </w:rPr>
        <w:t xml:space="preserve"> were observed</w:t>
      </w:r>
      <w:ins w:id="1395" w:author="Simona Radutoiu" w:date="2025-11-20T11:15:00Z" w16du:dateUtc="2025-11-20T10:15:00Z">
        <w:r w:rsidR="00147A49">
          <w:rPr>
            <w:rFonts w:ascii="Times New Roman" w:hAnsi="Times New Roman" w:cs="Times New Roman"/>
          </w:rPr>
          <w:t>, however</w:t>
        </w:r>
      </w:ins>
      <w:del w:id="1396" w:author="Simona Radutoiu" w:date="2025-11-20T11:15:00Z" w16du:dateUtc="2025-11-20T10:15:00Z">
        <w:r w:rsidR="007257DE" w:rsidDel="00147A49">
          <w:rPr>
            <w:rFonts w:ascii="Times New Roman" w:hAnsi="Times New Roman" w:cs="Times New Roman"/>
          </w:rPr>
          <w:delText>.</w:delText>
        </w:r>
      </w:del>
      <w:r w:rsidR="00C132EB" w:rsidRPr="004219CA">
        <w:rPr>
          <w:rFonts w:ascii="Times New Roman" w:hAnsi="Times New Roman" w:cs="Times New Roman"/>
        </w:rPr>
        <w:t xml:space="preserve"> </w:t>
      </w:r>
      <w:ins w:id="1397" w:author="Simona Radutoiu" w:date="2025-11-20T11:15:00Z" w16du:dateUtc="2025-11-20T10:15:00Z">
        <w:r w:rsidR="00147A49">
          <w:rPr>
            <w:rFonts w:ascii="Times New Roman" w:hAnsi="Times New Roman" w:cs="Times New Roman"/>
          </w:rPr>
          <w:t>b</w:t>
        </w:r>
      </w:ins>
      <w:del w:id="1398" w:author="Simona Radutoiu" w:date="2025-11-20T11:15:00Z" w16du:dateUtc="2025-11-20T10:15:00Z">
        <w:r w:rsidR="00B039AA" w:rsidRPr="004219CA" w:rsidDel="00147A49">
          <w:rPr>
            <w:rFonts w:ascii="Times New Roman" w:hAnsi="Times New Roman" w:cs="Times New Roman"/>
          </w:rPr>
          <w:delText>B</w:delText>
        </w:r>
      </w:del>
      <w:r w:rsidR="00B039AA" w:rsidRPr="004219CA">
        <w:rPr>
          <w:rFonts w:ascii="Times New Roman" w:hAnsi="Times New Roman" w:cs="Times New Roman"/>
        </w:rPr>
        <w:t xml:space="preserve">eta diversity analysis </w:t>
      </w:r>
      <w:r w:rsidR="0077510C" w:rsidRPr="004219CA">
        <w:rPr>
          <w:rFonts w:ascii="Times New Roman" w:hAnsi="Times New Roman" w:cs="Times New Roman"/>
        </w:rPr>
        <w:t>revealed</w:t>
      </w:r>
      <w:r w:rsidR="00B039AA" w:rsidRPr="004219CA">
        <w:rPr>
          <w:rFonts w:ascii="Times New Roman" w:hAnsi="Times New Roman" w:cs="Times New Roman"/>
        </w:rPr>
        <w:t xml:space="preserve"> a clear separation </w:t>
      </w:r>
      <w:r w:rsidR="0077510C" w:rsidRPr="004219CA">
        <w:rPr>
          <w:rFonts w:ascii="Times New Roman" w:hAnsi="Times New Roman" w:cs="Times New Roman"/>
        </w:rPr>
        <w:t>between</w:t>
      </w:r>
      <w:r w:rsidR="00B039AA" w:rsidRPr="004219CA">
        <w:rPr>
          <w:rFonts w:ascii="Times New Roman" w:hAnsi="Times New Roman" w:cs="Times New Roman"/>
        </w:rPr>
        <w:t xml:space="preserve"> </w:t>
      </w:r>
      <w:r w:rsidR="00340F94" w:rsidRPr="008E4B31">
        <w:rPr>
          <w:rFonts w:ascii="Times New Roman" w:hAnsi="Times New Roman" w:cs="Times New Roman"/>
          <w:i/>
          <w:iCs/>
        </w:rPr>
        <w:t>Lotus</w:t>
      </w:r>
      <w:r w:rsidR="00340F94">
        <w:rPr>
          <w:rFonts w:ascii="Times New Roman" w:hAnsi="Times New Roman" w:cs="Times New Roman"/>
        </w:rPr>
        <w:t xml:space="preserve"> </w:t>
      </w:r>
      <w:proofErr w:type="gramStart"/>
      <w:r w:rsidR="00B039AA" w:rsidRPr="004219CA">
        <w:rPr>
          <w:rFonts w:ascii="Times New Roman" w:hAnsi="Times New Roman" w:cs="Times New Roman"/>
        </w:rPr>
        <w:t>wild-type</w:t>
      </w:r>
      <w:proofErr w:type="gramEnd"/>
      <w:r w:rsidR="00B039AA" w:rsidRPr="004219CA">
        <w:rPr>
          <w:rFonts w:ascii="Times New Roman" w:hAnsi="Times New Roman" w:cs="Times New Roman"/>
        </w:rPr>
        <w:t xml:space="preserve"> </w:t>
      </w:r>
      <w:r w:rsidR="0077510C" w:rsidRPr="004219CA">
        <w:rPr>
          <w:rFonts w:ascii="Times New Roman" w:hAnsi="Times New Roman" w:cs="Times New Roman"/>
        </w:rPr>
        <w:t>and</w:t>
      </w:r>
      <w:r w:rsidR="00B039AA" w:rsidRPr="004219CA">
        <w:rPr>
          <w:rFonts w:ascii="Times New Roman" w:hAnsi="Times New Roman" w:cs="Times New Roman"/>
        </w:rPr>
        <w:t xml:space="preserve"> CSSP mutant</w:t>
      </w:r>
      <w:r w:rsidR="00340F94">
        <w:rPr>
          <w:rFonts w:ascii="Times New Roman" w:hAnsi="Times New Roman" w:cs="Times New Roman"/>
        </w:rPr>
        <w:t>s</w:t>
      </w:r>
      <w:r w:rsidR="00D71386">
        <w:rPr>
          <w:rFonts w:ascii="Times New Roman" w:hAnsi="Times New Roman" w:cs="Times New Roman"/>
        </w:rPr>
        <w:t xml:space="preserve"> </w:t>
      </w:r>
      <w:ins w:id="1399" w:author="Simona Radutoiu" w:date="2025-11-20T11:15:00Z" w16du:dateUtc="2025-11-20T10:15:00Z">
        <w:r w:rsidR="00147A49">
          <w:rPr>
            <w:rFonts w:ascii="Times New Roman" w:hAnsi="Times New Roman" w:cs="Times New Roman"/>
          </w:rPr>
          <w:t>for</w:t>
        </w:r>
      </w:ins>
      <w:del w:id="1400" w:author="Simona Radutoiu" w:date="2025-11-20T11:15:00Z" w16du:dateUtc="2025-11-20T10:15:00Z">
        <w:r w:rsidR="00B039AA" w:rsidRPr="004219CA" w:rsidDel="00147A49">
          <w:rPr>
            <w:rFonts w:ascii="Times New Roman" w:hAnsi="Times New Roman" w:cs="Times New Roman"/>
          </w:rPr>
          <w:delText>in</w:delText>
        </w:r>
      </w:del>
      <w:r w:rsidR="00B039AA" w:rsidRPr="004219CA">
        <w:rPr>
          <w:rFonts w:ascii="Times New Roman" w:hAnsi="Times New Roman" w:cs="Times New Roman"/>
        </w:rPr>
        <w:t xml:space="preserve"> </w:t>
      </w:r>
      <w:r w:rsidR="0077510C" w:rsidRPr="004219CA">
        <w:rPr>
          <w:rFonts w:ascii="Times New Roman" w:hAnsi="Times New Roman" w:cs="Times New Roman"/>
        </w:rPr>
        <w:t xml:space="preserve">both </w:t>
      </w:r>
      <w:r w:rsidR="00B039AA" w:rsidRPr="004219CA">
        <w:rPr>
          <w:rFonts w:ascii="Times New Roman" w:hAnsi="Times New Roman" w:cs="Times New Roman"/>
        </w:rPr>
        <w:t>rhizosphere and root</w:t>
      </w:r>
      <w:r w:rsidR="0077510C" w:rsidRPr="004219CA">
        <w:rPr>
          <w:rFonts w:ascii="Times New Roman" w:hAnsi="Times New Roman" w:cs="Times New Roman"/>
        </w:rPr>
        <w:t xml:space="preserve"> compartments. Additionally, </w:t>
      </w:r>
      <w:del w:id="1401" w:author="Simona Radutoiu" w:date="2025-11-20T11:16:00Z" w16du:dateUtc="2025-11-20T10:16:00Z">
        <w:r w:rsidR="00F016E4" w:rsidRPr="004219CA" w:rsidDel="00180EC0">
          <w:rPr>
            <w:rFonts w:ascii="Times New Roman" w:hAnsi="Times New Roman" w:cs="Times New Roman"/>
            <w:i/>
            <w:iCs/>
          </w:rPr>
          <w:delText>ccamk</w:delText>
        </w:r>
        <w:r w:rsidR="00F016E4" w:rsidRPr="004219CA" w:rsidDel="00180EC0">
          <w:rPr>
            <w:rFonts w:ascii="Times New Roman" w:hAnsi="Times New Roman" w:cs="Times New Roman"/>
          </w:rPr>
          <w:delText xml:space="preserve"> </w:delText>
        </w:r>
        <w:r w:rsidR="0077510C" w:rsidRPr="004219CA" w:rsidDel="00180EC0">
          <w:rPr>
            <w:rFonts w:ascii="Times New Roman" w:hAnsi="Times New Roman" w:cs="Times New Roman"/>
          </w:rPr>
          <w:delText xml:space="preserve">mutant </w:delText>
        </w:r>
      </w:del>
      <w:ins w:id="1402" w:author="Simona Radutoiu" w:date="2025-11-20T11:16:00Z" w16du:dateUtc="2025-11-20T10:16:00Z">
        <w:r w:rsidR="00180EC0" w:rsidRPr="004219CA">
          <w:rPr>
            <w:rFonts w:ascii="Times New Roman" w:hAnsi="Times New Roman" w:cs="Times New Roman"/>
          </w:rPr>
          <w:t>rhizosphere</w:t>
        </w:r>
        <w:r w:rsidR="00180EC0" w:rsidRPr="004219CA">
          <w:rPr>
            <w:rFonts w:ascii="Times New Roman" w:hAnsi="Times New Roman" w:cs="Times New Roman"/>
          </w:rPr>
          <w:t xml:space="preserve"> </w:t>
        </w:r>
      </w:ins>
      <w:r w:rsidR="00F016E4" w:rsidRPr="004219CA">
        <w:rPr>
          <w:rFonts w:ascii="Times New Roman" w:hAnsi="Times New Roman" w:cs="Times New Roman"/>
        </w:rPr>
        <w:t xml:space="preserve">communities </w:t>
      </w:r>
      <w:ins w:id="1403" w:author="Simona Radutoiu" w:date="2025-11-20T11:16:00Z" w16du:dateUtc="2025-11-20T10:16:00Z">
        <w:r w:rsidR="00180EC0">
          <w:rPr>
            <w:rFonts w:ascii="Times New Roman" w:hAnsi="Times New Roman" w:cs="Times New Roman"/>
          </w:rPr>
          <w:t xml:space="preserve">of </w:t>
        </w:r>
        <w:proofErr w:type="spellStart"/>
        <w:r w:rsidR="00180EC0" w:rsidRPr="004219CA">
          <w:rPr>
            <w:rFonts w:ascii="Times New Roman" w:hAnsi="Times New Roman" w:cs="Times New Roman"/>
            <w:i/>
            <w:iCs/>
          </w:rPr>
          <w:t>ccamk</w:t>
        </w:r>
        <w:proofErr w:type="spellEnd"/>
        <w:r w:rsidR="00180EC0" w:rsidRPr="004219CA">
          <w:rPr>
            <w:rFonts w:ascii="Times New Roman" w:hAnsi="Times New Roman" w:cs="Times New Roman"/>
          </w:rPr>
          <w:t xml:space="preserve"> </w:t>
        </w:r>
      </w:ins>
      <w:r w:rsidR="0077510C" w:rsidRPr="004219CA">
        <w:rPr>
          <w:rFonts w:ascii="Times New Roman" w:hAnsi="Times New Roman" w:cs="Times New Roman"/>
        </w:rPr>
        <w:t xml:space="preserve">formed a distinct cluster, separate from both </w:t>
      </w:r>
      <w:r w:rsidR="00F016E4" w:rsidRPr="004219CA">
        <w:rPr>
          <w:rFonts w:ascii="Times New Roman" w:hAnsi="Times New Roman" w:cs="Times New Roman"/>
        </w:rPr>
        <w:t xml:space="preserve">wild-type and </w:t>
      </w:r>
      <w:ins w:id="1404" w:author="Simona Radutoiu" w:date="2025-11-20T11:15:00Z" w16du:dateUtc="2025-11-20T10:15:00Z">
        <w:r w:rsidR="00180EC0">
          <w:rPr>
            <w:rFonts w:ascii="Times New Roman" w:hAnsi="Times New Roman" w:cs="Times New Roman"/>
          </w:rPr>
          <w:t xml:space="preserve">the </w:t>
        </w:r>
      </w:ins>
      <w:r w:rsidR="008C6C6F" w:rsidRPr="004219CA">
        <w:rPr>
          <w:rFonts w:ascii="Times New Roman" w:hAnsi="Times New Roman" w:cs="Times New Roman"/>
        </w:rPr>
        <w:t xml:space="preserve">other </w:t>
      </w:r>
      <w:r w:rsidR="00F016E4" w:rsidRPr="004219CA">
        <w:rPr>
          <w:rFonts w:ascii="Times New Roman" w:hAnsi="Times New Roman" w:cs="Times New Roman"/>
        </w:rPr>
        <w:t>mutant</w:t>
      </w:r>
      <w:r w:rsidR="008C6C6F" w:rsidRPr="004219CA">
        <w:rPr>
          <w:rFonts w:ascii="Times New Roman" w:hAnsi="Times New Roman" w:cs="Times New Roman"/>
        </w:rPr>
        <w:t xml:space="preserve"> groups</w:t>
      </w:r>
      <w:del w:id="1405" w:author="Simona Radutoiu" w:date="2025-11-20T11:16:00Z" w16du:dateUtc="2025-11-20T10:16:00Z">
        <w:r w:rsidR="00F016E4" w:rsidRPr="004219CA" w:rsidDel="00DC0441">
          <w:rPr>
            <w:rFonts w:ascii="Times New Roman" w:hAnsi="Times New Roman" w:cs="Times New Roman"/>
          </w:rPr>
          <w:delText xml:space="preserve"> in the</w:delText>
        </w:r>
        <w:r w:rsidR="00F016E4" w:rsidRPr="004219CA" w:rsidDel="00180EC0">
          <w:rPr>
            <w:rFonts w:ascii="Times New Roman" w:hAnsi="Times New Roman" w:cs="Times New Roman"/>
          </w:rPr>
          <w:delText xml:space="preserve"> rhizosphere</w:delText>
        </w:r>
      </w:del>
      <w:r w:rsidR="00F016E4" w:rsidRPr="004219CA">
        <w:rPr>
          <w:rFonts w:ascii="Times New Roman" w:hAnsi="Times New Roman" w:cs="Times New Roman"/>
        </w:rPr>
        <w:t>.</w:t>
      </w:r>
      <w:r w:rsidR="00AD604F" w:rsidRPr="004219CA">
        <w:rPr>
          <w:rFonts w:ascii="Times New Roman" w:hAnsi="Times New Roman" w:cs="Times New Roman"/>
        </w:rPr>
        <w:t xml:space="preserve"> Bacterial community profiling </w:t>
      </w:r>
      <w:r w:rsidR="008C6C6F" w:rsidRPr="004219CA">
        <w:rPr>
          <w:rFonts w:ascii="Times New Roman" w:hAnsi="Times New Roman" w:cs="Times New Roman"/>
        </w:rPr>
        <w:t>indicated</w:t>
      </w:r>
      <w:r w:rsidR="00AD604F" w:rsidRPr="004219CA">
        <w:rPr>
          <w:rFonts w:ascii="Times New Roman" w:hAnsi="Times New Roman" w:cs="Times New Roman"/>
        </w:rPr>
        <w:t xml:space="preserve"> that </w:t>
      </w:r>
      <w:r w:rsidR="00B9783C">
        <w:rPr>
          <w:rFonts w:ascii="Times New Roman" w:hAnsi="Times New Roman" w:cs="Times New Roman"/>
        </w:rPr>
        <w:t xml:space="preserve">several </w:t>
      </w:r>
      <w:r w:rsidR="006F2C4E">
        <w:rPr>
          <w:rFonts w:ascii="Times New Roman" w:hAnsi="Times New Roman" w:cs="Times New Roman"/>
        </w:rPr>
        <w:t>of the</w:t>
      </w:r>
      <w:r w:rsidR="00AD604F" w:rsidRPr="004219CA">
        <w:rPr>
          <w:rFonts w:ascii="Times New Roman" w:hAnsi="Times New Roman" w:cs="Times New Roman"/>
        </w:rPr>
        <w:t xml:space="preserve"> most abundant bacterial orders </w:t>
      </w:r>
      <w:r w:rsidR="00AC209F" w:rsidRPr="004219CA">
        <w:rPr>
          <w:rFonts w:ascii="Times New Roman" w:hAnsi="Times New Roman" w:cs="Times New Roman"/>
        </w:rPr>
        <w:t>(Fig.7D)</w:t>
      </w:r>
      <w:r w:rsidR="00B9783C">
        <w:rPr>
          <w:rFonts w:ascii="Times New Roman" w:hAnsi="Times New Roman" w:cs="Times New Roman"/>
        </w:rPr>
        <w:t xml:space="preserve"> </w:t>
      </w:r>
      <w:r w:rsidR="006F2C4E">
        <w:rPr>
          <w:rFonts w:ascii="Times New Roman" w:hAnsi="Times New Roman" w:cs="Times New Roman"/>
        </w:rPr>
        <w:t>showed altered</w:t>
      </w:r>
      <w:r w:rsidR="00AD604F" w:rsidRPr="004219CA">
        <w:rPr>
          <w:rFonts w:ascii="Times New Roman" w:hAnsi="Times New Roman" w:cs="Times New Roman"/>
        </w:rPr>
        <w:t xml:space="preserve"> abundance </w:t>
      </w:r>
      <w:r w:rsidR="008C6C6F" w:rsidRPr="00552E9F">
        <w:rPr>
          <w:rFonts w:ascii="Times New Roman" w:hAnsi="Times New Roman" w:cs="Times New Roman"/>
        </w:rPr>
        <w:t>across</w:t>
      </w:r>
      <w:r w:rsidR="00AD604F" w:rsidRPr="00552E9F">
        <w:rPr>
          <w:rFonts w:ascii="Times New Roman" w:hAnsi="Times New Roman" w:cs="Times New Roman"/>
        </w:rPr>
        <w:t xml:space="preserve"> </w:t>
      </w:r>
      <w:r w:rsidR="00D71386" w:rsidRPr="00552E9F">
        <w:rPr>
          <w:rFonts w:ascii="Times New Roman" w:hAnsi="Times New Roman" w:cs="Times New Roman"/>
          <w:i/>
          <w:iCs/>
          <w:rPrChange w:id="1406" w:author="Simona Radutoiu" w:date="2025-11-20T11:18:00Z" w16du:dateUtc="2025-11-20T10:18:00Z">
            <w:rPr>
              <w:rFonts w:ascii="Times New Roman" w:hAnsi="Times New Roman" w:cs="Times New Roman"/>
              <w:i/>
              <w:iCs/>
              <w:highlight w:val="green"/>
            </w:rPr>
          </w:rPrChange>
        </w:rPr>
        <w:t>Lotus</w:t>
      </w:r>
      <w:r w:rsidR="00D71386" w:rsidRPr="00552E9F">
        <w:rPr>
          <w:rFonts w:ascii="Times New Roman" w:hAnsi="Times New Roman" w:cs="Times New Roman"/>
        </w:rPr>
        <w:t xml:space="preserve"> </w:t>
      </w:r>
      <w:r w:rsidR="00AD604F" w:rsidRPr="00552E9F">
        <w:rPr>
          <w:rFonts w:ascii="Times New Roman" w:hAnsi="Times New Roman" w:cs="Times New Roman"/>
        </w:rPr>
        <w:t>genotypes</w:t>
      </w:r>
      <w:r w:rsidR="00AD604F" w:rsidRPr="004219CA">
        <w:rPr>
          <w:rFonts w:ascii="Times New Roman" w:hAnsi="Times New Roman" w:cs="Times New Roman"/>
        </w:rPr>
        <w:t xml:space="preserve">, </w:t>
      </w:r>
      <w:r w:rsidR="006F2C4E">
        <w:rPr>
          <w:rFonts w:ascii="Times New Roman" w:hAnsi="Times New Roman" w:cs="Times New Roman"/>
        </w:rPr>
        <w:t xml:space="preserve">including </w:t>
      </w:r>
      <w:proofErr w:type="spellStart"/>
      <w:r w:rsidR="006F2C4E">
        <w:rPr>
          <w:rFonts w:ascii="Times New Roman" w:hAnsi="Times New Roman" w:cs="Times New Roman"/>
        </w:rPr>
        <w:t>Burkholderiales</w:t>
      </w:r>
      <w:proofErr w:type="spellEnd"/>
      <w:r w:rsidR="006F2C4E">
        <w:rPr>
          <w:rFonts w:ascii="Times New Roman" w:hAnsi="Times New Roman" w:cs="Times New Roman"/>
        </w:rPr>
        <w:t xml:space="preserve">, </w:t>
      </w:r>
      <w:proofErr w:type="spellStart"/>
      <w:r w:rsidR="00AD604F" w:rsidRPr="004219CA">
        <w:rPr>
          <w:rFonts w:ascii="Times New Roman" w:hAnsi="Times New Roman" w:cs="Times New Roman"/>
        </w:rPr>
        <w:t>Pseudomonadales</w:t>
      </w:r>
      <w:proofErr w:type="spellEnd"/>
      <w:r w:rsidR="006F2C4E">
        <w:rPr>
          <w:rFonts w:ascii="Times New Roman" w:hAnsi="Times New Roman" w:cs="Times New Roman"/>
        </w:rPr>
        <w:t xml:space="preserve">, </w:t>
      </w:r>
      <w:proofErr w:type="spellStart"/>
      <w:r w:rsidR="006F2C4E">
        <w:rPr>
          <w:rFonts w:ascii="Times New Roman" w:hAnsi="Times New Roman" w:cs="Times New Roman"/>
        </w:rPr>
        <w:t>Flavobacteriales</w:t>
      </w:r>
      <w:proofErr w:type="spellEnd"/>
      <w:r w:rsidR="00D71386">
        <w:rPr>
          <w:rFonts w:ascii="Times New Roman" w:hAnsi="Times New Roman" w:cs="Times New Roman"/>
        </w:rPr>
        <w:t>,</w:t>
      </w:r>
      <w:r w:rsidR="006F2C4E">
        <w:rPr>
          <w:rFonts w:ascii="Times New Roman" w:hAnsi="Times New Roman" w:cs="Times New Roman"/>
        </w:rPr>
        <w:t xml:space="preserve"> and </w:t>
      </w:r>
      <w:proofErr w:type="spellStart"/>
      <w:r w:rsidR="006F2C4E">
        <w:rPr>
          <w:rFonts w:ascii="Times New Roman" w:hAnsi="Times New Roman" w:cs="Times New Roman"/>
        </w:rPr>
        <w:t>Rhizobiales</w:t>
      </w:r>
      <w:proofErr w:type="spellEnd"/>
      <w:r w:rsidR="006F2C4E">
        <w:rPr>
          <w:rFonts w:ascii="Times New Roman" w:hAnsi="Times New Roman" w:cs="Times New Roman"/>
        </w:rPr>
        <w:t xml:space="preserve">. </w:t>
      </w:r>
      <w:proofErr w:type="spellStart"/>
      <w:r w:rsidR="007257DE">
        <w:rPr>
          <w:rFonts w:ascii="Times New Roman" w:hAnsi="Times New Roman" w:cs="Times New Roman"/>
        </w:rPr>
        <w:t>Rhizobiales</w:t>
      </w:r>
      <w:proofErr w:type="spellEnd"/>
      <w:r w:rsidR="00AD604F" w:rsidRPr="004219CA">
        <w:rPr>
          <w:rFonts w:ascii="Times New Roman" w:hAnsi="Times New Roman" w:cs="Times New Roman"/>
        </w:rPr>
        <w:t xml:space="preserve"> were </w:t>
      </w:r>
      <w:proofErr w:type="spellStart"/>
      <w:r w:rsidR="008C6C6F" w:rsidRPr="004219CA">
        <w:rPr>
          <w:rFonts w:ascii="Times New Roman" w:hAnsi="Times New Roman" w:cs="Times New Roman"/>
        </w:rPr>
        <w:t>significanlty</w:t>
      </w:r>
      <w:proofErr w:type="spellEnd"/>
      <w:r w:rsidR="00AD604F" w:rsidRPr="004219CA">
        <w:rPr>
          <w:rFonts w:ascii="Times New Roman" w:hAnsi="Times New Roman" w:cs="Times New Roman"/>
        </w:rPr>
        <w:t xml:space="preserve"> reduced in </w:t>
      </w:r>
      <w:r w:rsidR="00D71386">
        <w:rPr>
          <w:rFonts w:ascii="Times New Roman" w:hAnsi="Times New Roman" w:cs="Times New Roman"/>
        </w:rPr>
        <w:t>roots</w:t>
      </w:r>
      <w:r w:rsidR="00AD604F" w:rsidRPr="004219CA">
        <w:rPr>
          <w:rFonts w:ascii="Times New Roman" w:hAnsi="Times New Roman" w:cs="Times New Roman"/>
        </w:rPr>
        <w:t xml:space="preserve"> (Fig. 7E</w:t>
      </w:r>
      <w:r w:rsidR="00903E18" w:rsidRPr="004219CA">
        <w:rPr>
          <w:rFonts w:ascii="Times New Roman" w:hAnsi="Times New Roman" w:cs="Times New Roman"/>
        </w:rPr>
        <w:t>, Suppl. Fig. 12</w:t>
      </w:r>
      <w:r w:rsidR="00AD604F" w:rsidRPr="004219CA">
        <w:rPr>
          <w:rFonts w:ascii="Times New Roman" w:hAnsi="Times New Roman" w:cs="Times New Roman"/>
        </w:rPr>
        <w:t>)</w:t>
      </w:r>
      <w:r w:rsidR="006F2C4E">
        <w:rPr>
          <w:rFonts w:ascii="Times New Roman" w:hAnsi="Times New Roman" w:cs="Times New Roman"/>
        </w:rPr>
        <w:t xml:space="preserve">, </w:t>
      </w:r>
      <w:r w:rsidR="008C6C6F" w:rsidRPr="004219CA">
        <w:rPr>
          <w:rFonts w:ascii="Times New Roman" w:hAnsi="Times New Roman" w:cs="Times New Roman"/>
        </w:rPr>
        <w:t>primarily</w:t>
      </w:r>
      <w:r w:rsidR="008476E4" w:rsidRPr="004219CA">
        <w:rPr>
          <w:rFonts w:ascii="Times New Roman" w:hAnsi="Times New Roman" w:cs="Times New Roman"/>
        </w:rPr>
        <w:t xml:space="preserve"> </w:t>
      </w:r>
      <w:r w:rsidR="006F2C4E">
        <w:rPr>
          <w:rFonts w:ascii="Times New Roman" w:hAnsi="Times New Roman" w:cs="Times New Roman"/>
        </w:rPr>
        <w:t>due to the</w:t>
      </w:r>
      <w:r w:rsidR="008C6C6F" w:rsidRPr="004219CA">
        <w:rPr>
          <w:rFonts w:ascii="Times New Roman" w:hAnsi="Times New Roman" w:cs="Times New Roman"/>
        </w:rPr>
        <w:t xml:space="preserve"> decline </w:t>
      </w:r>
      <w:r w:rsidR="00340F94">
        <w:rPr>
          <w:rFonts w:ascii="Times New Roman" w:hAnsi="Times New Roman" w:cs="Times New Roman"/>
        </w:rPr>
        <w:t>in</w:t>
      </w:r>
      <w:ins w:id="1407" w:author="Simona Radutoiu" w:date="2025-11-20T11:16:00Z" w16du:dateUtc="2025-11-20T10:16:00Z">
        <w:r w:rsidR="00DC0441">
          <w:rPr>
            <w:rFonts w:ascii="Times New Roman" w:hAnsi="Times New Roman" w:cs="Times New Roman"/>
          </w:rPr>
          <w:t xml:space="preserve"> the abundance of the</w:t>
        </w:r>
      </w:ins>
      <w:r w:rsidR="00F06DC7">
        <w:rPr>
          <w:rFonts w:ascii="Times New Roman" w:hAnsi="Times New Roman" w:cs="Times New Roman"/>
        </w:rPr>
        <w:t xml:space="preserve"> </w:t>
      </w:r>
      <w:r w:rsidR="008476E4" w:rsidRPr="004219CA">
        <w:rPr>
          <w:rFonts w:ascii="Times New Roman" w:hAnsi="Times New Roman" w:cs="Times New Roman"/>
        </w:rPr>
        <w:t xml:space="preserve">symbiotic </w:t>
      </w:r>
      <w:proofErr w:type="spellStart"/>
      <w:r w:rsidR="008476E4" w:rsidRPr="004219CA">
        <w:rPr>
          <w:rFonts w:ascii="Times New Roman" w:hAnsi="Times New Roman" w:cs="Times New Roman"/>
          <w:i/>
          <w:iCs/>
        </w:rPr>
        <w:t>Mesorhizobium</w:t>
      </w:r>
      <w:proofErr w:type="spellEnd"/>
      <w:r w:rsidR="008476E4" w:rsidRPr="004219CA">
        <w:rPr>
          <w:rFonts w:ascii="Times New Roman" w:hAnsi="Times New Roman" w:cs="Times New Roman"/>
        </w:rPr>
        <w:t xml:space="preserve"> isolates, which </w:t>
      </w:r>
      <w:r w:rsidR="008C6C6F" w:rsidRPr="004219CA">
        <w:rPr>
          <w:rFonts w:ascii="Times New Roman" w:hAnsi="Times New Roman" w:cs="Times New Roman"/>
        </w:rPr>
        <w:t>were highly abundant in the roots and nodules of</w:t>
      </w:r>
      <w:r w:rsidR="008476E4" w:rsidRPr="004219CA">
        <w:rPr>
          <w:rFonts w:ascii="Times New Roman" w:hAnsi="Times New Roman" w:cs="Times New Roman"/>
        </w:rPr>
        <w:t xml:space="preserve"> </w:t>
      </w:r>
      <w:r w:rsidR="00340F94" w:rsidRPr="00340F94">
        <w:rPr>
          <w:rFonts w:ascii="Times New Roman" w:hAnsi="Times New Roman" w:cs="Times New Roman"/>
          <w:i/>
          <w:iCs/>
        </w:rPr>
        <w:t>Lotus</w:t>
      </w:r>
      <w:r w:rsidR="00340F94">
        <w:rPr>
          <w:rFonts w:ascii="Times New Roman" w:hAnsi="Times New Roman" w:cs="Times New Roman"/>
        </w:rPr>
        <w:t xml:space="preserve"> </w:t>
      </w:r>
      <w:proofErr w:type="gramStart"/>
      <w:r w:rsidR="008476E4" w:rsidRPr="004219CA">
        <w:rPr>
          <w:rFonts w:ascii="Times New Roman" w:hAnsi="Times New Roman" w:cs="Times New Roman"/>
        </w:rPr>
        <w:t>wild-type</w:t>
      </w:r>
      <w:proofErr w:type="gramEnd"/>
      <w:r w:rsidR="008476E4" w:rsidRPr="004219CA">
        <w:rPr>
          <w:rFonts w:ascii="Times New Roman" w:hAnsi="Times New Roman" w:cs="Times New Roman"/>
        </w:rPr>
        <w:t xml:space="preserve"> but </w:t>
      </w:r>
      <w:r w:rsidR="008C6C6F" w:rsidRPr="004219CA">
        <w:rPr>
          <w:rFonts w:ascii="Times New Roman" w:hAnsi="Times New Roman" w:cs="Times New Roman"/>
        </w:rPr>
        <w:t>nearly</w:t>
      </w:r>
      <w:r w:rsidR="008476E4" w:rsidRPr="004219CA">
        <w:rPr>
          <w:rFonts w:ascii="Times New Roman" w:hAnsi="Times New Roman" w:cs="Times New Roman"/>
        </w:rPr>
        <w:t xml:space="preserve"> absent in </w:t>
      </w:r>
      <w:r w:rsidR="00340F94">
        <w:rPr>
          <w:rFonts w:ascii="Times New Roman" w:hAnsi="Times New Roman" w:cs="Times New Roman"/>
        </w:rPr>
        <w:t xml:space="preserve">the roots of </w:t>
      </w:r>
      <w:r w:rsidR="008476E4" w:rsidRPr="004219CA">
        <w:rPr>
          <w:rFonts w:ascii="Times New Roman" w:hAnsi="Times New Roman" w:cs="Times New Roman"/>
        </w:rPr>
        <w:t>CSSP mu</w:t>
      </w:r>
      <w:r w:rsidR="00903E18" w:rsidRPr="004219CA">
        <w:rPr>
          <w:rFonts w:ascii="Times New Roman" w:hAnsi="Times New Roman" w:cs="Times New Roman"/>
        </w:rPr>
        <w:t>ta</w:t>
      </w:r>
      <w:r w:rsidR="008476E4" w:rsidRPr="004219CA">
        <w:rPr>
          <w:rFonts w:ascii="Times New Roman" w:hAnsi="Times New Roman" w:cs="Times New Roman"/>
        </w:rPr>
        <w:t>nts (Fig.7F).</w:t>
      </w:r>
      <w:r w:rsidR="007257DE">
        <w:rPr>
          <w:rFonts w:ascii="Times New Roman" w:hAnsi="Times New Roman" w:cs="Times New Roman"/>
        </w:rPr>
        <w:t xml:space="preserve"> </w:t>
      </w:r>
      <w:r w:rsidR="006F2C4E">
        <w:rPr>
          <w:rFonts w:ascii="Times New Roman" w:hAnsi="Times New Roman" w:cs="Times New Roman"/>
        </w:rPr>
        <w:t>O</w:t>
      </w:r>
      <w:r w:rsidR="00F06DC7">
        <w:rPr>
          <w:rFonts w:ascii="Times New Roman" w:hAnsi="Times New Roman" w:cs="Times New Roman"/>
        </w:rPr>
        <w:t xml:space="preserve">ver 65% of </w:t>
      </w:r>
      <w:r w:rsidR="006F2C4E">
        <w:rPr>
          <w:rFonts w:ascii="Times New Roman" w:hAnsi="Times New Roman" w:cs="Times New Roman"/>
        </w:rPr>
        <w:t xml:space="preserve">detected </w:t>
      </w:r>
      <w:r w:rsidR="00903E18" w:rsidRPr="004219CA">
        <w:rPr>
          <w:rFonts w:ascii="Times New Roman" w:hAnsi="Times New Roman" w:cs="Times New Roman"/>
        </w:rPr>
        <w:t>isolates</w:t>
      </w:r>
      <w:r w:rsidR="006F2C4E">
        <w:rPr>
          <w:rFonts w:ascii="Times New Roman" w:hAnsi="Times New Roman" w:cs="Times New Roman"/>
        </w:rPr>
        <w:t xml:space="preserve"> </w:t>
      </w:r>
      <w:r w:rsidR="00AD604F" w:rsidRPr="004219CA">
        <w:rPr>
          <w:rFonts w:ascii="Times New Roman" w:hAnsi="Times New Roman" w:cs="Times New Roman"/>
        </w:rPr>
        <w:t xml:space="preserve">showed differential abundance in </w:t>
      </w:r>
      <w:r w:rsidR="007257DE" w:rsidRPr="004219CA">
        <w:rPr>
          <w:rFonts w:ascii="Times New Roman" w:hAnsi="Times New Roman" w:cs="Times New Roman"/>
        </w:rPr>
        <w:t xml:space="preserve">at least one of the </w:t>
      </w:r>
      <w:del w:id="1408" w:author="Simona Radutoiu" w:date="2025-11-20T11:17:00Z" w16du:dateUtc="2025-11-20T10:17:00Z">
        <w:r w:rsidR="007257DE" w:rsidRPr="007257DE" w:rsidDel="0079768B">
          <w:rPr>
            <w:rFonts w:ascii="Times New Roman" w:hAnsi="Times New Roman" w:cs="Times New Roman"/>
            <w:i/>
            <w:iCs/>
          </w:rPr>
          <w:delText>Lotus</w:delText>
        </w:r>
        <w:r w:rsidR="007257DE" w:rsidDel="0079768B">
          <w:rPr>
            <w:rFonts w:ascii="Times New Roman" w:hAnsi="Times New Roman" w:cs="Times New Roman"/>
          </w:rPr>
          <w:delText xml:space="preserve"> </w:delText>
        </w:r>
        <w:r w:rsidR="007257DE" w:rsidRPr="004219CA" w:rsidDel="0079768B">
          <w:rPr>
            <w:rFonts w:ascii="Times New Roman" w:hAnsi="Times New Roman" w:cs="Times New Roman"/>
          </w:rPr>
          <w:delText xml:space="preserve">CSSP </w:delText>
        </w:r>
      </w:del>
      <w:r w:rsidR="007257DE" w:rsidRPr="007257DE">
        <w:rPr>
          <w:rFonts w:ascii="Times New Roman" w:hAnsi="Times New Roman" w:cs="Times New Roman"/>
        </w:rPr>
        <w:t xml:space="preserve">mutants </w:t>
      </w:r>
      <w:ins w:id="1409" w:author="Simona Radutoiu" w:date="2025-11-20T11:17:00Z" w16du:dateUtc="2025-11-20T10:17:00Z">
        <w:r w:rsidR="0079768B">
          <w:rPr>
            <w:rFonts w:ascii="Times New Roman" w:hAnsi="Times New Roman" w:cs="Times New Roman"/>
          </w:rPr>
          <w:t xml:space="preserve">when </w:t>
        </w:r>
      </w:ins>
      <w:r w:rsidR="007257DE" w:rsidRPr="007257DE">
        <w:rPr>
          <w:rFonts w:ascii="Times New Roman" w:hAnsi="Times New Roman" w:cs="Times New Roman"/>
        </w:rPr>
        <w:t>compared to</w:t>
      </w:r>
      <w:r w:rsidR="00AD604F" w:rsidRPr="007257DE">
        <w:rPr>
          <w:rFonts w:ascii="Times New Roman" w:hAnsi="Times New Roman" w:cs="Times New Roman"/>
        </w:rPr>
        <w:t xml:space="preserve"> </w:t>
      </w:r>
      <w:proofErr w:type="gramStart"/>
      <w:r w:rsidR="00AD604F" w:rsidRPr="004219CA">
        <w:rPr>
          <w:rFonts w:ascii="Times New Roman" w:hAnsi="Times New Roman" w:cs="Times New Roman"/>
        </w:rPr>
        <w:t>wild-type</w:t>
      </w:r>
      <w:proofErr w:type="gramEnd"/>
      <w:r w:rsidR="00AD604F" w:rsidRPr="004219CA">
        <w:rPr>
          <w:rFonts w:ascii="Times New Roman" w:hAnsi="Times New Roman" w:cs="Times New Roman"/>
        </w:rPr>
        <w:t xml:space="preserve"> </w:t>
      </w:r>
      <w:r w:rsidR="008476E4" w:rsidRPr="004219CA">
        <w:rPr>
          <w:rFonts w:ascii="Times New Roman" w:hAnsi="Times New Roman" w:cs="Times New Roman"/>
        </w:rPr>
        <w:t>(</w:t>
      </w:r>
      <w:r w:rsidR="008476E4" w:rsidRPr="004219CA">
        <w:rPr>
          <w:rFonts w:ascii="Times New Roman" w:hAnsi="Times New Roman" w:cs="Times New Roman"/>
          <w:highlight w:val="red"/>
        </w:rPr>
        <w:t>Fig.7G_MISSING</w:t>
      </w:r>
      <w:r w:rsidR="00851104" w:rsidRPr="004219CA">
        <w:rPr>
          <w:rFonts w:ascii="Times New Roman" w:hAnsi="Times New Roman" w:cs="Times New Roman"/>
          <w:highlight w:val="red"/>
        </w:rPr>
        <w:t>, Suppl. Table</w:t>
      </w:r>
      <w:r w:rsidR="00851104" w:rsidRPr="007F06C8">
        <w:rPr>
          <w:rFonts w:ascii="Times New Roman" w:hAnsi="Times New Roman" w:cs="Times New Roman"/>
          <w:highlight w:val="red"/>
        </w:rPr>
        <w:t xml:space="preserve"> </w:t>
      </w:r>
      <w:r w:rsidR="007F06C8" w:rsidRPr="007F06C8">
        <w:rPr>
          <w:rFonts w:ascii="Times New Roman" w:hAnsi="Times New Roman" w:cs="Times New Roman"/>
          <w:highlight w:val="red"/>
        </w:rPr>
        <w:t>5</w:t>
      </w:r>
      <w:r w:rsidR="008476E4" w:rsidRPr="004219CA">
        <w:rPr>
          <w:rFonts w:ascii="Times New Roman" w:hAnsi="Times New Roman" w:cs="Times New Roman"/>
        </w:rPr>
        <w:t>).</w:t>
      </w:r>
      <w:r w:rsidR="00AD604F" w:rsidRPr="004219CA">
        <w:rPr>
          <w:rFonts w:ascii="Times New Roman" w:hAnsi="Times New Roman" w:cs="Times New Roman"/>
        </w:rPr>
        <w:t xml:space="preserve"> </w:t>
      </w:r>
      <w:r w:rsidR="00DB678D" w:rsidRPr="004219CA">
        <w:rPr>
          <w:rFonts w:ascii="Times New Roman" w:hAnsi="Times New Roman" w:cs="Times New Roman"/>
        </w:rPr>
        <w:t xml:space="preserve">These </w:t>
      </w:r>
      <w:r w:rsidR="008C6C6F" w:rsidRPr="004219CA">
        <w:rPr>
          <w:rFonts w:ascii="Times New Roman" w:hAnsi="Times New Roman" w:cs="Times New Roman"/>
        </w:rPr>
        <w:t xml:space="preserve">differentially abundant </w:t>
      </w:r>
      <w:r w:rsidR="00DB678D" w:rsidRPr="004219CA">
        <w:rPr>
          <w:rFonts w:ascii="Times New Roman" w:hAnsi="Times New Roman" w:cs="Times New Roman"/>
        </w:rPr>
        <w:t xml:space="preserve">isolates </w:t>
      </w:r>
      <w:r w:rsidR="008C6C6F" w:rsidRPr="004219CA">
        <w:rPr>
          <w:rFonts w:ascii="Times New Roman" w:hAnsi="Times New Roman" w:cs="Times New Roman"/>
        </w:rPr>
        <w:t>were largely overlapping between</w:t>
      </w:r>
      <w:r w:rsidR="00E14516" w:rsidRPr="004219CA">
        <w:rPr>
          <w:rFonts w:ascii="Times New Roman" w:hAnsi="Times New Roman" w:cs="Times New Roman"/>
        </w:rPr>
        <w:t xml:space="preserve"> rhizosphere and root fractions and </w:t>
      </w:r>
      <w:r w:rsidR="00340F94">
        <w:rPr>
          <w:rFonts w:ascii="Times New Roman" w:hAnsi="Times New Roman" w:cs="Times New Roman"/>
        </w:rPr>
        <w:t>belonged to</w:t>
      </w:r>
      <w:r w:rsidR="00DB678D" w:rsidRPr="004219CA">
        <w:rPr>
          <w:rFonts w:ascii="Times New Roman" w:hAnsi="Times New Roman" w:cs="Times New Roman"/>
        </w:rPr>
        <w:t xml:space="preserve"> </w:t>
      </w:r>
      <w:r w:rsidR="005F248D" w:rsidRPr="008E4B31">
        <w:rPr>
          <w:rFonts w:ascii="Times New Roman" w:hAnsi="Times New Roman" w:cs="Times New Roman"/>
        </w:rPr>
        <w:t>all major</w:t>
      </w:r>
      <w:r w:rsidR="00DB678D" w:rsidRPr="008E4B31">
        <w:rPr>
          <w:rFonts w:ascii="Times New Roman" w:hAnsi="Times New Roman" w:cs="Times New Roman"/>
        </w:rPr>
        <w:t xml:space="preserve"> </w:t>
      </w:r>
      <w:r w:rsidR="005F248D" w:rsidRPr="008E4B31">
        <w:rPr>
          <w:rFonts w:ascii="Times New Roman" w:hAnsi="Times New Roman" w:cs="Times New Roman"/>
        </w:rPr>
        <w:t xml:space="preserve">bacterial </w:t>
      </w:r>
      <w:r w:rsidR="00DB678D" w:rsidRPr="008E4B31">
        <w:rPr>
          <w:rFonts w:ascii="Times New Roman" w:hAnsi="Times New Roman" w:cs="Times New Roman"/>
        </w:rPr>
        <w:t xml:space="preserve">orders. </w:t>
      </w:r>
      <w:r w:rsidR="008E4B31" w:rsidRPr="00552E9F">
        <w:rPr>
          <w:rFonts w:ascii="Times New Roman" w:hAnsi="Times New Roman" w:cs="Times New Roman"/>
          <w:rPrChange w:id="1410" w:author="Simona Radutoiu" w:date="2025-11-20T11:18:00Z" w16du:dateUtc="2025-11-20T10:18:00Z">
            <w:rPr>
              <w:rFonts w:ascii="Times New Roman" w:hAnsi="Times New Roman" w:cs="Times New Roman"/>
              <w:highlight w:val="green"/>
            </w:rPr>
          </w:rPrChange>
        </w:rPr>
        <w:t>N</w:t>
      </w:r>
      <w:r w:rsidR="008C6C6F" w:rsidRPr="00552E9F">
        <w:rPr>
          <w:rFonts w:ascii="Times New Roman" w:hAnsi="Times New Roman" w:cs="Times New Roman"/>
          <w:rPrChange w:id="1411" w:author="Simona Radutoiu" w:date="2025-11-20T11:18:00Z" w16du:dateUtc="2025-11-20T10:18:00Z">
            <w:rPr>
              <w:rFonts w:ascii="Times New Roman" w:hAnsi="Times New Roman" w:cs="Times New Roman"/>
              <w:highlight w:val="green"/>
            </w:rPr>
          </w:rPrChange>
        </w:rPr>
        <w:t xml:space="preserve">on-symbiotic </w:t>
      </w:r>
      <w:proofErr w:type="spellStart"/>
      <w:r w:rsidR="008C6C6F" w:rsidRPr="00552E9F">
        <w:rPr>
          <w:rFonts w:ascii="Times New Roman" w:hAnsi="Times New Roman" w:cs="Times New Roman"/>
          <w:rPrChange w:id="1412" w:author="Simona Radutoiu" w:date="2025-11-20T11:18:00Z" w16du:dateUtc="2025-11-20T10:18:00Z">
            <w:rPr>
              <w:rFonts w:ascii="Times New Roman" w:hAnsi="Times New Roman" w:cs="Times New Roman"/>
              <w:highlight w:val="green"/>
            </w:rPr>
          </w:rPrChange>
        </w:rPr>
        <w:t>Rhizobiales</w:t>
      </w:r>
      <w:proofErr w:type="spellEnd"/>
      <w:r w:rsidR="008C6C6F" w:rsidRPr="00552E9F">
        <w:rPr>
          <w:rFonts w:ascii="Times New Roman" w:hAnsi="Times New Roman" w:cs="Times New Roman"/>
          <w:rPrChange w:id="1413" w:author="Simona Radutoiu" w:date="2025-11-20T11:18:00Z" w16du:dateUtc="2025-11-20T10:18:00Z">
            <w:rPr>
              <w:rFonts w:ascii="Times New Roman" w:hAnsi="Times New Roman" w:cs="Times New Roman"/>
              <w:highlight w:val="green"/>
            </w:rPr>
          </w:rPrChange>
        </w:rPr>
        <w:t xml:space="preserve"> genera </w:t>
      </w:r>
      <w:r w:rsidR="003322F5" w:rsidRPr="00552E9F">
        <w:rPr>
          <w:rFonts w:ascii="Times New Roman" w:hAnsi="Times New Roman" w:cs="Times New Roman"/>
          <w:rPrChange w:id="1414" w:author="Simona Radutoiu" w:date="2025-11-20T11:18:00Z" w16du:dateUtc="2025-11-20T10:18:00Z">
            <w:rPr>
              <w:rFonts w:ascii="Times New Roman" w:hAnsi="Times New Roman" w:cs="Times New Roman"/>
              <w:highlight w:val="green"/>
            </w:rPr>
          </w:rPrChange>
        </w:rPr>
        <w:t>increased in abundance</w:t>
      </w:r>
      <w:r w:rsidR="007257DE" w:rsidRPr="00552E9F">
        <w:rPr>
          <w:rFonts w:ascii="Times New Roman" w:hAnsi="Times New Roman" w:cs="Times New Roman"/>
          <w:rPrChange w:id="1415" w:author="Simona Radutoiu" w:date="2025-11-20T11:18:00Z" w16du:dateUtc="2025-11-20T10:18:00Z">
            <w:rPr>
              <w:rFonts w:ascii="Times New Roman" w:hAnsi="Times New Roman" w:cs="Times New Roman"/>
              <w:highlight w:val="green"/>
            </w:rPr>
          </w:rPrChange>
        </w:rPr>
        <w:t xml:space="preserve">, as well as a </w:t>
      </w:r>
      <w:r w:rsidR="00B9783C" w:rsidRPr="00552E9F">
        <w:rPr>
          <w:rFonts w:ascii="Times New Roman" w:hAnsi="Times New Roman" w:cs="Times New Roman"/>
          <w:rPrChange w:id="1416" w:author="Simona Radutoiu" w:date="2025-11-20T11:18:00Z" w16du:dateUtc="2025-11-20T10:18:00Z">
            <w:rPr>
              <w:rFonts w:ascii="Times New Roman" w:hAnsi="Times New Roman" w:cs="Times New Roman"/>
              <w:highlight w:val="green"/>
            </w:rPr>
          </w:rPrChange>
        </w:rPr>
        <w:t>range</w:t>
      </w:r>
      <w:r w:rsidR="007257DE" w:rsidRPr="00552E9F">
        <w:rPr>
          <w:rFonts w:ascii="Times New Roman" w:hAnsi="Times New Roman" w:cs="Times New Roman"/>
          <w:rPrChange w:id="1417" w:author="Simona Radutoiu" w:date="2025-11-20T11:18:00Z" w16du:dateUtc="2025-11-20T10:18:00Z">
            <w:rPr>
              <w:rFonts w:ascii="Times New Roman" w:hAnsi="Times New Roman" w:cs="Times New Roman"/>
              <w:highlight w:val="green"/>
            </w:rPr>
          </w:rPrChange>
        </w:rPr>
        <w:t xml:space="preserve"> of </w:t>
      </w:r>
      <w:proofErr w:type="spellStart"/>
      <w:r w:rsidR="007257DE" w:rsidRPr="00552E9F">
        <w:rPr>
          <w:rFonts w:ascii="Times New Roman" w:hAnsi="Times New Roman" w:cs="Times New Roman"/>
          <w:rPrChange w:id="1418" w:author="Simona Radutoiu" w:date="2025-11-20T11:18:00Z" w16du:dateUtc="2025-11-20T10:18:00Z">
            <w:rPr>
              <w:rFonts w:ascii="Times New Roman" w:hAnsi="Times New Roman" w:cs="Times New Roman"/>
              <w:highlight w:val="green"/>
            </w:rPr>
          </w:rPrChange>
        </w:rPr>
        <w:t>Burkholderiales</w:t>
      </w:r>
      <w:proofErr w:type="spellEnd"/>
      <w:r w:rsidR="007257DE" w:rsidRPr="00552E9F">
        <w:rPr>
          <w:rFonts w:ascii="Times New Roman" w:hAnsi="Times New Roman" w:cs="Times New Roman"/>
          <w:rPrChange w:id="1419" w:author="Simona Radutoiu" w:date="2025-11-20T11:18:00Z" w16du:dateUtc="2025-11-20T10:18:00Z">
            <w:rPr>
              <w:rFonts w:ascii="Times New Roman" w:hAnsi="Times New Roman" w:cs="Times New Roman"/>
              <w:highlight w:val="green"/>
            </w:rPr>
          </w:rPrChange>
        </w:rPr>
        <w:t xml:space="preserve"> and </w:t>
      </w:r>
      <w:proofErr w:type="spellStart"/>
      <w:r w:rsidR="007257DE" w:rsidRPr="00552E9F">
        <w:rPr>
          <w:rFonts w:ascii="Times New Roman" w:hAnsi="Times New Roman" w:cs="Times New Roman"/>
          <w:rPrChange w:id="1420" w:author="Simona Radutoiu" w:date="2025-11-20T11:18:00Z" w16du:dateUtc="2025-11-20T10:18:00Z">
            <w:rPr>
              <w:rFonts w:ascii="Times New Roman" w:hAnsi="Times New Roman" w:cs="Times New Roman"/>
              <w:highlight w:val="green"/>
            </w:rPr>
          </w:rPrChange>
        </w:rPr>
        <w:t>Pseudomonadales</w:t>
      </w:r>
      <w:proofErr w:type="spellEnd"/>
      <w:r w:rsidR="007257DE" w:rsidRPr="00552E9F">
        <w:rPr>
          <w:rFonts w:ascii="Times New Roman" w:hAnsi="Times New Roman" w:cs="Times New Roman"/>
          <w:rPrChange w:id="1421" w:author="Simona Radutoiu" w:date="2025-11-20T11:18:00Z" w16du:dateUtc="2025-11-20T10:18:00Z">
            <w:rPr>
              <w:rFonts w:ascii="Times New Roman" w:hAnsi="Times New Roman" w:cs="Times New Roman"/>
              <w:highlight w:val="green"/>
            </w:rPr>
          </w:rPrChange>
        </w:rPr>
        <w:t>.</w:t>
      </w:r>
      <w:r w:rsidR="007257DE" w:rsidRPr="00552E9F">
        <w:rPr>
          <w:rFonts w:ascii="Times New Roman" w:hAnsi="Times New Roman" w:cs="Times New Roman"/>
        </w:rPr>
        <w:t xml:space="preserve"> </w:t>
      </w:r>
      <w:r w:rsidR="008C6C6F" w:rsidRPr="00552E9F">
        <w:rPr>
          <w:rFonts w:ascii="Times New Roman" w:hAnsi="Times New Roman" w:cs="Times New Roman"/>
        </w:rPr>
        <w:t xml:space="preserve">While some </w:t>
      </w:r>
      <w:r w:rsidR="007802BA" w:rsidRPr="00552E9F">
        <w:rPr>
          <w:rFonts w:ascii="Times New Roman" w:hAnsi="Times New Roman" w:cs="Times New Roman"/>
        </w:rPr>
        <w:t xml:space="preserve">isolates </w:t>
      </w:r>
      <w:r w:rsidR="008C6C6F" w:rsidRPr="00552E9F">
        <w:rPr>
          <w:rFonts w:ascii="Times New Roman" w:hAnsi="Times New Roman" w:cs="Times New Roman"/>
        </w:rPr>
        <w:t xml:space="preserve">showed consistent changes </w:t>
      </w:r>
      <w:r w:rsidR="00340F94" w:rsidRPr="00552E9F">
        <w:rPr>
          <w:rFonts w:ascii="Times New Roman" w:hAnsi="Times New Roman" w:cs="Times New Roman"/>
        </w:rPr>
        <w:t xml:space="preserve">in abundance </w:t>
      </w:r>
      <w:r w:rsidR="008C6C6F" w:rsidRPr="00552E9F">
        <w:rPr>
          <w:rFonts w:ascii="Times New Roman" w:hAnsi="Times New Roman" w:cs="Times New Roman"/>
        </w:rPr>
        <w:t>across all mutants, others exhibited genotype</w:t>
      </w:r>
      <w:r w:rsidR="008C6C6F" w:rsidRPr="004219CA">
        <w:rPr>
          <w:rFonts w:ascii="Times New Roman" w:hAnsi="Times New Roman" w:cs="Times New Roman"/>
        </w:rPr>
        <w:t>-specific effects</w:t>
      </w:r>
      <w:r w:rsidR="00340F94">
        <w:rPr>
          <w:rFonts w:ascii="Times New Roman" w:hAnsi="Times New Roman" w:cs="Times New Roman"/>
        </w:rPr>
        <w:t xml:space="preserve"> (</w:t>
      </w:r>
      <w:proofErr w:type="spellStart"/>
      <w:r w:rsidR="00340F94" w:rsidRPr="00340F94">
        <w:rPr>
          <w:rFonts w:ascii="Times New Roman" w:hAnsi="Times New Roman" w:cs="Times New Roman"/>
          <w:highlight w:val="red"/>
        </w:rPr>
        <w:t>Fig.XX</w:t>
      </w:r>
      <w:proofErr w:type="spellEnd"/>
      <w:r w:rsidR="00340F94">
        <w:rPr>
          <w:rFonts w:ascii="Times New Roman" w:hAnsi="Times New Roman" w:cs="Times New Roman"/>
        </w:rPr>
        <w:t>)</w:t>
      </w:r>
      <w:r w:rsidR="008C6C6F" w:rsidRPr="004219CA">
        <w:rPr>
          <w:rFonts w:ascii="Times New Roman" w:hAnsi="Times New Roman" w:cs="Times New Roman"/>
        </w:rPr>
        <w:t>.</w:t>
      </w:r>
    </w:p>
    <w:p w14:paraId="7BDFC09C" w14:textId="1ECC4937" w:rsidR="007257DE" w:rsidRPr="00BE73A5" w:rsidRDefault="00194ECD" w:rsidP="00DB2FCC">
      <w:pPr>
        <w:spacing w:line="276" w:lineRule="auto"/>
        <w:jc w:val="both"/>
        <w:rPr>
          <w:rFonts w:ascii="Times New Roman" w:hAnsi="Times New Roman" w:cs="Times New Roman"/>
        </w:rPr>
      </w:pPr>
      <w:r w:rsidRPr="004219CA">
        <w:rPr>
          <w:rFonts w:ascii="Times New Roman" w:hAnsi="Times New Roman" w:cs="Times New Roman"/>
        </w:rPr>
        <w:lastRenderedPageBreak/>
        <w:t xml:space="preserve">In </w:t>
      </w:r>
      <w:r w:rsidRPr="004219CA">
        <w:rPr>
          <w:rFonts w:ascii="Times New Roman" w:hAnsi="Times New Roman" w:cs="Times New Roman"/>
          <w:i/>
          <w:iCs/>
        </w:rPr>
        <w:t>Hordeum</w:t>
      </w:r>
      <w:r w:rsidRPr="004219CA">
        <w:rPr>
          <w:rFonts w:ascii="Times New Roman" w:hAnsi="Times New Roman" w:cs="Times New Roman"/>
        </w:rPr>
        <w:t>,</w:t>
      </w:r>
      <w:r w:rsidR="006F54C1" w:rsidRPr="004219CA">
        <w:rPr>
          <w:rFonts w:ascii="Times New Roman" w:hAnsi="Times New Roman" w:cs="Times New Roman"/>
        </w:rPr>
        <w:t xml:space="preserve"> </w:t>
      </w:r>
      <w:proofErr w:type="spellStart"/>
      <w:r w:rsidRPr="004219CA">
        <w:rPr>
          <w:rFonts w:ascii="Times New Roman" w:hAnsi="Times New Roman" w:cs="Times New Roman"/>
          <w:i/>
          <w:iCs/>
        </w:rPr>
        <w:t>ccamk</w:t>
      </w:r>
      <w:proofErr w:type="spellEnd"/>
      <w:r w:rsidRPr="004219CA">
        <w:rPr>
          <w:rFonts w:ascii="Times New Roman" w:hAnsi="Times New Roman" w:cs="Times New Roman"/>
        </w:rPr>
        <w:t xml:space="preserve"> and </w:t>
      </w:r>
      <w:proofErr w:type="spellStart"/>
      <w:r w:rsidRPr="004219CA">
        <w:rPr>
          <w:rFonts w:ascii="Times New Roman" w:hAnsi="Times New Roman" w:cs="Times New Roman"/>
          <w:i/>
          <w:iCs/>
        </w:rPr>
        <w:t>nsp</w:t>
      </w:r>
      <w:proofErr w:type="spellEnd"/>
      <w:r w:rsidRPr="004219CA">
        <w:rPr>
          <w:rFonts w:ascii="Times New Roman" w:hAnsi="Times New Roman" w:cs="Times New Roman"/>
        </w:rPr>
        <w:t xml:space="preserve"> </w:t>
      </w:r>
      <w:del w:id="1422" w:author="Simona Radutoiu" w:date="2025-11-20T11:18:00Z" w16du:dateUtc="2025-11-20T10:18:00Z">
        <w:r w:rsidRPr="004219CA" w:rsidDel="00552E9F">
          <w:rPr>
            <w:rFonts w:ascii="Times New Roman" w:hAnsi="Times New Roman" w:cs="Times New Roman"/>
          </w:rPr>
          <w:delText xml:space="preserve">mutants </w:delText>
        </w:r>
      </w:del>
      <w:r w:rsidR="006F54C1" w:rsidRPr="004219CA">
        <w:rPr>
          <w:rFonts w:ascii="Times New Roman" w:hAnsi="Times New Roman" w:cs="Times New Roman"/>
        </w:rPr>
        <w:t>exhibited</w:t>
      </w:r>
      <w:r w:rsidRPr="004219CA">
        <w:rPr>
          <w:rFonts w:ascii="Times New Roman" w:hAnsi="Times New Roman" w:cs="Times New Roman"/>
        </w:rPr>
        <w:t xml:space="preserve"> reduced </w:t>
      </w:r>
      <w:r w:rsidR="006F54C1" w:rsidRPr="004219CA">
        <w:rPr>
          <w:rFonts w:ascii="Times New Roman" w:hAnsi="Times New Roman" w:cs="Times New Roman"/>
        </w:rPr>
        <w:t>growt</w:t>
      </w:r>
      <w:r w:rsidR="006F54C1" w:rsidRPr="008E4B31">
        <w:rPr>
          <w:rFonts w:ascii="Times New Roman" w:hAnsi="Times New Roman" w:cs="Times New Roman"/>
        </w:rPr>
        <w:t>h</w:t>
      </w:r>
      <w:r w:rsidRPr="008E4B31">
        <w:rPr>
          <w:rFonts w:ascii="Times New Roman" w:hAnsi="Times New Roman" w:cs="Times New Roman"/>
        </w:rPr>
        <w:t xml:space="preserve"> (Fig.8B). </w:t>
      </w:r>
      <w:proofErr w:type="gramStart"/>
      <w:r w:rsidR="006F54C1" w:rsidRPr="00257346">
        <w:rPr>
          <w:rFonts w:ascii="Times New Roman" w:hAnsi="Times New Roman" w:cs="Times New Roman"/>
        </w:rPr>
        <w:t>Similar to</w:t>
      </w:r>
      <w:proofErr w:type="gramEnd"/>
      <w:r w:rsidRPr="00257346">
        <w:rPr>
          <w:rFonts w:ascii="Times New Roman" w:hAnsi="Times New Roman" w:cs="Times New Roman"/>
        </w:rPr>
        <w:t xml:space="preserve"> the soil experiment, this growth reduction was not due to </w:t>
      </w:r>
      <w:r w:rsidR="006F54C1" w:rsidRPr="00257346">
        <w:rPr>
          <w:rFonts w:ascii="Times New Roman" w:hAnsi="Times New Roman" w:cs="Times New Roman"/>
        </w:rPr>
        <w:t xml:space="preserve">a </w:t>
      </w:r>
      <w:r w:rsidRPr="00257346">
        <w:rPr>
          <w:rFonts w:ascii="Times New Roman" w:hAnsi="Times New Roman" w:cs="Times New Roman"/>
        </w:rPr>
        <w:t xml:space="preserve">lack of AMS, </w:t>
      </w:r>
      <w:ins w:id="1423" w:author="Simona Radutoiu" w:date="2025-11-20T11:18:00Z" w16du:dateUtc="2025-11-20T10:18:00Z">
        <w:r w:rsidR="008A70C9">
          <w:rPr>
            <w:rFonts w:ascii="Times New Roman" w:hAnsi="Times New Roman" w:cs="Times New Roman"/>
          </w:rPr>
          <w:t>since</w:t>
        </w:r>
      </w:ins>
      <w:del w:id="1424" w:author="Simona Radutoiu" w:date="2025-11-20T11:18:00Z" w16du:dateUtc="2025-11-20T10:18:00Z">
        <w:r w:rsidRPr="00257346" w:rsidDel="008A70C9">
          <w:rPr>
            <w:rFonts w:ascii="Times New Roman" w:hAnsi="Times New Roman" w:cs="Times New Roman"/>
          </w:rPr>
          <w:delText>as</w:delText>
        </w:r>
      </w:del>
      <w:r w:rsidRPr="00257346">
        <w:rPr>
          <w:rFonts w:ascii="Times New Roman" w:hAnsi="Times New Roman" w:cs="Times New Roman"/>
        </w:rPr>
        <w:t xml:space="preserve"> AMS was </w:t>
      </w:r>
      <w:r w:rsidR="006F54C1" w:rsidRPr="00257346">
        <w:rPr>
          <w:rFonts w:ascii="Times New Roman" w:hAnsi="Times New Roman" w:cs="Times New Roman"/>
        </w:rPr>
        <w:t>absent in both</w:t>
      </w:r>
      <w:r w:rsidRPr="00257346">
        <w:rPr>
          <w:rFonts w:ascii="Times New Roman" w:hAnsi="Times New Roman" w:cs="Times New Roman"/>
        </w:rPr>
        <w:t xml:space="preserve"> wild-type </w:t>
      </w:r>
      <w:r w:rsidR="006F54C1" w:rsidRPr="00257346">
        <w:rPr>
          <w:rFonts w:ascii="Times New Roman" w:hAnsi="Times New Roman" w:cs="Times New Roman"/>
        </w:rPr>
        <w:t>and</w:t>
      </w:r>
      <w:r w:rsidRPr="00257346">
        <w:rPr>
          <w:rFonts w:ascii="Times New Roman" w:hAnsi="Times New Roman" w:cs="Times New Roman"/>
        </w:rPr>
        <w:t xml:space="preserve"> CSSP mutants at the harvest time</w:t>
      </w:r>
      <w:r w:rsidR="00B9783C" w:rsidRPr="00257346">
        <w:rPr>
          <w:rFonts w:ascii="Times New Roman" w:hAnsi="Times New Roman" w:cs="Times New Roman"/>
        </w:rPr>
        <w:t xml:space="preserve"> </w:t>
      </w:r>
      <w:r w:rsidRPr="00257346">
        <w:rPr>
          <w:rFonts w:ascii="Times New Roman" w:hAnsi="Times New Roman" w:cs="Times New Roman"/>
        </w:rPr>
        <w:t>point</w:t>
      </w:r>
      <w:ins w:id="1425" w:author="Simona Radutoiu" w:date="2025-11-20T11:19:00Z" w16du:dateUtc="2025-11-20T10:19:00Z">
        <w:r w:rsidR="008A70C9">
          <w:rPr>
            <w:rFonts w:ascii="Times New Roman" w:hAnsi="Times New Roman" w:cs="Times New Roman"/>
          </w:rPr>
          <w:t xml:space="preserve"> (</w:t>
        </w:r>
        <w:r w:rsidR="008A70C9" w:rsidRPr="008A70C9">
          <w:rPr>
            <w:rFonts w:ascii="Times New Roman" w:hAnsi="Times New Roman" w:cs="Times New Roman"/>
            <w:highlight w:val="red"/>
            <w:rPrChange w:id="1426" w:author="Simona Radutoiu" w:date="2025-11-20T11:19:00Z" w16du:dateUtc="2025-11-20T10:19:00Z">
              <w:rPr>
                <w:rFonts w:ascii="Times New Roman" w:hAnsi="Times New Roman" w:cs="Times New Roman"/>
              </w:rPr>
            </w:rPrChange>
          </w:rPr>
          <w:t>ANY DATA FOR THIS?)</w:t>
        </w:r>
      </w:ins>
      <w:r w:rsidR="006F54C1" w:rsidRPr="008A70C9">
        <w:rPr>
          <w:rFonts w:ascii="Times New Roman" w:hAnsi="Times New Roman" w:cs="Times New Roman"/>
          <w:highlight w:val="red"/>
          <w:rPrChange w:id="1427" w:author="Simona Radutoiu" w:date="2025-11-20T11:19:00Z" w16du:dateUtc="2025-11-20T10:19:00Z">
            <w:rPr>
              <w:rFonts w:ascii="Times New Roman" w:hAnsi="Times New Roman" w:cs="Times New Roman"/>
            </w:rPr>
          </w:rPrChange>
        </w:rPr>
        <w:t>.</w:t>
      </w:r>
      <w:r w:rsidR="006F54C1" w:rsidRPr="00257346">
        <w:rPr>
          <w:rFonts w:ascii="Times New Roman" w:hAnsi="Times New Roman" w:cs="Times New Roman"/>
        </w:rPr>
        <w:t xml:space="preserve"> </w:t>
      </w:r>
      <w:ins w:id="1428" w:author="Simona Radutoiu" w:date="2025-11-20T11:19:00Z" w16du:dateUtc="2025-11-20T10:19:00Z">
        <w:r w:rsidR="00DD40C1">
          <w:rPr>
            <w:rFonts w:ascii="Times New Roman" w:hAnsi="Times New Roman" w:cs="Times New Roman"/>
          </w:rPr>
          <w:t>Differences were observed only when communities were analysed for the</w:t>
        </w:r>
      </w:ins>
      <w:ins w:id="1429" w:author="Simona Radutoiu" w:date="2025-11-20T11:20:00Z" w16du:dateUtc="2025-11-20T10:20:00Z">
        <w:r w:rsidR="00DD40C1">
          <w:rPr>
            <w:rFonts w:ascii="Times New Roman" w:hAnsi="Times New Roman" w:cs="Times New Roman"/>
          </w:rPr>
          <w:t xml:space="preserve"> </w:t>
        </w:r>
        <w:r w:rsidR="00A62C6B">
          <w:rPr>
            <w:rFonts w:ascii="Times New Roman" w:hAnsi="Times New Roman" w:cs="Times New Roman"/>
          </w:rPr>
          <w:t xml:space="preserve">beta diversity </w:t>
        </w:r>
      </w:ins>
      <w:del w:id="1430" w:author="Simona Radutoiu" w:date="2025-11-20T11:20:00Z" w16du:dateUtc="2025-11-20T10:20:00Z">
        <w:r w:rsidR="007929D4" w:rsidRPr="00257346" w:rsidDel="00A62C6B">
          <w:rPr>
            <w:rFonts w:ascii="Times New Roman" w:hAnsi="Times New Roman" w:cs="Times New Roman"/>
          </w:rPr>
          <w:delText>Bacterial</w:delText>
        </w:r>
        <w:r w:rsidR="007929D4" w:rsidRPr="004219CA" w:rsidDel="00A62C6B">
          <w:rPr>
            <w:rFonts w:ascii="Times New Roman" w:hAnsi="Times New Roman" w:cs="Times New Roman"/>
          </w:rPr>
          <w:delText xml:space="preserve"> </w:delText>
        </w:r>
        <w:r w:rsidR="006F54C1" w:rsidRPr="004219CA" w:rsidDel="00A62C6B">
          <w:rPr>
            <w:rFonts w:ascii="Times New Roman" w:hAnsi="Times New Roman" w:cs="Times New Roman"/>
          </w:rPr>
          <w:delText>alpha diversity did not differ significantly</w:delText>
        </w:r>
        <w:r w:rsidR="007929D4" w:rsidRPr="004219CA" w:rsidDel="00A62C6B">
          <w:rPr>
            <w:rFonts w:ascii="Times New Roman" w:hAnsi="Times New Roman" w:cs="Times New Roman"/>
          </w:rPr>
          <w:delText xml:space="preserve"> between rhizosphere and root fraction</w:delText>
        </w:r>
        <w:r w:rsidR="001A7837" w:rsidRPr="004219CA" w:rsidDel="00A62C6B">
          <w:rPr>
            <w:rFonts w:ascii="Times New Roman" w:hAnsi="Times New Roman" w:cs="Times New Roman"/>
          </w:rPr>
          <w:delText>s</w:delText>
        </w:r>
        <w:r w:rsidR="006F54C1" w:rsidRPr="004219CA" w:rsidDel="00A62C6B">
          <w:rPr>
            <w:rFonts w:ascii="Times New Roman" w:hAnsi="Times New Roman" w:cs="Times New Roman"/>
          </w:rPr>
          <w:delText xml:space="preserve"> or across </w:delText>
        </w:r>
        <w:r w:rsidR="007929D4" w:rsidRPr="004219CA" w:rsidDel="00A62C6B">
          <w:rPr>
            <w:rFonts w:ascii="Times New Roman" w:hAnsi="Times New Roman" w:cs="Times New Roman"/>
            <w:i/>
            <w:iCs/>
          </w:rPr>
          <w:delText>Hordeum</w:delText>
        </w:r>
        <w:r w:rsidR="007929D4" w:rsidRPr="004219CA" w:rsidDel="00A62C6B">
          <w:rPr>
            <w:rFonts w:ascii="Times New Roman" w:hAnsi="Times New Roman" w:cs="Times New Roman"/>
          </w:rPr>
          <w:delText xml:space="preserve"> genotypes </w:delText>
        </w:r>
      </w:del>
      <w:r w:rsidR="007929D4" w:rsidRPr="004219CA">
        <w:rPr>
          <w:rFonts w:ascii="Times New Roman" w:hAnsi="Times New Roman" w:cs="Times New Roman"/>
        </w:rPr>
        <w:t xml:space="preserve">(Suppl. Fig. 13). </w:t>
      </w:r>
      <w:del w:id="1431" w:author="Simona Radutoiu" w:date="2025-11-20T11:20:00Z" w16du:dateUtc="2025-11-20T10:20:00Z">
        <w:r w:rsidR="006F54C1" w:rsidRPr="004219CA" w:rsidDel="00A62C6B">
          <w:rPr>
            <w:rFonts w:ascii="Times New Roman" w:hAnsi="Times New Roman" w:cs="Times New Roman"/>
          </w:rPr>
          <w:delText>However, b</w:delText>
        </w:r>
        <w:r w:rsidR="007929D4" w:rsidRPr="004219CA" w:rsidDel="00A62C6B">
          <w:rPr>
            <w:rFonts w:ascii="Times New Roman" w:hAnsi="Times New Roman" w:cs="Times New Roman"/>
          </w:rPr>
          <w:delText xml:space="preserve">eta diversity </w:delText>
        </w:r>
        <w:r w:rsidR="006F54C1" w:rsidRPr="004219CA" w:rsidDel="00A62C6B">
          <w:rPr>
            <w:rFonts w:ascii="Times New Roman" w:hAnsi="Times New Roman" w:cs="Times New Roman"/>
          </w:rPr>
          <w:delText>analysis revealed</w:delText>
        </w:r>
        <w:r w:rsidR="007929D4" w:rsidRPr="004219CA" w:rsidDel="00A62C6B">
          <w:rPr>
            <w:rFonts w:ascii="Times New Roman" w:hAnsi="Times New Roman" w:cs="Times New Roman"/>
          </w:rPr>
          <w:delText xml:space="preserve"> that</w:delText>
        </w:r>
        <w:r w:rsidR="00F06DC7" w:rsidDel="00A62C6B">
          <w:rPr>
            <w:rFonts w:ascii="Times New Roman" w:hAnsi="Times New Roman" w:cs="Times New Roman"/>
          </w:rPr>
          <w:delText>,</w:delText>
        </w:r>
      </w:del>
      <w:ins w:id="1432" w:author="Simona Radutoiu" w:date="2025-11-20T11:20:00Z" w16du:dateUtc="2025-11-20T10:20:00Z">
        <w:r w:rsidR="00A62C6B">
          <w:rPr>
            <w:rFonts w:ascii="Times New Roman" w:hAnsi="Times New Roman" w:cs="Times New Roman"/>
          </w:rPr>
          <w:t xml:space="preserve">Similar </w:t>
        </w:r>
        <w:proofErr w:type="gramStart"/>
        <w:r w:rsidR="00A62C6B">
          <w:rPr>
            <w:rFonts w:ascii="Times New Roman" w:hAnsi="Times New Roman" w:cs="Times New Roman"/>
          </w:rPr>
          <w:t>to</w:t>
        </w:r>
      </w:ins>
      <w:r w:rsidR="00F06DC7">
        <w:rPr>
          <w:rFonts w:ascii="Times New Roman" w:hAnsi="Times New Roman" w:cs="Times New Roman"/>
        </w:rPr>
        <w:t xml:space="preserve"> </w:t>
      </w:r>
      <w:ins w:id="1433" w:author="Simona Radutoiu" w:date="2025-11-20T11:20:00Z" w16du:dateUtc="2025-11-20T10:20:00Z">
        <w:r w:rsidR="00A62C6B">
          <w:rPr>
            <w:rFonts w:ascii="Times New Roman" w:hAnsi="Times New Roman" w:cs="Times New Roman"/>
          </w:rPr>
          <w:t xml:space="preserve"> responses</w:t>
        </w:r>
        <w:proofErr w:type="gramEnd"/>
        <w:r w:rsidR="00A62C6B">
          <w:rPr>
            <w:rFonts w:ascii="Times New Roman" w:hAnsi="Times New Roman" w:cs="Times New Roman"/>
          </w:rPr>
          <w:t xml:space="preserve"> of bacterial communities from </w:t>
        </w:r>
      </w:ins>
      <w:del w:id="1434" w:author="Simona Radutoiu" w:date="2025-11-20T11:20:00Z" w16du:dateUtc="2025-11-20T10:20:00Z">
        <w:r w:rsidR="00F06DC7" w:rsidRPr="008E4B31" w:rsidDel="00A62C6B">
          <w:rPr>
            <w:rFonts w:ascii="Times New Roman" w:hAnsi="Times New Roman" w:cs="Times New Roman"/>
            <w:highlight w:val="green"/>
          </w:rPr>
          <w:delText xml:space="preserve">like in </w:delText>
        </w:r>
      </w:del>
      <w:r w:rsidR="00F06DC7" w:rsidRPr="008E4B31">
        <w:rPr>
          <w:rFonts w:ascii="Times New Roman" w:hAnsi="Times New Roman" w:cs="Times New Roman"/>
          <w:i/>
          <w:iCs/>
          <w:highlight w:val="green"/>
        </w:rPr>
        <w:t>Lotus</w:t>
      </w:r>
      <w:r w:rsidR="00F06DC7">
        <w:rPr>
          <w:rFonts w:ascii="Times New Roman" w:hAnsi="Times New Roman" w:cs="Times New Roman"/>
        </w:rPr>
        <w:t>,</w:t>
      </w:r>
      <w:r w:rsidR="007929D4" w:rsidRPr="004219CA">
        <w:rPr>
          <w:rFonts w:ascii="Times New Roman" w:hAnsi="Times New Roman" w:cs="Times New Roman"/>
        </w:rPr>
        <w:t xml:space="preserve"> </w:t>
      </w:r>
      <w:r w:rsidR="006F54C1" w:rsidRPr="004219CA">
        <w:rPr>
          <w:rFonts w:ascii="Times New Roman" w:hAnsi="Times New Roman" w:cs="Times New Roman"/>
        </w:rPr>
        <w:t xml:space="preserve">wild-type </w:t>
      </w:r>
      <w:ins w:id="1435" w:author="Simona Radutoiu" w:date="2025-11-20T11:20:00Z" w16du:dateUtc="2025-11-20T10:20:00Z">
        <w:r w:rsidR="00AB1A64">
          <w:rPr>
            <w:rFonts w:ascii="Times New Roman" w:hAnsi="Times New Roman" w:cs="Times New Roman"/>
          </w:rPr>
          <w:t xml:space="preserve">Hordeum plants assembled </w:t>
        </w:r>
      </w:ins>
      <w:r w:rsidR="006F54C1" w:rsidRPr="004219CA">
        <w:rPr>
          <w:rFonts w:ascii="Times New Roman" w:hAnsi="Times New Roman" w:cs="Times New Roman"/>
        </w:rPr>
        <w:t xml:space="preserve">communities </w:t>
      </w:r>
      <w:ins w:id="1436" w:author="Simona Radutoiu" w:date="2025-11-20T11:21:00Z" w16du:dateUtc="2025-11-20T10:21:00Z">
        <w:r w:rsidR="00AB1A64">
          <w:rPr>
            <w:rFonts w:ascii="Times New Roman" w:hAnsi="Times New Roman" w:cs="Times New Roman"/>
          </w:rPr>
          <w:t xml:space="preserve">that </w:t>
        </w:r>
      </w:ins>
      <w:r w:rsidR="007257DE">
        <w:rPr>
          <w:rFonts w:ascii="Times New Roman" w:hAnsi="Times New Roman" w:cs="Times New Roman"/>
        </w:rPr>
        <w:t>differ</w:t>
      </w:r>
      <w:r w:rsidR="00B9783C">
        <w:rPr>
          <w:rFonts w:ascii="Times New Roman" w:hAnsi="Times New Roman" w:cs="Times New Roman"/>
        </w:rPr>
        <w:t>ed</w:t>
      </w:r>
      <w:r w:rsidR="007257DE">
        <w:rPr>
          <w:rFonts w:ascii="Times New Roman" w:hAnsi="Times New Roman" w:cs="Times New Roman"/>
        </w:rPr>
        <w:t xml:space="preserve"> </w:t>
      </w:r>
      <w:r w:rsidR="00B9783C">
        <w:rPr>
          <w:rFonts w:ascii="Times New Roman" w:hAnsi="Times New Roman" w:cs="Times New Roman"/>
        </w:rPr>
        <w:t>significan</w:t>
      </w:r>
      <w:r w:rsidR="008E4B31">
        <w:rPr>
          <w:rFonts w:ascii="Times New Roman" w:hAnsi="Times New Roman" w:cs="Times New Roman"/>
        </w:rPr>
        <w:t>tl</w:t>
      </w:r>
      <w:r w:rsidR="00B9783C">
        <w:rPr>
          <w:rFonts w:ascii="Times New Roman" w:hAnsi="Times New Roman" w:cs="Times New Roman"/>
        </w:rPr>
        <w:t>y</w:t>
      </w:r>
      <w:r w:rsidR="007257DE">
        <w:rPr>
          <w:rFonts w:ascii="Times New Roman" w:hAnsi="Times New Roman" w:cs="Times New Roman"/>
        </w:rPr>
        <w:t xml:space="preserve"> from </w:t>
      </w:r>
      <w:r w:rsidR="006F54C1" w:rsidRPr="004219CA">
        <w:rPr>
          <w:rFonts w:ascii="Times New Roman" w:hAnsi="Times New Roman" w:cs="Times New Roman"/>
        </w:rPr>
        <w:t xml:space="preserve">those of the mutants, </w:t>
      </w:r>
      <w:r w:rsidR="007257DE">
        <w:rPr>
          <w:rFonts w:ascii="Times New Roman" w:hAnsi="Times New Roman" w:cs="Times New Roman"/>
        </w:rPr>
        <w:t xml:space="preserve">particularly in </w:t>
      </w:r>
      <w:proofErr w:type="spellStart"/>
      <w:r w:rsidR="007257DE" w:rsidRPr="007257DE">
        <w:rPr>
          <w:rFonts w:ascii="Times New Roman" w:hAnsi="Times New Roman" w:cs="Times New Roman"/>
          <w:i/>
          <w:iCs/>
        </w:rPr>
        <w:t>ccamk</w:t>
      </w:r>
      <w:proofErr w:type="spellEnd"/>
      <w:r w:rsidR="007257DE">
        <w:rPr>
          <w:rFonts w:ascii="Times New Roman" w:hAnsi="Times New Roman" w:cs="Times New Roman"/>
        </w:rPr>
        <w:t xml:space="preserve"> and </w:t>
      </w:r>
      <w:proofErr w:type="spellStart"/>
      <w:r w:rsidR="006F54C1" w:rsidRPr="004219CA">
        <w:rPr>
          <w:rFonts w:ascii="Times New Roman" w:hAnsi="Times New Roman" w:cs="Times New Roman"/>
          <w:i/>
          <w:iCs/>
        </w:rPr>
        <w:t>nsp</w:t>
      </w:r>
      <w:proofErr w:type="spellEnd"/>
      <w:r w:rsidR="00B9783C">
        <w:rPr>
          <w:rFonts w:ascii="Times New Roman" w:hAnsi="Times New Roman" w:cs="Times New Roman"/>
        </w:rPr>
        <w:t xml:space="preserve"> </w:t>
      </w:r>
      <w:del w:id="1437" w:author="Simona Radutoiu" w:date="2025-11-20T11:21:00Z" w16du:dateUtc="2025-11-20T10:21:00Z">
        <w:r w:rsidR="00B9783C" w:rsidDel="00AB1A64">
          <w:rPr>
            <w:rFonts w:ascii="Times New Roman" w:hAnsi="Times New Roman" w:cs="Times New Roman"/>
          </w:rPr>
          <w:delText>mutants</w:delText>
        </w:r>
        <w:r w:rsidR="00BF068E" w:rsidRPr="004219CA" w:rsidDel="00AB1A64">
          <w:rPr>
            <w:rFonts w:ascii="Times New Roman" w:hAnsi="Times New Roman" w:cs="Times New Roman"/>
          </w:rPr>
          <w:delText xml:space="preserve"> </w:delText>
        </w:r>
      </w:del>
      <w:r w:rsidR="00BF068E" w:rsidRPr="004219CA">
        <w:rPr>
          <w:rFonts w:ascii="Times New Roman" w:hAnsi="Times New Roman" w:cs="Times New Roman"/>
        </w:rPr>
        <w:t>(Fig. 8C)</w:t>
      </w:r>
      <w:r w:rsidR="007929D4" w:rsidRPr="004219CA">
        <w:rPr>
          <w:rFonts w:ascii="Times New Roman" w:hAnsi="Times New Roman" w:cs="Times New Roman"/>
        </w:rPr>
        <w:t xml:space="preserve">. </w:t>
      </w:r>
      <w:r w:rsidR="00B9783C">
        <w:rPr>
          <w:rFonts w:ascii="Times New Roman" w:hAnsi="Times New Roman" w:cs="Times New Roman"/>
        </w:rPr>
        <w:t xml:space="preserve">Among </w:t>
      </w:r>
      <w:r w:rsidR="007257DE">
        <w:rPr>
          <w:rFonts w:ascii="Times New Roman" w:hAnsi="Times New Roman" w:cs="Times New Roman"/>
        </w:rPr>
        <w:t>t</w:t>
      </w:r>
      <w:r w:rsidR="00061B99" w:rsidRPr="004219CA">
        <w:rPr>
          <w:rFonts w:ascii="Times New Roman" w:hAnsi="Times New Roman" w:cs="Times New Roman"/>
        </w:rPr>
        <w:t xml:space="preserve">he </w:t>
      </w:r>
      <w:r w:rsidR="007929D4" w:rsidRPr="004219CA">
        <w:rPr>
          <w:rFonts w:ascii="Times New Roman" w:hAnsi="Times New Roman" w:cs="Times New Roman"/>
        </w:rPr>
        <w:t>most abundant bacterial orders</w:t>
      </w:r>
      <w:r w:rsidR="006F54C1" w:rsidRPr="004219CA">
        <w:rPr>
          <w:rFonts w:ascii="Times New Roman" w:hAnsi="Times New Roman" w:cs="Times New Roman"/>
        </w:rPr>
        <w:t xml:space="preserve"> in </w:t>
      </w:r>
      <w:r w:rsidR="007257DE">
        <w:rPr>
          <w:rFonts w:ascii="Times New Roman" w:hAnsi="Times New Roman" w:cs="Times New Roman"/>
          <w:i/>
          <w:iCs/>
        </w:rPr>
        <w:t>Hordeum</w:t>
      </w:r>
      <w:r w:rsidR="007257DE" w:rsidRPr="007257DE">
        <w:rPr>
          <w:rFonts w:ascii="Times New Roman" w:hAnsi="Times New Roman" w:cs="Times New Roman"/>
        </w:rPr>
        <w:t xml:space="preserve"> </w:t>
      </w:r>
      <w:r w:rsidR="00BF068E" w:rsidRPr="004219CA">
        <w:rPr>
          <w:rFonts w:ascii="Times New Roman" w:hAnsi="Times New Roman" w:cs="Times New Roman"/>
        </w:rPr>
        <w:t>(Fig. 8D)</w:t>
      </w:r>
      <w:r w:rsidR="007257DE">
        <w:rPr>
          <w:rFonts w:ascii="Times New Roman" w:hAnsi="Times New Roman" w:cs="Times New Roman"/>
        </w:rPr>
        <w:t xml:space="preserve">, </w:t>
      </w:r>
      <w:proofErr w:type="spellStart"/>
      <w:r w:rsidR="00D71A95">
        <w:rPr>
          <w:rFonts w:ascii="Times New Roman" w:hAnsi="Times New Roman" w:cs="Times New Roman"/>
        </w:rPr>
        <w:t>Burkholderiales</w:t>
      </w:r>
      <w:proofErr w:type="spellEnd"/>
      <w:r w:rsidR="00D71A95">
        <w:rPr>
          <w:rFonts w:ascii="Times New Roman" w:hAnsi="Times New Roman" w:cs="Times New Roman"/>
        </w:rPr>
        <w:t xml:space="preserve">, </w:t>
      </w:r>
      <w:proofErr w:type="spellStart"/>
      <w:r w:rsidR="00D71A95">
        <w:rPr>
          <w:rFonts w:ascii="Times New Roman" w:hAnsi="Times New Roman" w:cs="Times New Roman"/>
        </w:rPr>
        <w:t>Pseudomonadales</w:t>
      </w:r>
      <w:proofErr w:type="spellEnd"/>
      <w:r w:rsidR="00D71A95">
        <w:rPr>
          <w:rFonts w:ascii="Times New Roman" w:hAnsi="Times New Roman" w:cs="Times New Roman"/>
        </w:rPr>
        <w:t xml:space="preserve">, </w:t>
      </w:r>
      <w:proofErr w:type="spellStart"/>
      <w:r w:rsidR="00D71A95">
        <w:rPr>
          <w:rFonts w:ascii="Times New Roman" w:hAnsi="Times New Roman" w:cs="Times New Roman"/>
        </w:rPr>
        <w:t>Xanthomonadales</w:t>
      </w:r>
      <w:proofErr w:type="spellEnd"/>
      <w:r w:rsidR="00D71A95">
        <w:rPr>
          <w:rFonts w:ascii="Times New Roman" w:hAnsi="Times New Roman" w:cs="Times New Roman"/>
        </w:rPr>
        <w:t xml:space="preserve">, and </w:t>
      </w:r>
      <w:proofErr w:type="spellStart"/>
      <w:r w:rsidR="008D4B27" w:rsidRPr="004219CA">
        <w:rPr>
          <w:rFonts w:ascii="Times New Roman" w:hAnsi="Times New Roman" w:cs="Times New Roman"/>
        </w:rPr>
        <w:t>Sphingomonadales</w:t>
      </w:r>
      <w:proofErr w:type="spellEnd"/>
      <w:r w:rsidR="008D4B27" w:rsidRPr="004219CA">
        <w:rPr>
          <w:rFonts w:ascii="Times New Roman" w:hAnsi="Times New Roman" w:cs="Times New Roman"/>
        </w:rPr>
        <w:t xml:space="preserve"> </w:t>
      </w:r>
      <w:r w:rsidR="00B9783C">
        <w:rPr>
          <w:rFonts w:ascii="Times New Roman" w:hAnsi="Times New Roman" w:cs="Times New Roman"/>
        </w:rPr>
        <w:t>showed</w:t>
      </w:r>
      <w:r w:rsidR="00D71A95">
        <w:rPr>
          <w:rFonts w:ascii="Times New Roman" w:hAnsi="Times New Roman" w:cs="Times New Roman"/>
        </w:rPr>
        <w:t xml:space="preserve"> altered abundance</w:t>
      </w:r>
      <w:r w:rsidR="00F06DC7">
        <w:rPr>
          <w:rFonts w:ascii="Times New Roman" w:hAnsi="Times New Roman" w:cs="Times New Roman"/>
        </w:rPr>
        <w:t>s</w:t>
      </w:r>
      <w:r w:rsidR="00D71A95">
        <w:rPr>
          <w:rFonts w:ascii="Times New Roman" w:hAnsi="Times New Roman" w:cs="Times New Roman"/>
        </w:rPr>
        <w:t xml:space="preserve"> in </w:t>
      </w:r>
      <w:del w:id="1438" w:author="Simona Radutoiu" w:date="2025-11-20T11:21:00Z" w16du:dateUtc="2025-11-20T10:21:00Z">
        <w:r w:rsidR="00D71A95" w:rsidDel="00AB1A64">
          <w:rPr>
            <w:rFonts w:ascii="Times New Roman" w:hAnsi="Times New Roman" w:cs="Times New Roman"/>
          </w:rPr>
          <w:delText>CSSP mutants</w:delText>
        </w:r>
      </w:del>
      <w:ins w:id="1439" w:author="Simona Radutoiu" w:date="2025-11-20T11:21:00Z" w16du:dateUtc="2025-11-20T10:21:00Z">
        <w:r w:rsidR="00AB1A64">
          <w:rPr>
            <w:rFonts w:ascii="Times New Roman" w:hAnsi="Times New Roman" w:cs="Times New Roman"/>
          </w:rPr>
          <w:t>when CSSP was impaired</w:t>
        </w:r>
      </w:ins>
      <w:r w:rsidR="00D71A95">
        <w:rPr>
          <w:rFonts w:ascii="Times New Roman" w:hAnsi="Times New Roman" w:cs="Times New Roman"/>
        </w:rPr>
        <w:t xml:space="preserve"> (Fig. 8E). </w:t>
      </w:r>
      <w:r w:rsidR="008D4B27" w:rsidRPr="004057C5">
        <w:rPr>
          <w:rFonts w:ascii="Times New Roman" w:hAnsi="Times New Roman" w:cs="Times New Roman"/>
          <w:rPrChange w:id="1440" w:author="Simona Radutoiu" w:date="2025-11-20T11:21:00Z" w16du:dateUtc="2025-11-20T10:21:00Z">
            <w:rPr>
              <w:rFonts w:ascii="Times New Roman" w:hAnsi="Times New Roman" w:cs="Times New Roman"/>
              <w:highlight w:val="green"/>
            </w:rPr>
          </w:rPrChange>
        </w:rPr>
        <w:t xml:space="preserve">At </w:t>
      </w:r>
      <w:r w:rsidR="006F54C1" w:rsidRPr="004057C5">
        <w:rPr>
          <w:rFonts w:ascii="Times New Roman" w:hAnsi="Times New Roman" w:cs="Times New Roman"/>
          <w:rPrChange w:id="1441" w:author="Simona Radutoiu" w:date="2025-11-20T11:21:00Z" w16du:dateUtc="2025-11-20T10:21:00Z">
            <w:rPr>
              <w:rFonts w:ascii="Times New Roman" w:hAnsi="Times New Roman" w:cs="Times New Roman"/>
              <w:highlight w:val="green"/>
            </w:rPr>
          </w:rPrChange>
        </w:rPr>
        <w:t>the</w:t>
      </w:r>
      <w:r w:rsidR="008D4B27" w:rsidRPr="004057C5">
        <w:rPr>
          <w:rFonts w:ascii="Times New Roman" w:hAnsi="Times New Roman" w:cs="Times New Roman"/>
          <w:rPrChange w:id="1442" w:author="Simona Radutoiu" w:date="2025-11-20T11:21:00Z" w16du:dateUtc="2025-11-20T10:21:00Z">
            <w:rPr>
              <w:rFonts w:ascii="Times New Roman" w:hAnsi="Times New Roman" w:cs="Times New Roman"/>
              <w:highlight w:val="green"/>
            </w:rPr>
          </w:rPrChange>
        </w:rPr>
        <w:t xml:space="preserve"> isolate level, </w:t>
      </w:r>
      <w:r w:rsidR="00F06DC7" w:rsidRPr="004057C5">
        <w:rPr>
          <w:rFonts w:ascii="Times New Roman" w:hAnsi="Times New Roman" w:cs="Times New Roman"/>
          <w:rPrChange w:id="1443" w:author="Simona Radutoiu" w:date="2025-11-20T11:21:00Z" w16du:dateUtc="2025-11-20T10:21:00Z">
            <w:rPr>
              <w:rFonts w:ascii="Times New Roman" w:hAnsi="Times New Roman" w:cs="Times New Roman"/>
              <w:highlight w:val="green"/>
            </w:rPr>
          </w:rPrChange>
        </w:rPr>
        <w:t>a substantial proportion of</w:t>
      </w:r>
      <w:r w:rsidR="00D71A95">
        <w:rPr>
          <w:rFonts w:ascii="Times New Roman" w:hAnsi="Times New Roman" w:cs="Times New Roman"/>
        </w:rPr>
        <w:t xml:space="preserve"> </w:t>
      </w:r>
      <w:r w:rsidR="008E4B31" w:rsidRPr="008E4B31">
        <w:rPr>
          <w:rFonts w:ascii="Times New Roman" w:hAnsi="Times New Roman" w:cs="Times New Roman"/>
          <w:highlight w:val="red"/>
        </w:rPr>
        <w:t>GIVE PERCENTAGE</w:t>
      </w:r>
      <w:r w:rsidR="008E4B31">
        <w:rPr>
          <w:rFonts w:ascii="Times New Roman" w:hAnsi="Times New Roman" w:cs="Times New Roman"/>
        </w:rPr>
        <w:t xml:space="preserve"> </w:t>
      </w:r>
      <w:r w:rsidR="008E4B31" w:rsidRPr="004057C5">
        <w:rPr>
          <w:rFonts w:ascii="Times New Roman" w:hAnsi="Times New Roman" w:cs="Times New Roman"/>
          <w:rPrChange w:id="1444" w:author="Simona Radutoiu" w:date="2025-11-20T11:21:00Z" w16du:dateUtc="2025-11-20T10:21:00Z">
            <w:rPr>
              <w:rFonts w:ascii="Times New Roman" w:hAnsi="Times New Roman" w:cs="Times New Roman"/>
              <w:highlight w:val="green"/>
            </w:rPr>
          </w:rPrChange>
        </w:rPr>
        <w:t xml:space="preserve">of </w:t>
      </w:r>
      <w:r w:rsidR="00D71A95" w:rsidRPr="004057C5">
        <w:rPr>
          <w:rFonts w:ascii="Times New Roman" w:hAnsi="Times New Roman" w:cs="Times New Roman"/>
          <w:rPrChange w:id="1445" w:author="Simona Radutoiu" w:date="2025-11-20T11:21:00Z" w16du:dateUtc="2025-11-20T10:21:00Z">
            <w:rPr>
              <w:rFonts w:ascii="Times New Roman" w:hAnsi="Times New Roman" w:cs="Times New Roman"/>
              <w:highlight w:val="green"/>
            </w:rPr>
          </w:rPrChange>
        </w:rPr>
        <w:t xml:space="preserve">detected </w:t>
      </w:r>
      <w:r w:rsidR="008D4B27" w:rsidRPr="004057C5">
        <w:rPr>
          <w:rFonts w:ascii="Times New Roman" w:hAnsi="Times New Roman" w:cs="Times New Roman"/>
          <w:rPrChange w:id="1446" w:author="Simona Radutoiu" w:date="2025-11-20T11:21:00Z" w16du:dateUtc="2025-11-20T10:21:00Z">
            <w:rPr>
              <w:rFonts w:ascii="Times New Roman" w:hAnsi="Times New Roman" w:cs="Times New Roman"/>
              <w:highlight w:val="green"/>
            </w:rPr>
          </w:rPrChange>
        </w:rPr>
        <w:t xml:space="preserve">isolates </w:t>
      </w:r>
      <w:r w:rsidR="00F06DC7" w:rsidRPr="004057C5">
        <w:rPr>
          <w:rFonts w:ascii="Times New Roman" w:hAnsi="Times New Roman" w:cs="Times New Roman"/>
          <w:rPrChange w:id="1447" w:author="Simona Radutoiu" w:date="2025-11-20T11:21:00Z" w16du:dateUtc="2025-11-20T10:21:00Z">
            <w:rPr>
              <w:rFonts w:ascii="Times New Roman" w:hAnsi="Times New Roman" w:cs="Times New Roman"/>
              <w:highlight w:val="green"/>
            </w:rPr>
          </w:rPrChange>
        </w:rPr>
        <w:t>spanning</w:t>
      </w:r>
      <w:r w:rsidR="00D71A95" w:rsidRPr="004057C5">
        <w:rPr>
          <w:rFonts w:ascii="Times New Roman" w:hAnsi="Times New Roman" w:cs="Times New Roman"/>
          <w:rPrChange w:id="1448" w:author="Simona Radutoiu" w:date="2025-11-20T11:21:00Z" w16du:dateUtc="2025-11-20T10:21:00Z">
            <w:rPr>
              <w:rFonts w:ascii="Times New Roman" w:hAnsi="Times New Roman" w:cs="Times New Roman"/>
              <w:highlight w:val="green"/>
            </w:rPr>
          </w:rPrChange>
        </w:rPr>
        <w:t xml:space="preserve"> a diverse taxonomic range exhibited</w:t>
      </w:r>
      <w:r w:rsidR="008D4B27" w:rsidRPr="004057C5">
        <w:rPr>
          <w:rFonts w:ascii="Times New Roman" w:hAnsi="Times New Roman" w:cs="Times New Roman"/>
          <w:rPrChange w:id="1449" w:author="Simona Radutoiu" w:date="2025-11-20T11:21:00Z" w16du:dateUtc="2025-11-20T10:21:00Z">
            <w:rPr>
              <w:rFonts w:ascii="Times New Roman" w:hAnsi="Times New Roman" w:cs="Times New Roman"/>
              <w:highlight w:val="green"/>
            </w:rPr>
          </w:rPrChange>
        </w:rPr>
        <w:t xml:space="preserve"> </w:t>
      </w:r>
      <w:r w:rsidR="00F06DC7" w:rsidRPr="004057C5">
        <w:rPr>
          <w:rFonts w:ascii="Times New Roman" w:hAnsi="Times New Roman" w:cs="Times New Roman"/>
          <w:rPrChange w:id="1450" w:author="Simona Radutoiu" w:date="2025-11-20T11:21:00Z" w16du:dateUtc="2025-11-20T10:21:00Z">
            <w:rPr>
              <w:rFonts w:ascii="Times New Roman" w:hAnsi="Times New Roman" w:cs="Times New Roman"/>
              <w:highlight w:val="green"/>
            </w:rPr>
          </w:rPrChange>
        </w:rPr>
        <w:t>differential colonisation</w:t>
      </w:r>
      <w:r w:rsidR="008D4B27" w:rsidRPr="004057C5">
        <w:rPr>
          <w:rFonts w:ascii="Times New Roman" w:hAnsi="Times New Roman" w:cs="Times New Roman"/>
          <w:rPrChange w:id="1451" w:author="Simona Radutoiu" w:date="2025-11-20T11:21:00Z" w16du:dateUtc="2025-11-20T10:21:00Z">
            <w:rPr>
              <w:rFonts w:ascii="Times New Roman" w:hAnsi="Times New Roman" w:cs="Times New Roman"/>
              <w:highlight w:val="green"/>
            </w:rPr>
          </w:rPrChange>
        </w:rPr>
        <w:t xml:space="preserve"> across genotypes</w:t>
      </w:r>
      <w:r w:rsidR="00D71A95">
        <w:rPr>
          <w:rFonts w:ascii="Times New Roman" w:hAnsi="Times New Roman" w:cs="Times New Roman"/>
        </w:rPr>
        <w:t xml:space="preserve"> </w:t>
      </w:r>
      <w:r w:rsidR="007F06C8">
        <w:rPr>
          <w:rFonts w:ascii="Times New Roman" w:hAnsi="Times New Roman" w:cs="Times New Roman"/>
        </w:rPr>
        <w:t>(</w:t>
      </w:r>
      <w:r w:rsidR="007F06C8" w:rsidRPr="007F06C8">
        <w:rPr>
          <w:rFonts w:ascii="Times New Roman" w:hAnsi="Times New Roman" w:cs="Times New Roman"/>
          <w:highlight w:val="red"/>
        </w:rPr>
        <w:t>Fig. 8F, Suppl. Table 7</w:t>
      </w:r>
      <w:r w:rsidR="007F06C8">
        <w:rPr>
          <w:rFonts w:ascii="Times New Roman" w:hAnsi="Times New Roman" w:cs="Times New Roman"/>
        </w:rPr>
        <w:t>)</w:t>
      </w:r>
      <w:r w:rsidR="006F54C1" w:rsidRPr="004219CA">
        <w:rPr>
          <w:rFonts w:ascii="Times New Roman" w:hAnsi="Times New Roman" w:cs="Times New Roman"/>
        </w:rPr>
        <w:t>.</w:t>
      </w:r>
      <w:r w:rsidR="00D71A95">
        <w:rPr>
          <w:rFonts w:ascii="Times New Roman" w:hAnsi="Times New Roman" w:cs="Times New Roman"/>
        </w:rPr>
        <w:t xml:space="preserve"> </w:t>
      </w:r>
      <w:r w:rsidR="00F06DC7" w:rsidRPr="004057C5">
        <w:rPr>
          <w:rFonts w:ascii="Times New Roman" w:hAnsi="Times New Roman" w:cs="Times New Roman"/>
          <w:rPrChange w:id="1452" w:author="Simona Radutoiu" w:date="2025-11-20T11:21:00Z" w16du:dateUtc="2025-11-20T10:21:00Z">
            <w:rPr>
              <w:rFonts w:ascii="Times New Roman" w:hAnsi="Times New Roman" w:cs="Times New Roman"/>
              <w:highlight w:val="green"/>
            </w:rPr>
          </w:rPrChange>
        </w:rPr>
        <w:t xml:space="preserve">Similar to </w:t>
      </w:r>
      <w:r w:rsidR="00F06DC7" w:rsidRPr="004057C5">
        <w:rPr>
          <w:rFonts w:ascii="Times New Roman" w:hAnsi="Times New Roman" w:cs="Times New Roman"/>
          <w:i/>
          <w:iCs/>
          <w:rPrChange w:id="1453" w:author="Simona Radutoiu" w:date="2025-11-20T11:21:00Z" w16du:dateUtc="2025-11-20T10:21:00Z">
            <w:rPr>
              <w:rFonts w:ascii="Times New Roman" w:hAnsi="Times New Roman" w:cs="Times New Roman"/>
              <w:i/>
              <w:iCs/>
              <w:highlight w:val="green"/>
            </w:rPr>
          </w:rPrChange>
        </w:rPr>
        <w:t>Lotus</w:t>
      </w:r>
      <w:r w:rsidR="00F06DC7" w:rsidRPr="004057C5">
        <w:rPr>
          <w:rFonts w:ascii="Times New Roman" w:hAnsi="Times New Roman" w:cs="Times New Roman"/>
          <w:rPrChange w:id="1454" w:author="Simona Radutoiu" w:date="2025-11-20T11:21:00Z" w16du:dateUtc="2025-11-20T10:21:00Z">
            <w:rPr>
              <w:rFonts w:ascii="Times New Roman" w:hAnsi="Times New Roman" w:cs="Times New Roman"/>
              <w:highlight w:val="green"/>
            </w:rPr>
          </w:rPrChange>
        </w:rPr>
        <w:t xml:space="preserve">, different isolates were affected in each </w:t>
      </w:r>
      <w:r w:rsidR="00F06DC7" w:rsidRPr="004057C5">
        <w:rPr>
          <w:rFonts w:ascii="Times New Roman" w:hAnsi="Times New Roman" w:cs="Times New Roman"/>
          <w:i/>
          <w:iCs/>
          <w:rPrChange w:id="1455" w:author="Simona Radutoiu" w:date="2025-11-20T11:21:00Z" w16du:dateUtc="2025-11-20T10:21:00Z">
            <w:rPr>
              <w:rFonts w:ascii="Times New Roman" w:hAnsi="Times New Roman" w:cs="Times New Roman"/>
              <w:i/>
              <w:iCs/>
              <w:highlight w:val="green"/>
            </w:rPr>
          </w:rPrChange>
        </w:rPr>
        <w:t>Hordeum</w:t>
      </w:r>
      <w:r w:rsidR="00F06DC7" w:rsidRPr="004057C5">
        <w:rPr>
          <w:rFonts w:ascii="Times New Roman" w:hAnsi="Times New Roman" w:cs="Times New Roman"/>
          <w:rPrChange w:id="1456" w:author="Simona Radutoiu" w:date="2025-11-20T11:21:00Z" w16du:dateUtc="2025-11-20T10:21:00Z">
            <w:rPr>
              <w:rFonts w:ascii="Times New Roman" w:hAnsi="Times New Roman" w:cs="Times New Roman"/>
              <w:highlight w:val="green"/>
            </w:rPr>
          </w:rPrChange>
        </w:rPr>
        <w:t xml:space="preserve"> genotype, highlighting both </w:t>
      </w:r>
      <w:r w:rsidR="00825AF3" w:rsidRPr="004057C5">
        <w:rPr>
          <w:rFonts w:ascii="Times New Roman" w:hAnsi="Times New Roman" w:cs="Times New Roman"/>
          <w:rPrChange w:id="1457" w:author="Simona Radutoiu" w:date="2025-11-20T11:21:00Z" w16du:dateUtc="2025-11-20T10:21:00Z">
            <w:rPr>
              <w:rFonts w:ascii="Times New Roman" w:hAnsi="Times New Roman" w:cs="Times New Roman"/>
              <w:highlight w:val="green"/>
            </w:rPr>
          </w:rPrChange>
        </w:rPr>
        <w:t xml:space="preserve">shared and host-specific </w:t>
      </w:r>
      <w:r w:rsidR="00825AF3" w:rsidRPr="00BE73A5">
        <w:rPr>
          <w:rFonts w:ascii="Times New Roman" w:hAnsi="Times New Roman" w:cs="Times New Roman"/>
          <w:rPrChange w:id="1458" w:author="Simona Radutoiu" w:date="2025-11-20T11:24:00Z" w16du:dateUtc="2025-11-20T10:24:00Z">
            <w:rPr>
              <w:rFonts w:ascii="Times New Roman" w:hAnsi="Times New Roman" w:cs="Times New Roman"/>
              <w:highlight w:val="green"/>
            </w:rPr>
          </w:rPrChange>
        </w:rPr>
        <w:t>patterns</w:t>
      </w:r>
      <w:r w:rsidR="00F06DC7" w:rsidRPr="00BE73A5">
        <w:rPr>
          <w:rFonts w:ascii="Times New Roman" w:hAnsi="Times New Roman" w:cs="Times New Roman"/>
          <w:rPrChange w:id="1459" w:author="Simona Radutoiu" w:date="2025-11-20T11:24:00Z" w16du:dateUtc="2025-11-20T10:24:00Z">
            <w:rPr>
              <w:rFonts w:ascii="Times New Roman" w:hAnsi="Times New Roman" w:cs="Times New Roman"/>
              <w:highlight w:val="green"/>
            </w:rPr>
          </w:rPrChange>
        </w:rPr>
        <w:t>.</w:t>
      </w:r>
    </w:p>
    <w:p w14:paraId="31A1705B" w14:textId="608DE0E0" w:rsidR="00F016E4" w:rsidRPr="004219CA" w:rsidRDefault="003322F5" w:rsidP="00DB2FCC">
      <w:pPr>
        <w:spacing w:line="276" w:lineRule="auto"/>
        <w:jc w:val="both"/>
        <w:rPr>
          <w:rFonts w:ascii="Times New Roman" w:hAnsi="Times New Roman" w:cs="Times New Roman"/>
        </w:rPr>
      </w:pPr>
      <w:r w:rsidRPr="00BE73A5">
        <w:rPr>
          <w:rFonts w:ascii="Times New Roman" w:hAnsi="Times New Roman" w:cs="Times New Roman"/>
          <w:rPrChange w:id="1460" w:author="Simona Radutoiu" w:date="2025-11-20T11:24:00Z" w16du:dateUtc="2025-11-20T10:24:00Z">
            <w:rPr>
              <w:rFonts w:ascii="Times New Roman" w:hAnsi="Times New Roman" w:cs="Times New Roman"/>
              <w:highlight w:val="green"/>
            </w:rPr>
          </w:rPrChange>
        </w:rPr>
        <w:t>In summary,</w:t>
      </w:r>
      <w:r w:rsidR="00A9665A" w:rsidRPr="00BE73A5">
        <w:rPr>
          <w:rFonts w:ascii="Times New Roman" w:hAnsi="Times New Roman" w:cs="Times New Roman"/>
          <w:rPrChange w:id="1461" w:author="Simona Radutoiu" w:date="2025-11-20T11:24:00Z" w16du:dateUtc="2025-11-20T10:24:00Z">
            <w:rPr>
              <w:rFonts w:ascii="Times New Roman" w:hAnsi="Times New Roman" w:cs="Times New Roman"/>
              <w:highlight w:val="green"/>
            </w:rPr>
          </w:rPrChange>
        </w:rPr>
        <w:t xml:space="preserve"> the previously observed effects of symbiosis impairment on plant fitness</w:t>
      </w:r>
      <w:ins w:id="1462" w:author="Simona Radutoiu" w:date="2025-11-20T11:22:00Z" w16du:dateUtc="2025-11-20T10:22:00Z">
        <w:r w:rsidR="006458CC" w:rsidRPr="00BE73A5">
          <w:rPr>
            <w:rFonts w:ascii="Times New Roman" w:hAnsi="Times New Roman" w:cs="Times New Roman"/>
            <w:rPrChange w:id="1463" w:author="Simona Radutoiu" w:date="2025-11-20T11:24:00Z" w16du:dateUtc="2025-11-20T10:24:00Z">
              <w:rPr>
                <w:rFonts w:ascii="Times New Roman" w:hAnsi="Times New Roman" w:cs="Times New Roman"/>
                <w:highlight w:val="green"/>
              </w:rPr>
            </w:rPrChange>
          </w:rPr>
          <w:t>, root exudation</w:t>
        </w:r>
      </w:ins>
      <w:r w:rsidR="00A9665A" w:rsidRPr="00BE73A5">
        <w:rPr>
          <w:rFonts w:ascii="Times New Roman" w:hAnsi="Times New Roman" w:cs="Times New Roman"/>
          <w:rPrChange w:id="1464" w:author="Simona Radutoiu" w:date="2025-11-20T11:24:00Z" w16du:dateUtc="2025-11-20T10:24:00Z">
            <w:rPr>
              <w:rFonts w:ascii="Times New Roman" w:hAnsi="Times New Roman" w:cs="Times New Roman"/>
              <w:highlight w:val="green"/>
            </w:rPr>
          </w:rPrChange>
        </w:rPr>
        <w:t xml:space="preserve"> and </w:t>
      </w:r>
      <w:r w:rsidR="00825AF3" w:rsidRPr="00BE73A5">
        <w:rPr>
          <w:rFonts w:ascii="Times New Roman" w:hAnsi="Times New Roman" w:cs="Times New Roman"/>
          <w:rPrChange w:id="1465" w:author="Simona Radutoiu" w:date="2025-11-20T11:24:00Z" w16du:dateUtc="2025-11-20T10:24:00Z">
            <w:rPr>
              <w:rFonts w:ascii="Times New Roman" w:hAnsi="Times New Roman" w:cs="Times New Roman"/>
              <w:highlight w:val="green"/>
            </w:rPr>
          </w:rPrChange>
        </w:rPr>
        <w:t>root</w:t>
      </w:r>
      <w:r w:rsidR="00A9665A" w:rsidRPr="00BE73A5">
        <w:rPr>
          <w:rFonts w:ascii="Times New Roman" w:hAnsi="Times New Roman" w:cs="Times New Roman"/>
          <w:rPrChange w:id="1466" w:author="Simona Radutoiu" w:date="2025-11-20T11:24:00Z" w16du:dateUtc="2025-11-20T10:24:00Z">
            <w:rPr>
              <w:rFonts w:ascii="Times New Roman" w:hAnsi="Times New Roman" w:cs="Times New Roman"/>
              <w:highlight w:val="green"/>
            </w:rPr>
          </w:rPrChange>
        </w:rPr>
        <w:t xml:space="preserve">-associated microbiota </w:t>
      </w:r>
      <w:r w:rsidR="003F205F" w:rsidRPr="00BE73A5">
        <w:rPr>
          <w:rFonts w:ascii="Times New Roman" w:hAnsi="Times New Roman" w:cs="Times New Roman"/>
          <w:rPrChange w:id="1467" w:author="Simona Radutoiu" w:date="2025-11-20T11:24:00Z" w16du:dateUtc="2025-11-20T10:24:00Z">
            <w:rPr>
              <w:rFonts w:ascii="Times New Roman" w:hAnsi="Times New Roman" w:cs="Times New Roman"/>
              <w:highlight w:val="green"/>
            </w:rPr>
          </w:rPrChange>
        </w:rPr>
        <w:t xml:space="preserve">were </w:t>
      </w:r>
      <w:r w:rsidR="00825AF3" w:rsidRPr="00BE73A5">
        <w:rPr>
          <w:rFonts w:ascii="Times New Roman" w:hAnsi="Times New Roman" w:cs="Times New Roman"/>
          <w:rPrChange w:id="1468" w:author="Simona Radutoiu" w:date="2025-11-20T11:24:00Z" w16du:dateUtc="2025-11-20T10:24:00Z">
            <w:rPr>
              <w:rFonts w:ascii="Times New Roman" w:hAnsi="Times New Roman" w:cs="Times New Roman"/>
              <w:highlight w:val="green"/>
            </w:rPr>
          </w:rPrChange>
        </w:rPr>
        <w:t>recapitulated in</w:t>
      </w:r>
      <w:r w:rsidR="00A9665A" w:rsidRPr="00BE73A5">
        <w:rPr>
          <w:rFonts w:ascii="Times New Roman" w:hAnsi="Times New Roman" w:cs="Times New Roman"/>
          <w:rPrChange w:id="1469" w:author="Simona Radutoiu" w:date="2025-11-20T11:24:00Z" w16du:dateUtc="2025-11-20T10:24:00Z">
            <w:rPr>
              <w:rFonts w:ascii="Times New Roman" w:hAnsi="Times New Roman" w:cs="Times New Roman"/>
              <w:highlight w:val="green"/>
            </w:rPr>
          </w:rPrChange>
        </w:rPr>
        <w:t xml:space="preserve"> </w:t>
      </w:r>
      <w:del w:id="1470" w:author="Simona Radutoiu" w:date="2025-11-17T11:29:00Z" w16du:dateUtc="2025-11-17T10:29:00Z">
        <w:r w:rsidR="00A9665A" w:rsidRPr="00BE73A5" w:rsidDel="00E2788B">
          <w:rPr>
            <w:rFonts w:ascii="Times New Roman" w:hAnsi="Times New Roman" w:cs="Times New Roman"/>
            <w:rPrChange w:id="1471" w:author="Simona Radutoiu" w:date="2025-11-20T11:24:00Z" w16du:dateUtc="2025-11-20T10:24:00Z">
              <w:rPr>
                <w:rFonts w:ascii="Times New Roman" w:hAnsi="Times New Roman" w:cs="Times New Roman"/>
                <w:highlight w:val="green"/>
              </w:rPr>
            </w:rPrChange>
          </w:rPr>
          <w:delText xml:space="preserve">SynCom </w:delText>
        </w:r>
      </w:del>
      <w:ins w:id="1472" w:author="Simona Radutoiu" w:date="2025-11-17T11:29:00Z" w16du:dateUtc="2025-11-17T10:29:00Z">
        <w:r w:rsidR="00E2788B" w:rsidRPr="00BE73A5">
          <w:rPr>
            <w:rFonts w:ascii="Times New Roman" w:hAnsi="Times New Roman" w:cs="Times New Roman"/>
            <w:rPrChange w:id="1473" w:author="Simona Radutoiu" w:date="2025-11-20T11:24:00Z" w16du:dateUtc="2025-11-20T10:24:00Z">
              <w:rPr>
                <w:rFonts w:ascii="Times New Roman" w:hAnsi="Times New Roman" w:cs="Times New Roman"/>
                <w:highlight w:val="green"/>
              </w:rPr>
            </w:rPrChange>
          </w:rPr>
          <w:t xml:space="preserve">reconstitution experiments using </w:t>
        </w:r>
      </w:ins>
      <w:ins w:id="1474" w:author="Simona Radutoiu" w:date="2025-11-20T11:22:00Z" w16du:dateUtc="2025-11-20T10:22:00Z">
        <w:r w:rsidR="006458CC" w:rsidRPr="00BE73A5">
          <w:rPr>
            <w:rFonts w:ascii="Times New Roman" w:hAnsi="Times New Roman" w:cs="Times New Roman"/>
            <w:rPrChange w:id="1475" w:author="Simona Radutoiu" w:date="2025-11-20T11:24:00Z" w16du:dateUtc="2025-11-20T10:24:00Z">
              <w:rPr>
                <w:rFonts w:ascii="Times New Roman" w:hAnsi="Times New Roman" w:cs="Times New Roman"/>
                <w:highlight w:val="green"/>
              </w:rPr>
            </w:rPrChange>
          </w:rPr>
          <w:t xml:space="preserve">defined </w:t>
        </w:r>
      </w:ins>
      <w:ins w:id="1476" w:author="Simona Radutoiu" w:date="2025-11-17T11:29:00Z" w16du:dateUtc="2025-11-17T10:29:00Z">
        <w:r w:rsidR="007F5237" w:rsidRPr="00BE73A5">
          <w:rPr>
            <w:rFonts w:ascii="Times New Roman" w:hAnsi="Times New Roman" w:cs="Times New Roman"/>
            <w:rPrChange w:id="1477" w:author="Simona Radutoiu" w:date="2025-11-20T11:24:00Z" w16du:dateUtc="2025-11-20T10:24:00Z">
              <w:rPr>
                <w:rFonts w:ascii="Times New Roman" w:hAnsi="Times New Roman" w:cs="Times New Roman"/>
                <w:highlight w:val="green"/>
              </w:rPr>
            </w:rPrChange>
          </w:rPr>
          <w:t>complex synthetic communities</w:t>
        </w:r>
      </w:ins>
      <w:del w:id="1478" w:author="Simona Radutoiu" w:date="2025-11-17T11:29:00Z" w16du:dateUtc="2025-11-17T10:29:00Z">
        <w:r w:rsidR="00825AF3" w:rsidRPr="00BE73A5" w:rsidDel="007F5237">
          <w:rPr>
            <w:rFonts w:ascii="Times New Roman" w:hAnsi="Times New Roman" w:cs="Times New Roman"/>
            <w:rPrChange w:id="1479" w:author="Simona Radutoiu" w:date="2025-11-20T11:24:00Z" w16du:dateUtc="2025-11-20T10:24:00Z">
              <w:rPr>
                <w:rFonts w:ascii="Times New Roman" w:hAnsi="Times New Roman" w:cs="Times New Roman"/>
                <w:highlight w:val="green"/>
              </w:rPr>
            </w:rPrChange>
          </w:rPr>
          <w:delText>experiments</w:delText>
        </w:r>
      </w:del>
      <w:r w:rsidR="00A9665A" w:rsidRPr="00BE73A5">
        <w:rPr>
          <w:rFonts w:ascii="Times New Roman" w:hAnsi="Times New Roman" w:cs="Times New Roman"/>
          <w:rPrChange w:id="1480" w:author="Simona Radutoiu" w:date="2025-11-20T11:24:00Z" w16du:dateUtc="2025-11-20T10:24:00Z">
            <w:rPr>
              <w:rFonts w:ascii="Times New Roman" w:hAnsi="Times New Roman" w:cs="Times New Roman"/>
              <w:highlight w:val="green"/>
            </w:rPr>
          </w:rPrChange>
        </w:rPr>
        <w:t xml:space="preserve">, </w:t>
      </w:r>
      <w:r w:rsidR="00825AF3" w:rsidRPr="00BE73A5">
        <w:rPr>
          <w:rFonts w:ascii="Times New Roman" w:hAnsi="Times New Roman" w:cs="Times New Roman"/>
          <w:rPrChange w:id="1481" w:author="Simona Radutoiu" w:date="2025-11-20T11:24:00Z" w16du:dateUtc="2025-11-20T10:24:00Z">
            <w:rPr>
              <w:rFonts w:ascii="Times New Roman" w:hAnsi="Times New Roman" w:cs="Times New Roman"/>
              <w:highlight w:val="green"/>
            </w:rPr>
          </w:rPrChange>
        </w:rPr>
        <w:t>confirming that CSSP mutants impact both symbio</w:t>
      </w:r>
      <w:ins w:id="1482" w:author="Simona Radutoiu" w:date="2025-11-17T11:30:00Z" w16du:dateUtc="2025-11-17T10:30:00Z">
        <w:r w:rsidR="007F5237" w:rsidRPr="00BE73A5">
          <w:rPr>
            <w:rFonts w:ascii="Times New Roman" w:hAnsi="Times New Roman" w:cs="Times New Roman"/>
            <w:rPrChange w:id="1483" w:author="Simona Radutoiu" w:date="2025-11-20T11:24:00Z" w16du:dateUtc="2025-11-20T10:24:00Z">
              <w:rPr>
                <w:rFonts w:ascii="Times New Roman" w:hAnsi="Times New Roman" w:cs="Times New Roman"/>
                <w:highlight w:val="green"/>
              </w:rPr>
            </w:rPrChange>
          </w:rPr>
          <w:t>sis</w:t>
        </w:r>
      </w:ins>
      <w:del w:id="1484" w:author="Simona Radutoiu" w:date="2025-11-17T11:30:00Z" w16du:dateUtc="2025-11-17T10:30:00Z">
        <w:r w:rsidR="00825AF3" w:rsidRPr="00BE73A5" w:rsidDel="007F5237">
          <w:rPr>
            <w:rFonts w:ascii="Times New Roman" w:hAnsi="Times New Roman" w:cs="Times New Roman"/>
            <w:rPrChange w:id="1485" w:author="Simona Radutoiu" w:date="2025-11-20T11:24:00Z" w16du:dateUtc="2025-11-20T10:24:00Z">
              <w:rPr>
                <w:rFonts w:ascii="Times New Roman" w:hAnsi="Times New Roman" w:cs="Times New Roman"/>
                <w:highlight w:val="green"/>
              </w:rPr>
            </w:rPrChange>
          </w:rPr>
          <w:delText>tic</w:delText>
        </w:r>
      </w:del>
      <w:r w:rsidR="00825AF3" w:rsidRPr="00BE73A5">
        <w:rPr>
          <w:rFonts w:ascii="Times New Roman" w:hAnsi="Times New Roman" w:cs="Times New Roman"/>
          <w:rPrChange w:id="1486" w:author="Simona Radutoiu" w:date="2025-11-20T11:24:00Z" w16du:dateUtc="2025-11-20T10:24:00Z">
            <w:rPr>
              <w:rFonts w:ascii="Times New Roman" w:hAnsi="Times New Roman" w:cs="Times New Roman"/>
              <w:highlight w:val="green"/>
            </w:rPr>
          </w:rPrChange>
        </w:rPr>
        <w:t xml:space="preserve"> and general root microbiota</w:t>
      </w:r>
      <w:r w:rsidR="008E4B31" w:rsidRPr="00BE73A5">
        <w:rPr>
          <w:rFonts w:ascii="Times New Roman" w:hAnsi="Times New Roman" w:cs="Times New Roman"/>
          <w:rPrChange w:id="1487" w:author="Simona Radutoiu" w:date="2025-11-20T11:24:00Z" w16du:dateUtc="2025-11-20T10:24:00Z">
            <w:rPr>
              <w:rFonts w:ascii="Times New Roman" w:hAnsi="Times New Roman" w:cs="Times New Roman"/>
              <w:highlight w:val="green"/>
            </w:rPr>
          </w:rPrChange>
        </w:rPr>
        <w:t xml:space="preserve">, </w:t>
      </w:r>
      <w:del w:id="1488" w:author="Simona Radutoiu" w:date="2025-11-17T11:30:00Z" w16du:dateUtc="2025-11-17T10:30:00Z">
        <w:r w:rsidR="008E4B31" w:rsidRPr="00BE73A5" w:rsidDel="00BC7E18">
          <w:rPr>
            <w:rFonts w:ascii="Times New Roman" w:hAnsi="Times New Roman" w:cs="Times New Roman"/>
            <w:rPrChange w:id="1489" w:author="Simona Radutoiu" w:date="2025-11-20T11:24:00Z" w16du:dateUtc="2025-11-20T10:24:00Z">
              <w:rPr>
                <w:rFonts w:ascii="Times New Roman" w:hAnsi="Times New Roman" w:cs="Times New Roman"/>
                <w:highlight w:val="green"/>
              </w:rPr>
            </w:rPrChange>
          </w:rPr>
          <w:delText>which has</w:delText>
        </w:r>
      </w:del>
      <w:ins w:id="1490" w:author="Simona Radutoiu" w:date="2025-11-20T11:23:00Z" w16du:dateUtc="2025-11-20T10:23:00Z">
        <w:r w:rsidR="00516165" w:rsidRPr="00BE73A5">
          <w:rPr>
            <w:rFonts w:ascii="Times New Roman" w:hAnsi="Times New Roman" w:cs="Times New Roman"/>
            <w:rPrChange w:id="1491" w:author="Simona Radutoiu" w:date="2025-11-20T11:24:00Z" w16du:dateUtc="2025-11-20T10:24:00Z">
              <w:rPr>
                <w:rFonts w:ascii="Times New Roman" w:hAnsi="Times New Roman" w:cs="Times New Roman"/>
                <w:highlight w:val="green"/>
              </w:rPr>
            </w:rPrChange>
          </w:rPr>
          <w:t>leading to</w:t>
        </w:r>
      </w:ins>
      <w:r w:rsidR="008E4B31" w:rsidRPr="00BE73A5">
        <w:rPr>
          <w:rFonts w:ascii="Times New Roman" w:hAnsi="Times New Roman" w:cs="Times New Roman"/>
          <w:rPrChange w:id="1492" w:author="Simona Radutoiu" w:date="2025-11-20T11:24:00Z" w16du:dateUtc="2025-11-20T10:24:00Z">
            <w:rPr>
              <w:rFonts w:ascii="Times New Roman" w:hAnsi="Times New Roman" w:cs="Times New Roman"/>
              <w:highlight w:val="green"/>
            </w:rPr>
          </w:rPrChange>
        </w:rPr>
        <w:t xml:space="preserve"> a substantial effect on plant performance</w:t>
      </w:r>
      <w:r w:rsidR="00825AF3" w:rsidRPr="00BE73A5">
        <w:rPr>
          <w:rFonts w:ascii="Times New Roman" w:hAnsi="Times New Roman" w:cs="Times New Roman"/>
          <w:rPrChange w:id="1493" w:author="Simona Radutoiu" w:date="2025-11-20T11:24:00Z" w16du:dateUtc="2025-11-20T10:24:00Z">
            <w:rPr>
              <w:rFonts w:ascii="Times New Roman" w:hAnsi="Times New Roman" w:cs="Times New Roman"/>
              <w:highlight w:val="green"/>
            </w:rPr>
          </w:rPrChange>
        </w:rPr>
        <w:t xml:space="preserve">. In both hosts, members of </w:t>
      </w:r>
      <w:proofErr w:type="spellStart"/>
      <w:r w:rsidR="00825AF3" w:rsidRPr="00BE73A5">
        <w:rPr>
          <w:rFonts w:ascii="Times New Roman" w:hAnsi="Times New Roman" w:cs="Times New Roman"/>
          <w:rPrChange w:id="1494" w:author="Simona Radutoiu" w:date="2025-11-20T11:24:00Z" w16du:dateUtc="2025-11-20T10:24:00Z">
            <w:rPr>
              <w:rFonts w:ascii="Times New Roman" w:hAnsi="Times New Roman" w:cs="Times New Roman"/>
              <w:highlight w:val="green"/>
            </w:rPr>
          </w:rPrChange>
        </w:rPr>
        <w:t>Rhizobiales</w:t>
      </w:r>
      <w:proofErr w:type="spellEnd"/>
      <w:r w:rsidR="00825AF3" w:rsidRPr="00BE73A5">
        <w:rPr>
          <w:rFonts w:ascii="Times New Roman" w:hAnsi="Times New Roman" w:cs="Times New Roman"/>
          <w:rPrChange w:id="1495" w:author="Simona Radutoiu" w:date="2025-11-20T11:24:00Z" w16du:dateUtc="2025-11-20T10:24:00Z">
            <w:rPr>
              <w:rFonts w:ascii="Times New Roman" w:hAnsi="Times New Roman" w:cs="Times New Roman"/>
              <w:highlight w:val="green"/>
            </w:rPr>
          </w:rPrChange>
        </w:rPr>
        <w:t xml:space="preserve"> and </w:t>
      </w:r>
      <w:proofErr w:type="spellStart"/>
      <w:r w:rsidR="00825AF3" w:rsidRPr="00BE73A5">
        <w:rPr>
          <w:rFonts w:ascii="Times New Roman" w:hAnsi="Times New Roman" w:cs="Times New Roman"/>
          <w:rPrChange w:id="1496" w:author="Simona Radutoiu" w:date="2025-11-20T11:24:00Z" w16du:dateUtc="2025-11-20T10:24:00Z">
            <w:rPr>
              <w:rFonts w:ascii="Times New Roman" w:hAnsi="Times New Roman" w:cs="Times New Roman"/>
              <w:highlight w:val="green"/>
            </w:rPr>
          </w:rPrChange>
        </w:rPr>
        <w:t>Burkholderiales</w:t>
      </w:r>
      <w:proofErr w:type="spellEnd"/>
      <w:r w:rsidR="00825AF3" w:rsidRPr="00BE73A5">
        <w:rPr>
          <w:rFonts w:ascii="Times New Roman" w:hAnsi="Times New Roman" w:cs="Times New Roman"/>
          <w:rPrChange w:id="1497" w:author="Simona Radutoiu" w:date="2025-11-20T11:24:00Z" w16du:dateUtc="2025-11-20T10:24:00Z">
            <w:rPr>
              <w:rFonts w:ascii="Times New Roman" w:hAnsi="Times New Roman" w:cs="Times New Roman"/>
              <w:highlight w:val="green"/>
            </w:rPr>
          </w:rPrChange>
        </w:rPr>
        <w:t xml:space="preserve"> were most strongly affected by CSSP impairment. Importantly,</w:t>
      </w:r>
      <w:del w:id="1498" w:author="Simona Radutoiu" w:date="2025-11-20T11:23:00Z" w16du:dateUtc="2025-11-20T10:23:00Z">
        <w:r w:rsidR="00825AF3" w:rsidRPr="00BE73A5" w:rsidDel="008B04AF">
          <w:rPr>
            <w:rFonts w:ascii="Times New Roman" w:hAnsi="Times New Roman" w:cs="Times New Roman"/>
            <w:rPrChange w:id="1499" w:author="Simona Radutoiu" w:date="2025-11-20T11:24:00Z" w16du:dateUtc="2025-11-20T10:24:00Z">
              <w:rPr>
                <w:rFonts w:ascii="Times New Roman" w:hAnsi="Times New Roman" w:cs="Times New Roman"/>
                <w:highlight w:val="green"/>
              </w:rPr>
            </w:rPrChange>
          </w:rPr>
          <w:delText xml:space="preserve"> although SNF and AMS were similarly impacted,</w:delText>
        </w:r>
      </w:del>
      <w:r w:rsidR="00825AF3" w:rsidRPr="00BE73A5">
        <w:rPr>
          <w:rFonts w:ascii="Times New Roman" w:hAnsi="Times New Roman" w:cs="Times New Roman"/>
          <w:rPrChange w:id="1500" w:author="Simona Radutoiu" w:date="2025-11-20T11:24:00Z" w16du:dateUtc="2025-11-20T10:24:00Z">
            <w:rPr>
              <w:rFonts w:ascii="Times New Roman" w:hAnsi="Times New Roman" w:cs="Times New Roman"/>
              <w:highlight w:val="green"/>
            </w:rPr>
          </w:rPrChange>
        </w:rPr>
        <w:t xml:space="preserve"> the </w:t>
      </w:r>
      <w:del w:id="1501" w:author="Simona Radutoiu" w:date="2025-11-20T11:23:00Z" w16du:dateUtc="2025-11-20T10:23:00Z">
        <w:r w:rsidR="00825AF3" w:rsidRPr="00BE73A5" w:rsidDel="008B04AF">
          <w:rPr>
            <w:rFonts w:ascii="Times New Roman" w:hAnsi="Times New Roman" w:cs="Times New Roman"/>
            <w:rPrChange w:id="1502" w:author="Simona Radutoiu" w:date="2025-11-20T11:24:00Z" w16du:dateUtc="2025-11-20T10:24:00Z">
              <w:rPr>
                <w:rFonts w:ascii="Times New Roman" w:hAnsi="Times New Roman" w:cs="Times New Roman"/>
                <w:highlight w:val="green"/>
              </w:rPr>
            </w:rPrChange>
          </w:rPr>
          <w:delText xml:space="preserve">composition </w:delText>
        </w:r>
      </w:del>
      <w:ins w:id="1503" w:author="Simona Radutoiu" w:date="2025-11-20T11:23:00Z" w16du:dateUtc="2025-11-20T10:23:00Z">
        <w:r w:rsidR="008B04AF" w:rsidRPr="00BE73A5">
          <w:rPr>
            <w:rFonts w:ascii="Times New Roman" w:hAnsi="Times New Roman" w:cs="Times New Roman"/>
            <w:rPrChange w:id="1504" w:author="Simona Radutoiu" w:date="2025-11-20T11:24:00Z" w16du:dateUtc="2025-11-20T10:24:00Z">
              <w:rPr>
                <w:rFonts w:ascii="Times New Roman" w:hAnsi="Times New Roman" w:cs="Times New Roman"/>
                <w:highlight w:val="green"/>
              </w:rPr>
            </w:rPrChange>
          </w:rPr>
          <w:t>p</w:t>
        </w:r>
      </w:ins>
      <w:ins w:id="1505" w:author="Simona Radutoiu" w:date="2025-11-20T11:24:00Z" w16du:dateUtc="2025-11-20T10:24:00Z">
        <w:r w:rsidR="008B04AF" w:rsidRPr="00BE73A5">
          <w:rPr>
            <w:rFonts w:ascii="Times New Roman" w:hAnsi="Times New Roman" w:cs="Times New Roman"/>
            <w:rPrChange w:id="1506" w:author="Simona Radutoiu" w:date="2025-11-20T11:24:00Z" w16du:dateUtc="2025-11-20T10:24:00Z">
              <w:rPr>
                <w:rFonts w:ascii="Times New Roman" w:hAnsi="Times New Roman" w:cs="Times New Roman"/>
                <w:highlight w:val="green"/>
              </w:rPr>
            </w:rPrChange>
          </w:rPr>
          <w:t>a</w:t>
        </w:r>
      </w:ins>
      <w:ins w:id="1507" w:author="Simona Radutoiu" w:date="2025-11-20T11:23:00Z" w16du:dateUtc="2025-11-20T10:23:00Z">
        <w:r w:rsidR="008B04AF" w:rsidRPr="00BE73A5">
          <w:rPr>
            <w:rFonts w:ascii="Times New Roman" w:hAnsi="Times New Roman" w:cs="Times New Roman"/>
            <w:rPrChange w:id="1508" w:author="Simona Radutoiu" w:date="2025-11-20T11:24:00Z" w16du:dateUtc="2025-11-20T10:24:00Z">
              <w:rPr>
                <w:rFonts w:ascii="Times New Roman" w:hAnsi="Times New Roman" w:cs="Times New Roman"/>
                <w:highlight w:val="green"/>
              </w:rPr>
            </w:rPrChange>
          </w:rPr>
          <w:t>nel</w:t>
        </w:r>
        <w:r w:rsidR="008B04AF" w:rsidRPr="00BE73A5">
          <w:rPr>
            <w:rFonts w:ascii="Times New Roman" w:hAnsi="Times New Roman" w:cs="Times New Roman"/>
            <w:rPrChange w:id="1509" w:author="Simona Radutoiu" w:date="2025-11-20T11:24:00Z" w16du:dateUtc="2025-11-20T10:24:00Z">
              <w:rPr>
                <w:rFonts w:ascii="Times New Roman" w:hAnsi="Times New Roman" w:cs="Times New Roman"/>
                <w:highlight w:val="green"/>
              </w:rPr>
            </w:rPrChange>
          </w:rPr>
          <w:t xml:space="preserve"> </w:t>
        </w:r>
      </w:ins>
      <w:r w:rsidR="00825AF3" w:rsidRPr="00BE73A5">
        <w:rPr>
          <w:rFonts w:ascii="Times New Roman" w:hAnsi="Times New Roman" w:cs="Times New Roman"/>
          <w:rPrChange w:id="1510" w:author="Simona Radutoiu" w:date="2025-11-20T11:24:00Z" w16du:dateUtc="2025-11-20T10:24:00Z">
            <w:rPr>
              <w:rFonts w:ascii="Times New Roman" w:hAnsi="Times New Roman" w:cs="Times New Roman"/>
              <w:highlight w:val="green"/>
            </w:rPr>
          </w:rPrChange>
        </w:rPr>
        <w:t xml:space="preserve">of </w:t>
      </w:r>
      <w:ins w:id="1511" w:author="Simona Radutoiu" w:date="2025-11-20T11:24:00Z" w16du:dateUtc="2025-11-20T10:24:00Z">
        <w:r w:rsidR="008B04AF" w:rsidRPr="00BE73A5">
          <w:rPr>
            <w:rFonts w:ascii="Times New Roman" w:hAnsi="Times New Roman" w:cs="Times New Roman"/>
            <w:rPrChange w:id="1512" w:author="Simona Radutoiu" w:date="2025-11-20T11:24:00Z" w16du:dateUtc="2025-11-20T10:24:00Z">
              <w:rPr>
                <w:rFonts w:ascii="Times New Roman" w:hAnsi="Times New Roman" w:cs="Times New Roman"/>
                <w:highlight w:val="green"/>
              </w:rPr>
            </w:rPrChange>
          </w:rPr>
          <w:t xml:space="preserve">bacteria </w:t>
        </w:r>
      </w:ins>
      <w:r w:rsidR="00825AF3" w:rsidRPr="00BE73A5">
        <w:rPr>
          <w:rFonts w:ascii="Times New Roman" w:hAnsi="Times New Roman" w:cs="Times New Roman"/>
          <w:rPrChange w:id="1513" w:author="Simona Radutoiu" w:date="2025-11-20T11:24:00Z" w16du:dateUtc="2025-11-20T10:24:00Z">
            <w:rPr>
              <w:rFonts w:ascii="Times New Roman" w:hAnsi="Times New Roman" w:cs="Times New Roman"/>
              <w:highlight w:val="green"/>
            </w:rPr>
          </w:rPrChange>
        </w:rPr>
        <w:t>affected</w:t>
      </w:r>
      <w:del w:id="1514" w:author="Simona Radutoiu" w:date="2025-11-20T11:24:00Z" w16du:dateUtc="2025-11-20T10:24:00Z">
        <w:r w:rsidR="00825AF3" w:rsidRPr="00BE73A5" w:rsidDel="008B04AF">
          <w:rPr>
            <w:rFonts w:ascii="Times New Roman" w:hAnsi="Times New Roman" w:cs="Times New Roman"/>
            <w:rPrChange w:id="1515" w:author="Simona Radutoiu" w:date="2025-11-20T11:24:00Z" w16du:dateUtc="2025-11-20T10:24:00Z">
              <w:rPr>
                <w:rFonts w:ascii="Times New Roman" w:hAnsi="Times New Roman" w:cs="Times New Roman"/>
                <w:highlight w:val="green"/>
              </w:rPr>
            </w:rPrChange>
          </w:rPr>
          <w:delText xml:space="preserve"> commensal bacteria</w:delText>
        </w:r>
      </w:del>
      <w:r w:rsidR="00825AF3" w:rsidRPr="00BE73A5">
        <w:rPr>
          <w:rFonts w:ascii="Times New Roman" w:hAnsi="Times New Roman" w:cs="Times New Roman"/>
          <w:rPrChange w:id="1516" w:author="Simona Radutoiu" w:date="2025-11-20T11:24:00Z" w16du:dateUtc="2025-11-20T10:24:00Z">
            <w:rPr>
              <w:rFonts w:ascii="Times New Roman" w:hAnsi="Times New Roman" w:cs="Times New Roman"/>
              <w:highlight w:val="green"/>
            </w:rPr>
          </w:rPrChange>
        </w:rPr>
        <w:t xml:space="preserve"> differed across mutants and hosts, indicating that CSSP genes have broader and host-specific roles in shaping root-associated bacterial communities</w:t>
      </w:r>
      <w:ins w:id="1517" w:author="Simona Radutoiu" w:date="2025-11-20T11:24:00Z" w16du:dateUtc="2025-11-20T10:24:00Z">
        <w:r w:rsidR="00BE73A5" w:rsidRPr="00BE73A5">
          <w:rPr>
            <w:rFonts w:ascii="Times New Roman" w:hAnsi="Times New Roman" w:cs="Times New Roman"/>
            <w:rPrChange w:id="1518" w:author="Simona Radutoiu" w:date="2025-11-20T11:24:00Z" w16du:dateUtc="2025-11-20T10:24:00Z">
              <w:rPr>
                <w:rFonts w:ascii="Times New Roman" w:hAnsi="Times New Roman" w:cs="Times New Roman"/>
                <w:highlight w:val="green"/>
              </w:rPr>
            </w:rPrChange>
          </w:rPr>
          <w:t>.</w:t>
        </w:r>
      </w:ins>
      <w:del w:id="1519" w:author="Simona Radutoiu" w:date="2025-11-20T11:24:00Z" w16du:dateUtc="2025-11-20T10:24:00Z">
        <w:r w:rsidR="00825AF3" w:rsidRPr="00BE73A5" w:rsidDel="00BE73A5">
          <w:rPr>
            <w:rFonts w:ascii="Times New Roman" w:hAnsi="Times New Roman" w:cs="Times New Roman"/>
            <w:rPrChange w:id="1520" w:author="Simona Radutoiu" w:date="2025-11-20T11:24:00Z" w16du:dateUtc="2025-11-20T10:24:00Z">
              <w:rPr>
                <w:rFonts w:ascii="Times New Roman" w:hAnsi="Times New Roman" w:cs="Times New Roman"/>
                <w:highlight w:val="green"/>
              </w:rPr>
            </w:rPrChange>
          </w:rPr>
          <w:delText xml:space="preserve"> with consequential effects on plant growth.</w:delText>
        </w:r>
      </w:del>
    </w:p>
    <w:p w14:paraId="1960160C" w14:textId="77777777" w:rsidR="00050D3E" w:rsidRPr="004219CA" w:rsidRDefault="00050D3E" w:rsidP="00DB2FCC">
      <w:pPr>
        <w:spacing w:line="276" w:lineRule="auto"/>
        <w:jc w:val="both"/>
        <w:rPr>
          <w:rFonts w:ascii="Times New Roman" w:hAnsi="Times New Roman" w:cs="Times New Roman"/>
        </w:rPr>
      </w:pPr>
    </w:p>
    <w:p w14:paraId="163A8CAC" w14:textId="1F71634B" w:rsidR="00A508A5" w:rsidRPr="004219CA" w:rsidDel="008258EA" w:rsidRDefault="00A508A5" w:rsidP="00DB2FCC">
      <w:pPr>
        <w:spacing w:line="276" w:lineRule="auto"/>
        <w:jc w:val="both"/>
        <w:rPr>
          <w:moveFrom w:id="1521" w:author="Simona Radutoiu" w:date="2025-11-20T10:06:00Z" w16du:dateUtc="2025-11-20T09:06:00Z"/>
          <w:rFonts w:ascii="Times New Roman" w:hAnsi="Times New Roman" w:cs="Times New Roman"/>
          <w:b/>
          <w:bCs/>
        </w:rPr>
      </w:pPr>
      <w:moveFromRangeStart w:id="1522" w:author="Simona Radutoiu" w:date="2025-11-20T10:06:00Z" w:name="move214525576"/>
      <w:moveFrom w:id="1523" w:author="Simona Radutoiu" w:date="2025-11-20T10:06:00Z" w16du:dateUtc="2025-11-20T09:06:00Z">
        <w:r w:rsidRPr="004219CA" w:rsidDel="008258EA">
          <w:rPr>
            <w:rFonts w:ascii="Times New Roman" w:hAnsi="Times New Roman" w:cs="Times New Roman"/>
            <w:b/>
            <w:bCs/>
          </w:rPr>
          <w:t>Symbiosis signalling pathways can be linked to differential root exudation in both hosts</w:t>
        </w:r>
      </w:moveFrom>
    </w:p>
    <w:p w14:paraId="7E761661" w14:textId="40D7881B" w:rsidR="008F6466" w:rsidRPr="004219CA" w:rsidDel="008258EA" w:rsidRDefault="005F248D" w:rsidP="00DB2FCC">
      <w:pPr>
        <w:spacing w:line="276" w:lineRule="auto"/>
        <w:jc w:val="both"/>
        <w:rPr>
          <w:moveFrom w:id="1524" w:author="Simona Radutoiu" w:date="2025-11-20T10:06:00Z" w16du:dateUtc="2025-11-20T09:06:00Z"/>
          <w:rFonts w:ascii="Times New Roman" w:hAnsi="Times New Roman" w:cs="Times New Roman"/>
        </w:rPr>
      </w:pPr>
      <w:moveFrom w:id="1525" w:author="Simona Radutoiu" w:date="2025-11-20T10:06:00Z" w16du:dateUtc="2025-11-20T09:06:00Z">
        <w:r w:rsidRPr="004219CA" w:rsidDel="008258EA">
          <w:rPr>
            <w:rFonts w:ascii="Times New Roman" w:hAnsi="Times New Roman" w:cs="Times New Roman"/>
          </w:rPr>
          <w:t>Root exudates are key drivers of interactions at the root</w:t>
        </w:r>
        <w:r w:rsidR="000932FA" w:rsidRPr="004219CA" w:rsidDel="008258EA">
          <w:rPr>
            <w:rFonts w:ascii="Times New Roman" w:hAnsi="Times New Roman" w:cs="Times New Roman"/>
            <w:color w:val="000000" w:themeColor="text1"/>
            <w:kern w:val="0"/>
          </w:rPr>
          <w:t>–</w:t>
        </w:r>
        <w:r w:rsidRPr="004219CA" w:rsidDel="008258EA">
          <w:rPr>
            <w:rFonts w:ascii="Times New Roman" w:hAnsi="Times New Roman" w:cs="Times New Roman"/>
          </w:rPr>
          <w:t xml:space="preserve">soil interface, forming a diverse </w:t>
        </w:r>
        <w:r w:rsidR="000E344F" w:rsidRPr="000E344F" w:rsidDel="008258EA">
          <w:rPr>
            <w:rFonts w:ascii="Times New Roman" w:hAnsi="Times New Roman" w:cs="Times New Roman"/>
            <w:highlight w:val="green"/>
          </w:rPr>
          <w:t>chemical</w:t>
        </w:r>
        <w:r w:rsidRPr="004219CA" w:rsidDel="008258EA">
          <w:rPr>
            <w:rFonts w:ascii="Times New Roman" w:hAnsi="Times New Roman" w:cs="Times New Roman"/>
          </w:rPr>
          <w:t xml:space="preserve"> pool that fosters </w:t>
        </w:r>
        <w:r w:rsidR="00436A80" w:rsidDel="008258EA">
          <w:rPr>
            <w:rFonts w:ascii="Times New Roman" w:hAnsi="Times New Roman" w:cs="Times New Roman"/>
          </w:rPr>
          <w:t xml:space="preserve">microbial </w:t>
        </w:r>
        <w:r w:rsidRPr="004219CA" w:rsidDel="008258EA">
          <w:rPr>
            <w:rFonts w:ascii="Times New Roman" w:hAnsi="Times New Roman" w:cs="Times New Roman"/>
          </w:rPr>
          <w:t xml:space="preserve">competition and </w:t>
        </w:r>
        <w:r w:rsidR="00436A80" w:rsidDel="008258EA">
          <w:rPr>
            <w:rFonts w:ascii="Times New Roman" w:hAnsi="Times New Roman" w:cs="Times New Roman"/>
          </w:rPr>
          <w:t>cooperation. Beyond</w:t>
        </w:r>
        <w:r w:rsidRPr="004219CA" w:rsidDel="008258EA">
          <w:rPr>
            <w:rFonts w:ascii="Times New Roman" w:hAnsi="Times New Roman" w:cs="Times New Roman"/>
          </w:rPr>
          <w:t xml:space="preserve"> serving as </w:t>
        </w:r>
        <w:r w:rsidR="00135091" w:rsidDel="008258EA">
          <w:rPr>
            <w:rFonts w:ascii="Times New Roman" w:hAnsi="Times New Roman" w:cs="Times New Roman"/>
          </w:rPr>
          <w:t xml:space="preserve">a </w:t>
        </w:r>
        <w:r w:rsidRPr="004219CA" w:rsidDel="008258EA">
          <w:rPr>
            <w:rFonts w:ascii="Times New Roman" w:hAnsi="Times New Roman" w:cs="Times New Roman"/>
          </w:rPr>
          <w:t>nutrient source, root exudates contain defen</w:t>
        </w:r>
        <w:r w:rsidR="000932FA" w:rsidDel="008258EA">
          <w:rPr>
            <w:rFonts w:ascii="Times New Roman" w:hAnsi="Times New Roman" w:cs="Times New Roman"/>
          </w:rPr>
          <w:t>c</w:t>
        </w:r>
        <w:r w:rsidRPr="004219CA" w:rsidDel="008258EA">
          <w:rPr>
            <w:rFonts w:ascii="Times New Roman" w:hAnsi="Times New Roman" w:cs="Times New Roman"/>
          </w:rPr>
          <w:t>e-related metabolites with antimicrobial properties</w:t>
        </w:r>
        <w:r w:rsidR="000932FA" w:rsidDel="008258EA">
          <w:rPr>
            <w:rFonts w:ascii="Times New Roman" w:hAnsi="Times New Roman" w:cs="Times New Roman"/>
          </w:rPr>
          <w:t>,</w:t>
        </w:r>
        <w:r w:rsidRPr="004219CA" w:rsidDel="008258EA">
          <w:rPr>
            <w:rFonts w:ascii="Times New Roman" w:hAnsi="Times New Roman" w:cs="Times New Roman"/>
          </w:rPr>
          <w:t xml:space="preserve"> </w:t>
        </w:r>
        <w:r w:rsidR="000E344F" w:rsidRPr="000E344F" w:rsidDel="008258EA">
          <w:rPr>
            <w:rFonts w:ascii="Times New Roman" w:hAnsi="Times New Roman" w:cs="Times New Roman"/>
            <w:highlight w:val="green"/>
          </w:rPr>
          <w:t>as well as</w:t>
        </w:r>
        <w:r w:rsidRPr="004219CA" w:rsidDel="008258EA">
          <w:rPr>
            <w:rFonts w:ascii="Times New Roman" w:hAnsi="Times New Roman" w:cs="Times New Roman"/>
          </w:rPr>
          <w:t xml:space="preserve"> signalling molecules </w:t>
        </w:r>
        <w:r w:rsidRPr="000E344F" w:rsidDel="008258EA">
          <w:rPr>
            <w:rFonts w:ascii="Times New Roman" w:hAnsi="Times New Roman" w:cs="Times New Roman"/>
            <w:highlight w:val="green"/>
          </w:rPr>
          <w:t xml:space="preserve">that </w:t>
        </w:r>
        <w:r w:rsidR="000E344F" w:rsidRPr="000E344F" w:rsidDel="008258EA">
          <w:rPr>
            <w:rFonts w:ascii="Times New Roman" w:hAnsi="Times New Roman" w:cs="Times New Roman"/>
            <w:highlight w:val="green"/>
          </w:rPr>
          <w:t xml:space="preserve">are important for communication with </w:t>
        </w:r>
        <w:r w:rsidRPr="000E344F" w:rsidDel="008258EA">
          <w:rPr>
            <w:rFonts w:ascii="Times New Roman" w:hAnsi="Times New Roman" w:cs="Times New Roman"/>
            <w:highlight w:val="green"/>
          </w:rPr>
          <w:t>beneficial microbes</w:t>
        </w:r>
        <w:r w:rsidRPr="004219CA" w:rsidDel="008258EA">
          <w:rPr>
            <w:rFonts w:ascii="Times New Roman" w:hAnsi="Times New Roman" w:cs="Times New Roman"/>
          </w:rPr>
          <w:t xml:space="preserve">. </w:t>
        </w:r>
        <w:r w:rsidR="00436A80" w:rsidDel="008258EA">
          <w:rPr>
            <w:rFonts w:ascii="Times New Roman" w:hAnsi="Times New Roman" w:cs="Times New Roman"/>
          </w:rPr>
          <w:t>To</w:t>
        </w:r>
        <w:r w:rsidR="00D6110C" w:rsidRPr="004219CA" w:rsidDel="008258EA">
          <w:rPr>
            <w:rFonts w:ascii="Times New Roman" w:hAnsi="Times New Roman" w:cs="Times New Roman"/>
          </w:rPr>
          <w:t xml:space="preserve"> assess whether the </w:t>
        </w:r>
        <w:r w:rsidR="000E344F" w:rsidDel="008258EA">
          <w:rPr>
            <w:rFonts w:ascii="Times New Roman" w:hAnsi="Times New Roman" w:cs="Times New Roman"/>
          </w:rPr>
          <w:t xml:space="preserve">observed </w:t>
        </w:r>
        <w:r w:rsidR="00DB4424" w:rsidRPr="000E344F" w:rsidDel="008258EA">
          <w:rPr>
            <w:rFonts w:ascii="Times New Roman" w:hAnsi="Times New Roman" w:cs="Times New Roman"/>
            <w:highlight w:val="green"/>
          </w:rPr>
          <w:t>effect</w:t>
        </w:r>
        <w:r w:rsidR="000E344F" w:rsidRPr="000E344F" w:rsidDel="008258EA">
          <w:rPr>
            <w:rFonts w:ascii="Times New Roman" w:hAnsi="Times New Roman" w:cs="Times New Roman"/>
            <w:highlight w:val="green"/>
          </w:rPr>
          <w:t>s</w:t>
        </w:r>
        <w:r w:rsidR="00DB4424" w:rsidRPr="004219CA" w:rsidDel="008258EA">
          <w:rPr>
            <w:rFonts w:ascii="Times New Roman" w:hAnsi="Times New Roman" w:cs="Times New Roman"/>
          </w:rPr>
          <w:t xml:space="preserve"> of </w:t>
        </w:r>
        <w:r w:rsidR="000E344F" w:rsidRPr="000E344F" w:rsidDel="008258EA">
          <w:rPr>
            <w:rFonts w:ascii="Times New Roman" w:hAnsi="Times New Roman" w:cs="Times New Roman"/>
            <w:highlight w:val="green"/>
          </w:rPr>
          <w:t>CSSP mutations</w:t>
        </w:r>
        <w:r w:rsidR="00D6110C" w:rsidRPr="004219CA" w:rsidDel="008258EA">
          <w:rPr>
            <w:rFonts w:ascii="Times New Roman" w:hAnsi="Times New Roman" w:cs="Times New Roman"/>
          </w:rPr>
          <w:t xml:space="preserve"> on root-associated bacterial communities in </w:t>
        </w:r>
        <w:r w:rsidR="00D6110C" w:rsidRPr="004219CA" w:rsidDel="008258EA">
          <w:rPr>
            <w:rFonts w:ascii="Times New Roman" w:hAnsi="Times New Roman" w:cs="Times New Roman"/>
            <w:i/>
            <w:iCs/>
          </w:rPr>
          <w:t>Lotus</w:t>
        </w:r>
        <w:r w:rsidR="00D6110C" w:rsidRPr="004219CA" w:rsidDel="008258EA">
          <w:rPr>
            <w:rFonts w:ascii="Times New Roman" w:hAnsi="Times New Roman" w:cs="Times New Roman"/>
          </w:rPr>
          <w:t xml:space="preserve"> and </w:t>
        </w:r>
        <w:r w:rsidR="00D6110C" w:rsidRPr="004219CA" w:rsidDel="008258EA">
          <w:rPr>
            <w:rFonts w:ascii="Times New Roman" w:hAnsi="Times New Roman" w:cs="Times New Roman"/>
            <w:i/>
            <w:iCs/>
          </w:rPr>
          <w:t xml:space="preserve">Hordeum </w:t>
        </w:r>
        <w:r w:rsidR="000E344F" w:rsidRPr="000E344F" w:rsidDel="008258EA">
          <w:rPr>
            <w:rFonts w:ascii="Times New Roman" w:hAnsi="Times New Roman" w:cs="Times New Roman"/>
            <w:highlight w:val="green"/>
          </w:rPr>
          <w:t>are</w:t>
        </w:r>
        <w:r w:rsidR="00D6110C" w:rsidRPr="004219CA" w:rsidDel="008258EA">
          <w:rPr>
            <w:rFonts w:ascii="Times New Roman" w:hAnsi="Times New Roman" w:cs="Times New Roman"/>
          </w:rPr>
          <w:t xml:space="preserve"> </w:t>
        </w:r>
        <w:r w:rsidR="00DB4424" w:rsidRPr="004219CA" w:rsidDel="008258EA">
          <w:rPr>
            <w:rFonts w:ascii="Times New Roman" w:hAnsi="Times New Roman" w:cs="Times New Roman"/>
          </w:rPr>
          <w:t>linked</w:t>
        </w:r>
        <w:r w:rsidR="00D6110C" w:rsidRPr="004219CA" w:rsidDel="008258EA">
          <w:rPr>
            <w:rFonts w:ascii="Times New Roman" w:hAnsi="Times New Roman" w:cs="Times New Roman"/>
          </w:rPr>
          <w:t xml:space="preserve"> to alterations </w:t>
        </w:r>
        <w:r w:rsidR="00DB4424" w:rsidRPr="004219CA" w:rsidDel="008258EA">
          <w:rPr>
            <w:rFonts w:ascii="Times New Roman" w:hAnsi="Times New Roman" w:cs="Times New Roman"/>
          </w:rPr>
          <w:t>in</w:t>
        </w:r>
        <w:r w:rsidR="00D6110C" w:rsidRPr="004219CA" w:rsidDel="008258EA">
          <w:rPr>
            <w:rFonts w:ascii="Times New Roman" w:hAnsi="Times New Roman" w:cs="Times New Roman"/>
          </w:rPr>
          <w:t xml:space="preserve"> root exudates</w:t>
        </w:r>
        <w:r w:rsidR="000E344F" w:rsidDel="008258EA">
          <w:rPr>
            <w:rFonts w:ascii="Times New Roman" w:hAnsi="Times New Roman" w:cs="Times New Roman"/>
          </w:rPr>
          <w:t>,</w:t>
        </w:r>
        <w:r w:rsidR="00436A80" w:rsidDel="008258EA">
          <w:rPr>
            <w:rFonts w:ascii="Times New Roman" w:hAnsi="Times New Roman" w:cs="Times New Roman"/>
          </w:rPr>
          <w:t xml:space="preserve"> we</w:t>
        </w:r>
        <w:r w:rsidR="00D6110C" w:rsidRPr="004219CA" w:rsidDel="008258EA">
          <w:rPr>
            <w:rFonts w:ascii="Times New Roman" w:hAnsi="Times New Roman" w:cs="Times New Roman"/>
          </w:rPr>
          <w:t xml:space="preserve"> </w:t>
        </w:r>
        <w:r w:rsidR="00CC479A" w:rsidRPr="004219CA" w:rsidDel="008258EA">
          <w:rPr>
            <w:rFonts w:ascii="Times New Roman" w:hAnsi="Times New Roman" w:cs="Times New Roman"/>
          </w:rPr>
          <w:t>a</w:t>
        </w:r>
        <w:r w:rsidR="00DB4424" w:rsidRPr="004219CA" w:rsidDel="008258EA">
          <w:rPr>
            <w:rFonts w:ascii="Times New Roman" w:hAnsi="Times New Roman" w:cs="Times New Roman"/>
          </w:rPr>
          <w:t>nal</w:t>
        </w:r>
        <w:r w:rsidR="00CC479A" w:rsidRPr="004219CA" w:rsidDel="008258EA">
          <w:rPr>
            <w:rFonts w:ascii="Times New Roman" w:hAnsi="Times New Roman" w:cs="Times New Roman"/>
          </w:rPr>
          <w:t>ys</w:t>
        </w:r>
        <w:r w:rsidR="00436A80" w:rsidDel="008258EA">
          <w:rPr>
            <w:rFonts w:ascii="Times New Roman" w:hAnsi="Times New Roman" w:cs="Times New Roman"/>
          </w:rPr>
          <w:t>ed</w:t>
        </w:r>
        <w:r w:rsidDel="008258EA">
          <w:rPr>
            <w:rFonts w:ascii="Times New Roman" w:hAnsi="Times New Roman" w:cs="Times New Roman"/>
          </w:rPr>
          <w:t xml:space="preserve"> root exudate</w:t>
        </w:r>
        <w:r w:rsidR="00436A80" w:rsidDel="008258EA">
          <w:rPr>
            <w:rFonts w:ascii="Times New Roman" w:hAnsi="Times New Roman" w:cs="Times New Roman"/>
          </w:rPr>
          <w:t xml:space="preserve"> composition in CSSP mutants and wild-type plants under</w:t>
        </w:r>
        <w:r w:rsidDel="008258EA">
          <w:rPr>
            <w:rFonts w:ascii="Times New Roman" w:hAnsi="Times New Roman" w:cs="Times New Roman"/>
          </w:rPr>
          <w:t xml:space="preserve"> sterile, low-nutrient conditions</w:t>
        </w:r>
        <w:r w:rsidR="000E344F" w:rsidDel="008258EA">
          <w:rPr>
            <w:rFonts w:ascii="Times New Roman" w:hAnsi="Times New Roman" w:cs="Times New Roman"/>
          </w:rPr>
          <w:t xml:space="preserve"> </w:t>
        </w:r>
        <w:r w:rsidR="000E344F" w:rsidRPr="000E344F" w:rsidDel="008258EA">
          <w:rPr>
            <w:rFonts w:ascii="Times New Roman" w:hAnsi="Times New Roman" w:cs="Times New Roman"/>
            <w:highlight w:val="green"/>
          </w:rPr>
          <w:t xml:space="preserve">using untargeted LC-MS/MS. Due to differences in plant phenology, two </w:t>
        </w:r>
        <w:r w:rsidR="000932FA" w:rsidDel="008258EA">
          <w:rPr>
            <w:rFonts w:ascii="Times New Roman" w:hAnsi="Times New Roman" w:cs="Times New Roman"/>
            <w:highlight w:val="green"/>
          </w:rPr>
          <w:t>distinct</w:t>
        </w:r>
        <w:r w:rsidR="000E344F" w:rsidRPr="000E344F" w:rsidDel="008258EA">
          <w:rPr>
            <w:rFonts w:ascii="Times New Roman" w:hAnsi="Times New Roman" w:cs="Times New Roman"/>
            <w:highlight w:val="green"/>
          </w:rPr>
          <w:t xml:space="preserve"> methods for </w:t>
        </w:r>
        <w:r w:rsidR="000932FA" w:rsidDel="008258EA">
          <w:rPr>
            <w:rFonts w:ascii="Times New Roman" w:hAnsi="Times New Roman" w:cs="Times New Roman"/>
            <w:highlight w:val="green"/>
          </w:rPr>
          <w:t>extracting</w:t>
        </w:r>
        <w:r w:rsidR="000E344F" w:rsidRPr="000E344F" w:rsidDel="008258EA">
          <w:rPr>
            <w:rFonts w:ascii="Times New Roman" w:hAnsi="Times New Roman" w:cs="Times New Roman"/>
            <w:highlight w:val="green"/>
          </w:rPr>
          <w:t xml:space="preserve"> root exudates were used for </w:t>
        </w:r>
        <w:r w:rsidR="000E344F" w:rsidRPr="000E344F" w:rsidDel="008258EA">
          <w:rPr>
            <w:rFonts w:ascii="Times New Roman" w:hAnsi="Times New Roman" w:cs="Times New Roman"/>
            <w:i/>
            <w:iCs/>
            <w:highlight w:val="green"/>
          </w:rPr>
          <w:t>Lotus</w:t>
        </w:r>
        <w:r w:rsidR="000E344F" w:rsidRPr="000E344F" w:rsidDel="008258EA">
          <w:rPr>
            <w:rFonts w:ascii="Times New Roman" w:hAnsi="Times New Roman" w:cs="Times New Roman"/>
            <w:highlight w:val="green"/>
          </w:rPr>
          <w:t xml:space="preserve"> and </w:t>
        </w:r>
        <w:r w:rsidR="000E344F" w:rsidRPr="000E344F" w:rsidDel="008258EA">
          <w:rPr>
            <w:rFonts w:ascii="Times New Roman" w:hAnsi="Times New Roman" w:cs="Times New Roman"/>
            <w:i/>
            <w:iCs/>
            <w:highlight w:val="green"/>
          </w:rPr>
          <w:t>Hordeum</w:t>
        </w:r>
        <w:r w:rsidR="008A1729" w:rsidDel="008258EA">
          <w:rPr>
            <w:rFonts w:ascii="Times New Roman" w:hAnsi="Times New Roman" w:cs="Times New Roman"/>
          </w:rPr>
          <w:t>.</w:t>
        </w:r>
      </w:moveFrom>
    </w:p>
    <w:p w14:paraId="42C97AFB" w14:textId="29CAC6E8" w:rsidR="008F6466" w:rsidDel="008258EA" w:rsidRDefault="00436A80" w:rsidP="00DB2FCC">
      <w:pPr>
        <w:spacing w:line="276" w:lineRule="auto"/>
        <w:jc w:val="both"/>
        <w:rPr>
          <w:moveFrom w:id="1526" w:author="Simona Radutoiu" w:date="2025-11-20T10:06:00Z" w16du:dateUtc="2025-11-20T09:06:00Z"/>
          <w:rFonts w:ascii="Times New Roman" w:hAnsi="Times New Roman" w:cs="Times New Roman"/>
        </w:rPr>
      </w:pPr>
      <w:moveFrom w:id="1527" w:author="Simona Radutoiu" w:date="2025-11-20T10:06:00Z" w16du:dateUtc="2025-11-20T09:06:00Z">
        <w:r w:rsidRPr="000E344F" w:rsidDel="008258EA">
          <w:rPr>
            <w:rFonts w:ascii="Times New Roman" w:hAnsi="Times New Roman" w:cs="Times New Roman"/>
            <w:highlight w:val="green"/>
          </w:rPr>
          <w:t>Across all genotypes, w</w:t>
        </w:r>
        <w:r w:rsidR="00F02597" w:rsidRPr="000E344F" w:rsidDel="008258EA">
          <w:rPr>
            <w:rFonts w:ascii="Times New Roman" w:hAnsi="Times New Roman" w:cs="Times New Roman"/>
            <w:highlight w:val="green"/>
          </w:rPr>
          <w:t xml:space="preserve">e </w:t>
        </w:r>
        <w:r w:rsidR="00DB4424" w:rsidRPr="000E344F" w:rsidDel="008258EA">
          <w:rPr>
            <w:rFonts w:ascii="Times New Roman" w:hAnsi="Times New Roman" w:cs="Times New Roman"/>
            <w:highlight w:val="green"/>
          </w:rPr>
          <w:t>detected</w:t>
        </w:r>
        <w:r w:rsidR="00F02597" w:rsidRPr="000E344F" w:rsidDel="008258EA">
          <w:rPr>
            <w:rFonts w:ascii="Times New Roman" w:hAnsi="Times New Roman" w:cs="Times New Roman"/>
            <w:highlight w:val="green"/>
          </w:rPr>
          <w:t xml:space="preserve"> </w:t>
        </w:r>
        <w:r w:rsidR="000E344F" w:rsidRPr="000E344F" w:rsidDel="008258EA">
          <w:rPr>
            <w:rFonts w:ascii="Times New Roman" w:hAnsi="Times New Roman" w:cs="Times New Roman"/>
            <w:highlight w:val="green"/>
          </w:rPr>
          <w:t>approx</w:t>
        </w:r>
        <w:r w:rsidR="000932FA" w:rsidDel="008258EA">
          <w:rPr>
            <w:rFonts w:ascii="Times New Roman" w:hAnsi="Times New Roman" w:cs="Times New Roman"/>
            <w:highlight w:val="green"/>
          </w:rPr>
          <w:t>imately</w:t>
        </w:r>
        <w:r w:rsidR="000E344F" w:rsidRPr="000E344F" w:rsidDel="008258EA">
          <w:rPr>
            <w:rFonts w:ascii="Times New Roman" w:hAnsi="Times New Roman" w:cs="Times New Roman"/>
            <w:highlight w:val="green"/>
          </w:rPr>
          <w:t xml:space="preserve"> </w:t>
        </w:r>
        <w:r w:rsidR="00F02597" w:rsidRPr="000E344F" w:rsidDel="008258EA">
          <w:rPr>
            <w:rFonts w:ascii="Times New Roman" w:hAnsi="Times New Roman" w:cs="Times New Roman"/>
            <w:highlight w:val="green"/>
          </w:rPr>
          <w:t xml:space="preserve">580 </w:t>
        </w:r>
        <w:r w:rsidR="000E344F" w:rsidRPr="000E344F" w:rsidDel="008258EA">
          <w:rPr>
            <w:rFonts w:ascii="Times New Roman" w:hAnsi="Times New Roman" w:cs="Times New Roman"/>
            <w:highlight w:val="green"/>
          </w:rPr>
          <w:t xml:space="preserve">and 1912 metabolic </w:t>
        </w:r>
        <w:r w:rsidR="00F02597" w:rsidRPr="000E344F" w:rsidDel="008258EA">
          <w:rPr>
            <w:rFonts w:ascii="Times New Roman" w:hAnsi="Times New Roman" w:cs="Times New Roman"/>
            <w:highlight w:val="green"/>
          </w:rPr>
          <w:t xml:space="preserve">features in </w:t>
        </w:r>
        <w:r w:rsidR="00F02597" w:rsidRPr="000E344F" w:rsidDel="008258EA">
          <w:rPr>
            <w:rFonts w:ascii="Times New Roman" w:hAnsi="Times New Roman" w:cs="Times New Roman"/>
            <w:i/>
            <w:iCs/>
            <w:highlight w:val="green"/>
          </w:rPr>
          <w:t>Lotus</w:t>
        </w:r>
        <w:r w:rsidR="00F02597" w:rsidRPr="000E344F" w:rsidDel="008258EA">
          <w:rPr>
            <w:rFonts w:ascii="Times New Roman" w:hAnsi="Times New Roman" w:cs="Times New Roman"/>
            <w:highlight w:val="green"/>
          </w:rPr>
          <w:t xml:space="preserve"> </w:t>
        </w:r>
        <w:r w:rsidR="00D743FC" w:rsidRPr="000E344F" w:rsidDel="008258EA">
          <w:rPr>
            <w:rFonts w:ascii="Times New Roman" w:hAnsi="Times New Roman" w:cs="Times New Roman"/>
            <w:highlight w:val="green"/>
          </w:rPr>
          <w:t xml:space="preserve">and </w:t>
        </w:r>
        <w:r w:rsidR="00D743FC" w:rsidRPr="000E344F" w:rsidDel="008258EA">
          <w:rPr>
            <w:rFonts w:ascii="Times New Roman" w:hAnsi="Times New Roman" w:cs="Times New Roman"/>
            <w:i/>
            <w:iCs/>
            <w:highlight w:val="green"/>
          </w:rPr>
          <w:t>Hordeum</w:t>
        </w:r>
        <w:r w:rsidR="000E344F" w:rsidRPr="000E344F" w:rsidDel="008258EA">
          <w:rPr>
            <w:rFonts w:ascii="Times New Roman" w:hAnsi="Times New Roman" w:cs="Times New Roman"/>
            <w:highlight w:val="green"/>
          </w:rPr>
          <w:t>, respectively.</w:t>
        </w:r>
        <w:r w:rsidR="000E344F" w:rsidDel="008258EA">
          <w:rPr>
            <w:rFonts w:ascii="Times New Roman" w:hAnsi="Times New Roman" w:cs="Times New Roman"/>
          </w:rPr>
          <w:t xml:space="preserve"> </w:t>
        </w:r>
        <w:r w:rsidR="00F02597" w:rsidRPr="004219CA" w:rsidDel="008258EA">
          <w:rPr>
            <w:rFonts w:ascii="Times New Roman" w:hAnsi="Times New Roman" w:cs="Times New Roman"/>
          </w:rPr>
          <w:t xml:space="preserve">The detected </w:t>
        </w:r>
        <w:r w:rsidDel="008258EA">
          <w:rPr>
            <w:rFonts w:ascii="Times New Roman" w:hAnsi="Times New Roman" w:cs="Times New Roman"/>
          </w:rPr>
          <w:t>metabolites</w:t>
        </w:r>
        <w:r w:rsidR="00F02597" w:rsidRPr="004219CA" w:rsidDel="008258EA">
          <w:rPr>
            <w:rFonts w:ascii="Times New Roman" w:hAnsi="Times New Roman" w:cs="Times New Roman"/>
          </w:rPr>
          <w:t xml:space="preserve"> </w:t>
        </w:r>
        <w:r w:rsidDel="008258EA">
          <w:rPr>
            <w:rFonts w:ascii="Times New Roman" w:hAnsi="Times New Roman" w:cs="Times New Roman"/>
          </w:rPr>
          <w:t>spanned</w:t>
        </w:r>
        <w:r w:rsidR="00F02597" w:rsidRPr="004219CA" w:rsidDel="008258EA">
          <w:rPr>
            <w:rFonts w:ascii="Times New Roman" w:hAnsi="Times New Roman" w:cs="Times New Roman"/>
          </w:rPr>
          <w:t xml:space="preserve"> </w:t>
        </w:r>
        <w:r w:rsidR="00DB4424" w:rsidRPr="004219CA" w:rsidDel="008258EA">
          <w:rPr>
            <w:rFonts w:ascii="Times New Roman" w:hAnsi="Times New Roman" w:cs="Times New Roman"/>
          </w:rPr>
          <w:t>diverse chemical</w:t>
        </w:r>
        <w:r w:rsidR="005A0D61" w:rsidRPr="004219CA" w:rsidDel="008258EA">
          <w:rPr>
            <w:rFonts w:ascii="Times New Roman" w:hAnsi="Times New Roman" w:cs="Times New Roman"/>
          </w:rPr>
          <w:t xml:space="preserve"> </w:t>
        </w:r>
        <w:r w:rsidR="000E344F" w:rsidRPr="000E344F" w:rsidDel="008258EA">
          <w:rPr>
            <w:rFonts w:ascii="Times New Roman" w:hAnsi="Times New Roman" w:cs="Times New Roman"/>
            <w:highlight w:val="green"/>
          </w:rPr>
          <w:t>classes</w:t>
        </w:r>
        <w:r w:rsidR="00DB4424" w:rsidRPr="004219CA" w:rsidDel="008258EA">
          <w:rPr>
            <w:rFonts w:ascii="Times New Roman" w:hAnsi="Times New Roman" w:cs="Times New Roman"/>
          </w:rPr>
          <w:t>,</w:t>
        </w:r>
        <w:r w:rsidR="005A0D61" w:rsidRPr="004219CA" w:rsidDel="008258EA">
          <w:rPr>
            <w:rFonts w:ascii="Times New Roman" w:hAnsi="Times New Roman" w:cs="Times New Roman"/>
          </w:rPr>
          <w:t xml:space="preserve"> including alkaloids, amino acids and peptides, </w:t>
        </w:r>
        <w:r w:rsidR="00F02597" w:rsidRPr="004219CA" w:rsidDel="008258EA">
          <w:rPr>
            <w:rFonts w:ascii="Times New Roman" w:hAnsi="Times New Roman" w:cs="Times New Roman"/>
          </w:rPr>
          <w:t xml:space="preserve"> </w:t>
        </w:r>
        <w:r w:rsidR="005A0D61" w:rsidRPr="004219CA" w:rsidDel="008258EA">
          <w:rPr>
            <w:rFonts w:ascii="Times New Roman" w:hAnsi="Times New Roman" w:cs="Times New Roman"/>
          </w:rPr>
          <w:t>fatty acids, carbohydrates, shikimates and phenylpropanoids, terpenoids, and polyketides (Fig. 9</w:t>
        </w:r>
        <w:r w:rsidR="000B3978" w:rsidRPr="004219CA" w:rsidDel="008258EA">
          <w:rPr>
            <w:rFonts w:ascii="Times New Roman" w:hAnsi="Times New Roman" w:cs="Times New Roman"/>
          </w:rPr>
          <w:t>B, 10</w:t>
        </w:r>
        <w:r w:rsidR="005A0D61" w:rsidRPr="004219CA" w:rsidDel="008258EA">
          <w:rPr>
            <w:rFonts w:ascii="Times New Roman" w:hAnsi="Times New Roman" w:cs="Times New Roman"/>
          </w:rPr>
          <w:t>B).</w:t>
        </w:r>
      </w:moveFrom>
    </w:p>
    <w:p w14:paraId="53A75BAD" w14:textId="0C88BD62" w:rsidR="008F6466" w:rsidRPr="004A0886" w:rsidDel="008258EA" w:rsidRDefault="000E344F" w:rsidP="00DB2FCC">
      <w:pPr>
        <w:spacing w:line="276" w:lineRule="auto"/>
        <w:jc w:val="both"/>
        <w:rPr>
          <w:moveFrom w:id="1528" w:author="Simona Radutoiu" w:date="2025-11-20T10:06:00Z" w16du:dateUtc="2025-11-20T09:06:00Z"/>
          <w:rFonts w:ascii="Times New Roman" w:hAnsi="Times New Roman" w:cs="Times New Roman"/>
        </w:rPr>
      </w:pPr>
      <w:moveFrom w:id="1529" w:author="Simona Radutoiu" w:date="2025-11-20T10:06:00Z" w16du:dateUtc="2025-11-20T09:06:00Z">
        <w:r w:rsidRPr="000E344F" w:rsidDel="008258EA">
          <w:rPr>
            <w:rFonts w:ascii="Times New Roman" w:hAnsi="Times New Roman" w:cs="Times New Roman"/>
            <w:highlight w:val="green"/>
          </w:rPr>
          <w:t>The e</w:t>
        </w:r>
        <w:r w:rsidR="004A0886" w:rsidRPr="000E344F" w:rsidDel="008258EA">
          <w:rPr>
            <w:rFonts w:ascii="Times New Roman" w:hAnsi="Times New Roman" w:cs="Times New Roman"/>
            <w:highlight w:val="green"/>
          </w:rPr>
          <w:t>xudate profiles of</w:t>
        </w:r>
        <w:r w:rsidRPr="000E344F" w:rsidDel="008258EA">
          <w:rPr>
            <w:rFonts w:ascii="Times New Roman" w:hAnsi="Times New Roman" w:cs="Times New Roman"/>
            <w:highlight w:val="green"/>
          </w:rPr>
          <w:t xml:space="preserve"> all </w:t>
        </w:r>
        <w:r w:rsidR="004A0886" w:rsidRPr="000E344F" w:rsidDel="008258EA">
          <w:rPr>
            <w:rFonts w:ascii="Times New Roman" w:hAnsi="Times New Roman" w:cs="Times New Roman"/>
            <w:highlight w:val="green"/>
          </w:rPr>
          <w:t>CSSP mutants</w:t>
        </w:r>
        <w:r w:rsidRPr="000E344F" w:rsidDel="008258EA">
          <w:rPr>
            <w:rFonts w:ascii="Times New Roman" w:hAnsi="Times New Roman" w:cs="Times New Roman"/>
            <w:highlight w:val="green"/>
          </w:rPr>
          <w:t xml:space="preserve">, except for </w:t>
        </w:r>
        <w:r w:rsidRPr="000E344F" w:rsidDel="008258EA">
          <w:rPr>
            <w:rFonts w:ascii="Times New Roman" w:hAnsi="Times New Roman" w:cs="Times New Roman"/>
            <w:i/>
            <w:iCs/>
            <w:highlight w:val="green"/>
          </w:rPr>
          <w:t>Hordeum</w:t>
        </w:r>
        <w:r w:rsidRPr="000E344F" w:rsidDel="008258EA">
          <w:rPr>
            <w:rFonts w:ascii="Times New Roman" w:hAnsi="Times New Roman" w:cs="Times New Roman"/>
            <w:highlight w:val="green"/>
          </w:rPr>
          <w:t xml:space="preserve"> </w:t>
        </w:r>
        <w:r w:rsidRPr="000E344F" w:rsidDel="008258EA">
          <w:rPr>
            <w:rFonts w:ascii="Times New Roman" w:hAnsi="Times New Roman" w:cs="Times New Roman"/>
            <w:i/>
            <w:iCs/>
            <w:highlight w:val="green"/>
          </w:rPr>
          <w:t>symrk</w:t>
        </w:r>
        <w:r w:rsidRPr="000E344F" w:rsidDel="008258EA">
          <w:rPr>
            <w:rFonts w:ascii="Times New Roman" w:hAnsi="Times New Roman" w:cs="Times New Roman"/>
            <w:highlight w:val="green"/>
          </w:rPr>
          <w:t>,</w:t>
        </w:r>
        <w:r w:rsidR="004A0886" w:rsidRPr="000E344F" w:rsidDel="008258EA">
          <w:rPr>
            <w:rFonts w:ascii="Times New Roman" w:hAnsi="Times New Roman" w:cs="Times New Roman"/>
            <w:highlight w:val="green"/>
          </w:rPr>
          <w:t xml:space="preserve"> displayed distinct clustering patterns</w:t>
        </w:r>
        <w:r w:rsidR="000932FA" w:rsidDel="008258EA">
          <w:rPr>
            <w:rFonts w:ascii="Times New Roman" w:hAnsi="Times New Roman" w:cs="Times New Roman"/>
            <w:highlight w:val="green"/>
          </w:rPr>
          <w:t>,</w:t>
        </w:r>
        <w:r w:rsidRPr="000E344F" w:rsidDel="008258EA">
          <w:rPr>
            <w:rFonts w:ascii="Times New Roman" w:hAnsi="Times New Roman" w:cs="Times New Roman"/>
            <w:highlight w:val="green"/>
          </w:rPr>
          <w:t xml:space="preserve"> especially when compared to their respective wild-type</w:t>
        </w:r>
        <w:r w:rsidR="004A0886" w:rsidRPr="000E344F" w:rsidDel="008258EA">
          <w:rPr>
            <w:rFonts w:ascii="Times New Roman" w:hAnsi="Times New Roman" w:cs="Times New Roman"/>
            <w:highlight w:val="green"/>
          </w:rPr>
          <w:t xml:space="preserve"> (Fig. 9A</w:t>
        </w:r>
        <w:r w:rsidRPr="000E344F" w:rsidDel="008258EA">
          <w:rPr>
            <w:rFonts w:ascii="Times New Roman" w:hAnsi="Times New Roman" w:cs="Times New Roman"/>
            <w:highlight w:val="green"/>
          </w:rPr>
          <w:t>,10A</w:t>
        </w:r>
        <w:r w:rsidR="004A0886" w:rsidRPr="000E344F" w:rsidDel="008258EA">
          <w:rPr>
            <w:rFonts w:ascii="Times New Roman" w:hAnsi="Times New Roman" w:cs="Times New Roman"/>
            <w:highlight w:val="green"/>
          </w:rPr>
          <w:t>).</w:t>
        </w:r>
      </w:moveFrom>
    </w:p>
    <w:p w14:paraId="3780CE0A" w14:textId="5FA78C2C" w:rsidR="004A0886" w:rsidDel="008258EA" w:rsidRDefault="000B3978" w:rsidP="00DB2FCC">
      <w:pPr>
        <w:spacing w:line="276" w:lineRule="auto"/>
        <w:jc w:val="both"/>
        <w:rPr>
          <w:moveFrom w:id="1530" w:author="Simona Radutoiu" w:date="2025-11-20T10:06:00Z" w16du:dateUtc="2025-11-20T09:06:00Z"/>
          <w:rFonts w:ascii="Times New Roman" w:hAnsi="Times New Roman" w:cs="Times New Roman"/>
        </w:rPr>
      </w:pPr>
      <w:moveFrom w:id="1531" w:author="Simona Radutoiu" w:date="2025-11-20T10:06:00Z" w16du:dateUtc="2025-11-20T09:06:00Z">
        <w:r w:rsidRPr="004219CA" w:rsidDel="008258EA">
          <w:rPr>
            <w:rFonts w:ascii="Times New Roman" w:hAnsi="Times New Roman" w:cs="Times New Roman"/>
          </w:rPr>
          <w:t xml:space="preserve">In </w:t>
        </w:r>
        <w:r w:rsidRPr="004219CA" w:rsidDel="008258EA">
          <w:rPr>
            <w:rFonts w:ascii="Times New Roman" w:hAnsi="Times New Roman" w:cs="Times New Roman"/>
            <w:i/>
            <w:iCs/>
          </w:rPr>
          <w:t>Lotus</w:t>
        </w:r>
        <w:r w:rsidRPr="004219CA" w:rsidDel="008258EA">
          <w:rPr>
            <w:rFonts w:ascii="Times New Roman" w:hAnsi="Times New Roman" w:cs="Times New Roman"/>
          </w:rPr>
          <w:t xml:space="preserve">, </w:t>
        </w:r>
        <w:r w:rsidR="00DB353F" w:rsidRPr="004219CA" w:rsidDel="008258EA">
          <w:rPr>
            <w:rFonts w:ascii="Times New Roman" w:hAnsi="Times New Roman" w:cs="Times New Roman"/>
          </w:rPr>
          <w:t>carbohydrates, shikimates, and phenylpropanoids w</w:t>
        </w:r>
        <w:r w:rsidR="004A0886" w:rsidDel="008258EA">
          <w:rPr>
            <w:rFonts w:ascii="Times New Roman" w:hAnsi="Times New Roman" w:cs="Times New Roman"/>
          </w:rPr>
          <w:t>ere</w:t>
        </w:r>
        <w:r w:rsidR="00DB353F" w:rsidRPr="004219CA" w:rsidDel="008258EA">
          <w:rPr>
            <w:rFonts w:ascii="Times New Roman" w:hAnsi="Times New Roman" w:cs="Times New Roman"/>
          </w:rPr>
          <w:t xml:space="preserve"> significantly </w:t>
        </w:r>
        <w:r w:rsidR="004A0886" w:rsidDel="008258EA">
          <w:rPr>
            <w:rFonts w:ascii="Times New Roman" w:hAnsi="Times New Roman" w:cs="Times New Roman"/>
          </w:rPr>
          <w:t>reduced in all</w:t>
        </w:r>
        <w:r w:rsidR="00DB353F" w:rsidRPr="004219CA" w:rsidDel="008258EA">
          <w:rPr>
            <w:rFonts w:ascii="Times New Roman" w:hAnsi="Times New Roman" w:cs="Times New Roman"/>
          </w:rPr>
          <w:t xml:space="preserve"> </w:t>
        </w:r>
        <w:r w:rsidRPr="004219CA" w:rsidDel="008258EA">
          <w:rPr>
            <w:rFonts w:ascii="Times New Roman" w:hAnsi="Times New Roman" w:cs="Times New Roman"/>
          </w:rPr>
          <w:t xml:space="preserve">CSSP </w:t>
        </w:r>
        <w:r w:rsidR="00DB353F" w:rsidRPr="004219CA" w:rsidDel="008258EA">
          <w:rPr>
            <w:rFonts w:ascii="Times New Roman" w:hAnsi="Times New Roman" w:cs="Times New Roman"/>
          </w:rPr>
          <w:t>mutants</w:t>
        </w:r>
        <w:r w:rsidR="00DB4424" w:rsidRPr="004219CA" w:rsidDel="008258EA">
          <w:rPr>
            <w:rFonts w:ascii="Times New Roman" w:hAnsi="Times New Roman" w:cs="Times New Roman"/>
          </w:rPr>
          <w:t>, while</w:t>
        </w:r>
        <w:r w:rsidR="00DB353F" w:rsidRPr="004219CA" w:rsidDel="008258EA">
          <w:rPr>
            <w:rFonts w:ascii="Times New Roman" w:hAnsi="Times New Roman" w:cs="Times New Roman"/>
          </w:rPr>
          <w:t xml:space="preserve"> alkaloids, amino acids, and peptides were particularly reduced in </w:t>
        </w:r>
        <w:r w:rsidR="00DB353F" w:rsidRPr="004219CA" w:rsidDel="008258EA">
          <w:rPr>
            <w:rFonts w:ascii="Times New Roman" w:hAnsi="Times New Roman" w:cs="Times New Roman"/>
            <w:i/>
            <w:iCs/>
          </w:rPr>
          <w:t>ccamk</w:t>
        </w:r>
        <w:r w:rsidR="00DB353F" w:rsidRPr="004219CA" w:rsidDel="008258EA">
          <w:rPr>
            <w:rFonts w:ascii="Times New Roman" w:hAnsi="Times New Roman" w:cs="Times New Roman"/>
          </w:rPr>
          <w:t xml:space="preserve"> and </w:t>
        </w:r>
        <w:r w:rsidR="00DB353F" w:rsidRPr="004219CA" w:rsidDel="008258EA">
          <w:rPr>
            <w:rFonts w:ascii="Times New Roman" w:hAnsi="Times New Roman" w:cs="Times New Roman"/>
            <w:i/>
            <w:iCs/>
          </w:rPr>
          <w:t>nsp2</w:t>
        </w:r>
        <w:r w:rsidR="00DB353F" w:rsidRPr="004219CA" w:rsidDel="008258EA">
          <w:rPr>
            <w:rFonts w:ascii="Times New Roman" w:hAnsi="Times New Roman" w:cs="Times New Roman"/>
          </w:rPr>
          <w:t xml:space="preserve"> </w:t>
        </w:r>
        <w:r w:rsidRPr="004219CA" w:rsidDel="008258EA">
          <w:rPr>
            <w:rFonts w:ascii="Times New Roman" w:hAnsi="Times New Roman" w:cs="Times New Roman"/>
          </w:rPr>
          <w:t>mutants.</w:t>
        </w:r>
        <w:r w:rsidR="004A0886" w:rsidRPr="004A0886" w:rsidDel="008258EA">
          <w:rPr>
            <w:rFonts w:ascii="Times New Roman" w:hAnsi="Times New Roman" w:cs="Times New Roman"/>
          </w:rPr>
          <w:t xml:space="preserve"> </w:t>
        </w:r>
        <w:r w:rsidR="004A0886" w:rsidDel="008258EA">
          <w:rPr>
            <w:rFonts w:ascii="Times New Roman" w:hAnsi="Times New Roman" w:cs="Times New Roman"/>
          </w:rPr>
          <w:t xml:space="preserve">We identified </w:t>
        </w:r>
        <w:r w:rsidR="004A0886" w:rsidRPr="004219CA" w:rsidDel="008258EA">
          <w:rPr>
            <w:rFonts w:ascii="Times New Roman" w:hAnsi="Times New Roman" w:cs="Times New Roman"/>
          </w:rPr>
          <w:t xml:space="preserve">312 </w:t>
        </w:r>
        <w:r w:rsidR="000E344F" w:rsidRPr="000E344F" w:rsidDel="008258EA">
          <w:rPr>
            <w:rFonts w:ascii="Times New Roman" w:hAnsi="Times New Roman" w:cs="Times New Roman"/>
            <w:highlight w:val="green"/>
          </w:rPr>
          <w:t xml:space="preserve">metabolites with </w:t>
        </w:r>
        <w:r w:rsidR="004A0886" w:rsidRPr="000E344F" w:rsidDel="008258EA">
          <w:rPr>
            <w:rFonts w:ascii="Times New Roman" w:hAnsi="Times New Roman" w:cs="Times New Roman"/>
            <w:highlight w:val="green"/>
          </w:rPr>
          <w:t>differential intens</w:t>
        </w:r>
        <w:r w:rsidR="000E344F" w:rsidRPr="000E344F" w:rsidDel="008258EA">
          <w:rPr>
            <w:rFonts w:ascii="Times New Roman" w:hAnsi="Times New Roman" w:cs="Times New Roman"/>
            <w:highlight w:val="green"/>
          </w:rPr>
          <w:t>ities</w:t>
        </w:r>
        <w:r w:rsidR="004A0886" w:rsidDel="008258EA">
          <w:rPr>
            <w:rFonts w:ascii="Times New Roman" w:hAnsi="Times New Roman" w:cs="Times New Roman"/>
          </w:rPr>
          <w:t xml:space="preserve"> (DI)</w:t>
        </w:r>
        <w:r w:rsidR="008F6466" w:rsidDel="008258EA">
          <w:rPr>
            <w:rFonts w:ascii="Times New Roman" w:hAnsi="Times New Roman" w:cs="Times New Roman"/>
          </w:rPr>
          <w:t>, spanning multiple compound classes</w:t>
        </w:r>
        <w:r w:rsidR="004A0886" w:rsidDel="008258EA">
          <w:rPr>
            <w:rFonts w:ascii="Times New Roman" w:hAnsi="Times New Roman" w:cs="Times New Roman"/>
          </w:rPr>
          <w:t xml:space="preserve"> </w:t>
        </w:r>
        <w:r w:rsidR="000932FA" w:rsidDel="008258EA">
          <w:rPr>
            <w:rFonts w:ascii="Times New Roman" w:hAnsi="Times New Roman" w:cs="Times New Roman"/>
          </w:rPr>
          <w:t>(</w:t>
        </w:r>
        <w:r w:rsidR="000932FA" w:rsidRPr="000932FA" w:rsidDel="008258EA">
          <w:rPr>
            <w:rFonts w:ascii="Times New Roman" w:hAnsi="Times New Roman" w:cs="Times New Roman"/>
            <w:highlight w:val="red"/>
          </w:rPr>
          <w:t>Fig.9C,</w:t>
        </w:r>
        <w:r w:rsidR="004A0886" w:rsidRPr="000932FA" w:rsidDel="008258EA">
          <w:rPr>
            <w:rFonts w:ascii="Times New Roman" w:hAnsi="Times New Roman" w:cs="Times New Roman"/>
            <w:highlight w:val="red"/>
          </w:rPr>
          <w:t xml:space="preserve"> 330 shown, Ib check)</w:t>
        </w:r>
        <w:r w:rsidR="008F6466" w:rsidRPr="000932FA" w:rsidDel="008258EA">
          <w:rPr>
            <w:rFonts w:ascii="Times New Roman" w:hAnsi="Times New Roman" w:cs="Times New Roman"/>
            <w:highlight w:val="red"/>
          </w:rPr>
          <w:t>.</w:t>
        </w:r>
        <w:r w:rsidR="008F6466" w:rsidDel="008258EA">
          <w:rPr>
            <w:rFonts w:ascii="Times New Roman" w:hAnsi="Times New Roman" w:cs="Times New Roman"/>
          </w:rPr>
          <w:t xml:space="preserve"> </w:t>
        </w:r>
        <w:r w:rsidR="008F6466" w:rsidRPr="004219CA" w:rsidDel="008258EA">
          <w:rPr>
            <w:rFonts w:ascii="Times New Roman" w:hAnsi="Times New Roman" w:cs="Times New Roman"/>
          </w:rPr>
          <w:t>Notably, phenylpropanoids, including cinnamic acids, cinnamic acid esters, coumaric acids, and coumaric acid esters</w:t>
        </w:r>
        <w:r w:rsidR="008F6466" w:rsidDel="008258EA">
          <w:rPr>
            <w:rFonts w:ascii="Times New Roman" w:hAnsi="Times New Roman" w:cs="Times New Roman"/>
          </w:rPr>
          <w:t>, were strongly reduced across all mutants</w:t>
        </w:r>
        <w:r w:rsidR="008F6466" w:rsidRPr="004219CA" w:rsidDel="008258EA">
          <w:rPr>
            <w:rFonts w:ascii="Times New Roman" w:hAnsi="Times New Roman" w:cs="Times New Roman"/>
          </w:rPr>
          <w:t xml:space="preserve">. Additionally, two phenolic acids classified as salicylic acid were </w:t>
        </w:r>
        <w:r w:rsidR="008F6466" w:rsidDel="008258EA">
          <w:rPr>
            <w:rFonts w:ascii="Times New Roman" w:hAnsi="Times New Roman" w:cs="Times New Roman"/>
          </w:rPr>
          <w:t>depleted</w:t>
        </w:r>
        <w:r w:rsidR="008F6466" w:rsidRPr="004219CA" w:rsidDel="008258EA">
          <w:rPr>
            <w:rFonts w:ascii="Times New Roman" w:hAnsi="Times New Roman" w:cs="Times New Roman"/>
          </w:rPr>
          <w:t xml:space="preserve"> in all mutants. Several flavonoids </w:t>
        </w:r>
        <w:r w:rsidR="008F6466" w:rsidDel="008258EA">
          <w:rPr>
            <w:rFonts w:ascii="Times New Roman" w:hAnsi="Times New Roman" w:cs="Times New Roman"/>
          </w:rPr>
          <w:t>(</w:t>
        </w:r>
        <w:r w:rsidR="008F6466" w:rsidRPr="004219CA" w:rsidDel="008258EA">
          <w:rPr>
            <w:rFonts w:ascii="Times New Roman" w:hAnsi="Times New Roman" w:cs="Times New Roman"/>
          </w:rPr>
          <w:t xml:space="preserve">flavonoid-3-O-glycosides, flavanones, 4-O-methylisoflavones, O-methylated flavonoids, 5-hydroxyflavonoids, and </w:t>
        </w:r>
        <w:r w:rsidR="000932FA" w:rsidDel="008258EA">
          <w:rPr>
            <w:rFonts w:ascii="Times New Roman" w:hAnsi="Times New Roman" w:cs="Times New Roman"/>
          </w:rPr>
          <w:t xml:space="preserve">other </w:t>
        </w:r>
        <w:r w:rsidR="008F6466" w:rsidRPr="004219CA" w:rsidDel="008258EA">
          <w:rPr>
            <w:rFonts w:ascii="Times New Roman" w:hAnsi="Times New Roman" w:cs="Times New Roman"/>
          </w:rPr>
          <w:t>flavonoids</w:t>
        </w:r>
        <w:r w:rsidR="008F6466" w:rsidDel="008258EA">
          <w:rPr>
            <w:rFonts w:ascii="Times New Roman" w:hAnsi="Times New Roman" w:cs="Times New Roman"/>
          </w:rPr>
          <w:t xml:space="preserve">) </w:t>
        </w:r>
        <w:r w:rsidR="008F6466" w:rsidRPr="004219CA" w:rsidDel="008258EA">
          <w:rPr>
            <w:rFonts w:ascii="Times New Roman" w:hAnsi="Times New Roman" w:cs="Times New Roman"/>
          </w:rPr>
          <w:t xml:space="preserve">also showed DI, </w:t>
        </w:r>
        <w:r w:rsidR="008F6466" w:rsidDel="008258EA">
          <w:rPr>
            <w:rFonts w:ascii="Times New Roman" w:hAnsi="Times New Roman" w:cs="Times New Roman"/>
          </w:rPr>
          <w:t xml:space="preserve">with most reduced in </w:t>
        </w:r>
        <w:r w:rsidR="008F6466" w:rsidRPr="004219CA" w:rsidDel="008258EA">
          <w:rPr>
            <w:rFonts w:ascii="Times New Roman" w:hAnsi="Times New Roman" w:cs="Times New Roman"/>
            <w:i/>
            <w:iCs/>
          </w:rPr>
          <w:t>nsp</w:t>
        </w:r>
        <w:r w:rsidR="008F6466" w:rsidRPr="004219CA" w:rsidDel="008258EA">
          <w:rPr>
            <w:rFonts w:ascii="Times New Roman" w:hAnsi="Times New Roman" w:cs="Times New Roman"/>
          </w:rPr>
          <w:t xml:space="preserve"> mutants</w:t>
        </w:r>
        <w:r w:rsidR="008F6466" w:rsidDel="008258EA">
          <w:rPr>
            <w:rFonts w:ascii="Times New Roman" w:hAnsi="Times New Roman" w:cs="Times New Roman"/>
          </w:rPr>
          <w:t xml:space="preserve">, while some were also affected </w:t>
        </w:r>
        <w:r w:rsidR="008F6466" w:rsidRPr="004219CA" w:rsidDel="008258EA">
          <w:rPr>
            <w:rFonts w:ascii="Times New Roman" w:hAnsi="Times New Roman" w:cs="Times New Roman"/>
          </w:rPr>
          <w:t xml:space="preserve">in </w:t>
        </w:r>
        <w:r w:rsidR="008F6466" w:rsidRPr="004219CA" w:rsidDel="008258EA">
          <w:rPr>
            <w:rFonts w:ascii="Times New Roman" w:hAnsi="Times New Roman" w:cs="Times New Roman"/>
            <w:i/>
            <w:iCs/>
          </w:rPr>
          <w:t>symrk</w:t>
        </w:r>
        <w:r w:rsidR="008F6466" w:rsidRPr="004219CA" w:rsidDel="008258EA">
          <w:rPr>
            <w:rFonts w:ascii="Times New Roman" w:hAnsi="Times New Roman" w:cs="Times New Roman"/>
          </w:rPr>
          <w:t xml:space="preserve"> and </w:t>
        </w:r>
        <w:r w:rsidR="008F6466" w:rsidRPr="004219CA" w:rsidDel="008258EA">
          <w:rPr>
            <w:rFonts w:ascii="Times New Roman" w:hAnsi="Times New Roman" w:cs="Times New Roman"/>
            <w:i/>
            <w:iCs/>
          </w:rPr>
          <w:t>ccamk</w:t>
        </w:r>
        <w:r w:rsidR="008F6466" w:rsidRPr="004219CA" w:rsidDel="008258EA">
          <w:rPr>
            <w:rFonts w:ascii="Times New Roman" w:hAnsi="Times New Roman" w:cs="Times New Roman"/>
          </w:rPr>
          <w:t xml:space="preserve"> mutants</w:t>
        </w:r>
        <w:r w:rsidR="008F6466" w:rsidDel="008258EA">
          <w:rPr>
            <w:rFonts w:ascii="Times New Roman" w:hAnsi="Times New Roman" w:cs="Times New Roman"/>
          </w:rPr>
          <w:t xml:space="preserve"> </w:t>
        </w:r>
        <w:r w:rsidR="008F6466" w:rsidRPr="004219CA" w:rsidDel="008258EA">
          <w:rPr>
            <w:rFonts w:ascii="Times New Roman" w:hAnsi="Times New Roman" w:cs="Times New Roman"/>
          </w:rPr>
          <w:t>(Fig. 9E).</w:t>
        </w:r>
      </w:moveFrom>
    </w:p>
    <w:p w14:paraId="4D434204" w14:textId="7741FF8C" w:rsidR="00241105" w:rsidDel="008258EA" w:rsidRDefault="000B3978" w:rsidP="00DB2FCC">
      <w:pPr>
        <w:spacing w:line="276" w:lineRule="auto"/>
        <w:jc w:val="both"/>
        <w:rPr>
          <w:moveFrom w:id="1532" w:author="Simona Radutoiu" w:date="2025-11-20T10:06:00Z" w16du:dateUtc="2025-11-20T09:06:00Z"/>
          <w:rFonts w:ascii="Times New Roman" w:hAnsi="Times New Roman" w:cs="Times New Roman"/>
        </w:rPr>
      </w:pPr>
      <w:moveFrom w:id="1533" w:author="Simona Radutoiu" w:date="2025-11-20T10:06:00Z" w16du:dateUtc="2025-11-20T09:06:00Z">
        <w:r w:rsidRPr="004219CA" w:rsidDel="008258EA">
          <w:rPr>
            <w:rFonts w:ascii="Times New Roman" w:hAnsi="Times New Roman" w:cs="Times New Roman"/>
          </w:rPr>
          <w:t xml:space="preserve">In </w:t>
        </w:r>
        <w:r w:rsidRPr="004219CA" w:rsidDel="008258EA">
          <w:rPr>
            <w:rFonts w:ascii="Times New Roman" w:hAnsi="Times New Roman" w:cs="Times New Roman"/>
            <w:i/>
            <w:iCs/>
          </w:rPr>
          <w:t>Hordeum</w:t>
        </w:r>
        <w:r w:rsidRPr="004219CA" w:rsidDel="008258EA">
          <w:rPr>
            <w:rFonts w:ascii="Times New Roman" w:hAnsi="Times New Roman" w:cs="Times New Roman"/>
          </w:rPr>
          <w:t xml:space="preserve">, </w:t>
        </w:r>
        <w:r w:rsidR="008F6466" w:rsidDel="008258EA">
          <w:rPr>
            <w:rFonts w:ascii="Times New Roman" w:hAnsi="Times New Roman" w:cs="Times New Roman"/>
          </w:rPr>
          <w:t xml:space="preserve">the wild-type exudate profile was most similar to </w:t>
        </w:r>
        <w:r w:rsidR="008F6466" w:rsidRPr="008F6466" w:rsidDel="008258EA">
          <w:rPr>
            <w:rFonts w:ascii="Times New Roman" w:hAnsi="Times New Roman" w:cs="Times New Roman"/>
            <w:i/>
            <w:iCs/>
          </w:rPr>
          <w:t>symrk</w:t>
        </w:r>
        <w:r w:rsidR="008F6466" w:rsidDel="008258EA">
          <w:rPr>
            <w:rFonts w:ascii="Times New Roman" w:hAnsi="Times New Roman" w:cs="Times New Roman"/>
          </w:rPr>
          <w:t xml:space="preserve">, whereas </w:t>
        </w:r>
        <w:r w:rsidR="008F6466" w:rsidRPr="008F6466" w:rsidDel="008258EA">
          <w:rPr>
            <w:rFonts w:ascii="Times New Roman" w:hAnsi="Times New Roman" w:cs="Times New Roman"/>
            <w:i/>
            <w:iCs/>
          </w:rPr>
          <w:t>ccamk</w:t>
        </w:r>
        <w:r w:rsidR="008F6466" w:rsidDel="008258EA">
          <w:rPr>
            <w:rFonts w:ascii="Times New Roman" w:hAnsi="Times New Roman" w:cs="Times New Roman"/>
          </w:rPr>
          <w:t xml:space="preserve"> and </w:t>
        </w:r>
        <w:r w:rsidR="008F6466" w:rsidRPr="008F6466" w:rsidDel="008258EA">
          <w:rPr>
            <w:rFonts w:ascii="Times New Roman" w:hAnsi="Times New Roman" w:cs="Times New Roman"/>
            <w:i/>
            <w:iCs/>
          </w:rPr>
          <w:t>nsp</w:t>
        </w:r>
        <w:r w:rsidR="008F6466" w:rsidDel="008258EA">
          <w:rPr>
            <w:rFonts w:ascii="Times New Roman" w:hAnsi="Times New Roman" w:cs="Times New Roman"/>
          </w:rPr>
          <w:t xml:space="preserve"> mutants exhibited pronounced metabolic shifts (Fig. 10A). </w:t>
        </w:r>
        <w:r w:rsidR="00241105" w:rsidDel="008258EA">
          <w:rPr>
            <w:rFonts w:ascii="Times New Roman" w:hAnsi="Times New Roman" w:cs="Times New Roman"/>
          </w:rPr>
          <w:t>We</w:t>
        </w:r>
        <w:r w:rsidR="008F6466" w:rsidDel="008258EA">
          <w:rPr>
            <w:rFonts w:ascii="Times New Roman" w:hAnsi="Times New Roman" w:cs="Times New Roman"/>
          </w:rPr>
          <w:t xml:space="preserve"> </w:t>
        </w:r>
        <w:r w:rsidR="00241105" w:rsidDel="008258EA">
          <w:rPr>
            <w:rFonts w:ascii="Times New Roman" w:hAnsi="Times New Roman" w:cs="Times New Roman"/>
          </w:rPr>
          <w:t>detected</w:t>
        </w:r>
        <w:r w:rsidR="008F6466" w:rsidDel="008258EA">
          <w:rPr>
            <w:rFonts w:ascii="Times New Roman" w:hAnsi="Times New Roman" w:cs="Times New Roman"/>
          </w:rPr>
          <w:t xml:space="preserve"> </w:t>
        </w:r>
        <w:r w:rsidR="008F6466" w:rsidRPr="008F6466" w:rsidDel="008258EA">
          <w:rPr>
            <w:rFonts w:ascii="Times New Roman" w:hAnsi="Times New Roman" w:cs="Times New Roman"/>
            <w:highlight w:val="red"/>
          </w:rPr>
          <w:t>XXX</w:t>
        </w:r>
        <w:r w:rsidR="008F6466" w:rsidDel="008258EA">
          <w:rPr>
            <w:rFonts w:ascii="Times New Roman" w:hAnsi="Times New Roman" w:cs="Times New Roman"/>
          </w:rPr>
          <w:t xml:space="preserve"> DI metabolites </w:t>
        </w:r>
        <w:r w:rsidR="008F6466" w:rsidRPr="004219CA" w:rsidDel="008258EA">
          <w:rPr>
            <w:rFonts w:ascii="Times New Roman" w:hAnsi="Times New Roman" w:cs="Times New Roman"/>
          </w:rPr>
          <w:t xml:space="preserve">(Fig.10D, and Suppl. Table </w:t>
        </w:r>
        <w:r w:rsidR="008F6466" w:rsidDel="008258EA">
          <w:rPr>
            <w:rFonts w:ascii="Times New Roman" w:hAnsi="Times New Roman" w:cs="Times New Roman"/>
          </w:rPr>
          <w:t>9</w:t>
        </w:r>
        <w:r w:rsidR="008F6466" w:rsidRPr="004219CA" w:rsidDel="008258EA">
          <w:rPr>
            <w:rFonts w:ascii="Times New Roman" w:hAnsi="Times New Roman" w:cs="Times New Roman"/>
          </w:rPr>
          <w:t>)</w:t>
        </w:r>
        <w:r w:rsidR="008F6466" w:rsidDel="008258EA">
          <w:rPr>
            <w:rFonts w:ascii="Times New Roman" w:hAnsi="Times New Roman" w:cs="Times New Roman"/>
          </w:rPr>
          <w:t xml:space="preserve">, including reductions in </w:t>
        </w:r>
        <w:r w:rsidR="000932FA" w:rsidRPr="000932FA" w:rsidDel="008258EA">
          <w:rPr>
            <w:rFonts w:ascii="Times New Roman" w:hAnsi="Times New Roman" w:cs="Times New Roman"/>
            <w:highlight w:val="green"/>
          </w:rPr>
          <w:t>more than</w:t>
        </w:r>
        <w:r w:rsidR="000932FA" w:rsidDel="008258EA">
          <w:rPr>
            <w:rFonts w:ascii="Times New Roman" w:hAnsi="Times New Roman" w:cs="Times New Roman"/>
          </w:rPr>
          <w:t xml:space="preserve"> </w:t>
        </w:r>
        <w:r w:rsidR="008F6466" w:rsidRPr="004219CA" w:rsidDel="008258EA">
          <w:rPr>
            <w:rFonts w:ascii="Times New Roman" w:hAnsi="Times New Roman" w:cs="Times New Roman"/>
          </w:rPr>
          <w:t>50 diterpenoids</w:t>
        </w:r>
        <w:r w:rsidR="008F6466" w:rsidDel="008258EA">
          <w:rPr>
            <w:rFonts w:ascii="Times New Roman" w:hAnsi="Times New Roman" w:cs="Times New Roman"/>
          </w:rPr>
          <w:t xml:space="preserve"> </w:t>
        </w:r>
        <w:r w:rsidR="008F6466" w:rsidRPr="004219CA" w:rsidDel="008258EA">
          <w:rPr>
            <w:rFonts w:ascii="Times New Roman" w:hAnsi="Times New Roman" w:cs="Times New Roman"/>
          </w:rPr>
          <w:t>(Fig. 10C)</w:t>
        </w:r>
        <w:r w:rsidR="008F6466" w:rsidDel="008258EA">
          <w:rPr>
            <w:rFonts w:ascii="Times New Roman" w:hAnsi="Times New Roman" w:cs="Times New Roman"/>
          </w:rPr>
          <w:t>, such as gibberellins, diterpene lactones, and butanolide-furanone</w:t>
        </w:r>
        <w:r w:rsidR="000932FA" w:rsidDel="008258EA">
          <w:rPr>
            <w:rFonts w:ascii="Times New Roman" w:hAnsi="Times New Roman" w:cs="Times New Roman"/>
          </w:rPr>
          <w:t>s</w:t>
        </w:r>
        <w:r w:rsidR="008F6466" w:rsidDel="008258EA">
          <w:rPr>
            <w:rFonts w:ascii="Times New Roman" w:hAnsi="Times New Roman" w:cs="Times New Roman"/>
          </w:rPr>
          <w:t xml:space="preserve"> </w:t>
        </w:r>
        <w:r w:rsidR="008F6466" w:rsidRPr="004219CA" w:rsidDel="008258EA">
          <w:rPr>
            <w:rFonts w:ascii="Times New Roman" w:hAnsi="Times New Roman" w:cs="Times New Roman"/>
          </w:rPr>
          <w:t>(Fig. 10</w:t>
        </w:r>
        <w:r w:rsidR="008F6466" w:rsidDel="008258EA">
          <w:rPr>
            <w:rFonts w:ascii="Times New Roman" w:hAnsi="Times New Roman" w:cs="Times New Roman"/>
          </w:rPr>
          <w:t>E</w:t>
        </w:r>
        <w:r w:rsidR="008F6466" w:rsidRPr="004219CA" w:rsidDel="008258EA">
          <w:rPr>
            <w:rFonts w:ascii="Times New Roman" w:hAnsi="Times New Roman" w:cs="Times New Roman"/>
          </w:rPr>
          <w:t>)</w:t>
        </w:r>
        <w:r w:rsidR="008F6466" w:rsidDel="008258EA">
          <w:rPr>
            <w:rFonts w:ascii="Times New Roman" w:hAnsi="Times New Roman" w:cs="Times New Roman"/>
          </w:rPr>
          <w:t xml:space="preserve">. Additionally, </w:t>
        </w:r>
        <w:r w:rsidR="008F6466" w:rsidRPr="004219CA" w:rsidDel="008258EA">
          <w:rPr>
            <w:rFonts w:ascii="Times New Roman" w:hAnsi="Times New Roman" w:cs="Times New Roman"/>
          </w:rPr>
          <w:t>tryptophan</w:t>
        </w:r>
        <w:r w:rsidR="000932FA" w:rsidDel="008258EA">
          <w:rPr>
            <w:rFonts w:ascii="Times New Roman" w:hAnsi="Times New Roman" w:cs="Times New Roman"/>
          </w:rPr>
          <w:t>-derived</w:t>
        </w:r>
        <w:r w:rsidR="008F6466" w:rsidRPr="004219CA" w:rsidDel="008258EA">
          <w:rPr>
            <w:rFonts w:ascii="Times New Roman" w:hAnsi="Times New Roman" w:cs="Times New Roman"/>
          </w:rPr>
          <w:t xml:space="preserve"> alkaloids, including auxin and serotonin</w:t>
        </w:r>
        <w:r w:rsidR="008F6466" w:rsidDel="008258EA">
          <w:rPr>
            <w:rFonts w:ascii="Times New Roman" w:hAnsi="Times New Roman" w:cs="Times New Roman"/>
          </w:rPr>
          <w:t xml:space="preserve">, were reduced in </w:t>
        </w:r>
        <w:r w:rsidR="008F6466" w:rsidRPr="008F6466" w:rsidDel="008258EA">
          <w:rPr>
            <w:rFonts w:ascii="Times New Roman" w:hAnsi="Times New Roman" w:cs="Times New Roman"/>
            <w:i/>
            <w:iCs/>
          </w:rPr>
          <w:t>Hordeum</w:t>
        </w:r>
        <w:r w:rsidR="008F6466" w:rsidDel="008258EA">
          <w:rPr>
            <w:rFonts w:ascii="Times New Roman" w:hAnsi="Times New Roman" w:cs="Times New Roman"/>
          </w:rPr>
          <w:t xml:space="preserve"> mutants.</w:t>
        </w:r>
      </w:moveFrom>
    </w:p>
    <w:p w14:paraId="6B35F18B" w14:textId="43FCF956" w:rsidR="00241105" w:rsidDel="008258EA" w:rsidRDefault="00241105" w:rsidP="00DB2FCC">
      <w:pPr>
        <w:spacing w:line="276" w:lineRule="auto"/>
        <w:jc w:val="both"/>
        <w:rPr>
          <w:moveFrom w:id="1534" w:author="Simona Radutoiu" w:date="2025-11-20T10:06:00Z" w16du:dateUtc="2025-11-20T09:06:00Z"/>
          <w:rFonts w:ascii="Times New Roman" w:hAnsi="Times New Roman" w:cs="Times New Roman"/>
        </w:rPr>
      </w:pPr>
      <w:moveFrom w:id="1535" w:author="Simona Radutoiu" w:date="2025-11-20T10:06:00Z" w16du:dateUtc="2025-11-20T09:06:00Z">
        <w:r w:rsidDel="008258EA">
          <w:rPr>
            <w:rFonts w:ascii="Times New Roman" w:hAnsi="Times New Roman" w:cs="Times New Roman"/>
          </w:rPr>
          <w:t xml:space="preserve">Several metabolite classes were consistently affected in CSSP mutants across both </w:t>
        </w:r>
        <w:r w:rsidRPr="00241105" w:rsidDel="008258EA">
          <w:rPr>
            <w:rFonts w:ascii="Times New Roman" w:hAnsi="Times New Roman" w:cs="Times New Roman"/>
            <w:i/>
            <w:iCs/>
          </w:rPr>
          <w:t>Lotus</w:t>
        </w:r>
        <w:r w:rsidDel="008258EA">
          <w:rPr>
            <w:rFonts w:ascii="Times New Roman" w:hAnsi="Times New Roman" w:cs="Times New Roman"/>
          </w:rPr>
          <w:t xml:space="preserve"> and </w:t>
        </w:r>
        <w:r w:rsidRPr="00241105" w:rsidDel="008258EA">
          <w:rPr>
            <w:rFonts w:ascii="Times New Roman" w:hAnsi="Times New Roman" w:cs="Times New Roman"/>
            <w:i/>
            <w:iCs/>
          </w:rPr>
          <w:t>Hordeum</w:t>
        </w:r>
        <w:r w:rsidDel="008258EA">
          <w:rPr>
            <w:rFonts w:ascii="Times New Roman" w:hAnsi="Times New Roman" w:cs="Times New Roman"/>
          </w:rPr>
          <w:t xml:space="preserve">. Specifically, phenylpropanoids, including coumaric acids and coumaric acid esters, were reduced in </w:t>
        </w:r>
        <w:r w:rsidRPr="00241105" w:rsidDel="008258EA">
          <w:rPr>
            <w:rFonts w:ascii="Times New Roman" w:hAnsi="Times New Roman" w:cs="Times New Roman"/>
            <w:i/>
            <w:iCs/>
          </w:rPr>
          <w:t>ccamk</w:t>
        </w:r>
        <w:r w:rsidDel="008258EA">
          <w:rPr>
            <w:rFonts w:ascii="Times New Roman" w:hAnsi="Times New Roman" w:cs="Times New Roman"/>
          </w:rPr>
          <w:t xml:space="preserve"> and </w:t>
        </w:r>
        <w:r w:rsidRPr="00241105" w:rsidDel="008258EA">
          <w:rPr>
            <w:rFonts w:ascii="Times New Roman" w:hAnsi="Times New Roman" w:cs="Times New Roman"/>
            <w:i/>
            <w:iCs/>
          </w:rPr>
          <w:t>nsp</w:t>
        </w:r>
        <w:r w:rsidDel="008258EA">
          <w:rPr>
            <w:rFonts w:ascii="Times New Roman" w:hAnsi="Times New Roman" w:cs="Times New Roman"/>
          </w:rPr>
          <w:t xml:space="preserve"> mutants of both hosts (Fig. 9E, 10E). Likewise, salicylic acid was depleted in all mutants of both hosts, suggesting a conserved role of CSSP genes in regulating salicylic acid-associated pathways.</w:t>
        </w:r>
      </w:moveFrom>
    </w:p>
    <w:p w14:paraId="2C8D4AD8" w14:textId="20AAA390" w:rsidR="008F6466" w:rsidRPr="004219CA" w:rsidDel="008258EA" w:rsidRDefault="00241105" w:rsidP="00DB2FCC">
      <w:pPr>
        <w:spacing w:line="276" w:lineRule="auto"/>
        <w:jc w:val="both"/>
        <w:rPr>
          <w:moveFrom w:id="1536" w:author="Simona Radutoiu" w:date="2025-11-20T10:06:00Z" w16du:dateUtc="2025-11-20T09:06:00Z"/>
          <w:rFonts w:ascii="Times New Roman" w:hAnsi="Times New Roman" w:cs="Times New Roman"/>
        </w:rPr>
      </w:pPr>
      <w:moveFrom w:id="1537" w:author="Simona Radutoiu" w:date="2025-11-20T10:06:00Z" w16du:dateUtc="2025-11-20T09:06:00Z">
        <w:r w:rsidDel="008258EA">
          <w:rPr>
            <w:rFonts w:ascii="Times New Roman" w:hAnsi="Times New Roman" w:cs="Times New Roman"/>
          </w:rPr>
          <w:t xml:space="preserve">Despite some shared trends, several metabolite shifts were </w:t>
        </w:r>
        <w:r w:rsidR="000E344F" w:rsidRPr="000E344F" w:rsidDel="008258EA">
          <w:rPr>
            <w:rFonts w:ascii="Times New Roman" w:hAnsi="Times New Roman" w:cs="Times New Roman"/>
            <w:highlight w:val="green"/>
          </w:rPr>
          <w:t>genotype</w:t>
        </w:r>
        <w:r w:rsidDel="008258EA">
          <w:rPr>
            <w:rFonts w:ascii="Times New Roman" w:hAnsi="Times New Roman" w:cs="Times New Roman"/>
          </w:rPr>
          <w:t xml:space="preserve">-specific. </w:t>
        </w:r>
        <w:commentRangeStart w:id="1538"/>
        <w:r w:rsidRPr="008A1729" w:rsidDel="008258EA">
          <w:rPr>
            <w:rFonts w:ascii="Times New Roman" w:hAnsi="Times New Roman" w:cs="Times New Roman"/>
            <w:highlight w:val="magenta"/>
          </w:rPr>
          <w:t xml:space="preserve">In </w:t>
        </w:r>
        <w:r w:rsidRPr="008A1729" w:rsidDel="008258EA">
          <w:rPr>
            <w:rFonts w:ascii="Times New Roman" w:hAnsi="Times New Roman" w:cs="Times New Roman"/>
            <w:i/>
            <w:iCs/>
            <w:highlight w:val="magenta"/>
          </w:rPr>
          <w:t>Lotus</w:t>
        </w:r>
        <w:r w:rsidRPr="008A1729" w:rsidDel="008258EA">
          <w:rPr>
            <w:rFonts w:ascii="Times New Roman" w:hAnsi="Times New Roman" w:cs="Times New Roman"/>
            <w:highlight w:val="magenta"/>
          </w:rPr>
          <w:t xml:space="preserve">, carbohydrates, shikimates, and phenylpropanoids were significantly reduced in all CSSP mutants, whereas in </w:t>
        </w:r>
        <w:r w:rsidRPr="008A1729" w:rsidDel="008258EA">
          <w:rPr>
            <w:rFonts w:ascii="Times New Roman" w:hAnsi="Times New Roman" w:cs="Times New Roman"/>
            <w:i/>
            <w:iCs/>
            <w:highlight w:val="magenta"/>
          </w:rPr>
          <w:t>Hordeum</w:t>
        </w:r>
        <w:r w:rsidRPr="008A1729" w:rsidDel="008258EA">
          <w:rPr>
            <w:rFonts w:ascii="Times New Roman" w:hAnsi="Times New Roman" w:cs="Times New Roman"/>
            <w:highlight w:val="magenta"/>
          </w:rPr>
          <w:t>, no significant differences were observed at the pathway level (CHECK, Suppl. Fig. 15</w:t>
        </w:r>
        <w:r w:rsidR="008A1729" w:rsidDel="008258EA">
          <w:rPr>
            <w:rFonts w:ascii="Times New Roman" w:hAnsi="Times New Roman" w:cs="Times New Roman"/>
            <w:highlight w:val="magenta"/>
          </w:rPr>
          <w:t xml:space="preserve"> &gt; I feel like this sentence is a bit misleading. At a pathway level there is no difference in Hordeum but individual phenylpropanoids are indeed different and this is the shared effect we are claiming</w:t>
        </w:r>
        <w:r w:rsidRPr="008A1729" w:rsidDel="008258EA">
          <w:rPr>
            <w:rFonts w:ascii="Times New Roman" w:hAnsi="Times New Roman" w:cs="Times New Roman"/>
            <w:highlight w:val="magenta"/>
          </w:rPr>
          <w:t>)</w:t>
        </w:r>
        <w:commentRangeEnd w:id="1538"/>
        <w:r w:rsidR="007E2334" w:rsidDel="008258EA">
          <w:rPr>
            <w:rStyle w:val="CommentReference"/>
          </w:rPr>
          <w:commentReference w:id="1538"/>
        </w:r>
        <w:r w:rsidRPr="008A1729" w:rsidDel="008258EA">
          <w:rPr>
            <w:rFonts w:ascii="Times New Roman" w:hAnsi="Times New Roman" w:cs="Times New Roman"/>
            <w:highlight w:val="magenta"/>
          </w:rPr>
          <w:t>.</w:t>
        </w:r>
        <w:r w:rsidDel="008258EA">
          <w:rPr>
            <w:rFonts w:ascii="Times New Roman" w:hAnsi="Times New Roman" w:cs="Times New Roman"/>
          </w:rPr>
          <w:t xml:space="preserve"> </w:t>
        </w:r>
        <w:r w:rsidRPr="00241105" w:rsidDel="008258EA">
          <w:rPr>
            <w:rFonts w:ascii="Times New Roman" w:hAnsi="Times New Roman" w:cs="Times New Roman"/>
            <w:i/>
            <w:iCs/>
          </w:rPr>
          <w:t>Hordeum</w:t>
        </w:r>
        <w:r w:rsidDel="008258EA">
          <w:rPr>
            <w:rFonts w:ascii="Times New Roman" w:hAnsi="Times New Roman" w:cs="Times New Roman"/>
          </w:rPr>
          <w:t xml:space="preserve"> mutants showed a strong reduction in diterpenoids, including gibberellins and diterpene lactones, which were not significantly affected in </w:t>
        </w:r>
        <w:r w:rsidRPr="00241105" w:rsidDel="008258EA">
          <w:rPr>
            <w:rFonts w:ascii="Times New Roman" w:hAnsi="Times New Roman" w:cs="Times New Roman"/>
            <w:i/>
            <w:iCs/>
          </w:rPr>
          <w:t>Lotus</w:t>
        </w:r>
        <w:r w:rsidDel="008258EA">
          <w:rPr>
            <w:rFonts w:ascii="Times New Roman" w:hAnsi="Times New Roman" w:cs="Times New Roman"/>
          </w:rPr>
          <w:t xml:space="preserve">. Additionally, octadecanoids, including a large number of lineolic acid derivatives, were specifically depleted in </w:t>
        </w:r>
        <w:r w:rsidRPr="00241105" w:rsidDel="008258EA">
          <w:rPr>
            <w:rFonts w:ascii="Times New Roman" w:hAnsi="Times New Roman" w:cs="Times New Roman"/>
            <w:i/>
            <w:iCs/>
          </w:rPr>
          <w:t>Hordeum</w:t>
        </w:r>
        <w:r w:rsidDel="008258EA">
          <w:rPr>
            <w:rFonts w:ascii="Times New Roman" w:hAnsi="Times New Roman" w:cs="Times New Roman"/>
          </w:rPr>
          <w:t xml:space="preserve"> mutants (Fig.10E). </w:t>
        </w:r>
      </w:moveFrom>
    </w:p>
    <w:p w14:paraId="24DCB779" w14:textId="6285F259" w:rsidR="000532EB" w:rsidDel="008258EA" w:rsidRDefault="00820DFC" w:rsidP="00DB2FCC">
      <w:pPr>
        <w:spacing w:line="276" w:lineRule="auto"/>
        <w:jc w:val="both"/>
        <w:rPr>
          <w:moveFrom w:id="1539" w:author="Simona Radutoiu" w:date="2025-11-20T10:06:00Z" w16du:dateUtc="2025-11-20T09:06:00Z"/>
          <w:rFonts w:ascii="Times New Roman" w:hAnsi="Times New Roman" w:cs="Times New Roman"/>
        </w:rPr>
      </w:pPr>
      <w:moveFrom w:id="1540" w:author="Simona Radutoiu" w:date="2025-11-20T10:06:00Z" w16du:dateUtc="2025-11-20T09:06:00Z">
        <w:r w:rsidRPr="000E344F" w:rsidDel="008258EA">
          <w:rPr>
            <w:rFonts w:ascii="Times New Roman" w:hAnsi="Times New Roman" w:cs="Times New Roman"/>
            <w:highlight w:val="green"/>
          </w:rPr>
          <w:t xml:space="preserve">In </w:t>
        </w:r>
        <w:r w:rsidR="00CE1569" w:rsidRPr="000E344F" w:rsidDel="008258EA">
          <w:rPr>
            <w:rFonts w:ascii="Times New Roman" w:hAnsi="Times New Roman" w:cs="Times New Roman"/>
            <w:highlight w:val="green"/>
          </w:rPr>
          <w:t>summary</w:t>
        </w:r>
        <w:r w:rsidRPr="000E344F" w:rsidDel="008258EA">
          <w:rPr>
            <w:rFonts w:ascii="Times New Roman" w:hAnsi="Times New Roman" w:cs="Times New Roman"/>
            <w:highlight w:val="green"/>
          </w:rPr>
          <w:t xml:space="preserve">, we </w:t>
        </w:r>
        <w:r w:rsidR="000E344F" w:rsidRPr="000E344F" w:rsidDel="008258EA">
          <w:rPr>
            <w:rFonts w:ascii="Times New Roman" w:hAnsi="Times New Roman" w:cs="Times New Roman"/>
            <w:highlight w:val="green"/>
          </w:rPr>
          <w:t xml:space="preserve">found that mutations in </w:t>
        </w:r>
        <w:r w:rsidR="000932FA" w:rsidDel="008258EA">
          <w:rPr>
            <w:rFonts w:ascii="Times New Roman" w:hAnsi="Times New Roman" w:cs="Times New Roman"/>
            <w:highlight w:val="green"/>
          </w:rPr>
          <w:t xml:space="preserve">the </w:t>
        </w:r>
        <w:r w:rsidR="000E344F" w:rsidRPr="000E344F" w:rsidDel="008258EA">
          <w:rPr>
            <w:rFonts w:ascii="Times New Roman" w:hAnsi="Times New Roman" w:cs="Times New Roman"/>
            <w:highlight w:val="green"/>
          </w:rPr>
          <w:t xml:space="preserve">CSSP affect </w:t>
        </w:r>
        <w:r w:rsidRPr="000E344F" w:rsidDel="008258EA">
          <w:rPr>
            <w:rFonts w:ascii="Times New Roman" w:hAnsi="Times New Roman" w:cs="Times New Roman"/>
            <w:highlight w:val="green"/>
          </w:rPr>
          <w:t xml:space="preserve">hundreds of metabolites belonging to </w:t>
        </w:r>
        <w:r w:rsidR="00CE1569" w:rsidRPr="000E344F" w:rsidDel="008258EA">
          <w:rPr>
            <w:rFonts w:ascii="Times New Roman" w:hAnsi="Times New Roman" w:cs="Times New Roman"/>
            <w:highlight w:val="green"/>
          </w:rPr>
          <w:t>diverse</w:t>
        </w:r>
        <w:r w:rsidRPr="000E344F" w:rsidDel="008258EA">
          <w:rPr>
            <w:rFonts w:ascii="Times New Roman" w:hAnsi="Times New Roman" w:cs="Times New Roman"/>
            <w:highlight w:val="green"/>
          </w:rPr>
          <w:t xml:space="preserve"> chemical </w:t>
        </w:r>
        <w:r w:rsidR="000E344F" w:rsidRPr="000E344F" w:rsidDel="008258EA">
          <w:rPr>
            <w:rFonts w:ascii="Times New Roman" w:hAnsi="Times New Roman" w:cs="Times New Roman"/>
            <w:highlight w:val="green"/>
          </w:rPr>
          <w:t>classes</w:t>
        </w:r>
        <w:r w:rsidR="00241105" w:rsidRPr="000E344F" w:rsidDel="008258EA">
          <w:rPr>
            <w:rFonts w:ascii="Times New Roman" w:hAnsi="Times New Roman" w:cs="Times New Roman"/>
            <w:highlight w:val="green"/>
          </w:rPr>
          <w:t>.</w:t>
        </w:r>
        <w:r w:rsidR="00241105" w:rsidDel="008258EA">
          <w:rPr>
            <w:rFonts w:ascii="Times New Roman" w:hAnsi="Times New Roman" w:cs="Times New Roman"/>
          </w:rPr>
          <w:t xml:space="preserve"> While some metabolite shifts were conserved between hosts (phenylpropanoids, salicylic acid), others were species-specific (flavonoids in </w:t>
        </w:r>
        <w:r w:rsidR="00241105" w:rsidRPr="00241105" w:rsidDel="008258EA">
          <w:rPr>
            <w:rFonts w:ascii="Times New Roman" w:hAnsi="Times New Roman" w:cs="Times New Roman"/>
            <w:i/>
            <w:iCs/>
          </w:rPr>
          <w:t>Lotus</w:t>
        </w:r>
        <w:r w:rsidR="00241105" w:rsidDel="008258EA">
          <w:rPr>
            <w:rFonts w:ascii="Times New Roman" w:hAnsi="Times New Roman" w:cs="Times New Roman"/>
          </w:rPr>
          <w:t xml:space="preserve">, diterpenoids in </w:t>
        </w:r>
        <w:r w:rsidR="00241105" w:rsidRPr="00241105" w:rsidDel="008258EA">
          <w:rPr>
            <w:rFonts w:ascii="Times New Roman" w:hAnsi="Times New Roman" w:cs="Times New Roman"/>
            <w:i/>
            <w:iCs/>
          </w:rPr>
          <w:t>Hordeum</w:t>
        </w:r>
        <w:r w:rsidR="00241105" w:rsidDel="008258EA">
          <w:rPr>
            <w:rFonts w:ascii="Times New Roman" w:hAnsi="Times New Roman" w:cs="Times New Roman"/>
          </w:rPr>
          <w:t>)</w:t>
        </w:r>
        <w:r w:rsidR="000E344F" w:rsidDel="008258EA">
          <w:rPr>
            <w:rFonts w:ascii="Times New Roman" w:hAnsi="Times New Roman" w:cs="Times New Roman"/>
          </w:rPr>
          <w:t xml:space="preserve">, </w:t>
        </w:r>
        <w:r w:rsidR="000E344F" w:rsidRPr="000E344F" w:rsidDel="008258EA">
          <w:rPr>
            <w:rFonts w:ascii="Times New Roman" w:hAnsi="Times New Roman" w:cs="Times New Roman"/>
            <w:highlight w:val="green"/>
          </w:rPr>
          <w:t>as well as genotype-specific</w:t>
        </w:r>
        <w:r w:rsidR="00241105" w:rsidDel="008258EA">
          <w:rPr>
            <w:rFonts w:ascii="Times New Roman" w:hAnsi="Times New Roman" w:cs="Times New Roman"/>
          </w:rPr>
          <w:t xml:space="preserve">. </w:t>
        </w:r>
        <w:r w:rsidR="00CE1569" w:rsidRPr="004219CA" w:rsidDel="008258EA">
          <w:rPr>
            <w:rFonts w:ascii="Times New Roman" w:hAnsi="Times New Roman" w:cs="Times New Roman"/>
          </w:rPr>
          <w:t>These findings suggest</w:t>
        </w:r>
        <w:r w:rsidR="0057791E" w:rsidRPr="004219CA" w:rsidDel="008258EA">
          <w:rPr>
            <w:rFonts w:ascii="Times New Roman" w:hAnsi="Times New Roman" w:cs="Times New Roman"/>
          </w:rPr>
          <w:t xml:space="preserve"> that CSSP genes </w:t>
        </w:r>
        <w:r w:rsidR="00CE1569" w:rsidRPr="004219CA" w:rsidDel="008258EA">
          <w:rPr>
            <w:rFonts w:ascii="Times New Roman" w:hAnsi="Times New Roman" w:cs="Times New Roman"/>
          </w:rPr>
          <w:t xml:space="preserve">regulate not only the </w:t>
        </w:r>
        <w:r w:rsidR="0057791E" w:rsidRPr="004219CA" w:rsidDel="008258EA">
          <w:rPr>
            <w:rFonts w:ascii="Times New Roman" w:hAnsi="Times New Roman" w:cs="Times New Roman"/>
          </w:rPr>
          <w:t xml:space="preserve">biosynthesis of </w:t>
        </w:r>
        <w:r w:rsidR="00CE1569" w:rsidRPr="004219CA" w:rsidDel="008258EA">
          <w:rPr>
            <w:rFonts w:ascii="Times New Roman" w:hAnsi="Times New Roman" w:cs="Times New Roman"/>
          </w:rPr>
          <w:t>well-</w:t>
        </w:r>
        <w:r w:rsidR="0057791E" w:rsidRPr="004219CA" w:rsidDel="008258EA">
          <w:rPr>
            <w:rFonts w:ascii="Times New Roman" w:hAnsi="Times New Roman" w:cs="Times New Roman"/>
          </w:rPr>
          <w:t xml:space="preserve">characterised symbiosis-related compounds but also </w:t>
        </w:r>
        <w:r w:rsidR="00C35501" w:rsidRPr="004219CA" w:rsidDel="008258EA">
          <w:rPr>
            <w:rFonts w:ascii="Times New Roman" w:hAnsi="Times New Roman" w:cs="Times New Roman"/>
          </w:rPr>
          <w:t xml:space="preserve">broader </w:t>
        </w:r>
        <w:r w:rsidR="0057791E" w:rsidRPr="004219CA" w:rsidDel="008258EA">
          <w:rPr>
            <w:rFonts w:ascii="Times New Roman" w:hAnsi="Times New Roman" w:cs="Times New Roman"/>
          </w:rPr>
          <w:t>metabolic processes</w:t>
        </w:r>
        <w:r w:rsidR="00C35501" w:rsidRPr="004219CA" w:rsidDel="008258EA">
          <w:rPr>
            <w:rFonts w:ascii="Times New Roman" w:hAnsi="Times New Roman" w:cs="Times New Roman"/>
          </w:rPr>
          <w:t xml:space="preserve">. This, in turn, likely </w:t>
        </w:r>
        <w:r w:rsidR="00241105" w:rsidDel="008258EA">
          <w:rPr>
            <w:rFonts w:ascii="Times New Roman" w:hAnsi="Times New Roman" w:cs="Times New Roman"/>
          </w:rPr>
          <w:t xml:space="preserve">contributes </w:t>
        </w:r>
        <w:r w:rsidR="00686F64" w:rsidDel="008258EA">
          <w:rPr>
            <w:rFonts w:ascii="Times New Roman" w:hAnsi="Times New Roman" w:cs="Times New Roman"/>
          </w:rPr>
          <w:t>t</w:t>
        </w:r>
        <w:r w:rsidR="00241105" w:rsidDel="008258EA">
          <w:rPr>
            <w:rFonts w:ascii="Times New Roman" w:hAnsi="Times New Roman" w:cs="Times New Roman"/>
          </w:rPr>
          <w:t>o the observed shifts in</w:t>
        </w:r>
        <w:r w:rsidR="00C35501" w:rsidRPr="004219CA" w:rsidDel="008258EA">
          <w:rPr>
            <w:rFonts w:ascii="Times New Roman" w:hAnsi="Times New Roman" w:cs="Times New Roman"/>
          </w:rPr>
          <w:t xml:space="preserve"> root-associated microbial communities</w:t>
        </w:r>
        <w:r w:rsidR="00241105" w:rsidDel="008258EA">
          <w:rPr>
            <w:rFonts w:ascii="Times New Roman" w:hAnsi="Times New Roman" w:cs="Times New Roman"/>
          </w:rPr>
          <w:t>.</w:t>
        </w:r>
      </w:moveFrom>
    </w:p>
    <w:moveFromRangeEnd w:id="1522"/>
    <w:p w14:paraId="42775B99" w14:textId="77777777" w:rsidR="000532EB" w:rsidRPr="004219CA" w:rsidRDefault="000532EB" w:rsidP="00DB2FCC">
      <w:pPr>
        <w:spacing w:line="276" w:lineRule="auto"/>
        <w:jc w:val="both"/>
        <w:rPr>
          <w:rFonts w:ascii="Times New Roman" w:hAnsi="Times New Roman" w:cs="Times New Roman"/>
        </w:rPr>
      </w:pPr>
    </w:p>
    <w:p w14:paraId="7801D0B9" w14:textId="476A7E2B" w:rsidR="00256E66" w:rsidRDefault="00521906" w:rsidP="00DB2FCC">
      <w:pPr>
        <w:spacing w:line="276" w:lineRule="auto"/>
        <w:jc w:val="both"/>
        <w:rPr>
          <w:rFonts w:ascii="Times New Roman" w:hAnsi="Times New Roman" w:cs="Times New Roman"/>
          <w:b/>
          <w:bCs/>
        </w:rPr>
      </w:pPr>
      <w:commentRangeStart w:id="1541"/>
      <w:r w:rsidRPr="004219CA">
        <w:rPr>
          <w:rFonts w:ascii="Times New Roman" w:hAnsi="Times New Roman" w:cs="Times New Roman"/>
          <w:b/>
          <w:bCs/>
        </w:rPr>
        <w:t>Discussion</w:t>
      </w:r>
      <w:commentRangeEnd w:id="1541"/>
      <w:r w:rsidR="00831F5F">
        <w:rPr>
          <w:rStyle w:val="CommentReference"/>
        </w:rPr>
        <w:commentReference w:id="1541"/>
      </w:r>
    </w:p>
    <w:p w14:paraId="53EBB69A" w14:textId="5C2F3BE0" w:rsidR="00955490" w:rsidRDefault="009416C0" w:rsidP="00DB2FCC">
      <w:pPr>
        <w:spacing w:line="276" w:lineRule="auto"/>
        <w:jc w:val="both"/>
        <w:rPr>
          <w:rFonts w:ascii="Times New Roman" w:hAnsi="Times New Roman" w:cs="Times New Roman"/>
        </w:rPr>
      </w:pPr>
      <w:commentRangeStart w:id="1542"/>
      <w:r>
        <w:rPr>
          <w:rFonts w:ascii="Times New Roman" w:hAnsi="Times New Roman" w:cs="Times New Roman"/>
        </w:rPr>
        <w:t>In this study</w:t>
      </w:r>
      <w:r w:rsidR="002B165B">
        <w:rPr>
          <w:rFonts w:ascii="Times New Roman" w:hAnsi="Times New Roman" w:cs="Times New Roman"/>
        </w:rPr>
        <w:t>,</w:t>
      </w:r>
      <w:r>
        <w:rPr>
          <w:rFonts w:ascii="Times New Roman" w:hAnsi="Times New Roman" w:cs="Times New Roman"/>
        </w:rPr>
        <w:t xml:space="preserve"> we </w:t>
      </w:r>
      <w:r w:rsidR="001146EE">
        <w:rPr>
          <w:rFonts w:ascii="Times New Roman" w:hAnsi="Times New Roman" w:cs="Times New Roman"/>
        </w:rPr>
        <w:t>investigated</w:t>
      </w:r>
      <w:r>
        <w:rPr>
          <w:rFonts w:ascii="Times New Roman" w:hAnsi="Times New Roman" w:cs="Times New Roman"/>
        </w:rPr>
        <w:t xml:space="preserve"> how long-term soil nutrient regimes and symbiosis signalling </w:t>
      </w:r>
      <w:r w:rsidR="001146EE">
        <w:rPr>
          <w:rFonts w:ascii="Times New Roman" w:hAnsi="Times New Roman" w:cs="Times New Roman"/>
        </w:rPr>
        <w:t>via the</w:t>
      </w:r>
      <w:r w:rsidR="002B165B">
        <w:rPr>
          <w:rFonts w:ascii="Times New Roman" w:hAnsi="Times New Roman" w:cs="Times New Roman"/>
        </w:rPr>
        <w:t xml:space="preserve"> </w:t>
      </w:r>
      <w:r w:rsidR="007C46E4">
        <w:rPr>
          <w:rFonts w:ascii="Times New Roman" w:hAnsi="Times New Roman" w:cs="Times New Roman"/>
        </w:rPr>
        <w:t>CSSP</w:t>
      </w:r>
      <w:r w:rsidR="002B165B">
        <w:rPr>
          <w:rFonts w:ascii="Times New Roman" w:hAnsi="Times New Roman" w:cs="Times New Roman"/>
        </w:rPr>
        <w:t xml:space="preserve"> </w:t>
      </w:r>
      <w:r>
        <w:rPr>
          <w:rFonts w:ascii="Times New Roman" w:hAnsi="Times New Roman" w:cs="Times New Roman"/>
        </w:rPr>
        <w:t xml:space="preserve">shape root-associated bacterial communities in </w:t>
      </w:r>
      <w:r w:rsidR="002B165B">
        <w:rPr>
          <w:rFonts w:ascii="Times New Roman" w:hAnsi="Times New Roman" w:cs="Times New Roman"/>
        </w:rPr>
        <w:t>the legume</w:t>
      </w:r>
      <w:r>
        <w:rPr>
          <w:rFonts w:ascii="Times New Roman" w:hAnsi="Times New Roman" w:cs="Times New Roman"/>
        </w:rPr>
        <w:t xml:space="preserve"> </w:t>
      </w:r>
      <w:r w:rsidRPr="009416C0">
        <w:rPr>
          <w:rFonts w:ascii="Times New Roman" w:hAnsi="Times New Roman" w:cs="Times New Roman"/>
          <w:i/>
          <w:iCs/>
        </w:rPr>
        <w:t>Lotus</w:t>
      </w:r>
      <w:r w:rsidR="002B165B">
        <w:rPr>
          <w:rFonts w:ascii="Times New Roman" w:hAnsi="Times New Roman" w:cs="Times New Roman"/>
          <w:i/>
          <w:iCs/>
        </w:rPr>
        <w:t xml:space="preserve"> japonicus</w:t>
      </w:r>
      <w:r>
        <w:rPr>
          <w:rFonts w:ascii="Times New Roman" w:hAnsi="Times New Roman" w:cs="Times New Roman"/>
        </w:rPr>
        <w:t xml:space="preserve"> and </w:t>
      </w:r>
      <w:r w:rsidR="002B165B">
        <w:rPr>
          <w:rFonts w:ascii="Times New Roman" w:hAnsi="Times New Roman" w:cs="Times New Roman"/>
        </w:rPr>
        <w:t xml:space="preserve">the </w:t>
      </w:r>
      <w:r>
        <w:rPr>
          <w:rFonts w:ascii="Times New Roman" w:hAnsi="Times New Roman" w:cs="Times New Roman"/>
        </w:rPr>
        <w:t xml:space="preserve">cereal </w:t>
      </w:r>
      <w:r w:rsidRPr="009416C0">
        <w:rPr>
          <w:rFonts w:ascii="Times New Roman" w:hAnsi="Times New Roman" w:cs="Times New Roman"/>
          <w:i/>
          <w:iCs/>
        </w:rPr>
        <w:t>Hordeum</w:t>
      </w:r>
      <w:r w:rsidR="002B165B">
        <w:rPr>
          <w:rFonts w:ascii="Times New Roman" w:hAnsi="Times New Roman" w:cs="Times New Roman"/>
          <w:i/>
          <w:iCs/>
        </w:rPr>
        <w:t xml:space="preserve"> vulgare</w:t>
      </w:r>
      <w:r>
        <w:rPr>
          <w:rFonts w:ascii="Times New Roman" w:hAnsi="Times New Roman" w:cs="Times New Roman"/>
        </w:rPr>
        <w:t xml:space="preserve">. We </w:t>
      </w:r>
      <w:r w:rsidR="001146EE">
        <w:rPr>
          <w:rFonts w:ascii="Times New Roman" w:hAnsi="Times New Roman" w:cs="Times New Roman"/>
        </w:rPr>
        <w:t>show</w:t>
      </w:r>
      <w:r>
        <w:rPr>
          <w:rFonts w:ascii="Times New Roman" w:hAnsi="Times New Roman" w:cs="Times New Roman"/>
        </w:rPr>
        <w:t xml:space="preserve"> that soil fertilisation history </w:t>
      </w:r>
      <w:r w:rsidR="002B165B">
        <w:rPr>
          <w:rFonts w:ascii="Times New Roman" w:hAnsi="Times New Roman" w:cs="Times New Roman"/>
        </w:rPr>
        <w:t xml:space="preserve">is a dominant </w:t>
      </w:r>
      <w:r w:rsidR="001146EE">
        <w:rPr>
          <w:rFonts w:ascii="Times New Roman" w:hAnsi="Times New Roman" w:cs="Times New Roman"/>
        </w:rPr>
        <w:t>determinant</w:t>
      </w:r>
      <w:r w:rsidR="002B165B">
        <w:rPr>
          <w:rFonts w:ascii="Times New Roman" w:hAnsi="Times New Roman" w:cs="Times New Roman"/>
        </w:rPr>
        <w:t xml:space="preserve"> of</w:t>
      </w:r>
      <w:r>
        <w:rPr>
          <w:rFonts w:ascii="Times New Roman" w:hAnsi="Times New Roman" w:cs="Times New Roman"/>
        </w:rPr>
        <w:t xml:space="preserve"> microbial communit</w:t>
      </w:r>
      <w:r w:rsidR="002B165B">
        <w:rPr>
          <w:rFonts w:ascii="Times New Roman" w:hAnsi="Times New Roman" w:cs="Times New Roman"/>
        </w:rPr>
        <w:t xml:space="preserve">y structure, </w:t>
      </w:r>
      <w:del w:id="1543" w:author="Simona Radutoiu" w:date="2025-11-20T11:25:00Z" w16du:dateUtc="2025-11-20T10:25:00Z">
        <w:r w:rsidR="001146EE" w:rsidDel="007751CC">
          <w:rPr>
            <w:rFonts w:ascii="Times New Roman" w:hAnsi="Times New Roman" w:cs="Times New Roman"/>
          </w:rPr>
          <w:delText>setting</w:delText>
        </w:r>
        <w:r w:rsidR="002B165B" w:rsidDel="007751CC">
          <w:rPr>
            <w:rFonts w:ascii="Times New Roman" w:hAnsi="Times New Roman" w:cs="Times New Roman"/>
          </w:rPr>
          <w:delText xml:space="preserve"> the baseline</w:delText>
        </w:r>
      </w:del>
      <w:ins w:id="1544" w:author="Simona Radutoiu" w:date="2025-11-20T11:25:00Z" w16du:dateUtc="2025-11-20T10:25:00Z">
        <w:r w:rsidR="007751CC">
          <w:rPr>
            <w:rFonts w:ascii="Times New Roman" w:hAnsi="Times New Roman" w:cs="Times New Roman"/>
          </w:rPr>
          <w:t xml:space="preserve">leading to significant changes </w:t>
        </w:r>
        <w:r w:rsidR="00974CE8">
          <w:rPr>
            <w:rFonts w:ascii="Times New Roman" w:hAnsi="Times New Roman" w:cs="Times New Roman"/>
          </w:rPr>
          <w:t>in the input communities which then are</w:t>
        </w:r>
      </w:ins>
      <w:r w:rsidR="002B165B">
        <w:rPr>
          <w:rFonts w:ascii="Times New Roman" w:hAnsi="Times New Roman" w:cs="Times New Roman"/>
        </w:rPr>
        <w:t xml:space="preserve"> </w:t>
      </w:r>
      <w:del w:id="1545" w:author="Simona Radutoiu" w:date="2025-11-20T11:25:00Z" w16du:dateUtc="2025-11-20T10:25:00Z">
        <w:r w:rsidR="002B165B" w:rsidDel="00974CE8">
          <w:rPr>
            <w:rFonts w:ascii="Times New Roman" w:hAnsi="Times New Roman" w:cs="Times New Roman"/>
          </w:rPr>
          <w:delText>from which</w:delText>
        </w:r>
      </w:del>
      <w:ins w:id="1546" w:author="Simona Radutoiu" w:date="2025-11-20T11:25:00Z" w16du:dateUtc="2025-11-20T10:25:00Z">
        <w:r w:rsidR="00974CE8">
          <w:rPr>
            <w:rFonts w:ascii="Times New Roman" w:hAnsi="Times New Roman" w:cs="Times New Roman"/>
          </w:rPr>
          <w:t>further</w:t>
        </w:r>
      </w:ins>
      <w:ins w:id="1547" w:author="Simona Radutoiu" w:date="2025-11-20T11:26:00Z" w16du:dateUtc="2025-11-20T10:26:00Z">
        <w:r w:rsidR="00974CE8">
          <w:rPr>
            <w:rFonts w:ascii="Times New Roman" w:hAnsi="Times New Roman" w:cs="Times New Roman"/>
          </w:rPr>
          <w:t xml:space="preserve"> amplified by</w:t>
        </w:r>
      </w:ins>
      <w:r w:rsidR="002B165B">
        <w:rPr>
          <w:rFonts w:ascii="Times New Roman" w:hAnsi="Times New Roman" w:cs="Times New Roman"/>
        </w:rPr>
        <w:t xml:space="preserve"> host</w:t>
      </w:r>
      <w:ins w:id="1548" w:author="Simona Radutoiu" w:date="2025-11-20T11:26:00Z" w16du:dateUtc="2025-11-20T10:26:00Z">
        <w:r w:rsidR="00974CE8">
          <w:rPr>
            <w:rFonts w:ascii="Times New Roman" w:hAnsi="Times New Roman" w:cs="Times New Roman"/>
          </w:rPr>
          <w:t xml:space="preserve"> type</w:t>
        </w:r>
      </w:ins>
      <w:r w:rsidR="002B165B">
        <w:rPr>
          <w:rFonts w:ascii="Times New Roman" w:hAnsi="Times New Roman" w:cs="Times New Roman"/>
        </w:rPr>
        <w:t xml:space="preserve"> and genetic effects</w:t>
      </w:r>
      <w:del w:id="1549" w:author="Simona Radutoiu" w:date="2025-11-20T11:26:00Z" w16du:dateUtc="2025-11-20T10:26:00Z">
        <w:r w:rsidR="002B165B" w:rsidDel="00974CE8">
          <w:rPr>
            <w:rFonts w:ascii="Times New Roman" w:hAnsi="Times New Roman" w:cs="Times New Roman"/>
          </w:rPr>
          <w:delText xml:space="preserve"> emerge</w:delText>
        </w:r>
      </w:del>
      <w:r>
        <w:rPr>
          <w:rFonts w:ascii="Times New Roman" w:hAnsi="Times New Roman" w:cs="Times New Roman"/>
        </w:rPr>
        <w:t xml:space="preserve">. </w:t>
      </w:r>
      <w:r w:rsidR="002B165B">
        <w:rPr>
          <w:rFonts w:ascii="Times New Roman" w:hAnsi="Times New Roman" w:cs="Times New Roman"/>
        </w:rPr>
        <w:t xml:space="preserve">Across contrasting soils, impairment of CSSP signalling caused </w:t>
      </w:r>
      <w:r>
        <w:rPr>
          <w:rFonts w:ascii="Times New Roman" w:hAnsi="Times New Roman" w:cs="Times New Roman"/>
        </w:rPr>
        <w:t xml:space="preserve">extensive </w:t>
      </w:r>
      <w:r w:rsidR="002B165B">
        <w:rPr>
          <w:rFonts w:ascii="Times New Roman" w:hAnsi="Times New Roman" w:cs="Times New Roman"/>
        </w:rPr>
        <w:t xml:space="preserve">shifts in root-associated </w:t>
      </w:r>
      <w:r>
        <w:rPr>
          <w:rFonts w:ascii="Times New Roman" w:hAnsi="Times New Roman" w:cs="Times New Roman"/>
        </w:rPr>
        <w:t>microbi</w:t>
      </w:r>
      <w:r w:rsidR="002B165B">
        <w:rPr>
          <w:rFonts w:ascii="Times New Roman" w:hAnsi="Times New Roman" w:cs="Times New Roman"/>
        </w:rPr>
        <w:t>ota, extending</w:t>
      </w:r>
      <w:r>
        <w:rPr>
          <w:rFonts w:ascii="Times New Roman" w:hAnsi="Times New Roman" w:cs="Times New Roman"/>
        </w:rPr>
        <w:t xml:space="preserve"> beyond </w:t>
      </w:r>
      <w:r w:rsidR="002B165B">
        <w:rPr>
          <w:rFonts w:ascii="Times New Roman" w:hAnsi="Times New Roman" w:cs="Times New Roman"/>
        </w:rPr>
        <w:t>its</w:t>
      </w:r>
      <w:r>
        <w:rPr>
          <w:rFonts w:ascii="Times New Roman" w:hAnsi="Times New Roman" w:cs="Times New Roman"/>
        </w:rPr>
        <w:t xml:space="preserve"> classical role</w:t>
      </w:r>
      <w:r w:rsidR="002B165B">
        <w:rPr>
          <w:rFonts w:ascii="Times New Roman" w:hAnsi="Times New Roman" w:cs="Times New Roman"/>
        </w:rPr>
        <w:t>s</w:t>
      </w:r>
      <w:r>
        <w:rPr>
          <w:rFonts w:ascii="Times New Roman" w:hAnsi="Times New Roman" w:cs="Times New Roman"/>
        </w:rPr>
        <w:t xml:space="preserve"> in </w:t>
      </w:r>
      <w:r w:rsidR="007C46E4">
        <w:rPr>
          <w:rFonts w:ascii="Times New Roman" w:hAnsi="Times New Roman" w:cs="Times New Roman"/>
        </w:rPr>
        <w:t>SNF and AMS</w:t>
      </w:r>
      <w:r>
        <w:rPr>
          <w:rFonts w:ascii="Times New Roman" w:hAnsi="Times New Roman" w:cs="Times New Roman"/>
        </w:rPr>
        <w:t xml:space="preserve">. </w:t>
      </w:r>
      <w:r w:rsidR="002B165B">
        <w:rPr>
          <w:rFonts w:ascii="Times New Roman" w:hAnsi="Times New Roman" w:cs="Times New Roman"/>
        </w:rPr>
        <w:t>These effects were both conserved and</w:t>
      </w:r>
      <w:r>
        <w:rPr>
          <w:rFonts w:ascii="Times New Roman" w:hAnsi="Times New Roman" w:cs="Times New Roman"/>
        </w:rPr>
        <w:t xml:space="preserve"> host-specific</w:t>
      </w:r>
      <w:r w:rsidR="002B165B">
        <w:rPr>
          <w:rFonts w:ascii="Times New Roman" w:hAnsi="Times New Roman" w:cs="Times New Roman"/>
        </w:rPr>
        <w:t>, with individual CSSP genes exerting distinct</w:t>
      </w:r>
      <w:r>
        <w:rPr>
          <w:rFonts w:ascii="Times New Roman" w:hAnsi="Times New Roman" w:cs="Times New Roman"/>
        </w:rPr>
        <w:t xml:space="preserve"> </w:t>
      </w:r>
      <w:r w:rsidR="001146EE">
        <w:rPr>
          <w:rFonts w:ascii="Times New Roman" w:hAnsi="Times New Roman" w:cs="Times New Roman"/>
        </w:rPr>
        <w:t>influences</w:t>
      </w:r>
      <w:r w:rsidR="002B165B">
        <w:rPr>
          <w:rFonts w:ascii="Times New Roman" w:hAnsi="Times New Roman" w:cs="Times New Roman"/>
        </w:rPr>
        <w:t xml:space="preserve"> on bacterial assembly.</w:t>
      </w:r>
      <w:r>
        <w:rPr>
          <w:rFonts w:ascii="Times New Roman" w:hAnsi="Times New Roman" w:cs="Times New Roman"/>
        </w:rPr>
        <w:t xml:space="preserve"> Root exudate profiling </w:t>
      </w:r>
      <w:r w:rsidR="002B165B">
        <w:rPr>
          <w:rFonts w:ascii="Times New Roman" w:hAnsi="Times New Roman" w:cs="Times New Roman"/>
        </w:rPr>
        <w:t>revealed</w:t>
      </w:r>
      <w:r>
        <w:rPr>
          <w:rFonts w:ascii="Times New Roman" w:hAnsi="Times New Roman" w:cs="Times New Roman"/>
        </w:rPr>
        <w:t xml:space="preserve"> strong CSSP-dependent </w:t>
      </w:r>
      <w:r w:rsidR="002B165B">
        <w:rPr>
          <w:rFonts w:ascii="Times New Roman" w:hAnsi="Times New Roman" w:cs="Times New Roman"/>
        </w:rPr>
        <w:t xml:space="preserve">modulation of </w:t>
      </w:r>
      <w:r>
        <w:rPr>
          <w:rFonts w:ascii="Times New Roman" w:hAnsi="Times New Roman" w:cs="Times New Roman"/>
        </w:rPr>
        <w:t xml:space="preserve">phenylpropanoid </w:t>
      </w:r>
      <w:r w:rsidR="002B165B">
        <w:rPr>
          <w:rFonts w:ascii="Times New Roman" w:hAnsi="Times New Roman" w:cs="Times New Roman"/>
        </w:rPr>
        <w:t xml:space="preserve">metabolism, </w:t>
      </w:r>
      <w:r>
        <w:rPr>
          <w:rFonts w:ascii="Times New Roman" w:hAnsi="Times New Roman" w:cs="Times New Roman"/>
        </w:rPr>
        <w:t>provid</w:t>
      </w:r>
      <w:r w:rsidR="002B165B">
        <w:rPr>
          <w:rFonts w:ascii="Times New Roman" w:hAnsi="Times New Roman" w:cs="Times New Roman"/>
        </w:rPr>
        <w:t>ing</w:t>
      </w:r>
      <w:r>
        <w:rPr>
          <w:rFonts w:ascii="Times New Roman" w:hAnsi="Times New Roman" w:cs="Times New Roman"/>
        </w:rPr>
        <w:t xml:space="preserve"> a mechanistic link </w:t>
      </w:r>
      <w:r w:rsidR="002B165B">
        <w:rPr>
          <w:rFonts w:ascii="Times New Roman" w:hAnsi="Times New Roman" w:cs="Times New Roman"/>
        </w:rPr>
        <w:t xml:space="preserve">between plant signalling and microbial recruitment. Moreover, </w:t>
      </w:r>
      <w:r>
        <w:rPr>
          <w:rFonts w:ascii="Times New Roman" w:hAnsi="Times New Roman" w:cs="Times New Roman"/>
        </w:rPr>
        <w:t>microbiome compositions</w:t>
      </w:r>
      <w:r w:rsidR="002B165B">
        <w:rPr>
          <w:rFonts w:ascii="Times New Roman" w:hAnsi="Times New Roman" w:cs="Times New Roman"/>
        </w:rPr>
        <w:t xml:space="preserve"> accurately </w:t>
      </w:r>
      <w:r>
        <w:rPr>
          <w:rFonts w:ascii="Times New Roman" w:hAnsi="Times New Roman" w:cs="Times New Roman"/>
        </w:rPr>
        <w:t>predict</w:t>
      </w:r>
      <w:r w:rsidR="002B165B">
        <w:rPr>
          <w:rFonts w:ascii="Times New Roman" w:hAnsi="Times New Roman" w:cs="Times New Roman"/>
        </w:rPr>
        <w:t>ed</w:t>
      </w:r>
      <w:r>
        <w:rPr>
          <w:rFonts w:ascii="Times New Roman" w:hAnsi="Times New Roman" w:cs="Times New Roman"/>
        </w:rPr>
        <w:t xml:space="preserve"> plant nutrient status</w:t>
      </w:r>
      <w:r w:rsidR="002B165B">
        <w:rPr>
          <w:rFonts w:ascii="Times New Roman" w:hAnsi="Times New Roman" w:cs="Times New Roman"/>
        </w:rPr>
        <w:t xml:space="preserve"> across genotypes</w:t>
      </w:r>
      <w:r w:rsidR="001146EE">
        <w:rPr>
          <w:rFonts w:ascii="Times New Roman" w:hAnsi="Times New Roman" w:cs="Times New Roman"/>
        </w:rPr>
        <w:t>, h</w:t>
      </w:r>
      <w:r w:rsidR="002B165B">
        <w:rPr>
          <w:rFonts w:ascii="Times New Roman" w:hAnsi="Times New Roman" w:cs="Times New Roman"/>
        </w:rPr>
        <w:t xml:space="preserve">ighlighting a functional connection between </w:t>
      </w:r>
      <w:r w:rsidR="001146EE">
        <w:rPr>
          <w:rFonts w:ascii="Times New Roman" w:hAnsi="Times New Roman" w:cs="Times New Roman"/>
        </w:rPr>
        <w:t xml:space="preserve">microbial community structure and </w:t>
      </w:r>
      <w:r w:rsidR="002B165B">
        <w:rPr>
          <w:rFonts w:ascii="Times New Roman" w:hAnsi="Times New Roman" w:cs="Times New Roman"/>
        </w:rPr>
        <w:t>plant nutrition. By integrating microbiome, metabolic, and predictive modelling across two host</w:t>
      </w:r>
      <w:r w:rsidR="001146EE">
        <w:rPr>
          <w:rFonts w:ascii="Times New Roman" w:hAnsi="Times New Roman" w:cs="Times New Roman"/>
        </w:rPr>
        <w:t>s</w:t>
      </w:r>
      <w:r w:rsidR="002B165B">
        <w:rPr>
          <w:rFonts w:ascii="Times New Roman" w:hAnsi="Times New Roman" w:cs="Times New Roman"/>
        </w:rPr>
        <w:t>, our study reveals an unexpectedly broad role of symbiosis signalling in plant-microbe interactions</w:t>
      </w:r>
      <w:r w:rsidR="001146EE">
        <w:rPr>
          <w:rFonts w:ascii="Times New Roman" w:hAnsi="Times New Roman" w:cs="Times New Roman"/>
        </w:rPr>
        <w:t xml:space="preserve"> and </w:t>
      </w:r>
      <w:r w:rsidR="00E80BF5">
        <w:rPr>
          <w:rFonts w:ascii="Times New Roman" w:hAnsi="Times New Roman" w:cs="Times New Roman"/>
        </w:rPr>
        <w:t>establishes a conceptual framework for understanding how plants integrate soil legacies and symbio</w:t>
      </w:r>
      <w:r w:rsidR="001146EE">
        <w:rPr>
          <w:rFonts w:ascii="Times New Roman" w:hAnsi="Times New Roman" w:cs="Times New Roman"/>
        </w:rPr>
        <w:t>tic</w:t>
      </w:r>
      <w:r w:rsidR="00E80BF5">
        <w:rPr>
          <w:rFonts w:ascii="Times New Roman" w:hAnsi="Times New Roman" w:cs="Times New Roman"/>
        </w:rPr>
        <w:t xml:space="preserve"> pathways to fine-tune microbial recruitment</w:t>
      </w:r>
      <w:commentRangeEnd w:id="1542"/>
      <w:r w:rsidR="00764E61">
        <w:rPr>
          <w:rStyle w:val="CommentReference"/>
        </w:rPr>
        <w:commentReference w:id="1542"/>
      </w:r>
      <w:r w:rsidR="001146EE">
        <w:rPr>
          <w:rFonts w:ascii="Times New Roman" w:hAnsi="Times New Roman" w:cs="Times New Roman"/>
        </w:rPr>
        <w:t>.</w:t>
      </w:r>
    </w:p>
    <w:p w14:paraId="0C6EE462" w14:textId="77777777" w:rsidR="009416C0" w:rsidRDefault="009416C0" w:rsidP="00DB2FCC">
      <w:pPr>
        <w:spacing w:line="276" w:lineRule="auto"/>
        <w:jc w:val="both"/>
        <w:rPr>
          <w:rFonts w:ascii="Times New Roman" w:hAnsi="Times New Roman" w:cs="Times New Roman"/>
        </w:rPr>
      </w:pPr>
    </w:p>
    <w:p w14:paraId="4FBEB607" w14:textId="1A94E06E" w:rsidR="009416C0" w:rsidRPr="007041D3" w:rsidRDefault="007041D3" w:rsidP="00DB2FCC">
      <w:pPr>
        <w:spacing w:line="276" w:lineRule="auto"/>
        <w:jc w:val="both"/>
        <w:rPr>
          <w:rFonts w:ascii="Times New Roman" w:hAnsi="Times New Roman" w:cs="Times New Roman"/>
          <w:u w:val="single"/>
        </w:rPr>
      </w:pPr>
      <w:r w:rsidRPr="007041D3">
        <w:rPr>
          <w:rFonts w:ascii="Times New Roman" w:hAnsi="Times New Roman" w:cs="Times New Roman"/>
          <w:u w:val="single"/>
        </w:rPr>
        <w:t>Long-term soil legacy effects</w:t>
      </w:r>
    </w:p>
    <w:p w14:paraId="2B51C925" w14:textId="4C4CD750" w:rsidR="001A2753" w:rsidRDefault="00C756CE" w:rsidP="00615F9D">
      <w:pPr>
        <w:spacing w:line="276" w:lineRule="auto"/>
        <w:jc w:val="both"/>
        <w:rPr>
          <w:rFonts w:ascii="Times New Roman" w:hAnsi="Times New Roman" w:cs="Times New Roman"/>
        </w:rPr>
      </w:pPr>
      <w:commentRangeStart w:id="1550"/>
      <w:r>
        <w:rPr>
          <w:rFonts w:ascii="Times New Roman" w:hAnsi="Times New Roman" w:cs="Times New Roman"/>
        </w:rPr>
        <w:t xml:space="preserve">Long-term fertilisation management leaves persistent imprints on soil microbial communities, </w:t>
      </w:r>
      <w:r w:rsidR="000102FD">
        <w:rPr>
          <w:rFonts w:ascii="Times New Roman" w:hAnsi="Times New Roman" w:cs="Times New Roman"/>
        </w:rPr>
        <w:t>widely recognised</w:t>
      </w:r>
      <w:r>
        <w:rPr>
          <w:rFonts w:ascii="Times New Roman" w:hAnsi="Times New Roman" w:cs="Times New Roman"/>
        </w:rPr>
        <w:t xml:space="preserve"> as soi</w:t>
      </w:r>
      <w:r w:rsidR="00E04AA2">
        <w:rPr>
          <w:rFonts w:ascii="Times New Roman" w:hAnsi="Times New Roman" w:cs="Times New Roman"/>
        </w:rPr>
        <w:t>l</w:t>
      </w:r>
      <w:r>
        <w:rPr>
          <w:rFonts w:ascii="Times New Roman" w:hAnsi="Times New Roman" w:cs="Times New Roman"/>
        </w:rPr>
        <w:t xml:space="preserve"> microbial memory or legacy effects. These arise when past </w:t>
      </w:r>
      <w:r>
        <w:rPr>
          <w:rFonts w:ascii="Times New Roman" w:hAnsi="Times New Roman" w:cs="Times New Roman"/>
        </w:rPr>
        <w:lastRenderedPageBreak/>
        <w:t xml:space="preserve">environmental conditions or management </w:t>
      </w:r>
      <w:r w:rsidR="00E04AA2">
        <w:rPr>
          <w:rFonts w:ascii="Times New Roman" w:hAnsi="Times New Roman" w:cs="Times New Roman"/>
        </w:rPr>
        <w:t>practices</w:t>
      </w:r>
      <w:r>
        <w:rPr>
          <w:rFonts w:ascii="Times New Roman" w:hAnsi="Times New Roman" w:cs="Times New Roman"/>
        </w:rPr>
        <w:t>, such as nutrient fertilisation or abiotic stresses</w:t>
      </w:r>
      <w:r w:rsidR="000102FD">
        <w:rPr>
          <w:rFonts w:ascii="Times New Roman" w:hAnsi="Times New Roman" w:cs="Times New Roman"/>
        </w:rPr>
        <w:t>,</w:t>
      </w:r>
      <w:r>
        <w:rPr>
          <w:rFonts w:ascii="Times New Roman" w:hAnsi="Times New Roman" w:cs="Times New Roman"/>
        </w:rPr>
        <w:t xml:space="preserve"> durably alter microbial composition and function, influencing how communities respond to future </w:t>
      </w:r>
      <w:r w:rsidR="000102FD">
        <w:rPr>
          <w:rFonts w:ascii="Times New Roman" w:hAnsi="Times New Roman" w:cs="Times New Roman"/>
        </w:rPr>
        <w:t>challenges (</w:t>
      </w:r>
      <w:proofErr w:type="spellStart"/>
      <w:r w:rsidR="000102FD">
        <w:rPr>
          <w:rFonts w:ascii="Times New Roman" w:hAnsi="Times New Roman" w:cs="Times New Roman"/>
        </w:rPr>
        <w:t>Ginnan</w:t>
      </w:r>
      <w:proofErr w:type="spellEnd"/>
      <w:r w:rsidR="000102FD">
        <w:rPr>
          <w:rFonts w:ascii="Times New Roman" w:hAnsi="Times New Roman" w:cs="Times New Roman"/>
        </w:rPr>
        <w:t xml:space="preserve"> 2025).</w:t>
      </w:r>
      <w:r w:rsidR="00D60C53">
        <w:rPr>
          <w:rFonts w:ascii="Times New Roman" w:hAnsi="Times New Roman" w:cs="Times New Roman"/>
        </w:rPr>
        <w:t xml:space="preserve"> </w:t>
      </w:r>
      <w:commentRangeEnd w:id="1550"/>
      <w:r w:rsidR="00483E34">
        <w:rPr>
          <w:rStyle w:val="CommentReference"/>
        </w:rPr>
        <w:commentReference w:id="1550"/>
      </w:r>
      <w:r>
        <w:rPr>
          <w:rFonts w:ascii="Times New Roman" w:hAnsi="Times New Roman" w:cs="Times New Roman"/>
        </w:rPr>
        <w:t xml:space="preserve">In our </w:t>
      </w:r>
      <w:r w:rsidR="00B81148">
        <w:rPr>
          <w:rFonts w:ascii="Times New Roman" w:hAnsi="Times New Roman" w:cs="Times New Roman"/>
        </w:rPr>
        <w:t>study</w:t>
      </w:r>
      <w:r>
        <w:rPr>
          <w:rFonts w:ascii="Times New Roman" w:hAnsi="Times New Roman" w:cs="Times New Roman"/>
        </w:rPr>
        <w:t>, distinct</w:t>
      </w:r>
      <w:r w:rsidR="000102FD">
        <w:rPr>
          <w:rFonts w:ascii="Times New Roman" w:hAnsi="Times New Roman" w:cs="Times New Roman"/>
        </w:rPr>
        <w:t xml:space="preserve"> NPK, PK, and </w:t>
      </w:r>
      <w:r w:rsidR="00D60C53">
        <w:rPr>
          <w:rFonts w:ascii="Times New Roman" w:hAnsi="Times New Roman" w:cs="Times New Roman"/>
        </w:rPr>
        <w:t xml:space="preserve">UF </w:t>
      </w:r>
      <w:r w:rsidR="00E04AA2">
        <w:rPr>
          <w:rFonts w:ascii="Times New Roman" w:hAnsi="Times New Roman" w:cs="Times New Roman"/>
        </w:rPr>
        <w:t>regimes</w:t>
      </w:r>
      <w:r>
        <w:rPr>
          <w:rFonts w:ascii="Times New Roman" w:hAnsi="Times New Roman" w:cs="Times New Roman"/>
        </w:rPr>
        <w:t xml:space="preserve"> </w:t>
      </w:r>
      <w:r w:rsidR="00E04AA2">
        <w:rPr>
          <w:rFonts w:ascii="Times New Roman" w:hAnsi="Times New Roman" w:cs="Times New Roman"/>
        </w:rPr>
        <w:t>generated</w:t>
      </w:r>
      <w:r>
        <w:rPr>
          <w:rFonts w:ascii="Times New Roman" w:hAnsi="Times New Roman" w:cs="Times New Roman"/>
        </w:rPr>
        <w:t xml:space="preserve"> differentiated </w:t>
      </w:r>
      <w:r w:rsidR="000102FD">
        <w:rPr>
          <w:rFonts w:ascii="Times New Roman" w:hAnsi="Times New Roman" w:cs="Times New Roman"/>
        </w:rPr>
        <w:t xml:space="preserve">soil </w:t>
      </w:r>
      <w:r w:rsidR="00615F9D">
        <w:rPr>
          <w:rFonts w:ascii="Times New Roman" w:hAnsi="Times New Roman" w:cs="Times New Roman"/>
        </w:rPr>
        <w:t>microbiota</w:t>
      </w:r>
      <w:r>
        <w:rPr>
          <w:rFonts w:ascii="Times New Roman" w:hAnsi="Times New Roman" w:cs="Times New Roman"/>
        </w:rPr>
        <w:t xml:space="preserve">, reflected in </w:t>
      </w:r>
      <w:r w:rsidR="00B81148">
        <w:rPr>
          <w:rFonts w:ascii="Times New Roman" w:hAnsi="Times New Roman" w:cs="Times New Roman"/>
        </w:rPr>
        <w:t>strong</w:t>
      </w:r>
      <w:r>
        <w:rPr>
          <w:rFonts w:ascii="Times New Roman" w:hAnsi="Times New Roman" w:cs="Times New Roman"/>
        </w:rPr>
        <w:t xml:space="preserve"> shifts in</w:t>
      </w:r>
      <w:r w:rsidR="000102FD">
        <w:rPr>
          <w:rFonts w:ascii="Times New Roman" w:hAnsi="Times New Roman" w:cs="Times New Roman"/>
        </w:rPr>
        <w:t xml:space="preserve"> </w:t>
      </w:r>
      <w:r>
        <w:rPr>
          <w:rFonts w:ascii="Times New Roman" w:hAnsi="Times New Roman" w:cs="Times New Roman"/>
        </w:rPr>
        <w:t>beta</w:t>
      </w:r>
      <w:r w:rsidR="000102FD">
        <w:rPr>
          <w:rFonts w:ascii="Times New Roman" w:hAnsi="Times New Roman" w:cs="Times New Roman"/>
        </w:rPr>
        <w:t xml:space="preserve"> diversity</w:t>
      </w:r>
      <w:r w:rsidR="00E04AA2">
        <w:rPr>
          <w:rFonts w:ascii="Times New Roman" w:hAnsi="Times New Roman" w:cs="Times New Roman"/>
        </w:rPr>
        <w:t xml:space="preserve"> while</w:t>
      </w:r>
      <w:r w:rsidR="000102FD">
        <w:rPr>
          <w:rFonts w:ascii="Times New Roman" w:hAnsi="Times New Roman" w:cs="Times New Roman"/>
        </w:rPr>
        <w:t xml:space="preserve"> alpha diversity remained</w:t>
      </w:r>
      <w:r w:rsidR="00E04AA2">
        <w:rPr>
          <w:rFonts w:ascii="Times New Roman" w:hAnsi="Times New Roman" w:cs="Times New Roman"/>
        </w:rPr>
        <w:t xml:space="preserve"> largely</w:t>
      </w:r>
      <w:r w:rsidR="000102FD">
        <w:rPr>
          <w:rFonts w:ascii="Times New Roman" w:hAnsi="Times New Roman" w:cs="Times New Roman"/>
        </w:rPr>
        <w:t xml:space="preserve"> stable</w:t>
      </w:r>
      <w:r w:rsidR="00E04AA2">
        <w:rPr>
          <w:rFonts w:ascii="Times New Roman" w:hAnsi="Times New Roman" w:cs="Times New Roman"/>
        </w:rPr>
        <w:t>.</w:t>
      </w:r>
      <w:r w:rsidR="000102FD">
        <w:rPr>
          <w:rFonts w:ascii="Times New Roman" w:hAnsi="Times New Roman" w:cs="Times New Roman"/>
        </w:rPr>
        <w:t xml:space="preserve"> </w:t>
      </w:r>
      <w:r w:rsidR="00D60C53">
        <w:rPr>
          <w:rFonts w:ascii="Times New Roman" w:hAnsi="Times New Roman" w:cs="Times New Roman"/>
        </w:rPr>
        <w:t xml:space="preserve">This suggests that long-term nutrient input </w:t>
      </w:r>
      <w:r w:rsidR="00E04AA2">
        <w:rPr>
          <w:rFonts w:ascii="Times New Roman" w:hAnsi="Times New Roman" w:cs="Times New Roman"/>
        </w:rPr>
        <w:t xml:space="preserve">reorganises </w:t>
      </w:r>
      <w:r w:rsidR="00D60C53">
        <w:rPr>
          <w:rFonts w:ascii="Times New Roman" w:hAnsi="Times New Roman" w:cs="Times New Roman"/>
        </w:rPr>
        <w:t xml:space="preserve">community composition </w:t>
      </w:r>
      <w:r w:rsidR="00B81148">
        <w:rPr>
          <w:rFonts w:ascii="Times New Roman" w:hAnsi="Times New Roman" w:cs="Times New Roman"/>
        </w:rPr>
        <w:t>without</w:t>
      </w:r>
      <w:r w:rsidR="00E04AA2">
        <w:rPr>
          <w:rFonts w:ascii="Times New Roman" w:hAnsi="Times New Roman" w:cs="Times New Roman"/>
        </w:rPr>
        <w:t xml:space="preserve"> </w:t>
      </w:r>
      <w:r w:rsidR="00D60C53" w:rsidRPr="007C46E4">
        <w:rPr>
          <w:rFonts w:ascii="Times New Roman" w:hAnsi="Times New Roman" w:cs="Times New Roman"/>
        </w:rPr>
        <w:t>a</w:t>
      </w:r>
      <w:r w:rsidR="00E04AA2" w:rsidRPr="007C46E4">
        <w:rPr>
          <w:rFonts w:ascii="Times New Roman" w:hAnsi="Times New Roman" w:cs="Times New Roman"/>
        </w:rPr>
        <w:t>ltering</w:t>
      </w:r>
      <w:r w:rsidR="00D60C53" w:rsidRPr="007C46E4">
        <w:rPr>
          <w:rFonts w:ascii="Times New Roman" w:hAnsi="Times New Roman" w:cs="Times New Roman"/>
        </w:rPr>
        <w:t xml:space="preserve"> overall </w:t>
      </w:r>
      <w:r w:rsidR="000102FD" w:rsidRPr="007C46E4">
        <w:rPr>
          <w:rFonts w:ascii="Times New Roman" w:hAnsi="Times New Roman" w:cs="Times New Roman"/>
        </w:rPr>
        <w:t>bacterial richnes</w:t>
      </w:r>
      <w:r w:rsidR="00E04AA2" w:rsidRPr="007C46E4">
        <w:rPr>
          <w:rFonts w:ascii="Times New Roman" w:hAnsi="Times New Roman" w:cs="Times New Roman"/>
        </w:rPr>
        <w:t>s</w:t>
      </w:r>
      <w:r w:rsidR="00615F9D" w:rsidRPr="007C46E4">
        <w:rPr>
          <w:rFonts w:ascii="Times New Roman" w:hAnsi="Times New Roman" w:cs="Times New Roman"/>
        </w:rPr>
        <w:t xml:space="preserve">, </w:t>
      </w:r>
      <w:r w:rsidR="00F21E85" w:rsidRPr="007C46E4">
        <w:rPr>
          <w:rFonts w:ascii="Times New Roman" w:hAnsi="Times New Roman" w:cs="Times New Roman"/>
        </w:rPr>
        <w:t xml:space="preserve">consistent with </w:t>
      </w:r>
      <w:r w:rsidR="00B81148">
        <w:rPr>
          <w:rFonts w:ascii="Times New Roman" w:hAnsi="Times New Roman" w:cs="Times New Roman"/>
        </w:rPr>
        <w:t>prior</w:t>
      </w:r>
      <w:r w:rsidR="00F21E85" w:rsidRPr="007C46E4">
        <w:rPr>
          <w:rFonts w:ascii="Times New Roman" w:hAnsi="Times New Roman" w:cs="Times New Roman"/>
        </w:rPr>
        <w:t xml:space="preserve"> </w:t>
      </w:r>
      <w:r w:rsidR="00E04AA2" w:rsidRPr="007C46E4">
        <w:rPr>
          <w:rFonts w:ascii="Times New Roman" w:hAnsi="Times New Roman" w:cs="Times New Roman"/>
        </w:rPr>
        <w:t xml:space="preserve">long-term fertilisation </w:t>
      </w:r>
      <w:r w:rsidR="00B81148">
        <w:rPr>
          <w:rFonts w:ascii="Times New Roman" w:hAnsi="Times New Roman" w:cs="Times New Roman"/>
        </w:rPr>
        <w:t>studies</w:t>
      </w:r>
      <w:r w:rsidR="00F21E85" w:rsidRPr="007C46E4">
        <w:rPr>
          <w:rFonts w:ascii="Times New Roman" w:hAnsi="Times New Roman" w:cs="Times New Roman"/>
        </w:rPr>
        <w:t xml:space="preserve"> </w:t>
      </w:r>
      <w:r w:rsidR="008D1E75" w:rsidRPr="007C46E4">
        <w:rPr>
          <w:rFonts w:ascii="Times New Roman" w:hAnsi="Times New Roman" w:cs="Times New Roman"/>
        </w:rPr>
        <w:t>(Kong 2023</w:t>
      </w:r>
      <w:r w:rsidR="00615F9D" w:rsidRPr="007C46E4">
        <w:rPr>
          <w:rFonts w:ascii="Times New Roman" w:hAnsi="Times New Roman" w:cs="Times New Roman"/>
        </w:rPr>
        <w:t>, Hallin</w:t>
      </w:r>
      <w:r w:rsidR="00615F9D">
        <w:rPr>
          <w:rFonts w:ascii="Times New Roman" w:hAnsi="Times New Roman" w:cs="Times New Roman"/>
        </w:rPr>
        <w:t xml:space="preserve"> 2009, Wang 2024</w:t>
      </w:r>
      <w:r w:rsidR="008D1E75">
        <w:rPr>
          <w:rFonts w:ascii="Times New Roman" w:hAnsi="Times New Roman" w:cs="Times New Roman"/>
        </w:rPr>
        <w:t>)</w:t>
      </w:r>
      <w:r w:rsidR="00D60C53">
        <w:rPr>
          <w:rFonts w:ascii="Times New Roman" w:hAnsi="Times New Roman" w:cs="Times New Roman"/>
        </w:rPr>
        <w:t xml:space="preserve">. </w:t>
      </w:r>
      <w:r w:rsidR="00E04AA2">
        <w:rPr>
          <w:rFonts w:ascii="Times New Roman" w:hAnsi="Times New Roman" w:cs="Times New Roman"/>
        </w:rPr>
        <w:t xml:space="preserve">Such persistent imprints are known to affect subsequent plant-microbe interactions. </w:t>
      </w:r>
      <w:commentRangeStart w:id="1551"/>
      <w:r w:rsidR="00B81148">
        <w:rPr>
          <w:rFonts w:ascii="Times New Roman" w:hAnsi="Times New Roman" w:cs="Times New Roman"/>
        </w:rPr>
        <w:t xml:space="preserve">For instance, microbial communities conditioned by previous plants can influence </w:t>
      </w:r>
      <w:r w:rsidR="00E04AA2">
        <w:rPr>
          <w:rFonts w:ascii="Times New Roman" w:hAnsi="Times New Roman" w:cs="Times New Roman"/>
        </w:rPr>
        <w:t xml:space="preserve">growth and nutrient acquisition </w:t>
      </w:r>
      <w:r w:rsidR="00B81148">
        <w:rPr>
          <w:rFonts w:ascii="Times New Roman" w:hAnsi="Times New Roman" w:cs="Times New Roman"/>
        </w:rPr>
        <w:t>years later</w:t>
      </w:r>
      <w:r w:rsidR="00E04AA2">
        <w:rPr>
          <w:rFonts w:ascii="Times New Roman" w:hAnsi="Times New Roman" w:cs="Times New Roman"/>
        </w:rPr>
        <w:t xml:space="preserve"> </w:t>
      </w:r>
      <w:r w:rsidR="00615F9D">
        <w:rPr>
          <w:rFonts w:ascii="Times New Roman" w:hAnsi="Times New Roman" w:cs="Times New Roman"/>
        </w:rPr>
        <w:t xml:space="preserve">(Hannula 2021). </w:t>
      </w:r>
      <w:r w:rsidR="00E04AA2">
        <w:rPr>
          <w:rFonts w:ascii="Times New Roman" w:hAnsi="Times New Roman" w:cs="Times New Roman"/>
        </w:rPr>
        <w:t xml:space="preserve">Similar enduring effects have been </w:t>
      </w:r>
      <w:r w:rsidR="00B81148">
        <w:rPr>
          <w:rFonts w:ascii="Times New Roman" w:hAnsi="Times New Roman" w:cs="Times New Roman"/>
        </w:rPr>
        <w:t>observed</w:t>
      </w:r>
      <w:r w:rsidR="00E04AA2">
        <w:rPr>
          <w:rFonts w:ascii="Times New Roman" w:hAnsi="Times New Roman" w:cs="Times New Roman"/>
        </w:rPr>
        <w:t xml:space="preserve"> for soil</w:t>
      </w:r>
      <w:r w:rsidR="00615F9D">
        <w:rPr>
          <w:rFonts w:ascii="Times New Roman" w:hAnsi="Times New Roman" w:cs="Times New Roman"/>
        </w:rPr>
        <w:t xml:space="preserve"> pH perturbations (Lee 2025), drought</w:t>
      </w:r>
      <w:r w:rsidR="00E04AA2">
        <w:rPr>
          <w:rFonts w:ascii="Times New Roman" w:hAnsi="Times New Roman" w:cs="Times New Roman"/>
        </w:rPr>
        <w:t xml:space="preserve"> </w:t>
      </w:r>
      <w:r w:rsidR="00615F9D">
        <w:rPr>
          <w:rFonts w:ascii="Times New Roman" w:hAnsi="Times New Roman" w:cs="Times New Roman"/>
        </w:rPr>
        <w:t>(</w:t>
      </w:r>
      <w:proofErr w:type="spellStart"/>
      <w:r w:rsidR="00615F9D">
        <w:rPr>
          <w:rFonts w:ascii="Times New Roman" w:hAnsi="Times New Roman" w:cs="Times New Roman"/>
        </w:rPr>
        <w:t>Ginnan</w:t>
      </w:r>
      <w:proofErr w:type="spellEnd"/>
      <w:r w:rsidR="00615F9D">
        <w:rPr>
          <w:rFonts w:ascii="Times New Roman" w:hAnsi="Times New Roman" w:cs="Times New Roman"/>
        </w:rPr>
        <w:t xml:space="preserve"> 2025), and </w:t>
      </w:r>
      <w:r w:rsidR="00B81148">
        <w:rPr>
          <w:rFonts w:ascii="Times New Roman" w:hAnsi="Times New Roman" w:cs="Times New Roman"/>
        </w:rPr>
        <w:t xml:space="preserve">variations in </w:t>
      </w:r>
      <w:r w:rsidR="00615F9D">
        <w:rPr>
          <w:rFonts w:ascii="Times New Roman" w:hAnsi="Times New Roman" w:cs="Times New Roman"/>
        </w:rPr>
        <w:t>carbon quality</w:t>
      </w:r>
      <w:r w:rsidR="00E04AA2">
        <w:rPr>
          <w:rFonts w:ascii="Times New Roman" w:hAnsi="Times New Roman" w:cs="Times New Roman"/>
        </w:rPr>
        <w:t xml:space="preserve"> </w:t>
      </w:r>
      <w:r w:rsidR="00615F9D">
        <w:rPr>
          <w:rFonts w:ascii="Times New Roman" w:hAnsi="Times New Roman" w:cs="Times New Roman"/>
        </w:rPr>
        <w:t xml:space="preserve">(Cederlund 2014). </w:t>
      </w:r>
      <w:commentRangeEnd w:id="1551"/>
      <w:r w:rsidR="00DC5E87">
        <w:rPr>
          <w:rStyle w:val="CommentReference"/>
        </w:rPr>
        <w:commentReference w:id="1551"/>
      </w:r>
      <w:r w:rsidR="00E04AA2">
        <w:rPr>
          <w:rFonts w:ascii="Times New Roman" w:hAnsi="Times New Roman" w:cs="Times New Roman"/>
        </w:rPr>
        <w:t>From an ecological perspective, this stability reflect</w:t>
      </w:r>
      <w:r w:rsidR="00B81148">
        <w:rPr>
          <w:rFonts w:ascii="Times New Roman" w:hAnsi="Times New Roman" w:cs="Times New Roman"/>
        </w:rPr>
        <w:t>s</w:t>
      </w:r>
      <w:r w:rsidR="00E04AA2">
        <w:rPr>
          <w:rFonts w:ascii="Times New Roman" w:hAnsi="Times New Roman" w:cs="Times New Roman"/>
        </w:rPr>
        <w:t xml:space="preserve"> processes of </w:t>
      </w:r>
      <w:r w:rsidR="00615F9D">
        <w:rPr>
          <w:rFonts w:ascii="Times New Roman" w:hAnsi="Times New Roman" w:cs="Times New Roman"/>
        </w:rPr>
        <w:t xml:space="preserve">niche construction and </w:t>
      </w:r>
      <w:r w:rsidR="00E04AA2">
        <w:rPr>
          <w:rFonts w:ascii="Times New Roman" w:hAnsi="Times New Roman" w:cs="Times New Roman"/>
        </w:rPr>
        <w:t>functional redundancy within soil microbiomes</w:t>
      </w:r>
      <w:r w:rsidR="00615F9D">
        <w:rPr>
          <w:rFonts w:ascii="Times New Roman" w:hAnsi="Times New Roman" w:cs="Times New Roman"/>
        </w:rPr>
        <w:t xml:space="preserve"> (Philippot 2024)</w:t>
      </w:r>
      <w:r w:rsidR="00E04AA2">
        <w:rPr>
          <w:rFonts w:ascii="Times New Roman" w:hAnsi="Times New Roman" w:cs="Times New Roman"/>
        </w:rPr>
        <w:t>. Long-term nutrient enrichment promotes microbial specialisation, selecting for taxa adapted to specific nutrient environments and defining functional regimes that constrain future microbial assembly. In this context</w:t>
      </w:r>
      <w:r w:rsidR="00615F9D">
        <w:rPr>
          <w:rFonts w:ascii="Times New Roman" w:hAnsi="Times New Roman" w:cs="Times New Roman"/>
        </w:rPr>
        <w:t xml:space="preserve">, </w:t>
      </w:r>
      <w:r w:rsidR="00E04AA2">
        <w:rPr>
          <w:rFonts w:ascii="Times New Roman" w:hAnsi="Times New Roman" w:cs="Times New Roman"/>
        </w:rPr>
        <w:t>contrasting</w:t>
      </w:r>
      <w:r w:rsidR="00615F9D">
        <w:rPr>
          <w:rFonts w:ascii="Times New Roman" w:hAnsi="Times New Roman" w:cs="Times New Roman"/>
        </w:rPr>
        <w:t xml:space="preserve"> soils</w:t>
      </w:r>
      <w:r w:rsidR="00E04AA2">
        <w:rPr>
          <w:rFonts w:ascii="Times New Roman" w:hAnsi="Times New Roman" w:cs="Times New Roman"/>
        </w:rPr>
        <w:t xml:space="preserve"> </w:t>
      </w:r>
      <w:r w:rsidR="00615F9D">
        <w:rPr>
          <w:rFonts w:ascii="Times New Roman" w:hAnsi="Times New Roman" w:cs="Times New Roman"/>
        </w:rPr>
        <w:t xml:space="preserve">provided </w:t>
      </w:r>
      <w:r w:rsidR="00E04AA2">
        <w:rPr>
          <w:rFonts w:ascii="Times New Roman" w:hAnsi="Times New Roman" w:cs="Times New Roman"/>
        </w:rPr>
        <w:t>ecologically distinct</w:t>
      </w:r>
      <w:r w:rsidR="00615F9D">
        <w:rPr>
          <w:rFonts w:ascii="Times New Roman" w:hAnsi="Times New Roman" w:cs="Times New Roman"/>
        </w:rPr>
        <w:t xml:space="preserve"> microbial environments</w:t>
      </w:r>
      <w:r w:rsidR="00E04AA2">
        <w:rPr>
          <w:rFonts w:ascii="Times New Roman" w:hAnsi="Times New Roman" w:cs="Times New Roman"/>
        </w:rPr>
        <w:t xml:space="preserve">, establishing the conditions for </w:t>
      </w:r>
      <w:r w:rsidR="00B81148">
        <w:rPr>
          <w:rFonts w:ascii="Times New Roman" w:hAnsi="Times New Roman" w:cs="Times New Roman"/>
        </w:rPr>
        <w:t xml:space="preserve">the </w:t>
      </w:r>
      <w:r w:rsidR="00E04AA2">
        <w:rPr>
          <w:rFonts w:ascii="Times New Roman" w:hAnsi="Times New Roman" w:cs="Times New Roman"/>
        </w:rPr>
        <w:t xml:space="preserve">host-specific recruitment patterns observed in </w:t>
      </w:r>
      <w:r w:rsidR="00E04AA2" w:rsidRPr="00E04AA2">
        <w:rPr>
          <w:rFonts w:ascii="Times New Roman" w:hAnsi="Times New Roman" w:cs="Times New Roman"/>
          <w:i/>
          <w:iCs/>
        </w:rPr>
        <w:t>Lotus</w:t>
      </w:r>
      <w:r w:rsidR="00E04AA2">
        <w:rPr>
          <w:rFonts w:ascii="Times New Roman" w:hAnsi="Times New Roman" w:cs="Times New Roman"/>
        </w:rPr>
        <w:t xml:space="preserve"> and </w:t>
      </w:r>
      <w:r w:rsidR="00E04AA2" w:rsidRPr="00E04AA2">
        <w:rPr>
          <w:rFonts w:ascii="Times New Roman" w:hAnsi="Times New Roman" w:cs="Times New Roman"/>
          <w:i/>
          <w:iCs/>
        </w:rPr>
        <w:t>Hordeum</w:t>
      </w:r>
      <w:r w:rsidR="00E04AA2">
        <w:rPr>
          <w:rFonts w:ascii="Times New Roman" w:hAnsi="Times New Roman" w:cs="Times New Roman"/>
        </w:rPr>
        <w:t xml:space="preserve">. </w:t>
      </w:r>
    </w:p>
    <w:p w14:paraId="44BE40AC" w14:textId="77777777" w:rsidR="00E148E6" w:rsidRDefault="00E148E6" w:rsidP="00615F9D">
      <w:pPr>
        <w:spacing w:line="276" w:lineRule="auto"/>
        <w:jc w:val="both"/>
        <w:rPr>
          <w:rFonts w:ascii="Times New Roman" w:hAnsi="Times New Roman" w:cs="Times New Roman"/>
        </w:rPr>
      </w:pPr>
    </w:p>
    <w:p w14:paraId="4D409D2C" w14:textId="109DB4D6" w:rsidR="00E148E6" w:rsidRPr="00E148E6" w:rsidRDefault="00E148E6" w:rsidP="00615F9D">
      <w:pPr>
        <w:spacing w:line="276" w:lineRule="auto"/>
        <w:jc w:val="both"/>
        <w:rPr>
          <w:rFonts w:ascii="Times New Roman" w:hAnsi="Times New Roman" w:cs="Times New Roman"/>
          <w:u w:val="single"/>
        </w:rPr>
      </w:pPr>
      <w:commentRangeStart w:id="1552"/>
      <w:r w:rsidRPr="00E148E6">
        <w:rPr>
          <w:rFonts w:ascii="Times New Roman" w:hAnsi="Times New Roman" w:cs="Times New Roman"/>
          <w:u w:val="single"/>
        </w:rPr>
        <w:t>Community-based nutrient status prediction</w:t>
      </w:r>
      <w:commentRangeEnd w:id="1552"/>
      <w:r w:rsidR="00CE1002">
        <w:rPr>
          <w:rStyle w:val="CommentReference"/>
        </w:rPr>
        <w:commentReference w:id="1552"/>
      </w:r>
    </w:p>
    <w:p w14:paraId="6A58F842" w14:textId="76C71615" w:rsidR="00955490" w:rsidRDefault="007C46E4" w:rsidP="007C46E4">
      <w:pPr>
        <w:spacing w:line="276" w:lineRule="auto"/>
        <w:jc w:val="both"/>
        <w:rPr>
          <w:rFonts w:ascii="Times New Roman" w:hAnsi="Times New Roman" w:cs="Times New Roman"/>
        </w:rPr>
      </w:pPr>
      <w:r>
        <w:rPr>
          <w:rFonts w:ascii="Times New Roman" w:hAnsi="Times New Roman" w:cs="Times New Roman"/>
        </w:rPr>
        <w:t>Microbiome-based p</w:t>
      </w:r>
      <w:r w:rsidR="0006512E">
        <w:rPr>
          <w:rFonts w:ascii="Times New Roman" w:hAnsi="Times New Roman" w:cs="Times New Roman"/>
        </w:rPr>
        <w:t xml:space="preserve">rediction studies </w:t>
      </w:r>
      <w:r w:rsidR="00540E87">
        <w:rPr>
          <w:rFonts w:ascii="Times New Roman" w:hAnsi="Times New Roman" w:cs="Times New Roman"/>
        </w:rPr>
        <w:t xml:space="preserve">have gained </w:t>
      </w:r>
      <w:r w:rsidR="00E0254B">
        <w:rPr>
          <w:rFonts w:ascii="Times New Roman" w:hAnsi="Times New Roman" w:cs="Times New Roman"/>
        </w:rPr>
        <w:t>considerable attention</w:t>
      </w:r>
      <w:r>
        <w:rPr>
          <w:rFonts w:ascii="Times New Roman" w:hAnsi="Times New Roman" w:cs="Times New Roman"/>
        </w:rPr>
        <w:t xml:space="preserve">, </w:t>
      </w:r>
      <w:r w:rsidR="00540E87">
        <w:rPr>
          <w:rFonts w:ascii="Times New Roman" w:hAnsi="Times New Roman" w:cs="Times New Roman"/>
        </w:rPr>
        <w:t xml:space="preserve">particularly in human gut </w:t>
      </w:r>
      <w:r w:rsidR="00E0254B">
        <w:rPr>
          <w:rFonts w:ascii="Times New Roman" w:hAnsi="Times New Roman" w:cs="Times New Roman"/>
        </w:rPr>
        <w:t xml:space="preserve">research, where microbial </w:t>
      </w:r>
      <w:r>
        <w:rPr>
          <w:rFonts w:ascii="Times New Roman" w:hAnsi="Times New Roman" w:cs="Times New Roman"/>
        </w:rPr>
        <w:t>composition</w:t>
      </w:r>
      <w:r w:rsidR="00E0254B">
        <w:rPr>
          <w:rFonts w:ascii="Times New Roman" w:hAnsi="Times New Roman" w:cs="Times New Roman"/>
        </w:rPr>
        <w:t xml:space="preserve"> </w:t>
      </w:r>
      <w:r>
        <w:rPr>
          <w:rFonts w:ascii="Times New Roman" w:hAnsi="Times New Roman" w:cs="Times New Roman"/>
        </w:rPr>
        <w:t>is</w:t>
      </w:r>
      <w:r w:rsidR="00540E87">
        <w:rPr>
          <w:rFonts w:ascii="Times New Roman" w:hAnsi="Times New Roman" w:cs="Times New Roman"/>
        </w:rPr>
        <w:t xml:space="preserve"> used to </w:t>
      </w:r>
      <w:r w:rsidR="00E0254B">
        <w:rPr>
          <w:rFonts w:ascii="Times New Roman" w:hAnsi="Times New Roman" w:cs="Times New Roman"/>
        </w:rPr>
        <w:t>infer</w:t>
      </w:r>
      <w:r w:rsidR="00540E87">
        <w:rPr>
          <w:rFonts w:ascii="Times New Roman" w:hAnsi="Times New Roman" w:cs="Times New Roman"/>
        </w:rPr>
        <w:t xml:space="preserve"> dietary </w:t>
      </w:r>
      <w:r w:rsidR="00E0254B">
        <w:rPr>
          <w:rFonts w:ascii="Times New Roman" w:hAnsi="Times New Roman" w:cs="Times New Roman"/>
        </w:rPr>
        <w:t>patterns and nutritional status</w:t>
      </w:r>
      <w:r w:rsidR="00540E87">
        <w:rPr>
          <w:rFonts w:ascii="Times New Roman" w:hAnsi="Times New Roman" w:cs="Times New Roman"/>
        </w:rPr>
        <w:t xml:space="preserve"> (Wang 2024, Singh 2025). </w:t>
      </w:r>
      <w:commentRangeStart w:id="1553"/>
      <w:r w:rsidR="00E0254B">
        <w:rPr>
          <w:rFonts w:ascii="Times New Roman" w:hAnsi="Times New Roman" w:cs="Times New Roman"/>
        </w:rPr>
        <w:t xml:space="preserve">Inspired by these </w:t>
      </w:r>
      <w:r>
        <w:rPr>
          <w:rFonts w:ascii="Times New Roman" w:hAnsi="Times New Roman" w:cs="Times New Roman"/>
        </w:rPr>
        <w:t>approaches</w:t>
      </w:r>
      <w:r w:rsidR="00E0254B">
        <w:rPr>
          <w:rFonts w:ascii="Times New Roman" w:hAnsi="Times New Roman" w:cs="Times New Roman"/>
        </w:rPr>
        <w:t xml:space="preserve">, we </w:t>
      </w:r>
      <w:r w:rsidR="008F6934">
        <w:rPr>
          <w:rFonts w:ascii="Times New Roman" w:hAnsi="Times New Roman" w:cs="Times New Roman"/>
        </w:rPr>
        <w:t xml:space="preserve">applied similar principles to plant-associated microbiota, </w:t>
      </w:r>
      <w:r>
        <w:rPr>
          <w:rFonts w:ascii="Times New Roman" w:hAnsi="Times New Roman" w:cs="Times New Roman"/>
        </w:rPr>
        <w:t>us</w:t>
      </w:r>
      <w:r w:rsidR="008F6934">
        <w:rPr>
          <w:rFonts w:ascii="Times New Roman" w:hAnsi="Times New Roman" w:cs="Times New Roman"/>
        </w:rPr>
        <w:t>ing</w:t>
      </w:r>
      <w:r w:rsidR="00E0254B">
        <w:rPr>
          <w:rFonts w:ascii="Times New Roman" w:hAnsi="Times New Roman" w:cs="Times New Roman"/>
        </w:rPr>
        <w:t xml:space="preserve"> community</w:t>
      </w:r>
      <w:r w:rsidR="00E836B3">
        <w:rPr>
          <w:rFonts w:ascii="Times New Roman" w:hAnsi="Times New Roman" w:cs="Times New Roman"/>
        </w:rPr>
        <w:t xml:space="preserve"> profiles of wild-type and CSSP mutant </w:t>
      </w:r>
      <w:r w:rsidR="00540E87" w:rsidRPr="00540E87">
        <w:rPr>
          <w:rFonts w:ascii="Times New Roman" w:hAnsi="Times New Roman" w:cs="Times New Roman"/>
          <w:i/>
          <w:iCs/>
        </w:rPr>
        <w:t>Lotus</w:t>
      </w:r>
      <w:r w:rsidR="00540E87">
        <w:rPr>
          <w:rFonts w:ascii="Times New Roman" w:hAnsi="Times New Roman" w:cs="Times New Roman"/>
        </w:rPr>
        <w:t xml:space="preserve"> and </w:t>
      </w:r>
      <w:r w:rsidR="00540E87" w:rsidRPr="00540E87">
        <w:rPr>
          <w:rFonts w:ascii="Times New Roman" w:hAnsi="Times New Roman" w:cs="Times New Roman"/>
          <w:i/>
          <w:iCs/>
        </w:rPr>
        <w:t>Hordeum</w:t>
      </w:r>
      <w:r w:rsidR="00540E87">
        <w:rPr>
          <w:rFonts w:ascii="Times New Roman" w:hAnsi="Times New Roman" w:cs="Times New Roman"/>
        </w:rPr>
        <w:t xml:space="preserve"> </w:t>
      </w:r>
      <w:r w:rsidR="00E0254B">
        <w:rPr>
          <w:rFonts w:ascii="Times New Roman" w:hAnsi="Times New Roman" w:cs="Times New Roman"/>
        </w:rPr>
        <w:t xml:space="preserve">plants </w:t>
      </w:r>
      <w:r w:rsidR="00540E87">
        <w:rPr>
          <w:rFonts w:ascii="Times New Roman" w:hAnsi="Times New Roman" w:cs="Times New Roman"/>
        </w:rPr>
        <w:t xml:space="preserve">to predict </w:t>
      </w:r>
      <w:r w:rsidR="00E836B3">
        <w:rPr>
          <w:rFonts w:ascii="Times New Roman" w:hAnsi="Times New Roman" w:cs="Times New Roman"/>
        </w:rPr>
        <w:t xml:space="preserve">the </w:t>
      </w:r>
      <w:r w:rsidR="000B0C5D">
        <w:rPr>
          <w:rFonts w:ascii="Times New Roman" w:hAnsi="Times New Roman" w:cs="Times New Roman"/>
        </w:rPr>
        <w:t xml:space="preserve">soil and </w:t>
      </w:r>
      <w:r w:rsidR="00E836B3">
        <w:rPr>
          <w:rFonts w:ascii="Times New Roman" w:hAnsi="Times New Roman" w:cs="Times New Roman"/>
        </w:rPr>
        <w:t xml:space="preserve">nutrient regime </w:t>
      </w:r>
      <w:r w:rsidR="00E0254B">
        <w:rPr>
          <w:rFonts w:ascii="Times New Roman" w:hAnsi="Times New Roman" w:cs="Times New Roman"/>
        </w:rPr>
        <w:t>in which</w:t>
      </w:r>
      <w:r w:rsidR="00E836B3">
        <w:rPr>
          <w:rFonts w:ascii="Times New Roman" w:hAnsi="Times New Roman" w:cs="Times New Roman"/>
        </w:rPr>
        <w:t xml:space="preserve"> </w:t>
      </w:r>
      <w:r w:rsidR="000B0C5D">
        <w:rPr>
          <w:rFonts w:ascii="Times New Roman" w:hAnsi="Times New Roman" w:cs="Times New Roman"/>
        </w:rPr>
        <w:t>plants</w:t>
      </w:r>
      <w:r w:rsidR="00E836B3">
        <w:rPr>
          <w:rFonts w:ascii="Times New Roman" w:hAnsi="Times New Roman" w:cs="Times New Roman"/>
        </w:rPr>
        <w:t xml:space="preserve"> w</w:t>
      </w:r>
      <w:r w:rsidR="00E0254B">
        <w:rPr>
          <w:rFonts w:ascii="Times New Roman" w:hAnsi="Times New Roman" w:cs="Times New Roman"/>
        </w:rPr>
        <w:t>ere</w:t>
      </w:r>
      <w:r w:rsidR="00E836B3">
        <w:rPr>
          <w:rFonts w:ascii="Times New Roman" w:hAnsi="Times New Roman" w:cs="Times New Roman"/>
        </w:rPr>
        <w:t xml:space="preserve"> cultivated</w:t>
      </w:r>
      <w:r w:rsidR="0006512E">
        <w:rPr>
          <w:rFonts w:ascii="Times New Roman" w:hAnsi="Times New Roman" w:cs="Times New Roman"/>
        </w:rPr>
        <w:t xml:space="preserve">. </w:t>
      </w:r>
      <w:r w:rsidR="00E0254B">
        <w:rPr>
          <w:rFonts w:ascii="Times New Roman" w:hAnsi="Times New Roman" w:cs="Times New Roman"/>
        </w:rPr>
        <w:t>Our model achieved</w:t>
      </w:r>
      <w:r w:rsidR="008F6934">
        <w:rPr>
          <w:rFonts w:ascii="Times New Roman" w:hAnsi="Times New Roman" w:cs="Times New Roman"/>
        </w:rPr>
        <w:t xml:space="preserve"> over </w:t>
      </w:r>
      <w:r>
        <w:rPr>
          <w:rFonts w:ascii="Times New Roman" w:hAnsi="Times New Roman" w:cs="Times New Roman"/>
        </w:rPr>
        <w:t>90%</w:t>
      </w:r>
      <w:r w:rsidR="00E836B3">
        <w:rPr>
          <w:rFonts w:ascii="Times New Roman" w:hAnsi="Times New Roman" w:cs="Times New Roman"/>
        </w:rPr>
        <w:t xml:space="preserve"> prediction accuracy </w:t>
      </w:r>
      <w:r w:rsidR="000B0C5D">
        <w:rPr>
          <w:rFonts w:ascii="Times New Roman" w:hAnsi="Times New Roman" w:cs="Times New Roman"/>
        </w:rPr>
        <w:t>from both</w:t>
      </w:r>
      <w:r w:rsidR="00E0254B">
        <w:rPr>
          <w:rFonts w:ascii="Times New Roman" w:hAnsi="Times New Roman" w:cs="Times New Roman"/>
        </w:rPr>
        <w:t xml:space="preserve"> </w:t>
      </w:r>
      <w:r w:rsidR="00E836B3">
        <w:rPr>
          <w:rFonts w:ascii="Times New Roman" w:hAnsi="Times New Roman" w:cs="Times New Roman"/>
        </w:rPr>
        <w:t>rhizosphere and root communities</w:t>
      </w:r>
      <w:r w:rsidR="00E0254B">
        <w:rPr>
          <w:rFonts w:ascii="Times New Roman" w:hAnsi="Times New Roman" w:cs="Times New Roman"/>
        </w:rPr>
        <w:t xml:space="preserve">, demonstrating the strong diagnostic potential of plant-associated microbiomes. </w:t>
      </w:r>
      <w:commentRangeEnd w:id="1553"/>
      <w:r w:rsidR="00FB375A">
        <w:rPr>
          <w:rStyle w:val="CommentReference"/>
        </w:rPr>
        <w:commentReference w:id="1553"/>
      </w:r>
      <w:r w:rsidR="00E83820">
        <w:rPr>
          <w:rFonts w:ascii="Times New Roman" w:hAnsi="Times New Roman" w:cs="Times New Roman"/>
        </w:rPr>
        <w:t>In plant</w:t>
      </w:r>
      <w:r>
        <w:rPr>
          <w:rFonts w:ascii="Times New Roman" w:hAnsi="Times New Roman" w:cs="Times New Roman"/>
        </w:rPr>
        <w:t>s</w:t>
      </w:r>
      <w:r w:rsidR="00E83820">
        <w:rPr>
          <w:rFonts w:ascii="Times New Roman" w:hAnsi="Times New Roman" w:cs="Times New Roman"/>
        </w:rPr>
        <w:t xml:space="preserve">, </w:t>
      </w:r>
      <w:r>
        <w:rPr>
          <w:rFonts w:ascii="Times New Roman" w:hAnsi="Times New Roman" w:cs="Times New Roman"/>
        </w:rPr>
        <w:t>predictive modelling</w:t>
      </w:r>
      <w:r w:rsidR="008F6934">
        <w:rPr>
          <w:rFonts w:ascii="Times New Roman" w:hAnsi="Times New Roman" w:cs="Times New Roman"/>
        </w:rPr>
        <w:t xml:space="preserve"> of host physiology </w:t>
      </w:r>
      <w:r w:rsidR="000B0C5D">
        <w:rPr>
          <w:rFonts w:ascii="Times New Roman" w:hAnsi="Times New Roman" w:cs="Times New Roman"/>
        </w:rPr>
        <w:t>is still emerging</w:t>
      </w:r>
      <w:r w:rsidR="00E83820">
        <w:rPr>
          <w:rFonts w:ascii="Times New Roman" w:hAnsi="Times New Roman" w:cs="Times New Roman"/>
        </w:rPr>
        <w:t xml:space="preserve">. </w:t>
      </w:r>
      <w:r w:rsidR="000B0C5D">
        <w:rPr>
          <w:rFonts w:ascii="Times New Roman" w:hAnsi="Times New Roman" w:cs="Times New Roman"/>
        </w:rPr>
        <w:t xml:space="preserve">Previous studies </w:t>
      </w:r>
      <w:commentRangeStart w:id="1554"/>
      <w:r w:rsidR="000B0C5D">
        <w:rPr>
          <w:rFonts w:ascii="Times New Roman" w:hAnsi="Times New Roman" w:cs="Times New Roman"/>
        </w:rPr>
        <w:t>have used</w:t>
      </w:r>
      <w:r w:rsidR="008F6934">
        <w:rPr>
          <w:rFonts w:ascii="Times New Roman" w:hAnsi="Times New Roman" w:cs="Times New Roman"/>
        </w:rPr>
        <w:t xml:space="preserve"> m</w:t>
      </w:r>
      <w:r>
        <w:rPr>
          <w:rFonts w:ascii="Times New Roman" w:hAnsi="Times New Roman" w:cs="Times New Roman"/>
        </w:rPr>
        <w:t>icrobiota</w:t>
      </w:r>
      <w:r w:rsidR="00E83820">
        <w:rPr>
          <w:rFonts w:ascii="Times New Roman" w:hAnsi="Times New Roman" w:cs="Times New Roman"/>
        </w:rPr>
        <w:t xml:space="preserve"> composition to </w:t>
      </w:r>
      <w:r>
        <w:rPr>
          <w:rFonts w:ascii="Times New Roman" w:hAnsi="Times New Roman" w:cs="Times New Roman"/>
        </w:rPr>
        <w:t>support</w:t>
      </w:r>
      <w:r w:rsidR="00E83820">
        <w:rPr>
          <w:rFonts w:ascii="Times New Roman" w:hAnsi="Times New Roman" w:cs="Times New Roman"/>
        </w:rPr>
        <w:t xml:space="preserve"> </w:t>
      </w:r>
      <w:r>
        <w:rPr>
          <w:rFonts w:ascii="Times New Roman" w:hAnsi="Times New Roman" w:cs="Times New Roman"/>
        </w:rPr>
        <w:t>ge</w:t>
      </w:r>
      <w:r w:rsidR="00E83820">
        <w:rPr>
          <w:rFonts w:ascii="Times New Roman" w:hAnsi="Times New Roman" w:cs="Times New Roman"/>
        </w:rPr>
        <w:t>nomic selection f</w:t>
      </w:r>
      <w:r w:rsidR="00540E87">
        <w:rPr>
          <w:rFonts w:ascii="Times New Roman" w:hAnsi="Times New Roman" w:cs="Times New Roman"/>
        </w:rPr>
        <w:t>or nitrogen-related traits in maize (</w:t>
      </w:r>
      <w:r w:rsidR="00E83820">
        <w:rPr>
          <w:rFonts w:ascii="Times New Roman" w:hAnsi="Times New Roman" w:cs="Times New Roman"/>
        </w:rPr>
        <w:t xml:space="preserve">Yang </w:t>
      </w:r>
      <w:r w:rsidR="00540E87">
        <w:rPr>
          <w:rFonts w:ascii="Times New Roman" w:hAnsi="Times New Roman" w:cs="Times New Roman"/>
        </w:rPr>
        <w:t>2024)</w:t>
      </w:r>
      <w:r>
        <w:rPr>
          <w:rFonts w:ascii="Times New Roman" w:hAnsi="Times New Roman" w:cs="Times New Roman"/>
        </w:rPr>
        <w:t xml:space="preserve">, </w:t>
      </w:r>
      <w:r w:rsidR="00E83820">
        <w:rPr>
          <w:rFonts w:ascii="Times New Roman" w:hAnsi="Times New Roman" w:cs="Times New Roman"/>
        </w:rPr>
        <w:t>predict nutrient</w:t>
      </w:r>
      <w:r w:rsidR="000B0C5D">
        <w:rPr>
          <w:rFonts w:ascii="Times New Roman" w:hAnsi="Times New Roman" w:cs="Times New Roman"/>
        </w:rPr>
        <w:t>-</w:t>
      </w:r>
      <w:r w:rsidR="00E83820">
        <w:rPr>
          <w:rFonts w:ascii="Times New Roman" w:hAnsi="Times New Roman" w:cs="Times New Roman"/>
        </w:rPr>
        <w:t xml:space="preserve"> and stress</w:t>
      </w:r>
      <w:r w:rsidR="008F6934">
        <w:rPr>
          <w:rFonts w:ascii="Times New Roman" w:hAnsi="Times New Roman" w:cs="Times New Roman"/>
        </w:rPr>
        <w:t>-related</w:t>
      </w:r>
      <w:r w:rsidR="00E83820">
        <w:rPr>
          <w:rFonts w:ascii="Times New Roman" w:hAnsi="Times New Roman" w:cs="Times New Roman"/>
        </w:rPr>
        <w:t xml:space="preserve"> traits in tomato under </w:t>
      </w:r>
      <w:r>
        <w:rPr>
          <w:rFonts w:ascii="Times New Roman" w:hAnsi="Times New Roman" w:cs="Times New Roman"/>
        </w:rPr>
        <w:t>variable</w:t>
      </w:r>
      <w:r w:rsidR="00540E87">
        <w:rPr>
          <w:rFonts w:ascii="Times New Roman" w:hAnsi="Times New Roman" w:cs="Times New Roman"/>
        </w:rPr>
        <w:t xml:space="preserve"> nitrogen and water </w:t>
      </w:r>
      <w:r w:rsidR="00E83820">
        <w:rPr>
          <w:rFonts w:ascii="Times New Roman" w:hAnsi="Times New Roman" w:cs="Times New Roman"/>
        </w:rPr>
        <w:t>regimes</w:t>
      </w:r>
      <w:r w:rsidR="00540E87">
        <w:rPr>
          <w:rFonts w:ascii="Times New Roman" w:hAnsi="Times New Roman" w:cs="Times New Roman"/>
        </w:rPr>
        <w:t xml:space="preserve"> (Shi 2024)</w:t>
      </w:r>
      <w:r>
        <w:rPr>
          <w:rFonts w:ascii="Times New Roman" w:hAnsi="Times New Roman" w:cs="Times New Roman"/>
        </w:rPr>
        <w:t>, and link core rhizosphere</w:t>
      </w:r>
      <w:r w:rsidR="00E83820">
        <w:rPr>
          <w:rFonts w:ascii="Times New Roman" w:hAnsi="Times New Roman" w:cs="Times New Roman"/>
        </w:rPr>
        <w:t xml:space="preserve"> taxa</w:t>
      </w:r>
      <w:r w:rsidR="00E0254B">
        <w:rPr>
          <w:rFonts w:ascii="Times New Roman" w:hAnsi="Times New Roman" w:cs="Times New Roman"/>
        </w:rPr>
        <w:t xml:space="preserve"> in </w:t>
      </w:r>
      <w:r w:rsidR="00E0254B" w:rsidRPr="00E83820">
        <w:rPr>
          <w:rFonts w:ascii="Times New Roman" w:hAnsi="Times New Roman" w:cs="Times New Roman"/>
          <w:i/>
          <w:iCs/>
        </w:rPr>
        <w:t>Arabidopsis</w:t>
      </w:r>
      <w:r w:rsidR="00E0254B">
        <w:rPr>
          <w:rFonts w:ascii="Times New Roman" w:hAnsi="Times New Roman" w:cs="Times New Roman"/>
        </w:rPr>
        <w:t xml:space="preserve"> </w:t>
      </w:r>
      <w:r w:rsidR="000B0C5D">
        <w:rPr>
          <w:rFonts w:ascii="Times New Roman" w:hAnsi="Times New Roman" w:cs="Times New Roman"/>
        </w:rPr>
        <w:t>to</w:t>
      </w:r>
      <w:r w:rsidR="00E0254B">
        <w:rPr>
          <w:rFonts w:ascii="Times New Roman" w:hAnsi="Times New Roman" w:cs="Times New Roman"/>
        </w:rPr>
        <w:t xml:space="preserve"> drought </w:t>
      </w:r>
      <w:r w:rsidR="00E83820">
        <w:rPr>
          <w:rFonts w:ascii="Times New Roman" w:hAnsi="Times New Roman" w:cs="Times New Roman"/>
        </w:rPr>
        <w:t>tolerance</w:t>
      </w:r>
      <w:r w:rsidR="00E0254B">
        <w:rPr>
          <w:rFonts w:ascii="Times New Roman" w:hAnsi="Times New Roman" w:cs="Times New Roman"/>
        </w:rPr>
        <w:t xml:space="preserve"> (</w:t>
      </w:r>
      <w:r w:rsidR="00E83820">
        <w:rPr>
          <w:rFonts w:ascii="Times New Roman" w:hAnsi="Times New Roman" w:cs="Times New Roman"/>
        </w:rPr>
        <w:t xml:space="preserve">Zhang </w:t>
      </w:r>
      <w:commentRangeEnd w:id="1554"/>
      <w:r w:rsidR="004D3CF8">
        <w:rPr>
          <w:rStyle w:val="CommentReference"/>
        </w:rPr>
        <w:commentReference w:id="1554"/>
      </w:r>
      <w:r w:rsidR="00E0254B">
        <w:rPr>
          <w:rFonts w:ascii="Times New Roman" w:hAnsi="Times New Roman" w:cs="Times New Roman"/>
        </w:rPr>
        <w:t xml:space="preserve">2024). </w:t>
      </w:r>
      <w:r>
        <w:rPr>
          <w:rFonts w:ascii="Times New Roman" w:hAnsi="Times New Roman" w:cs="Times New Roman"/>
        </w:rPr>
        <w:t xml:space="preserve">In our system, </w:t>
      </w:r>
      <w:r w:rsidR="00E83820">
        <w:rPr>
          <w:rFonts w:ascii="Times New Roman" w:hAnsi="Times New Roman" w:cs="Times New Roman"/>
        </w:rPr>
        <w:t xml:space="preserve">predictive </w:t>
      </w:r>
      <w:r>
        <w:rPr>
          <w:rFonts w:ascii="Times New Roman" w:hAnsi="Times New Roman" w:cs="Times New Roman"/>
        </w:rPr>
        <w:t>ASVs</w:t>
      </w:r>
      <w:r w:rsidR="00E83820">
        <w:rPr>
          <w:rFonts w:ascii="Times New Roman" w:hAnsi="Times New Roman" w:cs="Times New Roman"/>
        </w:rPr>
        <w:t xml:space="preserve"> differed between </w:t>
      </w:r>
      <w:r w:rsidR="00E83820" w:rsidRPr="00E83820">
        <w:rPr>
          <w:rFonts w:ascii="Times New Roman" w:hAnsi="Times New Roman" w:cs="Times New Roman"/>
          <w:i/>
          <w:iCs/>
        </w:rPr>
        <w:t>Lotus</w:t>
      </w:r>
      <w:r w:rsidR="00E83820">
        <w:rPr>
          <w:rFonts w:ascii="Times New Roman" w:hAnsi="Times New Roman" w:cs="Times New Roman"/>
        </w:rPr>
        <w:t xml:space="preserve"> and </w:t>
      </w:r>
      <w:r w:rsidR="00E83820" w:rsidRPr="00E83820">
        <w:rPr>
          <w:rFonts w:ascii="Times New Roman" w:hAnsi="Times New Roman" w:cs="Times New Roman"/>
          <w:i/>
          <w:iCs/>
        </w:rPr>
        <w:t>Hordeum</w:t>
      </w:r>
      <w:r w:rsidR="00E83820">
        <w:rPr>
          <w:rFonts w:ascii="Times New Roman" w:hAnsi="Times New Roman" w:cs="Times New Roman"/>
        </w:rPr>
        <w:t xml:space="preserve">, </w:t>
      </w:r>
      <w:r>
        <w:rPr>
          <w:rFonts w:ascii="Times New Roman" w:hAnsi="Times New Roman" w:cs="Times New Roman"/>
        </w:rPr>
        <w:t>reflecting</w:t>
      </w:r>
      <w:r w:rsidR="00E83820">
        <w:rPr>
          <w:rFonts w:ascii="Times New Roman" w:hAnsi="Times New Roman" w:cs="Times New Roman"/>
        </w:rPr>
        <w:t xml:space="preserve"> </w:t>
      </w:r>
      <w:r w:rsidR="00E836B3">
        <w:rPr>
          <w:rFonts w:ascii="Times New Roman" w:hAnsi="Times New Roman" w:cs="Times New Roman"/>
        </w:rPr>
        <w:t xml:space="preserve">host-specific recruitment under </w:t>
      </w:r>
      <w:r w:rsidR="00E83820">
        <w:rPr>
          <w:rFonts w:ascii="Times New Roman" w:hAnsi="Times New Roman" w:cs="Times New Roman"/>
        </w:rPr>
        <w:t>contrasting</w:t>
      </w:r>
      <w:r w:rsidR="00E836B3">
        <w:rPr>
          <w:rFonts w:ascii="Times New Roman" w:hAnsi="Times New Roman" w:cs="Times New Roman"/>
        </w:rPr>
        <w:t xml:space="preserve"> nutrient regimes. </w:t>
      </w:r>
      <w:r>
        <w:rPr>
          <w:rFonts w:ascii="Times New Roman" w:hAnsi="Times New Roman" w:cs="Times New Roman"/>
        </w:rPr>
        <w:t>These h</w:t>
      </w:r>
      <w:r w:rsidR="00540E87">
        <w:rPr>
          <w:rFonts w:ascii="Times New Roman" w:hAnsi="Times New Roman" w:cs="Times New Roman"/>
        </w:rPr>
        <w:t>ost</w:t>
      </w:r>
      <w:r w:rsidR="0006512E">
        <w:rPr>
          <w:rFonts w:ascii="Times New Roman" w:hAnsi="Times New Roman" w:cs="Times New Roman"/>
        </w:rPr>
        <w:t xml:space="preserve">-specific </w:t>
      </w:r>
      <w:r>
        <w:rPr>
          <w:rFonts w:ascii="Times New Roman" w:hAnsi="Times New Roman" w:cs="Times New Roman"/>
        </w:rPr>
        <w:t xml:space="preserve">patterns, </w:t>
      </w:r>
      <w:r w:rsidR="00540E87">
        <w:rPr>
          <w:rFonts w:ascii="Times New Roman" w:hAnsi="Times New Roman" w:cs="Times New Roman"/>
        </w:rPr>
        <w:t>widely</w:t>
      </w:r>
      <w:r w:rsidR="0006512E">
        <w:rPr>
          <w:rFonts w:ascii="Times New Roman" w:hAnsi="Times New Roman" w:cs="Times New Roman"/>
        </w:rPr>
        <w:t xml:space="preserve"> </w:t>
      </w:r>
      <w:r w:rsidR="000B0C5D">
        <w:rPr>
          <w:rFonts w:ascii="Times New Roman" w:hAnsi="Times New Roman" w:cs="Times New Roman"/>
        </w:rPr>
        <w:t>observed</w:t>
      </w:r>
      <w:r>
        <w:rPr>
          <w:rFonts w:ascii="Times New Roman" w:hAnsi="Times New Roman" w:cs="Times New Roman"/>
        </w:rPr>
        <w:t xml:space="preserve"> across plant species</w:t>
      </w:r>
      <w:r w:rsidR="0006512E">
        <w:rPr>
          <w:rFonts w:ascii="Times New Roman" w:hAnsi="Times New Roman" w:cs="Times New Roman"/>
        </w:rPr>
        <w:t xml:space="preserve"> </w:t>
      </w:r>
      <w:r w:rsidR="00540E87">
        <w:rPr>
          <w:rFonts w:ascii="Times New Roman" w:hAnsi="Times New Roman" w:cs="Times New Roman"/>
        </w:rPr>
        <w:t>(</w:t>
      </w:r>
      <w:r w:rsidR="0006512E">
        <w:rPr>
          <w:rFonts w:ascii="Times New Roman" w:hAnsi="Times New Roman" w:cs="Times New Roman"/>
        </w:rPr>
        <w:t xml:space="preserve">Wippel </w:t>
      </w:r>
      <w:r w:rsidR="0006512E" w:rsidRPr="0006512E">
        <w:rPr>
          <w:rFonts w:ascii="Times New Roman" w:hAnsi="Times New Roman" w:cs="Times New Roman"/>
          <w:i/>
          <w:iCs/>
        </w:rPr>
        <w:t>et al</w:t>
      </w:r>
      <w:r w:rsidR="0006512E">
        <w:rPr>
          <w:rFonts w:ascii="Times New Roman" w:hAnsi="Times New Roman" w:cs="Times New Roman"/>
        </w:rPr>
        <w:t>.</w:t>
      </w:r>
      <w:r w:rsidR="00540E87">
        <w:rPr>
          <w:rFonts w:ascii="Times New Roman" w:hAnsi="Times New Roman" w:cs="Times New Roman"/>
        </w:rPr>
        <w:t xml:space="preserve">, </w:t>
      </w:r>
      <w:r w:rsidR="0006512E">
        <w:rPr>
          <w:rFonts w:ascii="Times New Roman" w:hAnsi="Times New Roman" w:cs="Times New Roman"/>
        </w:rPr>
        <w:t>2021</w:t>
      </w:r>
      <w:r w:rsidR="00540E87">
        <w:rPr>
          <w:rFonts w:ascii="Times New Roman" w:hAnsi="Times New Roman" w:cs="Times New Roman"/>
        </w:rPr>
        <w:t xml:space="preserve">; </w:t>
      </w:r>
      <w:r w:rsidR="0006512E">
        <w:rPr>
          <w:rFonts w:ascii="Times New Roman" w:hAnsi="Times New Roman" w:cs="Times New Roman"/>
        </w:rPr>
        <w:t xml:space="preserve">Selten </w:t>
      </w:r>
      <w:r w:rsidR="0006512E" w:rsidRPr="0006512E">
        <w:rPr>
          <w:rFonts w:ascii="Times New Roman" w:hAnsi="Times New Roman" w:cs="Times New Roman"/>
          <w:i/>
          <w:iCs/>
        </w:rPr>
        <w:t>et al</w:t>
      </w:r>
      <w:r w:rsidR="0006512E">
        <w:rPr>
          <w:rFonts w:ascii="Times New Roman" w:hAnsi="Times New Roman" w:cs="Times New Roman"/>
        </w:rPr>
        <w:t>.</w:t>
      </w:r>
      <w:r w:rsidR="00540E87">
        <w:rPr>
          <w:rFonts w:ascii="Times New Roman" w:hAnsi="Times New Roman" w:cs="Times New Roman"/>
        </w:rPr>
        <w:t>,</w:t>
      </w:r>
      <w:r w:rsidR="0006512E">
        <w:rPr>
          <w:rFonts w:ascii="Times New Roman" w:hAnsi="Times New Roman" w:cs="Times New Roman"/>
        </w:rPr>
        <w:t xml:space="preserve"> 2024)</w:t>
      </w:r>
      <w:r w:rsidR="00E83820">
        <w:rPr>
          <w:rFonts w:ascii="Times New Roman" w:hAnsi="Times New Roman" w:cs="Times New Roman"/>
        </w:rPr>
        <w:t xml:space="preserve">, </w:t>
      </w:r>
      <w:r>
        <w:rPr>
          <w:rFonts w:ascii="Times New Roman" w:hAnsi="Times New Roman" w:cs="Times New Roman"/>
        </w:rPr>
        <w:t>remained robust across genotypes</w:t>
      </w:r>
      <w:r w:rsidR="008F6934">
        <w:rPr>
          <w:rFonts w:ascii="Times New Roman" w:hAnsi="Times New Roman" w:cs="Times New Roman"/>
        </w:rPr>
        <w:t xml:space="preserve">, </w:t>
      </w:r>
      <w:r w:rsidR="000B0C5D">
        <w:rPr>
          <w:rFonts w:ascii="Times New Roman" w:hAnsi="Times New Roman" w:cs="Times New Roman"/>
        </w:rPr>
        <w:t>indicating</w:t>
      </w:r>
      <w:r>
        <w:rPr>
          <w:rFonts w:ascii="Times New Roman" w:hAnsi="Times New Roman" w:cs="Times New Roman"/>
        </w:rPr>
        <w:t xml:space="preserve"> that soil-driven </w:t>
      </w:r>
      <w:r w:rsidR="000B0C5D">
        <w:rPr>
          <w:rFonts w:ascii="Times New Roman" w:hAnsi="Times New Roman" w:cs="Times New Roman"/>
        </w:rPr>
        <w:t>signals</w:t>
      </w:r>
      <w:r>
        <w:rPr>
          <w:rFonts w:ascii="Times New Roman" w:hAnsi="Times New Roman" w:cs="Times New Roman"/>
        </w:rPr>
        <w:t xml:space="preserve"> dominate predictive power </w:t>
      </w:r>
      <w:r w:rsidR="008F6934">
        <w:rPr>
          <w:rFonts w:ascii="Times New Roman" w:hAnsi="Times New Roman" w:cs="Times New Roman"/>
        </w:rPr>
        <w:t>while</w:t>
      </w:r>
      <w:r>
        <w:rPr>
          <w:rFonts w:ascii="Times New Roman" w:hAnsi="Times New Roman" w:cs="Times New Roman"/>
        </w:rPr>
        <w:t xml:space="preserve"> host genetics fine-tune the identity of predictive taxa. </w:t>
      </w:r>
      <w:commentRangeStart w:id="1555"/>
      <w:r>
        <w:rPr>
          <w:rFonts w:ascii="Times New Roman" w:hAnsi="Times New Roman" w:cs="Times New Roman"/>
        </w:rPr>
        <w:t xml:space="preserve">Together, </w:t>
      </w:r>
      <w:r w:rsidR="00E83820">
        <w:rPr>
          <w:rFonts w:ascii="Times New Roman" w:hAnsi="Times New Roman" w:cs="Times New Roman"/>
        </w:rPr>
        <w:t xml:space="preserve">our </w:t>
      </w:r>
      <w:r w:rsidR="000B0C5D">
        <w:rPr>
          <w:rFonts w:ascii="Times New Roman" w:hAnsi="Times New Roman" w:cs="Times New Roman"/>
        </w:rPr>
        <w:t>results</w:t>
      </w:r>
      <w:r>
        <w:rPr>
          <w:rFonts w:ascii="Times New Roman" w:hAnsi="Times New Roman" w:cs="Times New Roman"/>
        </w:rPr>
        <w:t xml:space="preserve"> demonstrate that microbiota composition can serve as</w:t>
      </w:r>
      <w:r w:rsidR="000B0C5D">
        <w:rPr>
          <w:rFonts w:ascii="Times New Roman" w:hAnsi="Times New Roman" w:cs="Times New Roman"/>
        </w:rPr>
        <w:t xml:space="preserve"> a</w:t>
      </w:r>
      <w:r w:rsidR="008F6934">
        <w:rPr>
          <w:rFonts w:ascii="Times New Roman" w:hAnsi="Times New Roman" w:cs="Times New Roman"/>
        </w:rPr>
        <w:t xml:space="preserve"> </w:t>
      </w:r>
      <w:r>
        <w:rPr>
          <w:rFonts w:ascii="Times New Roman" w:hAnsi="Times New Roman" w:cs="Times New Roman"/>
        </w:rPr>
        <w:t>proxy for plant nutri</w:t>
      </w:r>
      <w:r w:rsidR="000B0C5D">
        <w:rPr>
          <w:rFonts w:ascii="Times New Roman" w:hAnsi="Times New Roman" w:cs="Times New Roman"/>
        </w:rPr>
        <w:t>ent</w:t>
      </w:r>
      <w:r>
        <w:rPr>
          <w:rFonts w:ascii="Times New Roman" w:hAnsi="Times New Roman" w:cs="Times New Roman"/>
        </w:rPr>
        <w:t xml:space="preserve"> status</w:t>
      </w:r>
      <w:r w:rsidR="008F6934">
        <w:rPr>
          <w:rFonts w:ascii="Times New Roman" w:hAnsi="Times New Roman" w:cs="Times New Roman"/>
        </w:rPr>
        <w:t xml:space="preserve"> and </w:t>
      </w:r>
      <w:r>
        <w:rPr>
          <w:rFonts w:ascii="Times New Roman" w:hAnsi="Times New Roman" w:cs="Times New Roman"/>
        </w:rPr>
        <w:t>highlight the potential of microbiome-based diagnostics as non-invasive tools for monitoring plant performance and guiding precision nutrient management.</w:t>
      </w:r>
      <w:commentRangeEnd w:id="1555"/>
      <w:r w:rsidR="0006555B">
        <w:rPr>
          <w:rStyle w:val="CommentReference"/>
        </w:rPr>
        <w:commentReference w:id="1555"/>
      </w:r>
    </w:p>
    <w:p w14:paraId="3940D42B" w14:textId="77777777" w:rsidR="004E087A" w:rsidRDefault="004E087A" w:rsidP="007C46E4">
      <w:pPr>
        <w:spacing w:line="276" w:lineRule="auto"/>
        <w:jc w:val="both"/>
        <w:rPr>
          <w:rFonts w:ascii="Times New Roman" w:hAnsi="Times New Roman" w:cs="Times New Roman"/>
        </w:rPr>
      </w:pPr>
    </w:p>
    <w:p w14:paraId="5CDA5711" w14:textId="5F35DC70" w:rsidR="004E087A" w:rsidRDefault="004E087A" w:rsidP="007C46E4">
      <w:pPr>
        <w:spacing w:line="276" w:lineRule="auto"/>
        <w:jc w:val="both"/>
        <w:rPr>
          <w:rFonts w:ascii="Times New Roman" w:hAnsi="Times New Roman" w:cs="Times New Roman"/>
          <w:u w:val="single"/>
        </w:rPr>
      </w:pPr>
      <w:commentRangeStart w:id="1556"/>
      <w:r w:rsidRPr="004E087A">
        <w:rPr>
          <w:rFonts w:ascii="Times New Roman" w:hAnsi="Times New Roman" w:cs="Times New Roman"/>
          <w:u w:val="single"/>
        </w:rPr>
        <w:t>Role of CSSP genes beyond symbiosis</w:t>
      </w:r>
      <w:commentRangeEnd w:id="1556"/>
      <w:r w:rsidR="00AF579E">
        <w:rPr>
          <w:rStyle w:val="CommentReference"/>
        </w:rPr>
        <w:commentReference w:id="1556"/>
      </w:r>
    </w:p>
    <w:p w14:paraId="3BB30D2E" w14:textId="3553BA96" w:rsidR="009A779B" w:rsidRDefault="00F04671" w:rsidP="001E2663">
      <w:pPr>
        <w:spacing w:line="276" w:lineRule="auto"/>
        <w:jc w:val="both"/>
        <w:rPr>
          <w:rFonts w:ascii="Times New Roman" w:hAnsi="Times New Roman" w:cs="Times New Roman"/>
        </w:rPr>
      </w:pPr>
      <w:r>
        <w:rPr>
          <w:rFonts w:ascii="Times New Roman" w:hAnsi="Times New Roman" w:cs="Times New Roman"/>
        </w:rPr>
        <w:t>CSSP</w:t>
      </w:r>
      <w:r w:rsidR="001E2663">
        <w:rPr>
          <w:rFonts w:ascii="Times New Roman" w:hAnsi="Times New Roman" w:cs="Times New Roman"/>
        </w:rPr>
        <w:t xml:space="preserve"> </w:t>
      </w:r>
      <w:r w:rsidR="00915DDF">
        <w:rPr>
          <w:rFonts w:ascii="Times New Roman" w:hAnsi="Times New Roman" w:cs="Times New Roman"/>
        </w:rPr>
        <w:t>genes</w:t>
      </w:r>
      <w:r w:rsidR="001E2663">
        <w:rPr>
          <w:rFonts w:ascii="Times New Roman" w:hAnsi="Times New Roman" w:cs="Times New Roman"/>
        </w:rPr>
        <w:t xml:space="preserve"> </w:t>
      </w:r>
      <w:r>
        <w:rPr>
          <w:rFonts w:ascii="Times New Roman" w:hAnsi="Times New Roman" w:cs="Times New Roman"/>
        </w:rPr>
        <w:t>are well known for their roles in</w:t>
      </w:r>
      <w:r w:rsidR="00915DDF">
        <w:rPr>
          <w:rFonts w:ascii="Times New Roman" w:hAnsi="Times New Roman" w:cs="Times New Roman"/>
        </w:rPr>
        <w:t xml:space="preserve"> </w:t>
      </w:r>
      <w:proofErr w:type="spellStart"/>
      <w:r w:rsidR="00915DDF">
        <w:rPr>
          <w:rFonts w:ascii="Times New Roman" w:hAnsi="Times New Roman" w:cs="Times New Roman"/>
        </w:rPr>
        <w:t>rhizobial</w:t>
      </w:r>
      <w:proofErr w:type="spellEnd"/>
      <w:r w:rsidR="00915DDF">
        <w:rPr>
          <w:rFonts w:ascii="Times New Roman" w:hAnsi="Times New Roman" w:cs="Times New Roman"/>
        </w:rPr>
        <w:t xml:space="preserve"> and mycorrhizal interactions</w:t>
      </w:r>
      <w:r>
        <w:rPr>
          <w:rFonts w:ascii="Times New Roman" w:hAnsi="Times New Roman" w:cs="Times New Roman"/>
        </w:rPr>
        <w:t>, but o</w:t>
      </w:r>
      <w:r w:rsidR="001E2663">
        <w:rPr>
          <w:rFonts w:ascii="Times New Roman" w:hAnsi="Times New Roman" w:cs="Times New Roman"/>
        </w:rPr>
        <w:t xml:space="preserve">ur </w:t>
      </w:r>
      <w:r>
        <w:rPr>
          <w:rFonts w:ascii="Times New Roman" w:hAnsi="Times New Roman" w:cs="Times New Roman"/>
        </w:rPr>
        <w:t xml:space="preserve">results </w:t>
      </w:r>
      <w:r w:rsidR="00347EB8">
        <w:rPr>
          <w:rFonts w:ascii="Times New Roman" w:hAnsi="Times New Roman" w:cs="Times New Roman"/>
        </w:rPr>
        <w:t>reveal</w:t>
      </w:r>
      <w:r>
        <w:rPr>
          <w:rFonts w:ascii="Times New Roman" w:hAnsi="Times New Roman" w:cs="Times New Roman"/>
        </w:rPr>
        <w:t xml:space="preserve"> </w:t>
      </w:r>
      <w:r w:rsidR="00347EB8">
        <w:rPr>
          <w:rFonts w:ascii="Times New Roman" w:hAnsi="Times New Roman" w:cs="Times New Roman"/>
        </w:rPr>
        <w:t xml:space="preserve">a broader impact </w:t>
      </w:r>
      <w:proofErr w:type="gramStart"/>
      <w:r w:rsidR="00347EB8">
        <w:rPr>
          <w:rFonts w:ascii="Times New Roman" w:hAnsi="Times New Roman" w:cs="Times New Roman"/>
        </w:rPr>
        <w:t xml:space="preserve">on </w:t>
      </w:r>
      <w:r>
        <w:rPr>
          <w:rFonts w:ascii="Times New Roman" w:hAnsi="Times New Roman" w:cs="Times New Roman"/>
        </w:rPr>
        <w:t xml:space="preserve"> root</w:t>
      </w:r>
      <w:proofErr w:type="gramEnd"/>
      <w:r>
        <w:rPr>
          <w:rFonts w:ascii="Times New Roman" w:hAnsi="Times New Roman" w:cs="Times New Roman"/>
        </w:rPr>
        <w:t xml:space="preserve">-associated microbial communities. </w:t>
      </w:r>
      <w:r w:rsidR="001E2663">
        <w:rPr>
          <w:rFonts w:ascii="Times New Roman" w:hAnsi="Times New Roman" w:cs="Times New Roman"/>
        </w:rPr>
        <w:t xml:space="preserve">In </w:t>
      </w:r>
      <w:r w:rsidR="001E2663" w:rsidRPr="001E2663">
        <w:rPr>
          <w:rFonts w:ascii="Times New Roman" w:hAnsi="Times New Roman" w:cs="Times New Roman"/>
          <w:i/>
          <w:iCs/>
        </w:rPr>
        <w:t>Lotus</w:t>
      </w:r>
      <w:r w:rsidR="001E2663">
        <w:rPr>
          <w:rFonts w:ascii="Times New Roman" w:hAnsi="Times New Roman" w:cs="Times New Roman"/>
        </w:rPr>
        <w:t xml:space="preserve">, </w:t>
      </w:r>
      <w:r>
        <w:rPr>
          <w:rFonts w:ascii="Times New Roman" w:hAnsi="Times New Roman" w:cs="Times New Roman"/>
        </w:rPr>
        <w:t>disruption of</w:t>
      </w:r>
      <w:r w:rsidR="001E2663">
        <w:rPr>
          <w:rFonts w:ascii="Times New Roman" w:hAnsi="Times New Roman" w:cs="Times New Roman"/>
        </w:rPr>
        <w:t xml:space="preserve"> nodule formation and </w:t>
      </w:r>
      <w:proofErr w:type="spellStart"/>
      <w:r>
        <w:rPr>
          <w:rFonts w:ascii="Times New Roman" w:hAnsi="Times New Roman" w:cs="Times New Roman"/>
        </w:rPr>
        <w:t>rhizobial</w:t>
      </w:r>
      <w:proofErr w:type="spellEnd"/>
      <w:r>
        <w:rPr>
          <w:rFonts w:ascii="Times New Roman" w:hAnsi="Times New Roman" w:cs="Times New Roman"/>
        </w:rPr>
        <w:t xml:space="preserve"> communication </w:t>
      </w:r>
      <w:r w:rsidR="006A0503">
        <w:rPr>
          <w:rFonts w:ascii="Times New Roman" w:hAnsi="Times New Roman" w:cs="Times New Roman"/>
        </w:rPr>
        <w:t>allowed</w:t>
      </w:r>
      <w:r w:rsidR="001E2663">
        <w:rPr>
          <w:rFonts w:ascii="Times New Roman" w:hAnsi="Times New Roman" w:cs="Times New Roman"/>
        </w:rPr>
        <w:t xml:space="preserve"> commensal enrichment and niche replacement</w:t>
      </w:r>
      <w:r w:rsidR="00347EB8">
        <w:rPr>
          <w:rFonts w:ascii="Times New Roman" w:hAnsi="Times New Roman" w:cs="Times New Roman"/>
        </w:rPr>
        <w:t>. I</w:t>
      </w:r>
      <w:r w:rsidR="001E2663">
        <w:rPr>
          <w:rFonts w:ascii="Times New Roman" w:hAnsi="Times New Roman" w:cs="Times New Roman"/>
        </w:rPr>
        <w:t xml:space="preserve">n </w:t>
      </w:r>
      <w:r w:rsidR="001E2663" w:rsidRPr="001E2663">
        <w:rPr>
          <w:rFonts w:ascii="Times New Roman" w:hAnsi="Times New Roman" w:cs="Times New Roman"/>
          <w:i/>
          <w:iCs/>
        </w:rPr>
        <w:t>Hordeum</w:t>
      </w:r>
      <w:r w:rsidR="001E2663">
        <w:rPr>
          <w:rFonts w:ascii="Times New Roman" w:hAnsi="Times New Roman" w:cs="Times New Roman"/>
        </w:rPr>
        <w:t xml:space="preserve">, </w:t>
      </w:r>
      <w:r w:rsidR="006A0503">
        <w:rPr>
          <w:rFonts w:ascii="Times New Roman" w:hAnsi="Times New Roman" w:cs="Times New Roman"/>
        </w:rPr>
        <w:t xml:space="preserve">CSSP mutants </w:t>
      </w:r>
      <w:r w:rsidR="00347EB8">
        <w:rPr>
          <w:rFonts w:ascii="Times New Roman" w:hAnsi="Times New Roman" w:cs="Times New Roman"/>
        </w:rPr>
        <w:t>exhibited</w:t>
      </w:r>
      <w:r w:rsidR="001E2663">
        <w:rPr>
          <w:rFonts w:ascii="Times New Roman" w:hAnsi="Times New Roman" w:cs="Times New Roman"/>
        </w:rPr>
        <w:t xml:space="preserve"> </w:t>
      </w:r>
      <w:r>
        <w:rPr>
          <w:rFonts w:ascii="Times New Roman" w:hAnsi="Times New Roman" w:cs="Times New Roman"/>
        </w:rPr>
        <w:t>extensive</w:t>
      </w:r>
      <w:r w:rsidR="001E2663">
        <w:rPr>
          <w:rFonts w:ascii="Times New Roman" w:hAnsi="Times New Roman" w:cs="Times New Roman"/>
        </w:rPr>
        <w:t xml:space="preserve"> microb</w:t>
      </w:r>
      <w:r w:rsidR="00347EB8">
        <w:rPr>
          <w:rFonts w:ascii="Times New Roman" w:hAnsi="Times New Roman" w:cs="Times New Roman"/>
        </w:rPr>
        <w:t xml:space="preserve">ial </w:t>
      </w:r>
      <w:r>
        <w:rPr>
          <w:rFonts w:ascii="Times New Roman" w:hAnsi="Times New Roman" w:cs="Times New Roman"/>
        </w:rPr>
        <w:t>shifts</w:t>
      </w:r>
      <w:r w:rsidR="006A0503">
        <w:rPr>
          <w:rFonts w:ascii="Times New Roman" w:hAnsi="Times New Roman" w:cs="Times New Roman"/>
        </w:rPr>
        <w:t xml:space="preserve"> despite</w:t>
      </w:r>
      <w:r w:rsidR="001E2663">
        <w:rPr>
          <w:rFonts w:ascii="Times New Roman" w:hAnsi="Times New Roman" w:cs="Times New Roman"/>
        </w:rPr>
        <w:t xml:space="preserve"> </w:t>
      </w:r>
      <w:r w:rsidR="006A0503">
        <w:rPr>
          <w:rFonts w:ascii="Times New Roman" w:hAnsi="Times New Roman" w:cs="Times New Roman"/>
        </w:rPr>
        <w:t>the</w:t>
      </w:r>
      <w:r w:rsidR="001E2663">
        <w:rPr>
          <w:rFonts w:ascii="Times New Roman" w:hAnsi="Times New Roman" w:cs="Times New Roman"/>
        </w:rPr>
        <w:t xml:space="preserve"> </w:t>
      </w:r>
      <w:r w:rsidR="001E2663">
        <w:rPr>
          <w:rFonts w:ascii="Times New Roman" w:hAnsi="Times New Roman" w:cs="Times New Roman"/>
        </w:rPr>
        <w:lastRenderedPageBreak/>
        <w:t>absence of AMS</w:t>
      </w:r>
      <w:r w:rsidR="006A0503">
        <w:rPr>
          <w:rFonts w:ascii="Times New Roman" w:hAnsi="Times New Roman" w:cs="Times New Roman"/>
        </w:rPr>
        <w:t>,</w:t>
      </w:r>
      <w:r w:rsidR="001E2663">
        <w:rPr>
          <w:rFonts w:ascii="Times New Roman" w:hAnsi="Times New Roman" w:cs="Times New Roman"/>
        </w:rPr>
        <w:t xml:space="preserve"> indicating conserved </w:t>
      </w:r>
      <w:r w:rsidR="008C038F">
        <w:rPr>
          <w:rFonts w:ascii="Times New Roman" w:hAnsi="Times New Roman" w:cs="Times New Roman"/>
        </w:rPr>
        <w:t>effects across hosts</w:t>
      </w:r>
      <w:r w:rsidR="006A0503">
        <w:rPr>
          <w:rFonts w:ascii="Times New Roman" w:hAnsi="Times New Roman" w:cs="Times New Roman"/>
        </w:rPr>
        <w:t xml:space="preserve">. </w:t>
      </w:r>
      <w:r w:rsidR="008C038F">
        <w:rPr>
          <w:rFonts w:ascii="Times New Roman" w:hAnsi="Times New Roman" w:cs="Times New Roman"/>
        </w:rPr>
        <w:t>S</w:t>
      </w:r>
      <w:r w:rsidR="006A0503">
        <w:rPr>
          <w:rFonts w:ascii="Times New Roman" w:hAnsi="Times New Roman" w:cs="Times New Roman"/>
        </w:rPr>
        <w:t xml:space="preserve">hared </w:t>
      </w:r>
      <w:r w:rsidR="008C038F">
        <w:rPr>
          <w:rFonts w:ascii="Times New Roman" w:hAnsi="Times New Roman" w:cs="Times New Roman"/>
        </w:rPr>
        <w:t>impacts included</w:t>
      </w:r>
      <w:r w:rsidR="001E2663">
        <w:rPr>
          <w:rFonts w:ascii="Times New Roman" w:hAnsi="Times New Roman" w:cs="Times New Roman"/>
        </w:rPr>
        <w:t xml:space="preserve"> </w:t>
      </w:r>
      <w:r w:rsidR="006A0503">
        <w:rPr>
          <w:rFonts w:ascii="Times New Roman" w:hAnsi="Times New Roman" w:cs="Times New Roman"/>
        </w:rPr>
        <w:t>altered</w:t>
      </w:r>
      <w:r w:rsidR="001E2663">
        <w:rPr>
          <w:rFonts w:ascii="Times New Roman" w:hAnsi="Times New Roman" w:cs="Times New Roman"/>
        </w:rPr>
        <w:t xml:space="preserve"> </w:t>
      </w:r>
      <w:r w:rsidR="00347EB8">
        <w:rPr>
          <w:rFonts w:ascii="Times New Roman" w:hAnsi="Times New Roman" w:cs="Times New Roman"/>
        </w:rPr>
        <w:t xml:space="preserve">abundance of </w:t>
      </w:r>
      <w:proofErr w:type="spellStart"/>
      <w:r w:rsidR="001E2663">
        <w:rPr>
          <w:rFonts w:ascii="Times New Roman" w:hAnsi="Times New Roman" w:cs="Times New Roman"/>
        </w:rPr>
        <w:t>Rhizobiales</w:t>
      </w:r>
      <w:proofErr w:type="spellEnd"/>
      <w:r w:rsidR="001E2663">
        <w:rPr>
          <w:rFonts w:ascii="Times New Roman" w:hAnsi="Times New Roman" w:cs="Times New Roman"/>
        </w:rPr>
        <w:t xml:space="preserve"> and </w:t>
      </w:r>
      <w:proofErr w:type="spellStart"/>
      <w:r w:rsidR="001E2663">
        <w:rPr>
          <w:rFonts w:ascii="Times New Roman" w:hAnsi="Times New Roman" w:cs="Times New Roman"/>
        </w:rPr>
        <w:t>Burkholderiales</w:t>
      </w:r>
      <w:proofErr w:type="spellEnd"/>
      <w:r w:rsidR="001E2663">
        <w:rPr>
          <w:rFonts w:ascii="Times New Roman" w:hAnsi="Times New Roman" w:cs="Times New Roman"/>
        </w:rPr>
        <w:t xml:space="preserve">, </w:t>
      </w:r>
      <w:r w:rsidR="006A0503">
        <w:rPr>
          <w:rFonts w:ascii="Times New Roman" w:hAnsi="Times New Roman" w:cs="Times New Roman"/>
        </w:rPr>
        <w:t>alongside</w:t>
      </w:r>
      <w:r w:rsidR="001E2663">
        <w:rPr>
          <w:rFonts w:ascii="Times New Roman" w:hAnsi="Times New Roman" w:cs="Times New Roman"/>
        </w:rPr>
        <w:t xml:space="preserve"> host-specific ASV</w:t>
      </w:r>
      <w:r w:rsidR="008C038F">
        <w:rPr>
          <w:rFonts w:ascii="Times New Roman" w:hAnsi="Times New Roman" w:cs="Times New Roman"/>
        </w:rPr>
        <w:t>-level changes</w:t>
      </w:r>
      <w:r w:rsidR="001E2663">
        <w:rPr>
          <w:rFonts w:ascii="Times New Roman" w:hAnsi="Times New Roman" w:cs="Times New Roman"/>
        </w:rPr>
        <w:t xml:space="preserve">. </w:t>
      </w:r>
      <w:r w:rsidR="009A779B">
        <w:rPr>
          <w:rFonts w:ascii="Times New Roman" w:hAnsi="Times New Roman" w:cs="Times New Roman"/>
        </w:rPr>
        <w:t xml:space="preserve">Previous </w:t>
      </w:r>
      <w:r w:rsidR="008C038F">
        <w:rPr>
          <w:rFonts w:ascii="Times New Roman" w:hAnsi="Times New Roman" w:cs="Times New Roman"/>
        </w:rPr>
        <w:t>work</w:t>
      </w:r>
      <w:r w:rsidR="009A779B">
        <w:rPr>
          <w:rFonts w:ascii="Times New Roman" w:hAnsi="Times New Roman" w:cs="Times New Roman"/>
        </w:rPr>
        <w:t xml:space="preserve"> in legumes</w:t>
      </w:r>
      <w:r w:rsidR="008C038F">
        <w:rPr>
          <w:rFonts w:ascii="Times New Roman" w:hAnsi="Times New Roman" w:cs="Times New Roman"/>
        </w:rPr>
        <w:t xml:space="preserve"> documented similar shifts with SNF disruption</w:t>
      </w:r>
      <w:r w:rsidR="006A0503">
        <w:rPr>
          <w:rFonts w:ascii="Times New Roman" w:hAnsi="Times New Roman" w:cs="Times New Roman"/>
        </w:rPr>
        <w:t xml:space="preserve">, with </w:t>
      </w:r>
      <w:r w:rsidR="008C038F">
        <w:rPr>
          <w:rFonts w:ascii="Times New Roman" w:hAnsi="Times New Roman" w:cs="Times New Roman"/>
        </w:rPr>
        <w:t>minor</w:t>
      </w:r>
      <w:r w:rsidR="006A0503">
        <w:rPr>
          <w:rFonts w:ascii="Times New Roman" w:hAnsi="Times New Roman" w:cs="Times New Roman"/>
        </w:rPr>
        <w:t xml:space="preserve"> differences between distinct mutants </w:t>
      </w:r>
      <w:r w:rsidR="009A779B">
        <w:rPr>
          <w:rFonts w:ascii="Times New Roman" w:hAnsi="Times New Roman" w:cs="Times New Roman"/>
        </w:rPr>
        <w:t xml:space="preserve">(Zgadzaj 2016, </w:t>
      </w:r>
      <w:proofErr w:type="spellStart"/>
      <w:r w:rsidR="009A779B">
        <w:rPr>
          <w:rFonts w:ascii="Times New Roman" w:hAnsi="Times New Roman" w:cs="Times New Roman"/>
        </w:rPr>
        <w:t>Thiergart</w:t>
      </w:r>
      <w:proofErr w:type="spellEnd"/>
      <w:r w:rsidR="009A779B">
        <w:rPr>
          <w:rFonts w:ascii="Times New Roman" w:hAnsi="Times New Roman" w:cs="Times New Roman"/>
        </w:rPr>
        <w:t xml:space="preserve"> 2019, Tkacz 2022)</w:t>
      </w:r>
      <w:r w:rsidR="008C038F">
        <w:rPr>
          <w:rFonts w:ascii="Times New Roman" w:hAnsi="Times New Roman" w:cs="Times New Roman"/>
        </w:rPr>
        <w:t xml:space="preserve">, and </w:t>
      </w:r>
      <w:r w:rsidR="006A0503">
        <w:rPr>
          <w:rFonts w:ascii="Times New Roman" w:hAnsi="Times New Roman" w:cs="Times New Roman"/>
        </w:rPr>
        <w:t xml:space="preserve">rhizobia Nod-factor production has </w:t>
      </w:r>
      <w:r w:rsidR="008C038F">
        <w:rPr>
          <w:rFonts w:ascii="Times New Roman" w:hAnsi="Times New Roman" w:cs="Times New Roman"/>
        </w:rPr>
        <w:t>been linked to</w:t>
      </w:r>
      <w:r w:rsidR="006A0503">
        <w:rPr>
          <w:rFonts w:ascii="Times New Roman" w:hAnsi="Times New Roman" w:cs="Times New Roman"/>
        </w:rPr>
        <w:t xml:space="preserve"> microbial </w:t>
      </w:r>
      <w:r w:rsidR="009A779B">
        <w:rPr>
          <w:rFonts w:ascii="Times New Roman" w:hAnsi="Times New Roman" w:cs="Times New Roman"/>
        </w:rPr>
        <w:t xml:space="preserve">connectivity (Tao 2024). </w:t>
      </w:r>
      <w:r w:rsidR="006A0503">
        <w:rPr>
          <w:rFonts w:ascii="Times New Roman" w:hAnsi="Times New Roman" w:cs="Times New Roman"/>
        </w:rPr>
        <w:t xml:space="preserve">Our </w:t>
      </w:r>
      <w:r w:rsidR="008C038F">
        <w:rPr>
          <w:rFonts w:ascii="Times New Roman" w:hAnsi="Times New Roman" w:cs="Times New Roman"/>
        </w:rPr>
        <w:t>study</w:t>
      </w:r>
      <w:r w:rsidR="006A0503">
        <w:rPr>
          <w:rFonts w:ascii="Times New Roman" w:hAnsi="Times New Roman" w:cs="Times New Roman"/>
        </w:rPr>
        <w:t xml:space="preserve"> is the first to </w:t>
      </w:r>
      <w:r w:rsidR="008C038F">
        <w:rPr>
          <w:rFonts w:ascii="Times New Roman" w:hAnsi="Times New Roman" w:cs="Times New Roman"/>
        </w:rPr>
        <w:t>compare analogous symbiosis mutants across a leg</w:t>
      </w:r>
      <w:r w:rsidR="006A0503">
        <w:rPr>
          <w:rFonts w:ascii="Times New Roman" w:hAnsi="Times New Roman" w:cs="Times New Roman"/>
        </w:rPr>
        <w:t xml:space="preserve">ume and </w:t>
      </w:r>
      <w:r w:rsidR="008C038F">
        <w:rPr>
          <w:rFonts w:ascii="Times New Roman" w:hAnsi="Times New Roman" w:cs="Times New Roman"/>
        </w:rPr>
        <w:t xml:space="preserve">a </w:t>
      </w:r>
      <w:r w:rsidR="006A0503">
        <w:rPr>
          <w:rFonts w:ascii="Times New Roman" w:hAnsi="Times New Roman" w:cs="Times New Roman"/>
        </w:rPr>
        <w:t>cereal</w:t>
      </w:r>
      <w:r w:rsidR="008C038F">
        <w:rPr>
          <w:rFonts w:ascii="Times New Roman" w:hAnsi="Times New Roman" w:cs="Times New Roman"/>
        </w:rPr>
        <w:t xml:space="preserve">, showing that CSSP-dependent microbial assembly is not </w:t>
      </w:r>
      <w:r w:rsidR="00783883">
        <w:rPr>
          <w:rFonts w:ascii="Times New Roman" w:hAnsi="Times New Roman" w:cs="Times New Roman"/>
        </w:rPr>
        <w:t>limited</w:t>
      </w:r>
      <w:r w:rsidR="008C038F">
        <w:rPr>
          <w:rFonts w:ascii="Times New Roman" w:hAnsi="Times New Roman" w:cs="Times New Roman"/>
        </w:rPr>
        <w:t xml:space="preserve"> to classical symbioses</w:t>
      </w:r>
      <w:r w:rsidR="009A779B">
        <w:rPr>
          <w:rFonts w:ascii="Times New Roman" w:hAnsi="Times New Roman" w:cs="Times New Roman"/>
        </w:rPr>
        <w:t xml:space="preserve">. SynCom </w:t>
      </w:r>
      <w:r w:rsidR="006A0503">
        <w:rPr>
          <w:rFonts w:ascii="Times New Roman" w:hAnsi="Times New Roman" w:cs="Times New Roman"/>
        </w:rPr>
        <w:t>experiments</w:t>
      </w:r>
      <w:r w:rsidR="009A779B">
        <w:rPr>
          <w:rFonts w:ascii="Times New Roman" w:hAnsi="Times New Roman" w:cs="Times New Roman"/>
        </w:rPr>
        <w:t xml:space="preserve"> </w:t>
      </w:r>
      <w:r w:rsidR="006A0503">
        <w:rPr>
          <w:rFonts w:ascii="Times New Roman" w:hAnsi="Times New Roman" w:cs="Times New Roman"/>
        </w:rPr>
        <w:t>confirmed these effects are</w:t>
      </w:r>
      <w:r w:rsidR="009A779B">
        <w:rPr>
          <w:rFonts w:ascii="Times New Roman" w:hAnsi="Times New Roman" w:cs="Times New Roman"/>
        </w:rPr>
        <w:t xml:space="preserve"> plant-intrinsic</w:t>
      </w:r>
      <w:r w:rsidR="008C038F">
        <w:rPr>
          <w:rFonts w:ascii="Times New Roman" w:hAnsi="Times New Roman" w:cs="Times New Roman"/>
        </w:rPr>
        <w:t xml:space="preserve"> and largely</w:t>
      </w:r>
      <w:r w:rsidR="006A0503">
        <w:rPr>
          <w:rFonts w:ascii="Times New Roman" w:hAnsi="Times New Roman" w:cs="Times New Roman"/>
        </w:rPr>
        <w:t xml:space="preserve"> independent of soil context</w:t>
      </w:r>
      <w:r w:rsidR="008C038F">
        <w:rPr>
          <w:rFonts w:ascii="Times New Roman" w:hAnsi="Times New Roman" w:cs="Times New Roman"/>
        </w:rPr>
        <w:t>. Collectively</w:t>
      </w:r>
      <w:r w:rsidR="009A779B">
        <w:rPr>
          <w:rFonts w:ascii="Times New Roman" w:hAnsi="Times New Roman" w:cs="Times New Roman"/>
        </w:rPr>
        <w:t xml:space="preserve">, </w:t>
      </w:r>
      <w:r w:rsidR="008C038F">
        <w:rPr>
          <w:rFonts w:ascii="Times New Roman" w:hAnsi="Times New Roman" w:cs="Times New Roman"/>
        </w:rPr>
        <w:t xml:space="preserve">these findings suggest that </w:t>
      </w:r>
      <w:r w:rsidR="006A0503">
        <w:rPr>
          <w:rFonts w:ascii="Times New Roman" w:hAnsi="Times New Roman" w:cs="Times New Roman"/>
        </w:rPr>
        <w:t xml:space="preserve">CSSP </w:t>
      </w:r>
      <w:r w:rsidR="008C038F">
        <w:rPr>
          <w:rFonts w:ascii="Times New Roman" w:hAnsi="Times New Roman" w:cs="Times New Roman"/>
        </w:rPr>
        <w:t>genes modulate bacterial recruitment in</w:t>
      </w:r>
      <w:r w:rsidR="00707D21">
        <w:rPr>
          <w:rFonts w:ascii="Times New Roman" w:hAnsi="Times New Roman" w:cs="Times New Roman"/>
        </w:rPr>
        <w:t xml:space="preserve"> </w:t>
      </w:r>
      <w:r w:rsidR="008C038F">
        <w:rPr>
          <w:rFonts w:ascii="Times New Roman" w:hAnsi="Times New Roman" w:cs="Times New Roman"/>
        </w:rPr>
        <w:t xml:space="preserve">a gene-specific manner, </w:t>
      </w:r>
      <w:r w:rsidR="00783883">
        <w:rPr>
          <w:rFonts w:ascii="Times New Roman" w:hAnsi="Times New Roman" w:cs="Times New Roman"/>
        </w:rPr>
        <w:t>likely via</w:t>
      </w:r>
      <w:r w:rsidR="006A0503">
        <w:rPr>
          <w:rFonts w:ascii="Times New Roman" w:hAnsi="Times New Roman" w:cs="Times New Roman"/>
        </w:rPr>
        <w:t xml:space="preserve"> altered</w:t>
      </w:r>
      <w:r w:rsidR="009A779B">
        <w:rPr>
          <w:rFonts w:ascii="Times New Roman" w:hAnsi="Times New Roman" w:cs="Times New Roman"/>
        </w:rPr>
        <w:t xml:space="preserve"> root exudation, </w:t>
      </w:r>
      <w:r w:rsidR="008C038F">
        <w:rPr>
          <w:rFonts w:ascii="Times New Roman" w:hAnsi="Times New Roman" w:cs="Times New Roman"/>
        </w:rPr>
        <w:t>modulation</w:t>
      </w:r>
      <w:r w:rsidR="009A779B">
        <w:rPr>
          <w:rFonts w:ascii="Times New Roman" w:hAnsi="Times New Roman" w:cs="Times New Roman"/>
        </w:rPr>
        <w:t xml:space="preserve"> </w:t>
      </w:r>
      <w:r w:rsidR="006A0503">
        <w:rPr>
          <w:rFonts w:ascii="Times New Roman" w:hAnsi="Times New Roman" w:cs="Times New Roman"/>
        </w:rPr>
        <w:t xml:space="preserve">of </w:t>
      </w:r>
      <w:r w:rsidR="009A779B">
        <w:rPr>
          <w:rFonts w:ascii="Times New Roman" w:hAnsi="Times New Roman" w:cs="Times New Roman"/>
        </w:rPr>
        <w:t xml:space="preserve">symbiosis </w:t>
      </w:r>
      <w:r w:rsidR="008C038F">
        <w:rPr>
          <w:rFonts w:ascii="Times New Roman" w:hAnsi="Times New Roman" w:cs="Times New Roman"/>
        </w:rPr>
        <w:t>versus</w:t>
      </w:r>
      <w:r w:rsidR="009A779B">
        <w:rPr>
          <w:rFonts w:ascii="Times New Roman" w:hAnsi="Times New Roman" w:cs="Times New Roman"/>
        </w:rPr>
        <w:t xml:space="preserve"> immunity signalling, </w:t>
      </w:r>
      <w:r w:rsidR="006A0503">
        <w:rPr>
          <w:rFonts w:ascii="Times New Roman" w:hAnsi="Times New Roman" w:cs="Times New Roman"/>
        </w:rPr>
        <w:t>and local nutrient exchange</w:t>
      </w:r>
      <w:r w:rsidR="00783883">
        <w:rPr>
          <w:rFonts w:ascii="Times New Roman" w:hAnsi="Times New Roman" w:cs="Times New Roman"/>
        </w:rPr>
        <w:t>.</w:t>
      </w:r>
    </w:p>
    <w:p w14:paraId="34C2F904" w14:textId="77777777" w:rsidR="009A779B" w:rsidRDefault="009A779B" w:rsidP="001E2663">
      <w:pPr>
        <w:spacing w:line="276" w:lineRule="auto"/>
        <w:jc w:val="both"/>
        <w:rPr>
          <w:rFonts w:ascii="Times New Roman" w:hAnsi="Times New Roman" w:cs="Times New Roman"/>
        </w:rPr>
      </w:pPr>
    </w:p>
    <w:p w14:paraId="4B6F3B79" w14:textId="481F8646" w:rsidR="001E2663" w:rsidRDefault="009A779B" w:rsidP="001E2663">
      <w:pPr>
        <w:spacing w:line="276" w:lineRule="auto"/>
        <w:jc w:val="both"/>
        <w:rPr>
          <w:rFonts w:ascii="Times New Roman" w:hAnsi="Times New Roman" w:cs="Times New Roman"/>
          <w:u w:val="single"/>
        </w:rPr>
      </w:pPr>
      <w:proofErr w:type="spellStart"/>
      <w:r w:rsidRPr="009A779B">
        <w:rPr>
          <w:rFonts w:ascii="Times New Roman" w:hAnsi="Times New Roman" w:cs="Times New Roman"/>
          <w:u w:val="single"/>
        </w:rPr>
        <w:t>CCaMK</w:t>
      </w:r>
      <w:proofErr w:type="spellEnd"/>
      <w:r w:rsidRPr="009A779B">
        <w:rPr>
          <w:rFonts w:ascii="Times New Roman" w:hAnsi="Times New Roman" w:cs="Times New Roman"/>
          <w:u w:val="single"/>
        </w:rPr>
        <w:t xml:space="preserve"> at the heart of symbiosis–immunity modulation?</w:t>
      </w:r>
    </w:p>
    <w:p w14:paraId="47E636F5" w14:textId="7BC93E2D" w:rsidR="00BB6C8E" w:rsidRDefault="00CB28E5" w:rsidP="001E2663">
      <w:pPr>
        <w:spacing w:line="276" w:lineRule="auto"/>
        <w:jc w:val="both"/>
        <w:rPr>
          <w:rFonts w:ascii="Times New Roman" w:hAnsi="Times New Roman" w:cs="Times New Roman"/>
        </w:rPr>
      </w:pPr>
      <w:proofErr w:type="spellStart"/>
      <w:r>
        <w:rPr>
          <w:rFonts w:ascii="Times New Roman" w:hAnsi="Times New Roman" w:cs="Times New Roman"/>
        </w:rPr>
        <w:t>CCaMK</w:t>
      </w:r>
      <w:proofErr w:type="spellEnd"/>
      <w:r>
        <w:rPr>
          <w:rFonts w:ascii="Times New Roman" w:hAnsi="Times New Roman" w:cs="Times New Roman"/>
        </w:rPr>
        <w:t xml:space="preserve"> impairment </w:t>
      </w:r>
      <w:del w:id="1557" w:author="Simona Radutoiu" w:date="2025-11-20T11:38:00Z" w16du:dateUtc="2025-11-20T10:38:00Z">
        <w:r w:rsidR="00003E77" w:rsidDel="00241682">
          <w:rPr>
            <w:rFonts w:ascii="Times New Roman" w:hAnsi="Times New Roman" w:cs="Times New Roman"/>
          </w:rPr>
          <w:delText>produced</w:delText>
        </w:r>
        <w:r w:rsidDel="00241682">
          <w:rPr>
            <w:rFonts w:ascii="Times New Roman" w:hAnsi="Times New Roman" w:cs="Times New Roman"/>
          </w:rPr>
          <w:delText xml:space="preserve"> </w:delText>
        </w:r>
      </w:del>
      <w:ins w:id="1558" w:author="Simona Radutoiu" w:date="2025-11-20T11:38:00Z" w16du:dateUtc="2025-11-20T10:38:00Z">
        <w:r w:rsidR="00241682">
          <w:rPr>
            <w:rFonts w:ascii="Times New Roman" w:hAnsi="Times New Roman" w:cs="Times New Roman"/>
          </w:rPr>
          <w:t>led to</w:t>
        </w:r>
        <w:r w:rsidR="00241682">
          <w:rPr>
            <w:rFonts w:ascii="Times New Roman" w:hAnsi="Times New Roman" w:cs="Times New Roman"/>
          </w:rPr>
          <w:t xml:space="preserve"> </w:t>
        </w:r>
      </w:ins>
      <w:del w:id="1559" w:author="Simona Radutoiu" w:date="2025-11-20T11:38:00Z" w16du:dateUtc="2025-11-20T10:38:00Z">
        <w:r w:rsidDel="00241682">
          <w:rPr>
            <w:rFonts w:ascii="Times New Roman" w:hAnsi="Times New Roman" w:cs="Times New Roman"/>
          </w:rPr>
          <w:delText xml:space="preserve">unique </w:delText>
        </w:r>
      </w:del>
      <w:ins w:id="1560" w:author="Simona Radutoiu" w:date="2025-11-20T11:38:00Z" w16du:dateUtc="2025-11-20T10:38:00Z">
        <w:r w:rsidR="00241682">
          <w:rPr>
            <w:rFonts w:ascii="Times New Roman" w:hAnsi="Times New Roman" w:cs="Times New Roman"/>
          </w:rPr>
          <w:t>distinct</w:t>
        </w:r>
        <w:r w:rsidR="00241682">
          <w:rPr>
            <w:rFonts w:ascii="Times New Roman" w:hAnsi="Times New Roman" w:cs="Times New Roman"/>
          </w:rPr>
          <w:t xml:space="preserve"> </w:t>
        </w:r>
      </w:ins>
      <w:r>
        <w:rPr>
          <w:rFonts w:ascii="Times New Roman" w:hAnsi="Times New Roman" w:cs="Times New Roman"/>
        </w:rPr>
        <w:t xml:space="preserve">effects on bacterial </w:t>
      </w:r>
      <w:r w:rsidR="00C02D31">
        <w:rPr>
          <w:rFonts w:ascii="Times New Roman" w:hAnsi="Times New Roman" w:cs="Times New Roman"/>
        </w:rPr>
        <w:t>communities</w:t>
      </w:r>
      <w:r>
        <w:rPr>
          <w:rFonts w:ascii="Times New Roman" w:hAnsi="Times New Roman" w:cs="Times New Roman"/>
        </w:rPr>
        <w:t xml:space="preserve">, </w:t>
      </w:r>
      <w:del w:id="1561" w:author="Simona Radutoiu" w:date="2025-11-20T11:38:00Z" w16du:dateUtc="2025-11-20T10:38:00Z">
        <w:r w:rsidR="00C02D31" w:rsidDel="00EB69F0">
          <w:rPr>
            <w:rFonts w:ascii="Times New Roman" w:hAnsi="Times New Roman" w:cs="Times New Roman"/>
          </w:rPr>
          <w:delText xml:space="preserve">forming </w:delText>
        </w:r>
      </w:del>
      <w:r w:rsidR="00C02D31">
        <w:rPr>
          <w:rFonts w:ascii="Times New Roman" w:hAnsi="Times New Roman" w:cs="Times New Roman"/>
        </w:rPr>
        <w:t xml:space="preserve">distinct clusters and altering specific </w:t>
      </w:r>
      <w:r>
        <w:rPr>
          <w:rFonts w:ascii="Times New Roman" w:hAnsi="Times New Roman" w:cs="Times New Roman"/>
        </w:rPr>
        <w:t>ASV</w:t>
      </w:r>
      <w:r w:rsidR="00C02D31">
        <w:rPr>
          <w:rFonts w:ascii="Times New Roman" w:hAnsi="Times New Roman" w:cs="Times New Roman"/>
        </w:rPr>
        <w:t>s</w:t>
      </w:r>
      <w:r>
        <w:rPr>
          <w:rFonts w:ascii="Times New Roman" w:hAnsi="Times New Roman" w:cs="Times New Roman"/>
        </w:rPr>
        <w:t xml:space="preserve">. This effect was </w:t>
      </w:r>
      <w:commentRangeStart w:id="1562"/>
      <w:r w:rsidR="0095500A">
        <w:rPr>
          <w:rFonts w:ascii="Times New Roman" w:hAnsi="Times New Roman" w:cs="Times New Roman"/>
        </w:rPr>
        <w:t>particularly</w:t>
      </w:r>
      <w:r>
        <w:rPr>
          <w:rFonts w:ascii="Times New Roman" w:hAnsi="Times New Roman" w:cs="Times New Roman"/>
        </w:rPr>
        <w:t xml:space="preserve"> </w:t>
      </w:r>
      <w:r w:rsidR="00C02D31">
        <w:rPr>
          <w:rFonts w:ascii="Times New Roman" w:hAnsi="Times New Roman" w:cs="Times New Roman"/>
        </w:rPr>
        <w:t>pronounced</w:t>
      </w:r>
      <w:r>
        <w:rPr>
          <w:rFonts w:ascii="Times New Roman" w:hAnsi="Times New Roman" w:cs="Times New Roman"/>
        </w:rPr>
        <w:t xml:space="preserve"> in </w:t>
      </w:r>
      <w:r w:rsidRPr="00CB28E5">
        <w:rPr>
          <w:rFonts w:ascii="Times New Roman" w:hAnsi="Times New Roman" w:cs="Times New Roman"/>
          <w:i/>
          <w:iCs/>
        </w:rPr>
        <w:t>Hordeum</w:t>
      </w:r>
      <w:r>
        <w:rPr>
          <w:rFonts w:ascii="Times New Roman" w:hAnsi="Times New Roman" w:cs="Times New Roman"/>
        </w:rPr>
        <w:t xml:space="preserve">, where </w:t>
      </w:r>
      <w:r w:rsidR="00C02D31" w:rsidRPr="0095500A">
        <w:rPr>
          <w:rFonts w:ascii="Times New Roman" w:hAnsi="Times New Roman" w:cs="Times New Roman"/>
        </w:rPr>
        <w:t xml:space="preserve">mutants </w:t>
      </w:r>
      <w:r w:rsidR="00003E77" w:rsidRPr="0095500A">
        <w:rPr>
          <w:rFonts w:ascii="Times New Roman" w:hAnsi="Times New Roman" w:cs="Times New Roman"/>
        </w:rPr>
        <w:t>showed</w:t>
      </w:r>
      <w:r w:rsidR="00C02D31" w:rsidRPr="0095500A">
        <w:rPr>
          <w:rFonts w:ascii="Times New Roman" w:hAnsi="Times New Roman" w:cs="Times New Roman"/>
        </w:rPr>
        <w:t xml:space="preserve"> </w:t>
      </w:r>
      <w:r w:rsidRPr="0095500A">
        <w:rPr>
          <w:rFonts w:ascii="Times New Roman" w:hAnsi="Times New Roman" w:cs="Times New Roman"/>
        </w:rPr>
        <w:t xml:space="preserve">substantial growth reduction </w:t>
      </w:r>
      <w:r w:rsidR="00C02D31" w:rsidRPr="0095500A">
        <w:rPr>
          <w:rFonts w:ascii="Times New Roman" w:hAnsi="Times New Roman" w:cs="Times New Roman"/>
        </w:rPr>
        <w:t xml:space="preserve">in soil, </w:t>
      </w:r>
      <w:r w:rsidRPr="0095500A">
        <w:rPr>
          <w:rFonts w:ascii="Times New Roman" w:hAnsi="Times New Roman" w:cs="Times New Roman"/>
        </w:rPr>
        <w:t>independent of nutrient levels</w:t>
      </w:r>
      <w:r w:rsidR="00C02D31" w:rsidRPr="0095500A">
        <w:rPr>
          <w:rFonts w:ascii="Times New Roman" w:hAnsi="Times New Roman" w:cs="Times New Roman"/>
        </w:rPr>
        <w:t xml:space="preserve">, </w:t>
      </w:r>
      <w:commentRangeEnd w:id="1562"/>
      <w:r w:rsidR="003D57DF">
        <w:rPr>
          <w:rStyle w:val="CommentReference"/>
        </w:rPr>
        <w:commentReference w:id="1562"/>
      </w:r>
      <w:r w:rsidR="00C02D31" w:rsidRPr="0095500A">
        <w:rPr>
          <w:rFonts w:ascii="Times New Roman" w:hAnsi="Times New Roman" w:cs="Times New Roman"/>
        </w:rPr>
        <w:t xml:space="preserve">indicating </w:t>
      </w:r>
      <w:r w:rsidR="0095500A">
        <w:rPr>
          <w:rFonts w:ascii="Times New Roman" w:hAnsi="Times New Roman" w:cs="Times New Roman"/>
        </w:rPr>
        <w:t xml:space="preserve">that plant growth depends on </w:t>
      </w:r>
      <w:proofErr w:type="spellStart"/>
      <w:r w:rsidR="0095500A">
        <w:rPr>
          <w:rFonts w:ascii="Times New Roman" w:hAnsi="Times New Roman" w:cs="Times New Roman"/>
        </w:rPr>
        <w:t>CCaMK</w:t>
      </w:r>
      <w:proofErr w:type="spellEnd"/>
      <w:r w:rsidR="0095500A">
        <w:rPr>
          <w:rFonts w:ascii="Times New Roman" w:hAnsi="Times New Roman" w:cs="Times New Roman"/>
        </w:rPr>
        <w:t xml:space="preserve">-mediated responses to microbial communities. </w:t>
      </w:r>
      <w:proofErr w:type="spellStart"/>
      <w:r>
        <w:rPr>
          <w:rFonts w:ascii="Times New Roman" w:hAnsi="Times New Roman" w:cs="Times New Roman"/>
        </w:rPr>
        <w:t>CCaMK</w:t>
      </w:r>
      <w:proofErr w:type="spellEnd"/>
      <w:r>
        <w:rPr>
          <w:rFonts w:ascii="Times New Roman" w:hAnsi="Times New Roman" w:cs="Times New Roman"/>
        </w:rPr>
        <w:t xml:space="preserve"> is </w:t>
      </w:r>
      <w:r w:rsidR="00C02D31">
        <w:rPr>
          <w:rFonts w:ascii="Times New Roman" w:hAnsi="Times New Roman" w:cs="Times New Roman"/>
        </w:rPr>
        <w:t xml:space="preserve">a central </w:t>
      </w:r>
      <w:r>
        <w:rPr>
          <w:rFonts w:ascii="Times New Roman" w:hAnsi="Times New Roman" w:cs="Times New Roman"/>
        </w:rPr>
        <w:t>CSSP</w:t>
      </w:r>
      <w:r w:rsidR="00003E77">
        <w:rPr>
          <w:rFonts w:ascii="Times New Roman" w:hAnsi="Times New Roman" w:cs="Times New Roman"/>
        </w:rPr>
        <w:t xml:space="preserve"> regulator,</w:t>
      </w:r>
      <w:r>
        <w:rPr>
          <w:rFonts w:ascii="Times New Roman" w:hAnsi="Times New Roman" w:cs="Times New Roman"/>
        </w:rPr>
        <w:t xml:space="preserve"> decoding Ca</w:t>
      </w:r>
      <w:r w:rsidRPr="00C02D31">
        <w:rPr>
          <w:rFonts w:ascii="Times New Roman" w:hAnsi="Times New Roman" w:cs="Times New Roman"/>
          <w:vertAlign w:val="superscript"/>
        </w:rPr>
        <w:t>2+</w:t>
      </w:r>
      <w:r>
        <w:rPr>
          <w:rFonts w:ascii="Times New Roman" w:hAnsi="Times New Roman" w:cs="Times New Roman"/>
        </w:rPr>
        <w:t xml:space="preserve"> oscillations triggered by symbionts in legumes and some non-legumes (Singh 2012)</w:t>
      </w:r>
      <w:r w:rsidR="00C02D31">
        <w:rPr>
          <w:rFonts w:ascii="Times New Roman" w:hAnsi="Times New Roman" w:cs="Times New Roman"/>
        </w:rPr>
        <w:t xml:space="preserve">, with its activity finely tuned by positive and negative </w:t>
      </w:r>
      <w:r>
        <w:rPr>
          <w:rFonts w:ascii="Times New Roman" w:hAnsi="Times New Roman" w:cs="Times New Roman"/>
        </w:rPr>
        <w:t>Ca</w:t>
      </w:r>
      <w:r w:rsidRPr="00C02D31">
        <w:rPr>
          <w:rFonts w:ascii="Times New Roman" w:hAnsi="Times New Roman" w:cs="Times New Roman"/>
          <w:vertAlign w:val="superscript"/>
        </w:rPr>
        <w:t>2+</w:t>
      </w:r>
      <w:r w:rsidR="00C02D31">
        <w:rPr>
          <w:rFonts w:ascii="Times New Roman" w:hAnsi="Times New Roman" w:cs="Times New Roman"/>
        </w:rPr>
        <w:t xml:space="preserve"> </w:t>
      </w:r>
      <w:r w:rsidR="00003E77">
        <w:rPr>
          <w:rFonts w:ascii="Times New Roman" w:hAnsi="Times New Roman" w:cs="Times New Roman"/>
        </w:rPr>
        <w:t>feedback</w:t>
      </w:r>
      <w:r w:rsidR="00C02D31">
        <w:rPr>
          <w:rFonts w:ascii="Times New Roman" w:hAnsi="Times New Roman" w:cs="Times New Roman"/>
        </w:rPr>
        <w:t xml:space="preserve"> to decode</w:t>
      </w:r>
      <w:r>
        <w:rPr>
          <w:rFonts w:ascii="Times New Roman" w:hAnsi="Times New Roman" w:cs="Times New Roman"/>
        </w:rPr>
        <w:t xml:space="preserve"> calcium responses during symbiosis signalling (Miller 2013). </w:t>
      </w:r>
      <w:commentRangeStart w:id="1563"/>
      <w:r w:rsidR="00BB6C8E">
        <w:rPr>
          <w:rFonts w:ascii="Times New Roman" w:hAnsi="Times New Roman" w:cs="Times New Roman"/>
        </w:rPr>
        <w:t>Gain</w:t>
      </w:r>
      <w:r w:rsidR="00C02D31">
        <w:rPr>
          <w:rFonts w:ascii="Times New Roman" w:hAnsi="Times New Roman" w:cs="Times New Roman"/>
        </w:rPr>
        <w:t>-</w:t>
      </w:r>
      <w:r w:rsidR="00BB6C8E">
        <w:rPr>
          <w:rFonts w:ascii="Times New Roman" w:hAnsi="Times New Roman" w:cs="Times New Roman"/>
        </w:rPr>
        <w:t>of</w:t>
      </w:r>
      <w:r w:rsidR="00C02D31">
        <w:rPr>
          <w:rFonts w:ascii="Times New Roman" w:hAnsi="Times New Roman" w:cs="Times New Roman"/>
        </w:rPr>
        <w:t>-</w:t>
      </w:r>
      <w:r w:rsidR="00BB6C8E">
        <w:rPr>
          <w:rFonts w:ascii="Times New Roman" w:hAnsi="Times New Roman" w:cs="Times New Roman"/>
        </w:rPr>
        <w:t xml:space="preserve">function mutants in </w:t>
      </w:r>
      <w:r w:rsidR="00BB6C8E" w:rsidRPr="00BB6C8E">
        <w:rPr>
          <w:rFonts w:ascii="Times New Roman" w:hAnsi="Times New Roman" w:cs="Times New Roman"/>
          <w:i/>
          <w:iCs/>
        </w:rPr>
        <w:t>Lotus</w:t>
      </w:r>
      <w:r w:rsidR="00BB6C8E">
        <w:rPr>
          <w:rFonts w:ascii="Times New Roman" w:hAnsi="Times New Roman" w:cs="Times New Roman"/>
        </w:rPr>
        <w:t xml:space="preserve"> </w:t>
      </w:r>
      <w:r w:rsidR="00C02D31">
        <w:rPr>
          <w:rFonts w:ascii="Times New Roman" w:hAnsi="Times New Roman" w:cs="Times New Roman"/>
        </w:rPr>
        <w:t xml:space="preserve">can </w:t>
      </w:r>
      <w:r w:rsidR="00003E77">
        <w:rPr>
          <w:rFonts w:ascii="Times New Roman" w:hAnsi="Times New Roman" w:cs="Times New Roman"/>
        </w:rPr>
        <w:t>initiate</w:t>
      </w:r>
      <w:r w:rsidR="00BB6C8E">
        <w:rPr>
          <w:rFonts w:ascii="Times New Roman" w:hAnsi="Times New Roman" w:cs="Times New Roman"/>
        </w:rPr>
        <w:t xml:space="preserve"> symbiosis sig</w:t>
      </w:r>
      <w:r w:rsidR="00257346">
        <w:rPr>
          <w:rFonts w:ascii="Times New Roman" w:hAnsi="Times New Roman" w:cs="Times New Roman"/>
        </w:rPr>
        <w:t>na</w:t>
      </w:r>
      <w:r w:rsidR="00BB6C8E">
        <w:rPr>
          <w:rFonts w:ascii="Times New Roman" w:hAnsi="Times New Roman" w:cs="Times New Roman"/>
        </w:rPr>
        <w:t xml:space="preserve">lling in the absence of symbionts (Takeda 2012). </w:t>
      </w:r>
      <w:commentRangeEnd w:id="1563"/>
      <w:r w:rsidR="0098142A">
        <w:rPr>
          <w:rStyle w:val="CommentReference"/>
        </w:rPr>
        <w:commentReference w:id="1563"/>
      </w:r>
      <w:r w:rsidR="00C02D31">
        <w:rPr>
          <w:rFonts w:ascii="Times New Roman" w:hAnsi="Times New Roman" w:cs="Times New Roman"/>
        </w:rPr>
        <w:t xml:space="preserve">Beyond symbiosis, </w:t>
      </w:r>
      <w:r w:rsidR="00BB6C8E">
        <w:rPr>
          <w:rFonts w:ascii="Times New Roman" w:hAnsi="Times New Roman" w:cs="Times New Roman"/>
        </w:rPr>
        <w:t>Ca</w:t>
      </w:r>
      <w:r w:rsidR="00BB6C8E" w:rsidRPr="00C02D31">
        <w:rPr>
          <w:rFonts w:ascii="Times New Roman" w:hAnsi="Times New Roman" w:cs="Times New Roman"/>
          <w:vertAlign w:val="superscript"/>
        </w:rPr>
        <w:t>2+</w:t>
      </w:r>
      <w:r w:rsidR="00BB6C8E">
        <w:rPr>
          <w:rFonts w:ascii="Times New Roman" w:hAnsi="Times New Roman" w:cs="Times New Roman"/>
        </w:rPr>
        <w:t xml:space="preserve"> signa</w:t>
      </w:r>
      <w:r w:rsidR="00C02D31">
        <w:rPr>
          <w:rFonts w:ascii="Times New Roman" w:hAnsi="Times New Roman" w:cs="Times New Roman"/>
        </w:rPr>
        <w:t>l</w:t>
      </w:r>
      <w:r w:rsidR="00BB6C8E">
        <w:rPr>
          <w:rFonts w:ascii="Times New Roman" w:hAnsi="Times New Roman" w:cs="Times New Roman"/>
        </w:rPr>
        <w:t xml:space="preserve">ling </w:t>
      </w:r>
      <w:r w:rsidR="00C02D31">
        <w:rPr>
          <w:rFonts w:ascii="Times New Roman" w:hAnsi="Times New Roman" w:cs="Times New Roman"/>
        </w:rPr>
        <w:t xml:space="preserve">regulates </w:t>
      </w:r>
      <w:r w:rsidR="00BB6C8E">
        <w:rPr>
          <w:rFonts w:ascii="Times New Roman" w:hAnsi="Times New Roman" w:cs="Times New Roman"/>
        </w:rPr>
        <w:t xml:space="preserve">plant growth, </w:t>
      </w:r>
      <w:commentRangeStart w:id="1564"/>
      <w:r w:rsidR="00BB6C8E">
        <w:rPr>
          <w:rFonts w:ascii="Times New Roman" w:hAnsi="Times New Roman" w:cs="Times New Roman"/>
        </w:rPr>
        <w:t>development, and responses to environmental stimuli (</w:t>
      </w:r>
      <w:proofErr w:type="spellStart"/>
      <w:r w:rsidR="00BB6C8E">
        <w:rPr>
          <w:rFonts w:ascii="Times New Roman" w:hAnsi="Times New Roman" w:cs="Times New Roman"/>
        </w:rPr>
        <w:t>Poovaiah</w:t>
      </w:r>
      <w:proofErr w:type="spellEnd"/>
      <w:r w:rsidR="00BB6C8E">
        <w:rPr>
          <w:rFonts w:ascii="Times New Roman" w:hAnsi="Times New Roman" w:cs="Times New Roman"/>
        </w:rPr>
        <w:t xml:space="preserve"> 2013). </w:t>
      </w:r>
      <w:r w:rsidR="00C02D31">
        <w:rPr>
          <w:rFonts w:ascii="Times New Roman" w:hAnsi="Times New Roman" w:cs="Times New Roman"/>
        </w:rPr>
        <w:t>Unlike other</w:t>
      </w:r>
      <w:r w:rsidR="00BB6C8E">
        <w:rPr>
          <w:rFonts w:ascii="Times New Roman" w:hAnsi="Times New Roman" w:cs="Times New Roman"/>
        </w:rPr>
        <w:t xml:space="preserve"> CSSP mutants</w:t>
      </w:r>
      <w:r w:rsidR="00C02D31">
        <w:rPr>
          <w:rFonts w:ascii="Times New Roman" w:hAnsi="Times New Roman" w:cs="Times New Roman"/>
        </w:rPr>
        <w:t>, emerging</w:t>
      </w:r>
      <w:r w:rsidR="00BB6C8E">
        <w:rPr>
          <w:rFonts w:ascii="Times New Roman" w:hAnsi="Times New Roman" w:cs="Times New Roman"/>
        </w:rPr>
        <w:t xml:space="preserve"> evidence </w:t>
      </w:r>
      <w:r w:rsidR="00C02D31">
        <w:rPr>
          <w:rFonts w:ascii="Times New Roman" w:hAnsi="Times New Roman" w:cs="Times New Roman"/>
        </w:rPr>
        <w:t>links</w:t>
      </w:r>
      <w:r w:rsidR="00BB6C8E">
        <w:rPr>
          <w:rFonts w:ascii="Times New Roman" w:hAnsi="Times New Roman" w:cs="Times New Roman"/>
        </w:rPr>
        <w:t xml:space="preserve"> </w:t>
      </w:r>
      <w:proofErr w:type="spellStart"/>
      <w:r w:rsidR="00BB6C8E">
        <w:rPr>
          <w:rFonts w:ascii="Times New Roman" w:hAnsi="Times New Roman" w:cs="Times New Roman"/>
        </w:rPr>
        <w:t>CCaMK</w:t>
      </w:r>
      <w:proofErr w:type="spellEnd"/>
      <w:r w:rsidR="00C02D31">
        <w:rPr>
          <w:rFonts w:ascii="Times New Roman" w:hAnsi="Times New Roman" w:cs="Times New Roman"/>
        </w:rPr>
        <w:t xml:space="preserve"> </w:t>
      </w:r>
      <w:r w:rsidR="00BB6C8E">
        <w:rPr>
          <w:rFonts w:ascii="Times New Roman" w:hAnsi="Times New Roman" w:cs="Times New Roman"/>
        </w:rPr>
        <w:t xml:space="preserve">to immunity. In tomato, </w:t>
      </w:r>
      <w:r w:rsidR="00003E77">
        <w:rPr>
          <w:rFonts w:ascii="Times New Roman" w:hAnsi="Times New Roman" w:cs="Times New Roman"/>
        </w:rPr>
        <w:t>it</w:t>
      </w:r>
      <w:r w:rsidR="00BB6C8E">
        <w:rPr>
          <w:rFonts w:ascii="Times New Roman" w:hAnsi="Times New Roman" w:cs="Times New Roman"/>
        </w:rPr>
        <w:t xml:space="preserve"> </w:t>
      </w:r>
      <w:r w:rsidR="00C02D31">
        <w:rPr>
          <w:rFonts w:ascii="Times New Roman" w:hAnsi="Times New Roman" w:cs="Times New Roman"/>
        </w:rPr>
        <w:t>enhances</w:t>
      </w:r>
      <w:r w:rsidR="00BB6C8E">
        <w:rPr>
          <w:rFonts w:ascii="Times New Roman" w:hAnsi="Times New Roman" w:cs="Times New Roman"/>
        </w:rPr>
        <w:t xml:space="preserve"> disease resistance (Wang 2015)</w:t>
      </w:r>
      <w:r w:rsidR="00C02D31">
        <w:rPr>
          <w:rFonts w:ascii="Times New Roman" w:hAnsi="Times New Roman" w:cs="Times New Roman"/>
        </w:rPr>
        <w:t>;</w:t>
      </w:r>
      <w:r w:rsidR="00BB6C8E">
        <w:rPr>
          <w:rFonts w:ascii="Times New Roman" w:hAnsi="Times New Roman" w:cs="Times New Roman"/>
        </w:rPr>
        <w:t xml:space="preserve"> in pea</w:t>
      </w:r>
      <w:r w:rsidR="00C02D31">
        <w:rPr>
          <w:rFonts w:ascii="Times New Roman" w:hAnsi="Times New Roman" w:cs="Times New Roman"/>
        </w:rPr>
        <w:t>,</w:t>
      </w:r>
      <w:r w:rsidR="00BB6C8E">
        <w:rPr>
          <w:rFonts w:ascii="Times New Roman" w:hAnsi="Times New Roman" w:cs="Times New Roman"/>
        </w:rPr>
        <w:t xml:space="preserve"> it </w:t>
      </w:r>
      <w:r w:rsidR="00C02D31">
        <w:rPr>
          <w:rFonts w:ascii="Times New Roman" w:hAnsi="Times New Roman" w:cs="Times New Roman"/>
        </w:rPr>
        <w:t>is</w:t>
      </w:r>
      <w:r w:rsidR="00BB6C8E">
        <w:rPr>
          <w:rFonts w:ascii="Times New Roman" w:hAnsi="Times New Roman" w:cs="Times New Roman"/>
        </w:rPr>
        <w:t xml:space="preserve"> upregulated under cold and salt stress (Pandey 2002 &gt; in </w:t>
      </w:r>
      <w:proofErr w:type="spellStart"/>
      <w:r w:rsidR="00BB6C8E">
        <w:rPr>
          <w:rFonts w:ascii="Times New Roman" w:hAnsi="Times New Roman" w:cs="Times New Roman"/>
        </w:rPr>
        <w:t>Poovaiah</w:t>
      </w:r>
      <w:proofErr w:type="spellEnd"/>
      <w:r w:rsidR="00BB6C8E">
        <w:rPr>
          <w:rFonts w:ascii="Times New Roman" w:hAnsi="Times New Roman" w:cs="Times New Roman"/>
        </w:rPr>
        <w:t xml:space="preserve"> 2013)</w:t>
      </w:r>
      <w:r w:rsidR="00C02D31">
        <w:rPr>
          <w:rFonts w:ascii="Times New Roman" w:hAnsi="Times New Roman" w:cs="Times New Roman"/>
        </w:rPr>
        <w:t>;</w:t>
      </w:r>
      <w:r w:rsidR="00BB6C8E">
        <w:rPr>
          <w:rFonts w:ascii="Times New Roman" w:hAnsi="Times New Roman" w:cs="Times New Roman"/>
        </w:rPr>
        <w:t xml:space="preserve"> and in maize and rice</w:t>
      </w:r>
      <w:r w:rsidR="00C02D31">
        <w:rPr>
          <w:rFonts w:ascii="Times New Roman" w:hAnsi="Times New Roman" w:cs="Times New Roman"/>
        </w:rPr>
        <w:t>,</w:t>
      </w:r>
      <w:r w:rsidR="00BB6C8E">
        <w:rPr>
          <w:rFonts w:ascii="Times New Roman" w:hAnsi="Times New Roman" w:cs="Times New Roman"/>
        </w:rPr>
        <w:t xml:space="preserve"> it </w:t>
      </w:r>
      <w:r w:rsidR="00C02D31">
        <w:rPr>
          <w:rFonts w:ascii="Times New Roman" w:hAnsi="Times New Roman" w:cs="Times New Roman"/>
        </w:rPr>
        <w:t>contributes to</w:t>
      </w:r>
      <w:r w:rsidR="00BB6C8E">
        <w:rPr>
          <w:rFonts w:ascii="Times New Roman" w:hAnsi="Times New Roman" w:cs="Times New Roman"/>
        </w:rPr>
        <w:t xml:space="preserve"> antioxidant protection (Ma 2012, Shi 2012 &gt; from </w:t>
      </w:r>
      <w:proofErr w:type="spellStart"/>
      <w:r w:rsidR="00BB6C8E">
        <w:rPr>
          <w:rFonts w:ascii="Times New Roman" w:hAnsi="Times New Roman" w:cs="Times New Roman"/>
        </w:rPr>
        <w:t>Poovaiah</w:t>
      </w:r>
      <w:proofErr w:type="spellEnd"/>
      <w:r w:rsidR="00BB6C8E">
        <w:rPr>
          <w:rFonts w:ascii="Times New Roman" w:hAnsi="Times New Roman" w:cs="Times New Roman"/>
        </w:rPr>
        <w:t xml:space="preserve"> 2013). </w:t>
      </w:r>
      <w:commentRangeEnd w:id="1564"/>
      <w:r w:rsidR="00355C92">
        <w:rPr>
          <w:rStyle w:val="CommentReference"/>
        </w:rPr>
        <w:commentReference w:id="1564"/>
      </w:r>
      <w:r w:rsidR="00C02D31">
        <w:rPr>
          <w:rFonts w:ascii="Times New Roman" w:hAnsi="Times New Roman" w:cs="Times New Roman"/>
        </w:rPr>
        <w:t xml:space="preserve">These observations </w:t>
      </w:r>
      <w:r w:rsidR="00003E77">
        <w:rPr>
          <w:rFonts w:ascii="Times New Roman" w:hAnsi="Times New Roman" w:cs="Times New Roman"/>
        </w:rPr>
        <w:t>suggest</w:t>
      </w:r>
      <w:r w:rsidR="001019DC">
        <w:rPr>
          <w:rFonts w:ascii="Times New Roman" w:hAnsi="Times New Roman" w:cs="Times New Roman"/>
        </w:rPr>
        <w:t xml:space="preserve"> that </w:t>
      </w:r>
      <w:proofErr w:type="spellStart"/>
      <w:r w:rsidR="00BB6C8E">
        <w:rPr>
          <w:rFonts w:ascii="Times New Roman" w:hAnsi="Times New Roman" w:cs="Times New Roman"/>
        </w:rPr>
        <w:t>CCaMK</w:t>
      </w:r>
      <w:proofErr w:type="spellEnd"/>
      <w:r w:rsidR="00BB6C8E">
        <w:rPr>
          <w:rFonts w:ascii="Times New Roman" w:hAnsi="Times New Roman" w:cs="Times New Roman"/>
        </w:rPr>
        <w:t xml:space="preserve"> </w:t>
      </w:r>
      <w:r w:rsidR="00003E77">
        <w:rPr>
          <w:rFonts w:ascii="Times New Roman" w:hAnsi="Times New Roman" w:cs="Times New Roman"/>
        </w:rPr>
        <w:t>may integrate</w:t>
      </w:r>
      <w:r w:rsidR="00BB6C8E">
        <w:rPr>
          <w:rFonts w:ascii="Times New Roman" w:hAnsi="Times New Roman" w:cs="Times New Roman"/>
        </w:rPr>
        <w:t xml:space="preserve"> symbiosis and defence, helping </w:t>
      </w:r>
      <w:r w:rsidR="001019DC">
        <w:rPr>
          <w:rFonts w:ascii="Times New Roman" w:hAnsi="Times New Roman" w:cs="Times New Roman"/>
        </w:rPr>
        <w:t xml:space="preserve">plants </w:t>
      </w:r>
      <w:r w:rsidR="00BB6C8E">
        <w:rPr>
          <w:rFonts w:ascii="Times New Roman" w:hAnsi="Times New Roman" w:cs="Times New Roman"/>
        </w:rPr>
        <w:t xml:space="preserve">differentiate friend from foe through modulated downstream signalling. </w:t>
      </w:r>
      <w:proofErr w:type="spellStart"/>
      <w:r w:rsidR="001019DC">
        <w:rPr>
          <w:rFonts w:ascii="Times New Roman" w:hAnsi="Times New Roman" w:cs="Times New Roman"/>
        </w:rPr>
        <w:t>CCaMK</w:t>
      </w:r>
      <w:proofErr w:type="spellEnd"/>
      <w:r w:rsidR="00BB6C8E">
        <w:rPr>
          <w:rFonts w:ascii="Times New Roman" w:hAnsi="Times New Roman" w:cs="Times New Roman"/>
        </w:rPr>
        <w:t xml:space="preserve"> could adjust root exudat</w:t>
      </w:r>
      <w:r w:rsidR="001019DC">
        <w:rPr>
          <w:rFonts w:ascii="Times New Roman" w:hAnsi="Times New Roman" w:cs="Times New Roman"/>
        </w:rPr>
        <w:t>ion</w:t>
      </w:r>
      <w:r w:rsidR="00BB6C8E">
        <w:rPr>
          <w:rFonts w:ascii="Times New Roman" w:hAnsi="Times New Roman" w:cs="Times New Roman"/>
        </w:rPr>
        <w:t xml:space="preserve"> to promote beneficial interactions while avoiding unnecessary immune activation, </w:t>
      </w:r>
      <w:r w:rsidR="001019DC">
        <w:rPr>
          <w:rFonts w:ascii="Times New Roman" w:hAnsi="Times New Roman" w:cs="Times New Roman"/>
        </w:rPr>
        <w:t>restrict</w:t>
      </w:r>
      <w:r w:rsidR="00BB6C8E">
        <w:rPr>
          <w:rFonts w:ascii="Times New Roman" w:hAnsi="Times New Roman" w:cs="Times New Roman"/>
        </w:rPr>
        <w:t xml:space="preserve"> colonisation by harmful microbes, and </w:t>
      </w:r>
      <w:r w:rsidR="001019DC">
        <w:rPr>
          <w:rFonts w:ascii="Times New Roman" w:hAnsi="Times New Roman" w:cs="Times New Roman"/>
        </w:rPr>
        <w:t>coordinate</w:t>
      </w:r>
      <w:r w:rsidR="00BB6C8E">
        <w:rPr>
          <w:rFonts w:ascii="Times New Roman" w:hAnsi="Times New Roman" w:cs="Times New Roman"/>
        </w:rPr>
        <w:t xml:space="preserve"> growth and nutrient</w:t>
      </w:r>
      <w:r w:rsidR="001019DC">
        <w:rPr>
          <w:rFonts w:ascii="Times New Roman" w:hAnsi="Times New Roman" w:cs="Times New Roman"/>
        </w:rPr>
        <w:t xml:space="preserve"> acquisition</w:t>
      </w:r>
      <w:r w:rsidR="00003E77">
        <w:rPr>
          <w:rFonts w:ascii="Times New Roman" w:hAnsi="Times New Roman" w:cs="Times New Roman"/>
        </w:rPr>
        <w:t xml:space="preserve">, positioning it as </w:t>
      </w:r>
      <w:r w:rsidR="001019DC">
        <w:rPr>
          <w:rFonts w:ascii="Times New Roman" w:hAnsi="Times New Roman" w:cs="Times New Roman"/>
        </w:rPr>
        <w:t xml:space="preserve">central player in </w:t>
      </w:r>
      <w:r w:rsidR="00BB6C8E">
        <w:rPr>
          <w:rFonts w:ascii="Times New Roman" w:hAnsi="Times New Roman" w:cs="Times New Roman"/>
        </w:rPr>
        <w:t>plant-microbiome co-regulation</w:t>
      </w:r>
      <w:r w:rsidR="00003E77">
        <w:rPr>
          <w:rFonts w:ascii="Times New Roman" w:hAnsi="Times New Roman" w:cs="Times New Roman"/>
        </w:rPr>
        <w:t>.</w:t>
      </w:r>
    </w:p>
    <w:p w14:paraId="67E184D5" w14:textId="77777777" w:rsidR="00257346" w:rsidRDefault="00257346" w:rsidP="001E2663">
      <w:pPr>
        <w:spacing w:line="276" w:lineRule="auto"/>
        <w:jc w:val="both"/>
        <w:rPr>
          <w:rFonts w:ascii="Times New Roman" w:hAnsi="Times New Roman" w:cs="Times New Roman"/>
        </w:rPr>
      </w:pPr>
    </w:p>
    <w:p w14:paraId="07EF50B0" w14:textId="5A208961" w:rsidR="00257346" w:rsidRDefault="00122E3C" w:rsidP="001E2663">
      <w:pPr>
        <w:spacing w:line="276" w:lineRule="auto"/>
        <w:jc w:val="both"/>
        <w:rPr>
          <w:rFonts w:ascii="Times New Roman" w:hAnsi="Times New Roman" w:cs="Times New Roman"/>
          <w:u w:val="single"/>
        </w:rPr>
      </w:pPr>
      <w:commentRangeStart w:id="1565"/>
      <w:r>
        <w:rPr>
          <w:rFonts w:ascii="Times New Roman" w:hAnsi="Times New Roman" w:cs="Times New Roman"/>
          <w:u w:val="single"/>
        </w:rPr>
        <w:t>CSSP-mediat</w:t>
      </w:r>
      <w:r w:rsidR="003D3286">
        <w:rPr>
          <w:rFonts w:ascii="Times New Roman" w:hAnsi="Times New Roman" w:cs="Times New Roman"/>
          <w:u w:val="single"/>
        </w:rPr>
        <w:t xml:space="preserve">ed control </w:t>
      </w:r>
      <w:r>
        <w:rPr>
          <w:rFonts w:ascii="Times New Roman" w:hAnsi="Times New Roman" w:cs="Times New Roman"/>
          <w:u w:val="single"/>
        </w:rPr>
        <w:t>of root exudat</w:t>
      </w:r>
      <w:r w:rsidR="003D3286">
        <w:rPr>
          <w:rFonts w:ascii="Times New Roman" w:hAnsi="Times New Roman" w:cs="Times New Roman"/>
          <w:u w:val="single"/>
        </w:rPr>
        <w:t>ion and plant metabolism</w:t>
      </w:r>
      <w:commentRangeEnd w:id="1565"/>
      <w:r w:rsidR="00241682">
        <w:rPr>
          <w:rStyle w:val="CommentReference"/>
        </w:rPr>
        <w:commentReference w:id="1565"/>
      </w:r>
    </w:p>
    <w:p w14:paraId="404A506D" w14:textId="57F51932" w:rsidR="00257346" w:rsidRDefault="001D77B5" w:rsidP="001E2663">
      <w:pPr>
        <w:spacing w:line="276" w:lineRule="auto"/>
        <w:jc w:val="both"/>
        <w:rPr>
          <w:rFonts w:ascii="Times New Roman" w:hAnsi="Times New Roman" w:cs="Times New Roman"/>
        </w:rPr>
      </w:pPr>
      <w:r>
        <w:rPr>
          <w:rFonts w:ascii="Times New Roman" w:hAnsi="Times New Roman" w:cs="Times New Roman"/>
        </w:rPr>
        <w:t xml:space="preserve">The CSSP </w:t>
      </w:r>
      <w:r w:rsidR="006278DE">
        <w:rPr>
          <w:rFonts w:ascii="Times New Roman" w:hAnsi="Times New Roman" w:cs="Times New Roman"/>
        </w:rPr>
        <w:t xml:space="preserve">has </w:t>
      </w:r>
      <w:r>
        <w:rPr>
          <w:rFonts w:ascii="Times New Roman" w:hAnsi="Times New Roman" w:cs="Times New Roman"/>
        </w:rPr>
        <w:t xml:space="preserve">been </w:t>
      </w:r>
      <w:r w:rsidR="003D3286">
        <w:rPr>
          <w:rFonts w:ascii="Times New Roman" w:hAnsi="Times New Roman" w:cs="Times New Roman"/>
        </w:rPr>
        <w:t>primarily associated with regulating symbiotic interactions</w:t>
      </w:r>
      <w:r>
        <w:rPr>
          <w:rFonts w:ascii="Times New Roman" w:hAnsi="Times New Roman" w:cs="Times New Roman"/>
        </w:rPr>
        <w:t xml:space="preserve">, </w:t>
      </w:r>
      <w:r w:rsidR="003D3286">
        <w:rPr>
          <w:rFonts w:ascii="Times New Roman" w:hAnsi="Times New Roman" w:cs="Times New Roman"/>
        </w:rPr>
        <w:t>including the release</w:t>
      </w:r>
      <w:r>
        <w:rPr>
          <w:rFonts w:ascii="Times New Roman" w:hAnsi="Times New Roman" w:cs="Times New Roman"/>
        </w:rPr>
        <w:t xml:space="preserve"> of symbiosis-specific metabolites</w:t>
      </w:r>
      <w:r w:rsidR="003D3286">
        <w:rPr>
          <w:rFonts w:ascii="Times New Roman" w:hAnsi="Times New Roman" w:cs="Times New Roman"/>
        </w:rPr>
        <w:t xml:space="preserve"> such as</w:t>
      </w:r>
      <w:r>
        <w:rPr>
          <w:rFonts w:ascii="Times New Roman" w:hAnsi="Times New Roman" w:cs="Times New Roman"/>
        </w:rPr>
        <w:t xml:space="preserve"> </w:t>
      </w:r>
      <w:proofErr w:type="spellStart"/>
      <w:r>
        <w:rPr>
          <w:rFonts w:ascii="Times New Roman" w:hAnsi="Times New Roman" w:cs="Times New Roman"/>
        </w:rPr>
        <w:t>isoflavonoids</w:t>
      </w:r>
      <w:proofErr w:type="spellEnd"/>
      <w:r>
        <w:rPr>
          <w:rFonts w:ascii="Times New Roman" w:hAnsi="Times New Roman" w:cs="Times New Roman"/>
        </w:rPr>
        <w:t xml:space="preserve"> and </w:t>
      </w:r>
      <w:proofErr w:type="spellStart"/>
      <w:r>
        <w:rPr>
          <w:rFonts w:ascii="Times New Roman" w:hAnsi="Times New Roman" w:cs="Times New Roman"/>
        </w:rPr>
        <w:t>strigolactones</w:t>
      </w:r>
      <w:proofErr w:type="spellEnd"/>
      <w:r>
        <w:rPr>
          <w:rFonts w:ascii="Times New Roman" w:hAnsi="Times New Roman" w:cs="Times New Roman"/>
        </w:rPr>
        <w:t xml:space="preserve">. </w:t>
      </w:r>
      <w:r w:rsidR="00A83319">
        <w:rPr>
          <w:rFonts w:ascii="Times New Roman" w:hAnsi="Times New Roman" w:cs="Times New Roman"/>
        </w:rPr>
        <w:t>W</w:t>
      </w:r>
      <w:r w:rsidR="006278DE">
        <w:rPr>
          <w:rFonts w:ascii="Times New Roman" w:hAnsi="Times New Roman" w:cs="Times New Roman"/>
        </w:rPr>
        <w:t xml:space="preserve">e </w:t>
      </w:r>
      <w:r>
        <w:rPr>
          <w:rFonts w:ascii="Times New Roman" w:hAnsi="Times New Roman" w:cs="Times New Roman"/>
        </w:rPr>
        <w:t>perform</w:t>
      </w:r>
      <w:r w:rsidR="003D3286">
        <w:rPr>
          <w:rFonts w:ascii="Times New Roman" w:hAnsi="Times New Roman" w:cs="Times New Roman"/>
        </w:rPr>
        <w:t>ed</w:t>
      </w:r>
      <w:r>
        <w:rPr>
          <w:rFonts w:ascii="Times New Roman" w:hAnsi="Times New Roman" w:cs="Times New Roman"/>
        </w:rPr>
        <w:t xml:space="preserve"> untargeted </w:t>
      </w:r>
      <w:r w:rsidR="003D3286">
        <w:rPr>
          <w:rFonts w:ascii="Times New Roman" w:hAnsi="Times New Roman" w:cs="Times New Roman"/>
        </w:rPr>
        <w:t>metabolomic</w:t>
      </w:r>
      <w:r w:rsidR="006278DE">
        <w:rPr>
          <w:rFonts w:ascii="Times New Roman" w:hAnsi="Times New Roman" w:cs="Times New Roman"/>
        </w:rPr>
        <w:t xml:space="preserve"> profiling of</w:t>
      </w:r>
      <w:r w:rsidR="003D3286">
        <w:rPr>
          <w:rFonts w:ascii="Times New Roman" w:hAnsi="Times New Roman" w:cs="Times New Roman"/>
        </w:rPr>
        <w:t xml:space="preserve"> </w:t>
      </w:r>
      <w:r w:rsidR="006278DE">
        <w:rPr>
          <w:rFonts w:ascii="Times New Roman" w:hAnsi="Times New Roman" w:cs="Times New Roman"/>
        </w:rPr>
        <w:t>root</w:t>
      </w:r>
      <w:r>
        <w:rPr>
          <w:rFonts w:ascii="Times New Roman" w:hAnsi="Times New Roman" w:cs="Times New Roman"/>
        </w:rPr>
        <w:t xml:space="preserve"> </w:t>
      </w:r>
      <w:r w:rsidR="003D3286">
        <w:rPr>
          <w:rFonts w:ascii="Times New Roman" w:hAnsi="Times New Roman" w:cs="Times New Roman"/>
        </w:rPr>
        <w:t xml:space="preserve">exudates </w:t>
      </w:r>
      <w:r w:rsidR="006278DE">
        <w:rPr>
          <w:rFonts w:ascii="Times New Roman" w:hAnsi="Times New Roman" w:cs="Times New Roman"/>
        </w:rPr>
        <w:t>from</w:t>
      </w:r>
      <w:r w:rsidR="003D3286">
        <w:rPr>
          <w:rFonts w:ascii="Times New Roman" w:hAnsi="Times New Roman" w:cs="Times New Roman"/>
        </w:rPr>
        <w:t xml:space="preserve"> </w:t>
      </w:r>
      <w:r>
        <w:rPr>
          <w:rFonts w:ascii="Times New Roman" w:hAnsi="Times New Roman" w:cs="Times New Roman"/>
        </w:rPr>
        <w:t xml:space="preserve">wild-type and </w:t>
      </w:r>
      <w:r w:rsidR="003D3286">
        <w:rPr>
          <w:rFonts w:ascii="Times New Roman" w:hAnsi="Times New Roman" w:cs="Times New Roman"/>
        </w:rPr>
        <w:t xml:space="preserve">CSSP </w:t>
      </w:r>
      <w:r>
        <w:rPr>
          <w:rFonts w:ascii="Times New Roman" w:hAnsi="Times New Roman" w:cs="Times New Roman"/>
        </w:rPr>
        <w:t xml:space="preserve">mutant </w:t>
      </w:r>
      <w:r w:rsidRPr="001D77B5">
        <w:rPr>
          <w:rFonts w:ascii="Times New Roman" w:hAnsi="Times New Roman" w:cs="Times New Roman"/>
          <w:i/>
          <w:iCs/>
        </w:rPr>
        <w:t>Lotus</w:t>
      </w:r>
      <w:r>
        <w:rPr>
          <w:rFonts w:ascii="Times New Roman" w:hAnsi="Times New Roman" w:cs="Times New Roman"/>
        </w:rPr>
        <w:t xml:space="preserve"> and </w:t>
      </w:r>
      <w:r w:rsidRPr="001D77B5">
        <w:rPr>
          <w:rFonts w:ascii="Times New Roman" w:hAnsi="Times New Roman" w:cs="Times New Roman"/>
          <w:i/>
          <w:iCs/>
        </w:rPr>
        <w:t>Hordeum</w:t>
      </w:r>
      <w:r w:rsidR="003D3286">
        <w:rPr>
          <w:rFonts w:ascii="Times New Roman" w:hAnsi="Times New Roman" w:cs="Times New Roman"/>
        </w:rPr>
        <w:t xml:space="preserve"> plants grown under axenic conditions. </w:t>
      </w:r>
      <w:r w:rsidR="006278DE">
        <w:rPr>
          <w:rFonts w:ascii="Times New Roman" w:hAnsi="Times New Roman" w:cs="Times New Roman"/>
        </w:rPr>
        <w:t>Exudate d</w:t>
      </w:r>
      <w:r>
        <w:rPr>
          <w:rFonts w:ascii="Times New Roman" w:hAnsi="Times New Roman" w:cs="Times New Roman"/>
        </w:rPr>
        <w:t xml:space="preserve">iversity </w:t>
      </w:r>
      <w:r w:rsidR="003D3286">
        <w:rPr>
          <w:rFonts w:ascii="Times New Roman" w:hAnsi="Times New Roman" w:cs="Times New Roman"/>
        </w:rPr>
        <w:t>patterns</w:t>
      </w:r>
      <w:r>
        <w:rPr>
          <w:rFonts w:ascii="Times New Roman" w:hAnsi="Times New Roman" w:cs="Times New Roman"/>
        </w:rPr>
        <w:t xml:space="preserve"> </w:t>
      </w:r>
      <w:r w:rsidR="003D3286">
        <w:rPr>
          <w:rFonts w:ascii="Times New Roman" w:hAnsi="Times New Roman" w:cs="Times New Roman"/>
        </w:rPr>
        <w:t>closely</w:t>
      </w:r>
      <w:r>
        <w:rPr>
          <w:rFonts w:ascii="Times New Roman" w:hAnsi="Times New Roman" w:cs="Times New Roman"/>
        </w:rPr>
        <w:t xml:space="preserve"> mirrored bacterial diversity</w:t>
      </w:r>
      <w:r w:rsidR="003D3286">
        <w:rPr>
          <w:rFonts w:ascii="Times New Roman" w:hAnsi="Times New Roman" w:cs="Times New Roman"/>
        </w:rPr>
        <w:t xml:space="preserve">, </w:t>
      </w:r>
      <w:r>
        <w:rPr>
          <w:rFonts w:ascii="Times New Roman" w:hAnsi="Times New Roman" w:cs="Times New Roman"/>
        </w:rPr>
        <w:t xml:space="preserve">particularly </w:t>
      </w:r>
      <w:r w:rsidR="003D3286">
        <w:rPr>
          <w:rFonts w:ascii="Times New Roman" w:hAnsi="Times New Roman" w:cs="Times New Roman"/>
        </w:rPr>
        <w:t>in</w:t>
      </w:r>
      <w:r>
        <w:rPr>
          <w:rFonts w:ascii="Times New Roman" w:hAnsi="Times New Roman" w:cs="Times New Roman"/>
        </w:rPr>
        <w:t xml:space="preserve"> SynCom </w:t>
      </w:r>
      <w:r w:rsidR="003D3286">
        <w:rPr>
          <w:rFonts w:ascii="Times New Roman" w:hAnsi="Times New Roman" w:cs="Times New Roman"/>
        </w:rPr>
        <w:t>experiments</w:t>
      </w:r>
      <w:r>
        <w:rPr>
          <w:rFonts w:ascii="Times New Roman" w:hAnsi="Times New Roman" w:cs="Times New Roman"/>
        </w:rPr>
        <w:t xml:space="preserve">, </w:t>
      </w:r>
      <w:r w:rsidR="0057410F">
        <w:rPr>
          <w:rFonts w:ascii="Times New Roman" w:hAnsi="Times New Roman" w:cs="Times New Roman"/>
        </w:rPr>
        <w:t xml:space="preserve">indicating strong </w:t>
      </w:r>
      <w:r w:rsidR="00A83319">
        <w:rPr>
          <w:rFonts w:ascii="Times New Roman" w:hAnsi="Times New Roman" w:cs="Times New Roman"/>
        </w:rPr>
        <w:t>linkage</w:t>
      </w:r>
      <w:r w:rsidR="0057410F">
        <w:rPr>
          <w:rFonts w:ascii="Times New Roman" w:hAnsi="Times New Roman" w:cs="Times New Roman"/>
        </w:rPr>
        <w:t xml:space="preserve"> between CSSP-mediated metabolic outputs and microbial assembly</w:t>
      </w:r>
      <w:r w:rsidR="00A83319">
        <w:rPr>
          <w:rFonts w:ascii="Times New Roman" w:hAnsi="Times New Roman" w:cs="Times New Roman"/>
        </w:rPr>
        <w:t>.</w:t>
      </w:r>
      <w:r>
        <w:rPr>
          <w:rFonts w:ascii="Times New Roman" w:hAnsi="Times New Roman" w:cs="Times New Roman"/>
        </w:rPr>
        <w:t xml:space="preserve"> CSSP impairment</w:t>
      </w:r>
      <w:r w:rsidR="003D3286">
        <w:rPr>
          <w:rFonts w:ascii="Times New Roman" w:hAnsi="Times New Roman" w:cs="Times New Roman"/>
        </w:rPr>
        <w:t xml:space="preserve"> caused </w:t>
      </w:r>
      <w:r w:rsidR="006278DE">
        <w:rPr>
          <w:rFonts w:ascii="Times New Roman" w:hAnsi="Times New Roman" w:cs="Times New Roman"/>
        </w:rPr>
        <w:t>broad</w:t>
      </w:r>
      <w:r w:rsidR="003D3286">
        <w:rPr>
          <w:rFonts w:ascii="Times New Roman" w:hAnsi="Times New Roman" w:cs="Times New Roman"/>
        </w:rPr>
        <w:t xml:space="preserve"> metabolic </w:t>
      </w:r>
      <w:r w:rsidR="006278DE">
        <w:rPr>
          <w:rFonts w:ascii="Times New Roman" w:hAnsi="Times New Roman" w:cs="Times New Roman"/>
        </w:rPr>
        <w:t>reprogramming</w:t>
      </w:r>
      <w:r>
        <w:rPr>
          <w:rFonts w:ascii="Times New Roman" w:hAnsi="Times New Roman" w:cs="Times New Roman"/>
        </w:rPr>
        <w:t xml:space="preserve"> with conserved </w:t>
      </w:r>
      <w:r w:rsidR="003D3286">
        <w:rPr>
          <w:rFonts w:ascii="Times New Roman" w:hAnsi="Times New Roman" w:cs="Times New Roman"/>
        </w:rPr>
        <w:t>and</w:t>
      </w:r>
      <w:r>
        <w:rPr>
          <w:rFonts w:ascii="Times New Roman" w:hAnsi="Times New Roman" w:cs="Times New Roman"/>
        </w:rPr>
        <w:t xml:space="preserve"> host-speci</w:t>
      </w:r>
      <w:r w:rsidR="00AD660A">
        <w:rPr>
          <w:rFonts w:ascii="Times New Roman" w:hAnsi="Times New Roman" w:cs="Times New Roman"/>
        </w:rPr>
        <w:t>fi</w:t>
      </w:r>
      <w:r>
        <w:rPr>
          <w:rFonts w:ascii="Times New Roman" w:hAnsi="Times New Roman" w:cs="Times New Roman"/>
        </w:rPr>
        <w:t xml:space="preserve">c </w:t>
      </w:r>
      <w:r w:rsidR="003D3286">
        <w:rPr>
          <w:rFonts w:ascii="Times New Roman" w:hAnsi="Times New Roman" w:cs="Times New Roman"/>
        </w:rPr>
        <w:t xml:space="preserve">changes. </w:t>
      </w:r>
      <w:r w:rsidR="006278DE">
        <w:rPr>
          <w:rFonts w:ascii="Times New Roman" w:hAnsi="Times New Roman" w:cs="Times New Roman"/>
        </w:rPr>
        <w:t>P</w:t>
      </w:r>
      <w:r>
        <w:rPr>
          <w:rFonts w:ascii="Times New Roman" w:hAnsi="Times New Roman" w:cs="Times New Roman"/>
        </w:rPr>
        <w:t xml:space="preserve">henylpropanoids and salicylic acid </w:t>
      </w:r>
      <w:r w:rsidR="003D3286">
        <w:rPr>
          <w:rFonts w:ascii="Times New Roman" w:hAnsi="Times New Roman" w:cs="Times New Roman"/>
        </w:rPr>
        <w:t>derivatives</w:t>
      </w:r>
      <w:r>
        <w:rPr>
          <w:rFonts w:ascii="Times New Roman" w:hAnsi="Times New Roman" w:cs="Times New Roman"/>
        </w:rPr>
        <w:t xml:space="preserve"> were </w:t>
      </w:r>
      <w:r w:rsidR="003D3286">
        <w:rPr>
          <w:rFonts w:ascii="Times New Roman" w:hAnsi="Times New Roman" w:cs="Times New Roman"/>
        </w:rPr>
        <w:t>consistently</w:t>
      </w:r>
      <w:r>
        <w:rPr>
          <w:rFonts w:ascii="Times New Roman" w:hAnsi="Times New Roman" w:cs="Times New Roman"/>
        </w:rPr>
        <w:t xml:space="preserve"> </w:t>
      </w:r>
      <w:r w:rsidR="0057410F">
        <w:rPr>
          <w:rFonts w:ascii="Times New Roman" w:hAnsi="Times New Roman" w:cs="Times New Roman"/>
        </w:rPr>
        <w:t>altered</w:t>
      </w:r>
      <w:r>
        <w:rPr>
          <w:rFonts w:ascii="Times New Roman" w:hAnsi="Times New Roman" w:cs="Times New Roman"/>
        </w:rPr>
        <w:t xml:space="preserve">, </w:t>
      </w:r>
      <w:r w:rsidR="0057410F">
        <w:rPr>
          <w:rFonts w:ascii="Times New Roman" w:hAnsi="Times New Roman" w:cs="Times New Roman"/>
        </w:rPr>
        <w:t>pointing to</w:t>
      </w:r>
      <w:r>
        <w:rPr>
          <w:rFonts w:ascii="Times New Roman" w:hAnsi="Times New Roman" w:cs="Times New Roman"/>
        </w:rPr>
        <w:t xml:space="preserve"> CSSP </w:t>
      </w:r>
      <w:r w:rsidR="006278DE">
        <w:rPr>
          <w:rFonts w:ascii="Times New Roman" w:hAnsi="Times New Roman" w:cs="Times New Roman"/>
        </w:rPr>
        <w:t>control over</w:t>
      </w:r>
      <w:r w:rsidR="003D3286">
        <w:rPr>
          <w:rFonts w:ascii="Times New Roman" w:hAnsi="Times New Roman" w:cs="Times New Roman"/>
        </w:rPr>
        <w:t xml:space="preserve"> </w:t>
      </w:r>
      <w:r w:rsidR="0057410F">
        <w:rPr>
          <w:rFonts w:ascii="Times New Roman" w:hAnsi="Times New Roman" w:cs="Times New Roman"/>
        </w:rPr>
        <w:t xml:space="preserve">defence- and signalling-related </w:t>
      </w:r>
      <w:r>
        <w:rPr>
          <w:rFonts w:ascii="Times New Roman" w:hAnsi="Times New Roman" w:cs="Times New Roman"/>
        </w:rPr>
        <w:t xml:space="preserve">pathways. </w:t>
      </w:r>
      <w:r w:rsidR="001A3800">
        <w:rPr>
          <w:rFonts w:ascii="Times New Roman" w:hAnsi="Times New Roman" w:cs="Times New Roman"/>
        </w:rPr>
        <w:t>I</w:t>
      </w:r>
      <w:r>
        <w:rPr>
          <w:rFonts w:ascii="Times New Roman" w:hAnsi="Times New Roman" w:cs="Times New Roman"/>
        </w:rPr>
        <w:t xml:space="preserve">n </w:t>
      </w:r>
      <w:r w:rsidRPr="001D77B5">
        <w:rPr>
          <w:rFonts w:ascii="Times New Roman" w:hAnsi="Times New Roman" w:cs="Times New Roman"/>
          <w:i/>
          <w:iCs/>
        </w:rPr>
        <w:t>Lotus</w:t>
      </w:r>
      <w:r>
        <w:rPr>
          <w:rFonts w:ascii="Times New Roman" w:hAnsi="Times New Roman" w:cs="Times New Roman"/>
        </w:rPr>
        <w:t xml:space="preserve">, </w:t>
      </w:r>
      <w:proofErr w:type="spellStart"/>
      <w:r>
        <w:rPr>
          <w:rFonts w:ascii="Times New Roman" w:hAnsi="Times New Roman" w:cs="Times New Roman"/>
        </w:rPr>
        <w:t>isoflavonoid</w:t>
      </w:r>
      <w:r w:rsidR="006278DE">
        <w:rPr>
          <w:rFonts w:ascii="Times New Roman" w:hAnsi="Times New Roman" w:cs="Times New Roman"/>
        </w:rPr>
        <w:t>s</w:t>
      </w:r>
      <w:proofErr w:type="spellEnd"/>
      <w:r w:rsidR="001A3800">
        <w:rPr>
          <w:rFonts w:ascii="Times New Roman" w:hAnsi="Times New Roman" w:cs="Times New Roman"/>
        </w:rPr>
        <w:t xml:space="preserve"> </w:t>
      </w:r>
      <w:r w:rsidR="00A83319">
        <w:rPr>
          <w:rFonts w:ascii="Times New Roman" w:hAnsi="Times New Roman" w:cs="Times New Roman"/>
        </w:rPr>
        <w:t xml:space="preserve">reduction </w:t>
      </w:r>
      <w:r w:rsidR="006278DE">
        <w:rPr>
          <w:rFonts w:ascii="Times New Roman" w:hAnsi="Times New Roman" w:cs="Times New Roman"/>
        </w:rPr>
        <w:t xml:space="preserve">matched the established role of these metabolites in </w:t>
      </w:r>
      <w:proofErr w:type="spellStart"/>
      <w:r w:rsidR="006278DE">
        <w:rPr>
          <w:rFonts w:ascii="Times New Roman" w:hAnsi="Times New Roman" w:cs="Times New Roman"/>
        </w:rPr>
        <w:t>rhizobial</w:t>
      </w:r>
      <w:proofErr w:type="spellEnd"/>
      <w:r w:rsidR="006278DE">
        <w:rPr>
          <w:rFonts w:ascii="Times New Roman" w:hAnsi="Times New Roman" w:cs="Times New Roman"/>
        </w:rPr>
        <w:t xml:space="preserve"> signalling and host-range determination </w:t>
      </w:r>
      <w:r w:rsidR="00AD660A">
        <w:rPr>
          <w:rFonts w:ascii="Times New Roman" w:hAnsi="Times New Roman" w:cs="Times New Roman"/>
        </w:rPr>
        <w:t>(Liu and Murray 2016). In</w:t>
      </w:r>
      <w:r>
        <w:rPr>
          <w:rFonts w:ascii="Times New Roman" w:hAnsi="Times New Roman" w:cs="Times New Roman"/>
        </w:rPr>
        <w:t xml:space="preserve"> </w:t>
      </w:r>
      <w:r w:rsidRPr="001D77B5">
        <w:rPr>
          <w:rFonts w:ascii="Times New Roman" w:hAnsi="Times New Roman" w:cs="Times New Roman"/>
          <w:i/>
          <w:iCs/>
        </w:rPr>
        <w:t>Hordeum</w:t>
      </w:r>
      <w:r w:rsidR="001A3800">
        <w:rPr>
          <w:rFonts w:ascii="Times New Roman" w:hAnsi="Times New Roman" w:cs="Times New Roman"/>
        </w:rPr>
        <w:t xml:space="preserve">, </w:t>
      </w:r>
      <w:r>
        <w:rPr>
          <w:rFonts w:ascii="Times New Roman" w:hAnsi="Times New Roman" w:cs="Times New Roman"/>
        </w:rPr>
        <w:t xml:space="preserve">diterpenoids including gibberellin were </w:t>
      </w:r>
      <w:r w:rsidR="0057410F">
        <w:rPr>
          <w:rFonts w:ascii="Times New Roman" w:hAnsi="Times New Roman" w:cs="Times New Roman"/>
        </w:rPr>
        <w:t xml:space="preserve">differentially exuded. Gibberellins </w:t>
      </w:r>
      <w:r w:rsidR="0057410F">
        <w:rPr>
          <w:rFonts w:ascii="Times New Roman" w:hAnsi="Times New Roman" w:cs="Times New Roman"/>
        </w:rPr>
        <w:lastRenderedPageBreak/>
        <w:t>modulat</w:t>
      </w:r>
      <w:r w:rsidR="00D871A9">
        <w:rPr>
          <w:rFonts w:ascii="Times New Roman" w:hAnsi="Times New Roman" w:cs="Times New Roman"/>
        </w:rPr>
        <w:t>e</w:t>
      </w:r>
      <w:r w:rsidR="0057410F">
        <w:rPr>
          <w:rFonts w:ascii="Times New Roman" w:hAnsi="Times New Roman" w:cs="Times New Roman"/>
        </w:rPr>
        <w:t xml:space="preserve"> </w:t>
      </w:r>
      <w:r w:rsidR="001A3800">
        <w:rPr>
          <w:rFonts w:ascii="Times New Roman" w:hAnsi="Times New Roman" w:cs="Times New Roman"/>
        </w:rPr>
        <w:t>AMS signalling, phosphate-dependent symbiosis suppression, and root gene expression</w:t>
      </w:r>
      <w:r w:rsidR="00AD660A">
        <w:rPr>
          <w:rFonts w:ascii="Times New Roman" w:hAnsi="Times New Roman" w:cs="Times New Roman"/>
        </w:rPr>
        <w:t xml:space="preserve"> (Foo 2013; Takeda 2015; Nouri 2021</w:t>
      </w:r>
      <w:r w:rsidR="0057410F">
        <w:rPr>
          <w:rFonts w:ascii="Times New Roman" w:hAnsi="Times New Roman" w:cs="Times New Roman"/>
        </w:rPr>
        <w:t>;</w:t>
      </w:r>
      <w:r w:rsidR="0057410F" w:rsidRPr="0057410F">
        <w:rPr>
          <w:rFonts w:ascii="Times New Roman" w:hAnsi="Times New Roman" w:cs="Times New Roman"/>
        </w:rPr>
        <w:t xml:space="preserve"> </w:t>
      </w:r>
      <w:proofErr w:type="spellStart"/>
      <w:r w:rsidR="0057410F">
        <w:rPr>
          <w:rFonts w:ascii="Times New Roman" w:hAnsi="Times New Roman" w:cs="Times New Roman"/>
        </w:rPr>
        <w:t>Korenblum</w:t>
      </w:r>
      <w:proofErr w:type="spellEnd"/>
      <w:r w:rsidR="0057410F">
        <w:rPr>
          <w:rFonts w:ascii="Times New Roman" w:hAnsi="Times New Roman" w:cs="Times New Roman"/>
        </w:rPr>
        <w:t xml:space="preserve"> 2022</w:t>
      </w:r>
      <w:r w:rsidR="00AD660A">
        <w:rPr>
          <w:rFonts w:ascii="Times New Roman" w:hAnsi="Times New Roman" w:cs="Times New Roman"/>
        </w:rPr>
        <w:t xml:space="preserve">). </w:t>
      </w:r>
      <w:r w:rsidR="001A3800">
        <w:rPr>
          <w:rFonts w:ascii="Times New Roman" w:hAnsi="Times New Roman" w:cs="Times New Roman"/>
        </w:rPr>
        <w:t xml:space="preserve">These </w:t>
      </w:r>
      <w:r w:rsidR="0057410F">
        <w:rPr>
          <w:rFonts w:ascii="Times New Roman" w:hAnsi="Times New Roman" w:cs="Times New Roman"/>
        </w:rPr>
        <w:t>host-s</w:t>
      </w:r>
      <w:r w:rsidR="00707D21">
        <w:rPr>
          <w:rFonts w:ascii="Times New Roman" w:hAnsi="Times New Roman" w:cs="Times New Roman"/>
        </w:rPr>
        <w:t>p</w:t>
      </w:r>
      <w:r w:rsidR="0057410F">
        <w:rPr>
          <w:rFonts w:ascii="Times New Roman" w:hAnsi="Times New Roman" w:cs="Times New Roman"/>
        </w:rPr>
        <w:t xml:space="preserve">ecific metabolic patterns </w:t>
      </w:r>
      <w:r w:rsidR="001A3800">
        <w:rPr>
          <w:rFonts w:ascii="Times New Roman" w:hAnsi="Times New Roman" w:cs="Times New Roman"/>
        </w:rPr>
        <w:t xml:space="preserve">suggest </w:t>
      </w:r>
      <w:r>
        <w:rPr>
          <w:rFonts w:ascii="Times New Roman" w:hAnsi="Times New Roman" w:cs="Times New Roman"/>
        </w:rPr>
        <w:t>CSSP</w:t>
      </w:r>
      <w:r w:rsidR="001A3800">
        <w:rPr>
          <w:rFonts w:ascii="Times New Roman" w:hAnsi="Times New Roman" w:cs="Times New Roman"/>
        </w:rPr>
        <w:t>-</w:t>
      </w:r>
      <w:r w:rsidR="00D871A9">
        <w:rPr>
          <w:rFonts w:ascii="Times New Roman" w:hAnsi="Times New Roman" w:cs="Times New Roman"/>
        </w:rPr>
        <w:t>dependent</w:t>
      </w:r>
      <w:r>
        <w:rPr>
          <w:rFonts w:ascii="Times New Roman" w:hAnsi="Times New Roman" w:cs="Times New Roman"/>
        </w:rPr>
        <w:t xml:space="preserve"> </w:t>
      </w:r>
      <w:r w:rsidR="0057410F">
        <w:rPr>
          <w:rFonts w:ascii="Times New Roman" w:hAnsi="Times New Roman" w:cs="Times New Roman"/>
        </w:rPr>
        <w:t>exudation</w:t>
      </w:r>
      <w:r w:rsidR="001A3800">
        <w:rPr>
          <w:rFonts w:ascii="Times New Roman" w:hAnsi="Times New Roman" w:cs="Times New Roman"/>
        </w:rPr>
        <w:t xml:space="preserve"> is wired di</w:t>
      </w:r>
      <w:r>
        <w:rPr>
          <w:rFonts w:ascii="Times New Roman" w:hAnsi="Times New Roman" w:cs="Times New Roman"/>
        </w:rPr>
        <w:t xml:space="preserve">fferently </w:t>
      </w:r>
      <w:r w:rsidR="001A3800">
        <w:rPr>
          <w:rFonts w:ascii="Times New Roman" w:hAnsi="Times New Roman" w:cs="Times New Roman"/>
        </w:rPr>
        <w:t xml:space="preserve">in legumes and cereals, reflecting evolutionary </w:t>
      </w:r>
      <w:r w:rsidR="0057410F">
        <w:rPr>
          <w:rFonts w:ascii="Times New Roman" w:hAnsi="Times New Roman" w:cs="Times New Roman"/>
        </w:rPr>
        <w:t xml:space="preserve">and metabolic </w:t>
      </w:r>
      <w:r w:rsidR="00D871A9">
        <w:rPr>
          <w:rFonts w:ascii="Times New Roman" w:hAnsi="Times New Roman" w:cs="Times New Roman"/>
        </w:rPr>
        <w:t>divergence</w:t>
      </w:r>
      <w:r w:rsidR="0057410F">
        <w:rPr>
          <w:rFonts w:ascii="Times New Roman" w:hAnsi="Times New Roman" w:cs="Times New Roman"/>
        </w:rPr>
        <w:t xml:space="preserve"> (</w:t>
      </w:r>
      <w:proofErr w:type="spellStart"/>
      <w:r w:rsidR="0057410F">
        <w:rPr>
          <w:rFonts w:ascii="Times New Roman" w:hAnsi="Times New Roman" w:cs="Times New Roman"/>
        </w:rPr>
        <w:t>Polturak</w:t>
      </w:r>
      <w:proofErr w:type="spellEnd"/>
      <w:r w:rsidR="0057410F">
        <w:rPr>
          <w:rFonts w:ascii="Times New Roman" w:hAnsi="Times New Roman" w:cs="Times New Roman"/>
        </w:rPr>
        <w:t xml:space="preserve"> 2023).</w:t>
      </w:r>
      <w:r w:rsidR="00AD660A">
        <w:rPr>
          <w:rFonts w:ascii="Times New Roman" w:hAnsi="Times New Roman" w:cs="Times New Roman"/>
        </w:rPr>
        <w:t xml:space="preserve"> </w:t>
      </w:r>
      <w:r w:rsidR="001A3800">
        <w:rPr>
          <w:rFonts w:ascii="Times New Roman" w:hAnsi="Times New Roman" w:cs="Times New Roman"/>
        </w:rPr>
        <w:t xml:space="preserve">Across hosts, phenylpropanoid-derived compounds, including </w:t>
      </w:r>
      <w:r w:rsidR="00AD660A">
        <w:rPr>
          <w:rFonts w:ascii="Times New Roman" w:hAnsi="Times New Roman" w:cs="Times New Roman"/>
        </w:rPr>
        <w:t xml:space="preserve">coumaric </w:t>
      </w:r>
      <w:r w:rsidR="001A3800">
        <w:rPr>
          <w:rFonts w:ascii="Times New Roman" w:hAnsi="Times New Roman" w:cs="Times New Roman"/>
        </w:rPr>
        <w:t>and</w:t>
      </w:r>
      <w:r w:rsidR="00AD660A">
        <w:rPr>
          <w:rFonts w:ascii="Times New Roman" w:hAnsi="Times New Roman" w:cs="Times New Roman"/>
        </w:rPr>
        <w:t xml:space="preserve"> cinnamic acids</w:t>
      </w:r>
      <w:r w:rsidR="00BE4846">
        <w:rPr>
          <w:rFonts w:ascii="Times New Roman" w:hAnsi="Times New Roman" w:cs="Times New Roman"/>
        </w:rPr>
        <w:t>,</w:t>
      </w:r>
      <w:r w:rsidR="00AD660A">
        <w:rPr>
          <w:rFonts w:ascii="Times New Roman" w:hAnsi="Times New Roman" w:cs="Times New Roman"/>
        </w:rPr>
        <w:t xml:space="preserve"> coumarin, </w:t>
      </w:r>
      <w:r w:rsidR="00BE4846">
        <w:rPr>
          <w:rFonts w:ascii="Times New Roman" w:hAnsi="Times New Roman" w:cs="Times New Roman"/>
        </w:rPr>
        <w:t xml:space="preserve">flavonoids, </w:t>
      </w:r>
      <w:r w:rsidR="001A3800">
        <w:rPr>
          <w:rFonts w:ascii="Times New Roman" w:hAnsi="Times New Roman" w:cs="Times New Roman"/>
        </w:rPr>
        <w:t>and</w:t>
      </w:r>
      <w:r w:rsidR="00AD660A">
        <w:rPr>
          <w:rFonts w:ascii="Times New Roman" w:hAnsi="Times New Roman" w:cs="Times New Roman"/>
        </w:rPr>
        <w:t xml:space="preserve"> salicylic acid</w:t>
      </w:r>
      <w:r w:rsidR="0057410F">
        <w:rPr>
          <w:rFonts w:ascii="Times New Roman" w:hAnsi="Times New Roman" w:cs="Times New Roman"/>
        </w:rPr>
        <w:t xml:space="preserve">, were most affected. These metabolites </w:t>
      </w:r>
      <w:r w:rsidR="00D871A9">
        <w:rPr>
          <w:rFonts w:ascii="Times New Roman" w:hAnsi="Times New Roman" w:cs="Times New Roman"/>
        </w:rPr>
        <w:t>shape</w:t>
      </w:r>
      <w:r w:rsidR="0057410F">
        <w:rPr>
          <w:rFonts w:ascii="Times New Roman" w:hAnsi="Times New Roman" w:cs="Times New Roman"/>
        </w:rPr>
        <w:t xml:space="preserve"> rhizosphere signalling, </w:t>
      </w:r>
      <w:r w:rsidR="001A3800">
        <w:rPr>
          <w:rFonts w:ascii="Times New Roman" w:hAnsi="Times New Roman" w:cs="Times New Roman"/>
        </w:rPr>
        <w:t>nutrient mobilisation</w:t>
      </w:r>
      <w:r w:rsidR="0057410F">
        <w:rPr>
          <w:rFonts w:ascii="Times New Roman" w:hAnsi="Times New Roman" w:cs="Times New Roman"/>
        </w:rPr>
        <w:t>,</w:t>
      </w:r>
      <w:r w:rsidR="001A3800">
        <w:rPr>
          <w:rFonts w:ascii="Times New Roman" w:hAnsi="Times New Roman" w:cs="Times New Roman"/>
        </w:rPr>
        <w:t xml:space="preserve"> and defence (</w:t>
      </w:r>
      <w:r w:rsidR="00BE4846">
        <w:rPr>
          <w:rFonts w:ascii="Times New Roman" w:hAnsi="Times New Roman" w:cs="Times New Roman"/>
        </w:rPr>
        <w:t>Hassan 2012, Lundberg 2018</w:t>
      </w:r>
      <w:r w:rsidR="001A3800">
        <w:rPr>
          <w:rFonts w:ascii="Times New Roman" w:hAnsi="Times New Roman" w:cs="Times New Roman"/>
        </w:rPr>
        <w:t xml:space="preserve">, </w:t>
      </w:r>
      <w:proofErr w:type="spellStart"/>
      <w:r w:rsidR="00BE4846">
        <w:rPr>
          <w:rFonts w:ascii="Times New Roman" w:hAnsi="Times New Roman" w:cs="Times New Roman"/>
        </w:rPr>
        <w:t>Stringlis</w:t>
      </w:r>
      <w:proofErr w:type="spellEnd"/>
      <w:r w:rsidR="00BE4846">
        <w:rPr>
          <w:rFonts w:ascii="Times New Roman" w:hAnsi="Times New Roman" w:cs="Times New Roman"/>
        </w:rPr>
        <w:t xml:space="preserve"> 2018, Stassen 2020)</w:t>
      </w:r>
      <w:r w:rsidR="00D871A9">
        <w:rPr>
          <w:rFonts w:ascii="Times New Roman" w:hAnsi="Times New Roman" w:cs="Times New Roman"/>
        </w:rPr>
        <w:t>, with</w:t>
      </w:r>
      <w:r w:rsidR="00665F95">
        <w:rPr>
          <w:rFonts w:ascii="Times New Roman" w:hAnsi="Times New Roman" w:cs="Times New Roman"/>
        </w:rPr>
        <w:t xml:space="preserve"> </w:t>
      </w:r>
      <w:r w:rsidR="00D871A9">
        <w:rPr>
          <w:rFonts w:ascii="Times New Roman" w:hAnsi="Times New Roman" w:cs="Times New Roman"/>
        </w:rPr>
        <w:t>s</w:t>
      </w:r>
      <w:r w:rsidR="0057410F">
        <w:rPr>
          <w:rFonts w:ascii="Times New Roman" w:hAnsi="Times New Roman" w:cs="Times New Roman"/>
        </w:rPr>
        <w:t>alicylic acid particular</w:t>
      </w:r>
      <w:r w:rsidR="00D871A9">
        <w:rPr>
          <w:rFonts w:ascii="Times New Roman" w:hAnsi="Times New Roman" w:cs="Times New Roman"/>
        </w:rPr>
        <w:t>ly</w:t>
      </w:r>
      <w:r w:rsidR="0057410F">
        <w:rPr>
          <w:rFonts w:ascii="Times New Roman" w:hAnsi="Times New Roman" w:cs="Times New Roman"/>
        </w:rPr>
        <w:t xml:space="preserve"> </w:t>
      </w:r>
      <w:r w:rsidR="00D871A9">
        <w:rPr>
          <w:rFonts w:ascii="Times New Roman" w:hAnsi="Times New Roman" w:cs="Times New Roman"/>
        </w:rPr>
        <w:t>influencing</w:t>
      </w:r>
      <w:r w:rsidR="00371D11">
        <w:rPr>
          <w:rFonts w:ascii="Times New Roman" w:hAnsi="Times New Roman" w:cs="Times New Roman"/>
        </w:rPr>
        <w:t xml:space="preserve"> root colonisation and development during immune and stress responses (</w:t>
      </w:r>
      <w:proofErr w:type="spellStart"/>
      <w:r w:rsidR="00371D11">
        <w:rPr>
          <w:rFonts w:ascii="Times New Roman" w:hAnsi="Times New Roman" w:cs="Times New Roman"/>
        </w:rPr>
        <w:t>Lebeis</w:t>
      </w:r>
      <w:proofErr w:type="spellEnd"/>
      <w:r w:rsidR="00371D11">
        <w:rPr>
          <w:rFonts w:ascii="Times New Roman" w:hAnsi="Times New Roman" w:cs="Times New Roman"/>
        </w:rPr>
        <w:t xml:space="preserve"> 2015, Jia 2025). Intriguingly</w:t>
      </w:r>
      <w:r w:rsidR="00665F95">
        <w:rPr>
          <w:rFonts w:ascii="Times New Roman" w:hAnsi="Times New Roman" w:cs="Times New Roman"/>
        </w:rPr>
        <w:t>, Ca</w:t>
      </w:r>
      <w:r w:rsidR="00665F95" w:rsidRPr="001A3800">
        <w:rPr>
          <w:rFonts w:ascii="Times New Roman" w:hAnsi="Times New Roman" w:cs="Times New Roman"/>
          <w:vertAlign w:val="superscript"/>
        </w:rPr>
        <w:t>2+</w:t>
      </w:r>
      <w:r w:rsidR="00665F95">
        <w:rPr>
          <w:rFonts w:ascii="Times New Roman" w:hAnsi="Times New Roman" w:cs="Times New Roman"/>
        </w:rPr>
        <w:t xml:space="preserve"> </w:t>
      </w:r>
      <w:r w:rsidR="001A3800">
        <w:rPr>
          <w:rFonts w:ascii="Times New Roman" w:hAnsi="Times New Roman" w:cs="Times New Roman"/>
        </w:rPr>
        <w:t xml:space="preserve">oscillation </w:t>
      </w:r>
      <w:r w:rsidR="0057410F">
        <w:rPr>
          <w:rFonts w:ascii="Times New Roman" w:hAnsi="Times New Roman" w:cs="Times New Roman"/>
        </w:rPr>
        <w:t>dynamics via</w:t>
      </w:r>
      <w:r w:rsidR="001A3800">
        <w:rPr>
          <w:rFonts w:ascii="Times New Roman" w:hAnsi="Times New Roman" w:cs="Times New Roman"/>
        </w:rPr>
        <w:t xml:space="preserve"> CNGC15 and </w:t>
      </w:r>
      <w:proofErr w:type="spellStart"/>
      <w:r w:rsidR="001A3800">
        <w:rPr>
          <w:rFonts w:ascii="Times New Roman" w:hAnsi="Times New Roman" w:cs="Times New Roman"/>
        </w:rPr>
        <w:t>CCaMK</w:t>
      </w:r>
      <w:proofErr w:type="spellEnd"/>
      <w:r w:rsidR="0057410F">
        <w:rPr>
          <w:rFonts w:ascii="Times New Roman" w:hAnsi="Times New Roman" w:cs="Times New Roman"/>
        </w:rPr>
        <w:t xml:space="preserve"> </w:t>
      </w:r>
      <w:r w:rsidR="00D871A9">
        <w:rPr>
          <w:rFonts w:ascii="Times New Roman" w:hAnsi="Times New Roman" w:cs="Times New Roman"/>
        </w:rPr>
        <w:t>have been</w:t>
      </w:r>
      <w:r w:rsidR="00371D11">
        <w:rPr>
          <w:rFonts w:ascii="Times New Roman" w:hAnsi="Times New Roman" w:cs="Times New Roman"/>
        </w:rPr>
        <w:t xml:space="preserve"> recently linked </w:t>
      </w:r>
      <w:r w:rsidR="0057410F">
        <w:rPr>
          <w:rFonts w:ascii="Times New Roman" w:hAnsi="Times New Roman" w:cs="Times New Roman"/>
        </w:rPr>
        <w:t xml:space="preserve">to </w:t>
      </w:r>
      <w:r w:rsidR="00665F95">
        <w:rPr>
          <w:rFonts w:ascii="Times New Roman" w:hAnsi="Times New Roman" w:cs="Times New Roman"/>
        </w:rPr>
        <w:t>phenylpropanoid</w:t>
      </w:r>
      <w:r w:rsidR="001A3800">
        <w:rPr>
          <w:rFonts w:ascii="Times New Roman" w:hAnsi="Times New Roman" w:cs="Times New Roman"/>
        </w:rPr>
        <w:t xml:space="preserve"> </w:t>
      </w:r>
      <w:r w:rsidR="0057410F">
        <w:rPr>
          <w:rFonts w:ascii="Times New Roman" w:hAnsi="Times New Roman" w:cs="Times New Roman"/>
        </w:rPr>
        <w:t>regulation (Cook 2025)</w:t>
      </w:r>
      <w:r w:rsidR="001A3800">
        <w:rPr>
          <w:rFonts w:ascii="Times New Roman" w:hAnsi="Times New Roman" w:cs="Times New Roman"/>
        </w:rPr>
        <w:t>,</w:t>
      </w:r>
      <w:r w:rsidR="0057410F">
        <w:rPr>
          <w:rFonts w:ascii="Times New Roman" w:hAnsi="Times New Roman" w:cs="Times New Roman"/>
        </w:rPr>
        <w:t xml:space="preserve"> </w:t>
      </w:r>
      <w:r w:rsidR="00371D11">
        <w:rPr>
          <w:rFonts w:ascii="Times New Roman" w:hAnsi="Times New Roman" w:cs="Times New Roman"/>
        </w:rPr>
        <w:t>consistent</w:t>
      </w:r>
      <w:r w:rsidR="0057410F">
        <w:rPr>
          <w:rFonts w:ascii="Times New Roman" w:hAnsi="Times New Roman" w:cs="Times New Roman"/>
        </w:rPr>
        <w:t xml:space="preserve"> with our strong perturbation</w:t>
      </w:r>
      <w:r w:rsidR="00371D11">
        <w:rPr>
          <w:rFonts w:ascii="Times New Roman" w:hAnsi="Times New Roman" w:cs="Times New Roman"/>
        </w:rPr>
        <w:t>s</w:t>
      </w:r>
      <w:r w:rsidR="0057410F">
        <w:rPr>
          <w:rFonts w:ascii="Times New Roman" w:hAnsi="Times New Roman" w:cs="Times New Roman"/>
        </w:rPr>
        <w:t xml:space="preserve"> in </w:t>
      </w:r>
      <w:proofErr w:type="spellStart"/>
      <w:r w:rsidR="00D871A9">
        <w:rPr>
          <w:rFonts w:ascii="Times New Roman" w:hAnsi="Times New Roman" w:cs="Times New Roman"/>
        </w:rPr>
        <w:t>CCaMK</w:t>
      </w:r>
      <w:proofErr w:type="spellEnd"/>
      <w:r w:rsidR="00D871A9">
        <w:rPr>
          <w:rFonts w:ascii="Times New Roman" w:hAnsi="Times New Roman" w:cs="Times New Roman"/>
        </w:rPr>
        <w:t xml:space="preserve"> </w:t>
      </w:r>
      <w:r w:rsidR="0057410F">
        <w:rPr>
          <w:rFonts w:ascii="Times New Roman" w:hAnsi="Times New Roman" w:cs="Times New Roman"/>
        </w:rPr>
        <w:t>mutants.</w:t>
      </w:r>
      <w:r w:rsidR="001A3800">
        <w:rPr>
          <w:rFonts w:ascii="Times New Roman" w:hAnsi="Times New Roman" w:cs="Times New Roman"/>
        </w:rPr>
        <w:t xml:space="preserve"> </w:t>
      </w:r>
      <w:r w:rsidR="006278DE">
        <w:rPr>
          <w:rFonts w:ascii="Times New Roman" w:hAnsi="Times New Roman" w:cs="Times New Roman"/>
        </w:rPr>
        <w:t xml:space="preserve">Our findings support a model </w:t>
      </w:r>
      <w:r w:rsidR="00D871A9">
        <w:rPr>
          <w:rFonts w:ascii="Times New Roman" w:hAnsi="Times New Roman" w:cs="Times New Roman"/>
        </w:rPr>
        <w:t>where</w:t>
      </w:r>
      <w:r w:rsidR="006278DE">
        <w:rPr>
          <w:rFonts w:ascii="Times New Roman" w:hAnsi="Times New Roman" w:cs="Times New Roman"/>
        </w:rPr>
        <w:t xml:space="preserve"> CSSP genes coordinate metabolic flux through key signalling and defence pathways, fine-tuning chemical outputs that govern microbial recruitment and activity. </w:t>
      </w:r>
      <w:r w:rsidR="00D871A9">
        <w:rPr>
          <w:rFonts w:ascii="Times New Roman" w:hAnsi="Times New Roman" w:cs="Times New Roman"/>
        </w:rPr>
        <w:t>O</w:t>
      </w:r>
      <w:r w:rsidR="006278DE">
        <w:rPr>
          <w:rFonts w:ascii="Times New Roman" w:hAnsi="Times New Roman" w:cs="Times New Roman"/>
        </w:rPr>
        <w:t xml:space="preserve">bserved hormone remodelling, including altered gibberellin levels, highlights integration of growth and defence signalling downstream of CSSP. Future work </w:t>
      </w:r>
      <w:r w:rsidR="00371D11">
        <w:rPr>
          <w:rFonts w:ascii="Times New Roman" w:hAnsi="Times New Roman" w:cs="Times New Roman"/>
        </w:rPr>
        <w:t xml:space="preserve">combining </w:t>
      </w:r>
      <w:r w:rsidR="006278DE">
        <w:rPr>
          <w:rFonts w:ascii="Times New Roman" w:hAnsi="Times New Roman" w:cs="Times New Roman"/>
        </w:rPr>
        <w:t xml:space="preserve">exudate profiling </w:t>
      </w:r>
      <w:r w:rsidR="00371D11">
        <w:rPr>
          <w:rFonts w:ascii="Times New Roman" w:hAnsi="Times New Roman" w:cs="Times New Roman"/>
        </w:rPr>
        <w:t>with</w:t>
      </w:r>
      <w:r w:rsidR="006278DE">
        <w:rPr>
          <w:rFonts w:ascii="Times New Roman" w:hAnsi="Times New Roman" w:cs="Times New Roman"/>
        </w:rPr>
        <w:t xml:space="preserve"> microbial co</w:t>
      </w:r>
      <w:r w:rsidR="00371D11">
        <w:rPr>
          <w:rFonts w:ascii="Times New Roman" w:hAnsi="Times New Roman" w:cs="Times New Roman"/>
        </w:rPr>
        <w:t>lonisation assays</w:t>
      </w:r>
      <w:r w:rsidR="006278DE">
        <w:rPr>
          <w:rFonts w:ascii="Times New Roman" w:hAnsi="Times New Roman" w:cs="Times New Roman"/>
        </w:rPr>
        <w:t xml:space="preserve"> will be </w:t>
      </w:r>
      <w:r w:rsidR="00371D11">
        <w:rPr>
          <w:rFonts w:ascii="Times New Roman" w:hAnsi="Times New Roman" w:cs="Times New Roman"/>
        </w:rPr>
        <w:t>essential</w:t>
      </w:r>
      <w:r w:rsidR="006278DE">
        <w:rPr>
          <w:rFonts w:ascii="Times New Roman" w:hAnsi="Times New Roman" w:cs="Times New Roman"/>
        </w:rPr>
        <w:t xml:space="preserve"> to </w:t>
      </w:r>
      <w:r w:rsidR="00D871A9">
        <w:rPr>
          <w:rFonts w:ascii="Times New Roman" w:hAnsi="Times New Roman" w:cs="Times New Roman"/>
        </w:rPr>
        <w:t>unravel</w:t>
      </w:r>
      <w:r w:rsidR="006278DE">
        <w:rPr>
          <w:rFonts w:ascii="Times New Roman" w:hAnsi="Times New Roman" w:cs="Times New Roman"/>
        </w:rPr>
        <w:t xml:space="preserve"> dynamic CSSP-mediated chemical control of rhizosphere </w:t>
      </w:r>
      <w:r w:rsidR="00371D11">
        <w:rPr>
          <w:rFonts w:ascii="Times New Roman" w:hAnsi="Times New Roman" w:cs="Times New Roman"/>
        </w:rPr>
        <w:t>interactions</w:t>
      </w:r>
      <w:r w:rsidR="006278DE">
        <w:rPr>
          <w:rFonts w:ascii="Times New Roman" w:hAnsi="Times New Roman" w:cs="Times New Roman"/>
        </w:rPr>
        <w:t xml:space="preserve">. </w:t>
      </w:r>
      <w:r w:rsidR="00D871A9">
        <w:rPr>
          <w:rFonts w:ascii="Times New Roman" w:hAnsi="Times New Roman" w:cs="Times New Roman"/>
        </w:rPr>
        <w:t>D</w:t>
      </w:r>
      <w:r w:rsidR="006278DE">
        <w:rPr>
          <w:rFonts w:ascii="Times New Roman" w:hAnsi="Times New Roman" w:cs="Times New Roman"/>
        </w:rPr>
        <w:t xml:space="preserve">ivergent metabolic wiring in </w:t>
      </w:r>
      <w:r w:rsidR="006278DE" w:rsidRPr="006278DE">
        <w:rPr>
          <w:rFonts w:ascii="Times New Roman" w:hAnsi="Times New Roman" w:cs="Times New Roman"/>
          <w:i/>
          <w:iCs/>
        </w:rPr>
        <w:t>Lotus</w:t>
      </w:r>
      <w:r w:rsidR="006278DE">
        <w:rPr>
          <w:rFonts w:ascii="Times New Roman" w:hAnsi="Times New Roman" w:cs="Times New Roman"/>
        </w:rPr>
        <w:t xml:space="preserve"> and </w:t>
      </w:r>
      <w:r w:rsidR="006278DE" w:rsidRPr="006278DE">
        <w:rPr>
          <w:rFonts w:ascii="Times New Roman" w:hAnsi="Times New Roman" w:cs="Times New Roman"/>
          <w:i/>
          <w:iCs/>
        </w:rPr>
        <w:t>Hordeum</w:t>
      </w:r>
      <w:r w:rsidR="006278DE">
        <w:rPr>
          <w:rFonts w:ascii="Times New Roman" w:hAnsi="Times New Roman" w:cs="Times New Roman"/>
        </w:rPr>
        <w:t xml:space="preserve"> underscores that CSSP regulation of metabolism is host-specific and shaped by evolutionary adaptation.</w:t>
      </w:r>
    </w:p>
    <w:p w14:paraId="1C93699A" w14:textId="77777777" w:rsidR="00AD2D79" w:rsidRDefault="00AD2D79" w:rsidP="001E2663">
      <w:pPr>
        <w:spacing w:line="276" w:lineRule="auto"/>
        <w:jc w:val="both"/>
        <w:rPr>
          <w:rFonts w:ascii="Times New Roman" w:hAnsi="Times New Roman" w:cs="Times New Roman"/>
        </w:rPr>
      </w:pPr>
    </w:p>
    <w:p w14:paraId="5D325F1E" w14:textId="68BC02B9" w:rsidR="00AD2D79" w:rsidRDefault="00AD2D79" w:rsidP="001E2663">
      <w:pPr>
        <w:spacing w:line="276" w:lineRule="auto"/>
        <w:jc w:val="both"/>
        <w:rPr>
          <w:rFonts w:ascii="Times New Roman" w:hAnsi="Times New Roman" w:cs="Times New Roman"/>
          <w:u w:val="single"/>
        </w:rPr>
      </w:pPr>
      <w:r w:rsidRPr="00AD2D79">
        <w:rPr>
          <w:rFonts w:ascii="Times New Roman" w:hAnsi="Times New Roman" w:cs="Times New Roman"/>
          <w:u w:val="single"/>
        </w:rPr>
        <w:t>Conclusion and future directions</w:t>
      </w:r>
    </w:p>
    <w:p w14:paraId="479DFE18" w14:textId="369E3288" w:rsidR="00CF3BE2" w:rsidRDefault="0037790D" w:rsidP="001E2663">
      <w:pPr>
        <w:spacing w:line="276" w:lineRule="auto"/>
        <w:jc w:val="both"/>
        <w:rPr>
          <w:ins w:id="1566" w:author="Simona Radutoiu" w:date="2025-11-20T11:45:00Z" w16du:dateUtc="2025-11-20T10:45:00Z"/>
          <w:rFonts w:ascii="Times New Roman" w:hAnsi="Times New Roman" w:cs="Times New Roman"/>
        </w:rPr>
      </w:pPr>
      <w:r>
        <w:rPr>
          <w:rFonts w:ascii="Times New Roman" w:hAnsi="Times New Roman" w:cs="Times New Roman"/>
        </w:rPr>
        <w:t>Our</w:t>
      </w:r>
      <w:r w:rsidR="00CF3BE2">
        <w:rPr>
          <w:rFonts w:ascii="Times New Roman" w:hAnsi="Times New Roman" w:cs="Times New Roman"/>
        </w:rPr>
        <w:t xml:space="preserve"> study </w:t>
      </w:r>
      <w:r w:rsidR="001C79AF">
        <w:rPr>
          <w:rFonts w:ascii="Times New Roman" w:hAnsi="Times New Roman" w:cs="Times New Roman"/>
        </w:rPr>
        <w:t>demonstrates</w:t>
      </w:r>
      <w:r w:rsidR="00CF3BE2">
        <w:rPr>
          <w:rFonts w:ascii="Times New Roman" w:hAnsi="Times New Roman" w:cs="Times New Roman"/>
        </w:rPr>
        <w:t xml:space="preserve"> that CSSP genes </w:t>
      </w:r>
      <w:r w:rsidR="001C79AF">
        <w:rPr>
          <w:rFonts w:ascii="Times New Roman" w:hAnsi="Times New Roman" w:cs="Times New Roman"/>
        </w:rPr>
        <w:t>orchestrate</w:t>
      </w:r>
      <w:r w:rsidR="00CF3BE2">
        <w:rPr>
          <w:rFonts w:ascii="Times New Roman" w:hAnsi="Times New Roman" w:cs="Times New Roman"/>
        </w:rPr>
        <w:t xml:space="preserve"> plant growth, </w:t>
      </w:r>
      <w:r w:rsidR="001C79AF">
        <w:rPr>
          <w:rFonts w:ascii="Times New Roman" w:hAnsi="Times New Roman" w:cs="Times New Roman"/>
        </w:rPr>
        <w:t xml:space="preserve">root </w:t>
      </w:r>
      <w:r w:rsidR="00CF3BE2">
        <w:rPr>
          <w:rFonts w:ascii="Times New Roman" w:hAnsi="Times New Roman" w:cs="Times New Roman"/>
        </w:rPr>
        <w:t xml:space="preserve">exudation, and microbial </w:t>
      </w:r>
      <w:r w:rsidR="001C79AF">
        <w:rPr>
          <w:rFonts w:ascii="Times New Roman" w:hAnsi="Times New Roman" w:cs="Times New Roman"/>
        </w:rPr>
        <w:t xml:space="preserve">community </w:t>
      </w:r>
      <w:r w:rsidR="00CF3BE2">
        <w:rPr>
          <w:rFonts w:ascii="Times New Roman" w:hAnsi="Times New Roman" w:cs="Times New Roman"/>
        </w:rPr>
        <w:t>assembly in</w:t>
      </w:r>
      <w:r w:rsidR="001C79AF">
        <w:rPr>
          <w:rFonts w:ascii="Times New Roman" w:hAnsi="Times New Roman" w:cs="Times New Roman"/>
        </w:rPr>
        <w:t xml:space="preserve"> </w:t>
      </w:r>
      <w:r w:rsidR="00CF3BE2">
        <w:rPr>
          <w:rFonts w:ascii="Times New Roman" w:hAnsi="Times New Roman" w:cs="Times New Roman"/>
        </w:rPr>
        <w:t>legumes and cereals</w:t>
      </w:r>
      <w:r w:rsidR="001C79AF">
        <w:rPr>
          <w:rFonts w:ascii="Times New Roman" w:hAnsi="Times New Roman" w:cs="Times New Roman"/>
        </w:rPr>
        <w:t>, even</w:t>
      </w:r>
      <w:r w:rsidR="00CF3BE2">
        <w:rPr>
          <w:rFonts w:ascii="Times New Roman" w:hAnsi="Times New Roman" w:cs="Times New Roman"/>
        </w:rPr>
        <w:t xml:space="preserve"> in complex </w:t>
      </w:r>
      <w:r w:rsidR="001C79AF">
        <w:rPr>
          <w:rFonts w:ascii="Times New Roman" w:hAnsi="Times New Roman" w:cs="Times New Roman"/>
        </w:rPr>
        <w:t xml:space="preserve">soil </w:t>
      </w:r>
      <w:r w:rsidR="00CF3BE2">
        <w:rPr>
          <w:rFonts w:ascii="Times New Roman" w:hAnsi="Times New Roman" w:cs="Times New Roman"/>
        </w:rPr>
        <w:t xml:space="preserve">environments. Soil legacy </w:t>
      </w:r>
      <w:r w:rsidR="001C79AF">
        <w:rPr>
          <w:rFonts w:ascii="Times New Roman" w:hAnsi="Times New Roman" w:cs="Times New Roman"/>
        </w:rPr>
        <w:t xml:space="preserve">shaped </w:t>
      </w:r>
      <w:r w:rsidR="00CF3BE2">
        <w:rPr>
          <w:rFonts w:ascii="Times New Roman" w:hAnsi="Times New Roman" w:cs="Times New Roman"/>
        </w:rPr>
        <w:t xml:space="preserve">by nutrient inputs </w:t>
      </w:r>
      <w:r w:rsidR="001C79AF">
        <w:rPr>
          <w:rFonts w:ascii="Times New Roman" w:hAnsi="Times New Roman" w:cs="Times New Roman"/>
        </w:rPr>
        <w:t>influence</w:t>
      </w:r>
      <w:r w:rsidR="00CF3BE2">
        <w:rPr>
          <w:rFonts w:ascii="Times New Roman" w:hAnsi="Times New Roman" w:cs="Times New Roman"/>
        </w:rPr>
        <w:t xml:space="preserve">s microbial </w:t>
      </w:r>
      <w:r w:rsidR="001C79AF">
        <w:rPr>
          <w:rFonts w:ascii="Times New Roman" w:hAnsi="Times New Roman" w:cs="Times New Roman"/>
        </w:rPr>
        <w:t xml:space="preserve">composition, which in turn </w:t>
      </w:r>
      <w:r w:rsidR="00CF3BE2">
        <w:rPr>
          <w:rFonts w:ascii="Times New Roman" w:hAnsi="Times New Roman" w:cs="Times New Roman"/>
        </w:rPr>
        <w:t>predict</w:t>
      </w:r>
      <w:r>
        <w:rPr>
          <w:rFonts w:ascii="Times New Roman" w:hAnsi="Times New Roman" w:cs="Times New Roman"/>
        </w:rPr>
        <w:t>s</w:t>
      </w:r>
      <w:r w:rsidR="00CF3BE2">
        <w:rPr>
          <w:rFonts w:ascii="Times New Roman" w:hAnsi="Times New Roman" w:cs="Times New Roman"/>
        </w:rPr>
        <w:t xml:space="preserve"> plant nutrient status. Mechanistic </w:t>
      </w:r>
      <w:r w:rsidR="001C79AF">
        <w:rPr>
          <w:rFonts w:ascii="Times New Roman" w:hAnsi="Times New Roman" w:cs="Times New Roman"/>
        </w:rPr>
        <w:t xml:space="preserve">insights from </w:t>
      </w:r>
      <w:r w:rsidR="00CF3BE2">
        <w:rPr>
          <w:rFonts w:ascii="Times New Roman" w:hAnsi="Times New Roman" w:cs="Times New Roman"/>
        </w:rPr>
        <w:t xml:space="preserve">SynCom and root exudate </w:t>
      </w:r>
      <w:r>
        <w:rPr>
          <w:rFonts w:ascii="Times New Roman" w:hAnsi="Times New Roman" w:cs="Times New Roman"/>
        </w:rPr>
        <w:t>studies</w:t>
      </w:r>
      <w:r w:rsidR="00CF3BE2">
        <w:rPr>
          <w:rFonts w:ascii="Times New Roman" w:hAnsi="Times New Roman" w:cs="Times New Roman"/>
        </w:rPr>
        <w:t xml:space="preserve"> </w:t>
      </w:r>
      <w:r w:rsidR="001C79AF">
        <w:rPr>
          <w:rFonts w:ascii="Times New Roman" w:hAnsi="Times New Roman" w:cs="Times New Roman"/>
        </w:rPr>
        <w:t xml:space="preserve">reveal plant-intrinsic </w:t>
      </w:r>
      <w:r>
        <w:rPr>
          <w:rFonts w:ascii="Times New Roman" w:hAnsi="Times New Roman" w:cs="Times New Roman"/>
        </w:rPr>
        <w:t>regulation of microbial recruitment</w:t>
      </w:r>
      <w:r w:rsidR="001C79AF">
        <w:rPr>
          <w:rFonts w:ascii="Times New Roman" w:hAnsi="Times New Roman" w:cs="Times New Roman"/>
        </w:rPr>
        <w:t xml:space="preserve"> mediated by the CSSP.</w:t>
      </w:r>
      <w:r w:rsidR="00CF3BE2">
        <w:rPr>
          <w:rFonts w:ascii="Times New Roman" w:hAnsi="Times New Roman" w:cs="Times New Roman"/>
        </w:rPr>
        <w:t xml:space="preserve"> </w:t>
      </w:r>
      <w:r w:rsidR="001C79AF">
        <w:rPr>
          <w:rFonts w:ascii="Times New Roman" w:hAnsi="Times New Roman" w:cs="Times New Roman"/>
        </w:rPr>
        <w:t xml:space="preserve">Understanding </w:t>
      </w:r>
      <w:r>
        <w:rPr>
          <w:rFonts w:ascii="Times New Roman" w:hAnsi="Times New Roman" w:cs="Times New Roman"/>
        </w:rPr>
        <w:t>how plants coordinate microbial assembly, including commensal and beneficial interactions, will be key to improving</w:t>
      </w:r>
      <w:r w:rsidR="001C79AF">
        <w:rPr>
          <w:rFonts w:ascii="Times New Roman" w:hAnsi="Times New Roman" w:cs="Times New Roman"/>
        </w:rPr>
        <w:t xml:space="preserve"> cr</w:t>
      </w:r>
      <w:r w:rsidR="00707D21">
        <w:rPr>
          <w:rFonts w:ascii="Times New Roman" w:hAnsi="Times New Roman" w:cs="Times New Roman"/>
        </w:rPr>
        <w:t>o</w:t>
      </w:r>
      <w:r w:rsidR="001C79AF">
        <w:rPr>
          <w:rFonts w:ascii="Times New Roman" w:hAnsi="Times New Roman" w:cs="Times New Roman"/>
        </w:rPr>
        <w:t>p performance, nutrient acquisition, and microbiome-</w:t>
      </w:r>
      <w:r>
        <w:rPr>
          <w:rFonts w:ascii="Times New Roman" w:hAnsi="Times New Roman" w:cs="Times New Roman"/>
        </w:rPr>
        <w:t>informed</w:t>
      </w:r>
      <w:r w:rsidR="001C79AF">
        <w:rPr>
          <w:rFonts w:ascii="Times New Roman" w:hAnsi="Times New Roman" w:cs="Times New Roman"/>
        </w:rPr>
        <w:t xml:space="preserve"> </w:t>
      </w:r>
      <w:r>
        <w:rPr>
          <w:rFonts w:ascii="Times New Roman" w:hAnsi="Times New Roman" w:cs="Times New Roman"/>
        </w:rPr>
        <w:t xml:space="preserve">agricultural </w:t>
      </w:r>
      <w:r w:rsidR="001C79AF">
        <w:rPr>
          <w:rFonts w:ascii="Times New Roman" w:hAnsi="Times New Roman" w:cs="Times New Roman"/>
        </w:rPr>
        <w:t xml:space="preserve">management. </w:t>
      </w:r>
      <w:r w:rsidR="00CF3BE2">
        <w:rPr>
          <w:rFonts w:ascii="Times New Roman" w:hAnsi="Times New Roman" w:cs="Times New Roman"/>
        </w:rPr>
        <w:t xml:space="preserve">Our approach </w:t>
      </w:r>
      <w:r w:rsidR="001C79AF">
        <w:rPr>
          <w:rFonts w:ascii="Times New Roman" w:hAnsi="Times New Roman" w:cs="Times New Roman"/>
        </w:rPr>
        <w:t xml:space="preserve">combined </w:t>
      </w:r>
      <w:r w:rsidR="00CF3BE2">
        <w:rPr>
          <w:rFonts w:ascii="Times New Roman" w:hAnsi="Times New Roman" w:cs="Times New Roman"/>
        </w:rPr>
        <w:t>mutant genetics, metabolomics, predictive modelling, and SynCom validation</w:t>
      </w:r>
      <w:r w:rsidR="001C79AF">
        <w:rPr>
          <w:rFonts w:ascii="Times New Roman" w:hAnsi="Times New Roman" w:cs="Times New Roman"/>
        </w:rPr>
        <w:t xml:space="preserve"> to uncover CSSP-dependent mechanisms</w:t>
      </w:r>
      <w:r>
        <w:rPr>
          <w:rFonts w:ascii="Times New Roman" w:hAnsi="Times New Roman" w:cs="Times New Roman"/>
        </w:rPr>
        <w:t>.</w:t>
      </w:r>
      <w:r w:rsidR="00CF3BE2">
        <w:rPr>
          <w:rFonts w:ascii="Times New Roman" w:hAnsi="Times New Roman" w:cs="Times New Roman"/>
        </w:rPr>
        <w:t xml:space="preserve"> Future </w:t>
      </w:r>
      <w:r>
        <w:rPr>
          <w:rFonts w:ascii="Times New Roman" w:hAnsi="Times New Roman" w:cs="Times New Roman"/>
        </w:rPr>
        <w:t>directions include</w:t>
      </w:r>
      <w:r w:rsidR="00CF3BE2">
        <w:rPr>
          <w:rFonts w:ascii="Times New Roman" w:hAnsi="Times New Roman" w:cs="Times New Roman"/>
        </w:rPr>
        <w:t xml:space="preserve"> transcriptomic and </w:t>
      </w:r>
      <w:proofErr w:type="spellStart"/>
      <w:r w:rsidR="00CF3BE2">
        <w:rPr>
          <w:rFonts w:ascii="Times New Roman" w:hAnsi="Times New Roman" w:cs="Times New Roman"/>
        </w:rPr>
        <w:t>metatranscriptomic</w:t>
      </w:r>
      <w:proofErr w:type="spellEnd"/>
      <w:r w:rsidR="00CF3BE2">
        <w:rPr>
          <w:rFonts w:ascii="Times New Roman" w:hAnsi="Times New Roman" w:cs="Times New Roman"/>
        </w:rPr>
        <w:t xml:space="preserve"> </w:t>
      </w:r>
      <w:r w:rsidR="00AC3C43">
        <w:rPr>
          <w:rFonts w:ascii="Times New Roman" w:hAnsi="Times New Roman" w:cs="Times New Roman"/>
        </w:rPr>
        <w:t>analyses</w:t>
      </w:r>
      <w:r w:rsidR="00CF3BE2">
        <w:rPr>
          <w:rFonts w:ascii="Times New Roman" w:hAnsi="Times New Roman" w:cs="Times New Roman"/>
        </w:rPr>
        <w:t xml:space="preserve"> to </w:t>
      </w:r>
      <w:r w:rsidR="00AC3C43">
        <w:rPr>
          <w:rFonts w:ascii="Times New Roman" w:hAnsi="Times New Roman" w:cs="Times New Roman"/>
        </w:rPr>
        <w:t>identify</w:t>
      </w:r>
      <w:r w:rsidR="00CF3BE2">
        <w:rPr>
          <w:rFonts w:ascii="Times New Roman" w:hAnsi="Times New Roman" w:cs="Times New Roman"/>
        </w:rPr>
        <w:t xml:space="preserve"> bacterial functions </w:t>
      </w:r>
      <w:r>
        <w:rPr>
          <w:rFonts w:ascii="Times New Roman" w:hAnsi="Times New Roman" w:cs="Times New Roman"/>
        </w:rPr>
        <w:t xml:space="preserve">linked to CSSP, </w:t>
      </w:r>
      <w:r w:rsidR="00AC3C43">
        <w:rPr>
          <w:rFonts w:ascii="Times New Roman" w:hAnsi="Times New Roman" w:cs="Times New Roman"/>
        </w:rPr>
        <w:t>mapping</w:t>
      </w:r>
      <w:r w:rsidR="001C79AF">
        <w:rPr>
          <w:rFonts w:ascii="Times New Roman" w:hAnsi="Times New Roman" w:cs="Times New Roman"/>
        </w:rPr>
        <w:t xml:space="preserve"> upstream and downstream CSSP </w:t>
      </w:r>
      <w:r>
        <w:rPr>
          <w:rFonts w:ascii="Times New Roman" w:hAnsi="Times New Roman" w:cs="Times New Roman"/>
        </w:rPr>
        <w:t>targets</w:t>
      </w:r>
      <w:r w:rsidR="005875A5">
        <w:rPr>
          <w:rFonts w:ascii="Times New Roman" w:hAnsi="Times New Roman" w:cs="Times New Roman"/>
        </w:rPr>
        <w:t>, t</w:t>
      </w:r>
      <w:r w:rsidR="001C79AF">
        <w:rPr>
          <w:rFonts w:ascii="Times New Roman" w:hAnsi="Times New Roman" w:cs="Times New Roman"/>
        </w:rPr>
        <w:t xml:space="preserve">argeted metabolite supplementation </w:t>
      </w:r>
      <w:r w:rsidR="005875A5">
        <w:rPr>
          <w:rFonts w:ascii="Times New Roman" w:hAnsi="Times New Roman" w:cs="Times New Roman"/>
        </w:rPr>
        <w:t>to verify</w:t>
      </w:r>
      <w:r w:rsidR="00AC3C43">
        <w:rPr>
          <w:rFonts w:ascii="Times New Roman" w:hAnsi="Times New Roman" w:cs="Times New Roman"/>
        </w:rPr>
        <w:t xml:space="preserve"> signalling </w:t>
      </w:r>
      <w:proofErr w:type="gramStart"/>
      <w:r w:rsidR="00AC3C43">
        <w:rPr>
          <w:rFonts w:ascii="Times New Roman" w:hAnsi="Times New Roman" w:cs="Times New Roman"/>
        </w:rPr>
        <w:t>molecules</w:t>
      </w:r>
      <w:r w:rsidR="005875A5">
        <w:rPr>
          <w:rFonts w:ascii="Times New Roman" w:hAnsi="Times New Roman" w:cs="Times New Roman"/>
        </w:rPr>
        <w:t xml:space="preserve">, </w:t>
      </w:r>
      <w:r w:rsidR="00AC3C43">
        <w:rPr>
          <w:rFonts w:ascii="Times New Roman" w:hAnsi="Times New Roman" w:cs="Times New Roman"/>
        </w:rPr>
        <w:t xml:space="preserve"> </w:t>
      </w:r>
      <w:r w:rsidR="005875A5">
        <w:rPr>
          <w:rFonts w:ascii="Times New Roman" w:hAnsi="Times New Roman" w:cs="Times New Roman"/>
        </w:rPr>
        <w:t>and</w:t>
      </w:r>
      <w:proofErr w:type="gramEnd"/>
      <w:r w:rsidR="005875A5">
        <w:rPr>
          <w:rFonts w:ascii="Times New Roman" w:hAnsi="Times New Roman" w:cs="Times New Roman"/>
        </w:rPr>
        <w:t xml:space="preserve"> experiments </w:t>
      </w:r>
      <w:r w:rsidR="00AC3C43">
        <w:rPr>
          <w:rFonts w:ascii="Times New Roman" w:hAnsi="Times New Roman" w:cs="Times New Roman"/>
        </w:rPr>
        <w:t xml:space="preserve">selectively including or excluding symbionts </w:t>
      </w:r>
      <w:r w:rsidR="005875A5">
        <w:rPr>
          <w:rFonts w:ascii="Times New Roman" w:hAnsi="Times New Roman" w:cs="Times New Roman"/>
        </w:rPr>
        <w:t>to dissect</w:t>
      </w:r>
      <w:r w:rsidR="00AC3C43">
        <w:rPr>
          <w:rFonts w:ascii="Times New Roman" w:hAnsi="Times New Roman" w:cs="Times New Roman"/>
        </w:rPr>
        <w:t xml:space="preserve"> early </w:t>
      </w:r>
      <w:r w:rsidR="005875A5">
        <w:rPr>
          <w:rFonts w:ascii="Times New Roman" w:hAnsi="Times New Roman" w:cs="Times New Roman"/>
        </w:rPr>
        <w:t>CSSP</w:t>
      </w:r>
      <w:r w:rsidR="00AC3C43">
        <w:rPr>
          <w:rFonts w:ascii="Times New Roman" w:hAnsi="Times New Roman" w:cs="Times New Roman"/>
        </w:rPr>
        <w:t xml:space="preserve"> cues. Finally, </w:t>
      </w:r>
      <w:r w:rsidR="005875A5">
        <w:rPr>
          <w:rFonts w:ascii="Times New Roman" w:hAnsi="Times New Roman" w:cs="Times New Roman"/>
        </w:rPr>
        <w:t>as</w:t>
      </w:r>
      <w:r w:rsidR="00AC3C43">
        <w:rPr>
          <w:rFonts w:ascii="Times New Roman" w:hAnsi="Times New Roman" w:cs="Times New Roman"/>
        </w:rPr>
        <w:t xml:space="preserve"> cereals </w:t>
      </w:r>
      <w:r w:rsidR="001C79AF">
        <w:rPr>
          <w:rFonts w:ascii="Times New Roman" w:hAnsi="Times New Roman" w:cs="Times New Roman"/>
        </w:rPr>
        <w:t>cannot perform SNF</w:t>
      </w:r>
      <w:r w:rsidR="00AC3C43">
        <w:rPr>
          <w:rFonts w:ascii="Times New Roman" w:hAnsi="Times New Roman" w:cs="Times New Roman"/>
        </w:rPr>
        <w:t xml:space="preserve"> </w:t>
      </w:r>
      <w:r w:rsidR="005875A5">
        <w:rPr>
          <w:rFonts w:ascii="Times New Roman" w:hAnsi="Times New Roman" w:cs="Times New Roman"/>
        </w:rPr>
        <w:t>but display</w:t>
      </w:r>
      <w:r w:rsidR="00AC3C43">
        <w:rPr>
          <w:rFonts w:ascii="Times New Roman" w:hAnsi="Times New Roman" w:cs="Times New Roman"/>
        </w:rPr>
        <w:t xml:space="preserve"> CSSP-dependent </w:t>
      </w:r>
      <w:r w:rsidR="005875A5">
        <w:rPr>
          <w:rFonts w:ascii="Times New Roman" w:hAnsi="Times New Roman" w:cs="Times New Roman"/>
        </w:rPr>
        <w:t>changes</w:t>
      </w:r>
      <w:r w:rsidR="00AC3C43">
        <w:rPr>
          <w:rFonts w:ascii="Times New Roman" w:hAnsi="Times New Roman" w:cs="Times New Roman"/>
        </w:rPr>
        <w:t xml:space="preserve"> in </w:t>
      </w:r>
      <w:proofErr w:type="spellStart"/>
      <w:r w:rsidR="00AC3C43">
        <w:rPr>
          <w:rFonts w:ascii="Times New Roman" w:hAnsi="Times New Roman" w:cs="Times New Roman"/>
        </w:rPr>
        <w:t>Rhizobiales</w:t>
      </w:r>
      <w:proofErr w:type="spellEnd"/>
      <w:r w:rsidR="00AC3C43">
        <w:rPr>
          <w:rFonts w:ascii="Times New Roman" w:hAnsi="Times New Roman" w:cs="Times New Roman"/>
        </w:rPr>
        <w:t xml:space="preserve">, an open question is whether </w:t>
      </w:r>
      <w:r w:rsidR="001C79AF">
        <w:rPr>
          <w:rFonts w:ascii="Times New Roman" w:hAnsi="Times New Roman" w:cs="Times New Roman"/>
        </w:rPr>
        <w:t>free-living nitrogen</w:t>
      </w:r>
      <w:r w:rsidR="00AC3C43">
        <w:rPr>
          <w:rFonts w:ascii="Times New Roman" w:hAnsi="Times New Roman" w:cs="Times New Roman"/>
        </w:rPr>
        <w:t>-</w:t>
      </w:r>
      <w:r w:rsidR="001C79AF">
        <w:rPr>
          <w:rFonts w:ascii="Times New Roman" w:hAnsi="Times New Roman" w:cs="Times New Roman"/>
        </w:rPr>
        <w:t xml:space="preserve">fixing </w:t>
      </w:r>
      <w:r w:rsidR="00AC3C43">
        <w:rPr>
          <w:rFonts w:ascii="Times New Roman" w:hAnsi="Times New Roman" w:cs="Times New Roman"/>
        </w:rPr>
        <w:t>bacteria and their nitrogenase activity are influenced by CSSP signalling and metabolites</w:t>
      </w:r>
      <w:r w:rsidR="005875A5">
        <w:rPr>
          <w:rFonts w:ascii="Times New Roman" w:hAnsi="Times New Roman" w:cs="Times New Roman"/>
        </w:rPr>
        <w:t xml:space="preserve">, potentially extending the role of </w:t>
      </w:r>
      <w:r w:rsidR="00AC3C43">
        <w:rPr>
          <w:rFonts w:ascii="Times New Roman" w:hAnsi="Times New Roman" w:cs="Times New Roman"/>
        </w:rPr>
        <w:t>ancient symbiotic pathways beyond classical mutualisms.</w:t>
      </w:r>
      <w:r w:rsidR="001C79AF">
        <w:rPr>
          <w:rFonts w:ascii="Times New Roman" w:hAnsi="Times New Roman" w:cs="Times New Roman"/>
        </w:rPr>
        <w:t xml:space="preserve"> </w:t>
      </w:r>
    </w:p>
    <w:p w14:paraId="5BCEFC7D" w14:textId="77777777" w:rsidR="00AB7D5D" w:rsidRDefault="00AB7D5D" w:rsidP="001E2663">
      <w:pPr>
        <w:spacing w:line="276" w:lineRule="auto"/>
        <w:jc w:val="both"/>
        <w:rPr>
          <w:ins w:id="1567" w:author="Simona Radutoiu" w:date="2025-11-20T11:45:00Z" w16du:dateUtc="2025-11-20T10:45:00Z"/>
          <w:rFonts w:ascii="Times New Roman" w:hAnsi="Times New Roman" w:cs="Times New Roman"/>
        </w:rPr>
      </w:pPr>
    </w:p>
    <w:p w14:paraId="3AD1625B" w14:textId="1BD05B6D" w:rsidR="00AB7D5D" w:rsidRPr="00CF3BE2" w:rsidRDefault="00AB7D5D" w:rsidP="001E2663">
      <w:pPr>
        <w:spacing w:line="276" w:lineRule="auto"/>
        <w:jc w:val="both"/>
        <w:rPr>
          <w:rFonts w:ascii="Times New Roman" w:hAnsi="Times New Roman" w:cs="Times New Roman"/>
        </w:rPr>
      </w:pPr>
      <w:ins w:id="1568" w:author="Simona Radutoiu" w:date="2025-11-20T11:45:00Z" w16du:dateUtc="2025-11-20T10:45:00Z">
        <w:r>
          <w:rPr>
            <w:rFonts w:ascii="Times New Roman" w:hAnsi="Times New Roman" w:cs="Times New Roman"/>
          </w:rPr>
          <w:t>THER</w:t>
        </w:r>
        <w:commentRangeStart w:id="1569"/>
        <w:r>
          <w:rPr>
            <w:rFonts w:ascii="Times New Roman" w:hAnsi="Times New Roman" w:cs="Times New Roman"/>
          </w:rPr>
          <w:t>E IS A NEED FOR A FINAL PARAGRAPH ABOUT THE IMPORTANCE OF THIS STUDY</w:t>
        </w:r>
      </w:ins>
      <w:commentRangeEnd w:id="1569"/>
      <w:ins w:id="1570" w:author="Simona Radutoiu" w:date="2025-11-20T11:46:00Z" w16du:dateUtc="2025-11-20T10:46:00Z">
        <w:r w:rsidR="00683684">
          <w:rPr>
            <w:rStyle w:val="CommentReference"/>
          </w:rPr>
          <w:commentReference w:id="1569"/>
        </w:r>
      </w:ins>
      <w:ins w:id="1571" w:author="Simona Radutoiu" w:date="2025-11-20T11:45:00Z" w16du:dateUtc="2025-11-20T10:45:00Z">
        <w:r>
          <w:rPr>
            <w:rFonts w:ascii="Times New Roman" w:hAnsi="Times New Roman" w:cs="Times New Roman"/>
          </w:rPr>
          <w:t>.</w:t>
        </w:r>
      </w:ins>
    </w:p>
    <w:p w14:paraId="00BE9C4A" w14:textId="77777777" w:rsidR="00955490" w:rsidRPr="004219CA" w:rsidRDefault="00955490" w:rsidP="00DB2FCC">
      <w:pPr>
        <w:spacing w:line="276" w:lineRule="auto"/>
        <w:jc w:val="both"/>
        <w:rPr>
          <w:rFonts w:ascii="Times New Roman" w:hAnsi="Times New Roman" w:cs="Times New Roman"/>
        </w:rPr>
      </w:pPr>
    </w:p>
    <w:p w14:paraId="6E16FC5F" w14:textId="77777777" w:rsidR="00574963" w:rsidRPr="004219CA" w:rsidRDefault="00521906" w:rsidP="00DB2FCC">
      <w:pPr>
        <w:spacing w:line="276" w:lineRule="auto"/>
        <w:jc w:val="both"/>
        <w:rPr>
          <w:rFonts w:ascii="Times New Roman" w:hAnsi="Times New Roman" w:cs="Times New Roman"/>
          <w:b/>
          <w:bCs/>
        </w:rPr>
      </w:pPr>
      <w:r w:rsidRPr="004219CA">
        <w:rPr>
          <w:rFonts w:ascii="Times New Roman" w:hAnsi="Times New Roman" w:cs="Times New Roman"/>
          <w:b/>
          <w:bCs/>
        </w:rPr>
        <w:t>Material and Methods</w:t>
      </w:r>
    </w:p>
    <w:p w14:paraId="02DCC0B3" w14:textId="77777777" w:rsidR="00256E66" w:rsidRPr="00D213B7" w:rsidRDefault="00256E66" w:rsidP="00DB2FCC">
      <w:pPr>
        <w:spacing w:line="276" w:lineRule="auto"/>
        <w:jc w:val="both"/>
        <w:rPr>
          <w:rFonts w:ascii="Times New Roman" w:hAnsi="Times New Roman" w:cs="Times New Roman"/>
          <w:b/>
          <w:bCs/>
        </w:rPr>
      </w:pPr>
      <w:r w:rsidRPr="00D213B7">
        <w:rPr>
          <w:rFonts w:ascii="Times New Roman" w:hAnsi="Times New Roman" w:cs="Times New Roman"/>
          <w:b/>
          <w:bCs/>
        </w:rPr>
        <w:t>Plant material</w:t>
      </w:r>
      <w:r w:rsidR="00F729C5" w:rsidRPr="00D213B7">
        <w:rPr>
          <w:rFonts w:ascii="Times New Roman" w:hAnsi="Times New Roman" w:cs="Times New Roman"/>
          <w:b/>
          <w:bCs/>
        </w:rPr>
        <w:t xml:space="preserve">, </w:t>
      </w:r>
      <w:r w:rsidRPr="00D213B7">
        <w:rPr>
          <w:rFonts w:ascii="Times New Roman" w:hAnsi="Times New Roman" w:cs="Times New Roman"/>
          <w:b/>
          <w:bCs/>
        </w:rPr>
        <w:t>seed sterilisation</w:t>
      </w:r>
      <w:r w:rsidR="0053475C" w:rsidRPr="00D213B7">
        <w:rPr>
          <w:rFonts w:ascii="Times New Roman" w:hAnsi="Times New Roman" w:cs="Times New Roman"/>
          <w:b/>
          <w:bCs/>
        </w:rPr>
        <w:t xml:space="preserve"> and germination</w:t>
      </w:r>
    </w:p>
    <w:p w14:paraId="69D953FD" w14:textId="77777777" w:rsidR="00F65633" w:rsidRPr="00D213B7" w:rsidRDefault="00256E66" w:rsidP="00DB2FCC">
      <w:pPr>
        <w:spacing w:line="276" w:lineRule="auto"/>
        <w:jc w:val="both"/>
        <w:rPr>
          <w:rFonts w:ascii="Times New Roman" w:hAnsi="Times New Roman" w:cs="Times New Roman"/>
        </w:rPr>
      </w:pPr>
      <w:r w:rsidRPr="00D213B7">
        <w:rPr>
          <w:rFonts w:ascii="Times New Roman" w:hAnsi="Times New Roman" w:cs="Times New Roman"/>
          <w:i/>
          <w:iCs/>
        </w:rPr>
        <w:lastRenderedPageBreak/>
        <w:t>Lotus japonicus</w:t>
      </w:r>
      <w:r w:rsidRPr="00D213B7">
        <w:rPr>
          <w:rFonts w:ascii="Times New Roman" w:hAnsi="Times New Roman" w:cs="Times New Roman"/>
        </w:rPr>
        <w:t xml:space="preserve"> ecotype Gifu-B129</w:t>
      </w:r>
      <w:r w:rsidR="008763EA" w:rsidRPr="00D213B7">
        <w:rPr>
          <w:rFonts w:ascii="Times New Roman" w:hAnsi="Times New Roman" w:cs="Times New Roman"/>
        </w:rPr>
        <w:t xml:space="preserve"> </w:t>
      </w:r>
      <w:r w:rsidRPr="00D213B7">
        <w:rPr>
          <w:rFonts w:ascii="Times New Roman" w:hAnsi="Times New Roman" w:cs="Times New Roman"/>
        </w:rPr>
        <w:t xml:space="preserve">and </w:t>
      </w:r>
      <w:r w:rsidRPr="00D213B7">
        <w:rPr>
          <w:rFonts w:ascii="Times New Roman" w:hAnsi="Times New Roman" w:cs="Times New Roman"/>
          <w:i/>
          <w:iCs/>
        </w:rPr>
        <w:t>Hordeum vulgare</w:t>
      </w:r>
      <w:r w:rsidRPr="00D213B7">
        <w:rPr>
          <w:rFonts w:ascii="Times New Roman" w:hAnsi="Times New Roman" w:cs="Times New Roman"/>
        </w:rPr>
        <w:t xml:space="preserve"> var. Golden Promise</w:t>
      </w:r>
      <w:r w:rsidR="008763EA" w:rsidRPr="00D213B7">
        <w:rPr>
          <w:rFonts w:ascii="Times New Roman" w:hAnsi="Times New Roman" w:cs="Times New Roman"/>
        </w:rPr>
        <w:t xml:space="preserve"> </w:t>
      </w:r>
      <w:r w:rsidRPr="00D213B7">
        <w:rPr>
          <w:rFonts w:ascii="Times New Roman" w:hAnsi="Times New Roman" w:cs="Times New Roman"/>
        </w:rPr>
        <w:t xml:space="preserve">were used as wild-type genotypes. Common Symbiosis Signalling </w:t>
      </w:r>
      <w:r w:rsidR="006463FD" w:rsidRPr="00D213B7">
        <w:rPr>
          <w:rFonts w:ascii="Times New Roman" w:hAnsi="Times New Roman" w:cs="Times New Roman"/>
        </w:rPr>
        <w:t>P</w:t>
      </w:r>
      <w:r w:rsidRPr="00D213B7">
        <w:rPr>
          <w:rFonts w:ascii="Times New Roman" w:hAnsi="Times New Roman" w:cs="Times New Roman"/>
        </w:rPr>
        <w:t xml:space="preserve">athway </w:t>
      </w:r>
      <w:r w:rsidR="006463FD" w:rsidRPr="00D213B7">
        <w:rPr>
          <w:rFonts w:ascii="Times New Roman" w:hAnsi="Times New Roman" w:cs="Times New Roman"/>
        </w:rPr>
        <w:t xml:space="preserve">(CSSP) </w:t>
      </w:r>
      <w:r w:rsidRPr="00D213B7">
        <w:rPr>
          <w:rFonts w:ascii="Times New Roman" w:hAnsi="Times New Roman" w:cs="Times New Roman"/>
        </w:rPr>
        <w:t xml:space="preserve">mutants </w:t>
      </w:r>
      <w:r w:rsidRPr="00D213B7">
        <w:rPr>
          <w:rFonts w:ascii="Times New Roman" w:hAnsi="Times New Roman" w:cs="Times New Roman"/>
          <w:i/>
          <w:iCs/>
        </w:rPr>
        <w:t>symrk-3</w:t>
      </w:r>
      <w:r w:rsidRPr="00D213B7">
        <w:rPr>
          <w:rFonts w:ascii="Times New Roman" w:hAnsi="Times New Roman" w:cs="Times New Roman"/>
        </w:rPr>
        <w:t xml:space="preserve">, </w:t>
      </w:r>
      <w:r w:rsidRPr="00D213B7">
        <w:rPr>
          <w:rFonts w:ascii="Times New Roman" w:hAnsi="Times New Roman" w:cs="Times New Roman"/>
          <w:i/>
          <w:iCs/>
        </w:rPr>
        <w:t>ccamk-1</w:t>
      </w:r>
      <w:r w:rsidRPr="00D213B7">
        <w:rPr>
          <w:rFonts w:ascii="Times New Roman" w:hAnsi="Times New Roman" w:cs="Times New Roman"/>
        </w:rPr>
        <w:t xml:space="preserve">, </w:t>
      </w:r>
      <w:r w:rsidRPr="00D213B7">
        <w:rPr>
          <w:rFonts w:ascii="Times New Roman" w:hAnsi="Times New Roman" w:cs="Times New Roman"/>
          <w:i/>
          <w:iCs/>
        </w:rPr>
        <w:t>nsp1-4</w:t>
      </w:r>
      <w:r w:rsidRPr="00D213B7">
        <w:rPr>
          <w:rFonts w:ascii="Times New Roman" w:hAnsi="Times New Roman" w:cs="Times New Roman"/>
        </w:rPr>
        <w:t xml:space="preserve"> and </w:t>
      </w:r>
      <w:r w:rsidRPr="00D213B7">
        <w:rPr>
          <w:rFonts w:ascii="Times New Roman" w:hAnsi="Times New Roman" w:cs="Times New Roman"/>
          <w:i/>
          <w:iCs/>
        </w:rPr>
        <w:t>nsp2-2</w:t>
      </w:r>
      <w:r w:rsidRPr="00D213B7">
        <w:rPr>
          <w:rFonts w:ascii="Times New Roman" w:hAnsi="Times New Roman" w:cs="Times New Roman"/>
        </w:rPr>
        <w:t xml:space="preserve"> were used for </w:t>
      </w:r>
      <w:r w:rsidRPr="00D213B7">
        <w:rPr>
          <w:rFonts w:ascii="Times New Roman" w:hAnsi="Times New Roman" w:cs="Times New Roman"/>
          <w:i/>
          <w:iCs/>
        </w:rPr>
        <w:t>Lotus</w:t>
      </w:r>
      <w:r w:rsidRPr="00D213B7">
        <w:rPr>
          <w:rFonts w:ascii="Times New Roman" w:hAnsi="Times New Roman" w:cs="Times New Roman"/>
        </w:rPr>
        <w:t xml:space="preserve"> (Aarhus University LORE1 insertion mutant collection</w:t>
      </w:r>
      <w:r w:rsidR="00E116C7" w:rsidRPr="00D213B7">
        <w:rPr>
          <w:rFonts w:ascii="Times New Roman" w:hAnsi="Times New Roman" w:cs="Times New Roman"/>
        </w:rPr>
        <w:t xml:space="preserve"> in</w:t>
      </w:r>
      <w:r w:rsidRPr="00D213B7">
        <w:rPr>
          <w:rFonts w:ascii="Times New Roman" w:hAnsi="Times New Roman" w:cs="Times New Roman"/>
        </w:rPr>
        <w:t xml:space="preserve"> Gifu</w:t>
      </w:r>
      <w:r w:rsidR="00F65633" w:rsidRPr="00D213B7">
        <w:rPr>
          <w:rFonts w:ascii="Times New Roman" w:hAnsi="Times New Roman" w:cs="Times New Roman"/>
        </w:rPr>
        <w:t>-B129</w:t>
      </w:r>
      <w:r w:rsidR="00E116C7" w:rsidRPr="00D213B7">
        <w:rPr>
          <w:rFonts w:ascii="Times New Roman" w:hAnsi="Times New Roman" w:cs="Times New Roman"/>
        </w:rPr>
        <w:t xml:space="preserve"> background</w:t>
      </w:r>
      <w:r w:rsidR="00750014" w:rsidRPr="00D213B7">
        <w:rPr>
          <w:rFonts w:ascii="Times New Roman" w:hAnsi="Times New Roman" w:cs="Times New Roman"/>
        </w:rPr>
        <w:t>)</w:t>
      </w:r>
      <w:r w:rsidRPr="00D213B7">
        <w:rPr>
          <w:rFonts w:ascii="Times New Roman" w:hAnsi="Times New Roman" w:cs="Times New Roman"/>
        </w:rPr>
        <w:t xml:space="preserve"> and CRISPR/Cas9 mutants </w:t>
      </w:r>
      <w:r w:rsidRPr="00D213B7">
        <w:rPr>
          <w:rFonts w:ascii="Times New Roman" w:hAnsi="Times New Roman" w:cs="Times New Roman"/>
          <w:i/>
          <w:iCs/>
        </w:rPr>
        <w:t>symrk-1</w:t>
      </w:r>
      <w:r w:rsidRPr="00D213B7">
        <w:rPr>
          <w:rFonts w:ascii="Times New Roman" w:hAnsi="Times New Roman" w:cs="Times New Roman"/>
        </w:rPr>
        <w:t xml:space="preserve">, </w:t>
      </w:r>
      <w:r w:rsidRPr="00D213B7">
        <w:rPr>
          <w:rFonts w:ascii="Times New Roman" w:hAnsi="Times New Roman" w:cs="Times New Roman"/>
          <w:i/>
          <w:iCs/>
        </w:rPr>
        <w:t>ccamk-1</w:t>
      </w:r>
      <w:r w:rsidRPr="00D213B7">
        <w:rPr>
          <w:rFonts w:ascii="Times New Roman" w:hAnsi="Times New Roman" w:cs="Times New Roman"/>
        </w:rPr>
        <w:t xml:space="preserve">, </w:t>
      </w:r>
      <w:r w:rsidRPr="00D213B7">
        <w:rPr>
          <w:rFonts w:ascii="Times New Roman" w:hAnsi="Times New Roman" w:cs="Times New Roman"/>
          <w:i/>
          <w:iCs/>
        </w:rPr>
        <w:t>nsp1-</w:t>
      </w:r>
      <w:r w:rsidR="006463FD" w:rsidRPr="00D213B7">
        <w:rPr>
          <w:rFonts w:ascii="Times New Roman" w:hAnsi="Times New Roman" w:cs="Times New Roman"/>
          <w:i/>
          <w:iCs/>
        </w:rPr>
        <w:t>1</w:t>
      </w:r>
      <w:r w:rsidRPr="00D213B7">
        <w:rPr>
          <w:rFonts w:ascii="Times New Roman" w:hAnsi="Times New Roman" w:cs="Times New Roman"/>
        </w:rPr>
        <w:t xml:space="preserve">, </w:t>
      </w:r>
      <w:r w:rsidRPr="00D213B7">
        <w:rPr>
          <w:rFonts w:ascii="Times New Roman" w:hAnsi="Times New Roman" w:cs="Times New Roman"/>
          <w:i/>
          <w:iCs/>
        </w:rPr>
        <w:t>nsp2-</w:t>
      </w:r>
      <w:r w:rsidR="006463FD" w:rsidRPr="00D213B7">
        <w:rPr>
          <w:rFonts w:ascii="Times New Roman" w:hAnsi="Times New Roman" w:cs="Times New Roman"/>
          <w:i/>
          <w:iCs/>
        </w:rPr>
        <w:t>1</w:t>
      </w:r>
      <w:r w:rsidRPr="00D213B7">
        <w:rPr>
          <w:rFonts w:ascii="Times New Roman" w:hAnsi="Times New Roman" w:cs="Times New Roman"/>
        </w:rPr>
        <w:t xml:space="preserve"> </w:t>
      </w:r>
      <w:r w:rsidR="0053475C" w:rsidRPr="00D213B7">
        <w:rPr>
          <w:rFonts w:ascii="Times New Roman" w:hAnsi="Times New Roman" w:cs="Times New Roman"/>
        </w:rPr>
        <w:t xml:space="preserve">for </w:t>
      </w:r>
      <w:r w:rsidR="006463FD" w:rsidRPr="00D213B7">
        <w:rPr>
          <w:rFonts w:ascii="Times New Roman" w:hAnsi="Times New Roman" w:cs="Times New Roman"/>
          <w:i/>
          <w:iCs/>
        </w:rPr>
        <w:t>Hordeum</w:t>
      </w:r>
      <w:r w:rsidR="00E116C7" w:rsidRPr="00D213B7">
        <w:rPr>
          <w:rFonts w:ascii="Times New Roman" w:hAnsi="Times New Roman" w:cs="Times New Roman"/>
        </w:rPr>
        <w:t xml:space="preserve"> (Li </w:t>
      </w:r>
      <w:r w:rsidR="00E116C7" w:rsidRPr="00D213B7">
        <w:rPr>
          <w:rFonts w:ascii="Times New Roman" w:hAnsi="Times New Roman" w:cs="Times New Roman"/>
          <w:i/>
        </w:rPr>
        <w:t>et al.</w:t>
      </w:r>
      <w:r w:rsidR="00E116C7" w:rsidRPr="00D213B7">
        <w:rPr>
          <w:rFonts w:ascii="Times New Roman" w:hAnsi="Times New Roman" w:cs="Times New Roman"/>
        </w:rPr>
        <w:t>, 2022)</w:t>
      </w:r>
      <w:r w:rsidRPr="00D213B7">
        <w:rPr>
          <w:rFonts w:ascii="Times New Roman" w:hAnsi="Times New Roman" w:cs="Times New Roman"/>
        </w:rPr>
        <w:t xml:space="preserve">. </w:t>
      </w:r>
      <w:r w:rsidR="00F65633" w:rsidRPr="00D213B7">
        <w:rPr>
          <w:rFonts w:ascii="Times New Roman" w:hAnsi="Times New Roman" w:cs="Times New Roman"/>
          <w:i/>
          <w:iCs/>
        </w:rPr>
        <w:t>Lotus</w:t>
      </w:r>
      <w:r w:rsidR="00F65633" w:rsidRPr="00D213B7">
        <w:rPr>
          <w:rFonts w:ascii="Times New Roman" w:hAnsi="Times New Roman" w:cs="Times New Roman"/>
        </w:rPr>
        <w:t xml:space="preserve"> seeds were scarified using sandpaper prior to sterilisation in 3% bleach for 4min and five sterile </w:t>
      </w:r>
      <w:proofErr w:type="spellStart"/>
      <w:r w:rsidR="00F65633" w:rsidRPr="00D213B7">
        <w:rPr>
          <w:rFonts w:ascii="Times New Roman" w:hAnsi="Times New Roman" w:cs="Times New Roman"/>
        </w:rPr>
        <w:t>milliQ</w:t>
      </w:r>
      <w:proofErr w:type="spellEnd"/>
      <w:r w:rsidR="00F65633" w:rsidRPr="00D213B7">
        <w:rPr>
          <w:rFonts w:ascii="Times New Roman" w:hAnsi="Times New Roman" w:cs="Times New Roman"/>
        </w:rPr>
        <w:t xml:space="preserve"> washes. Seeds were stored in </w:t>
      </w:r>
      <w:proofErr w:type="spellStart"/>
      <w:r w:rsidR="00F65633" w:rsidRPr="00D213B7">
        <w:rPr>
          <w:rFonts w:ascii="Times New Roman" w:hAnsi="Times New Roman" w:cs="Times New Roman"/>
        </w:rPr>
        <w:t>milliQ</w:t>
      </w:r>
      <w:proofErr w:type="spellEnd"/>
      <w:r w:rsidR="00F65633" w:rsidRPr="00D213B7">
        <w:rPr>
          <w:rFonts w:ascii="Times New Roman" w:hAnsi="Times New Roman" w:cs="Times New Roman"/>
        </w:rPr>
        <w:t xml:space="preserve"> overnight and subsequently used for germination. Barley seeds were sterilised in </w:t>
      </w:r>
      <w:r w:rsidR="00E116C7" w:rsidRPr="00D213B7">
        <w:rPr>
          <w:rFonts w:ascii="Times New Roman" w:hAnsi="Times New Roman" w:cs="Times New Roman"/>
        </w:rPr>
        <w:t>4</w:t>
      </w:r>
      <w:r w:rsidR="00F65633" w:rsidRPr="00D213B7">
        <w:rPr>
          <w:rFonts w:ascii="Times New Roman" w:hAnsi="Times New Roman" w:cs="Times New Roman"/>
        </w:rPr>
        <w:t xml:space="preserve">% bleach and washed </w:t>
      </w:r>
      <w:r w:rsidR="00E116C7" w:rsidRPr="00D213B7">
        <w:rPr>
          <w:rFonts w:ascii="Times New Roman" w:hAnsi="Times New Roman" w:cs="Times New Roman"/>
        </w:rPr>
        <w:t>five</w:t>
      </w:r>
      <w:r w:rsidR="00F65633" w:rsidRPr="00D213B7">
        <w:rPr>
          <w:rFonts w:ascii="Times New Roman" w:hAnsi="Times New Roman" w:cs="Times New Roman"/>
        </w:rPr>
        <w:t xml:space="preserve"> times with sterile </w:t>
      </w:r>
      <w:proofErr w:type="spellStart"/>
      <w:r w:rsidR="00F65633" w:rsidRPr="00D213B7">
        <w:rPr>
          <w:rFonts w:ascii="Times New Roman" w:hAnsi="Times New Roman" w:cs="Times New Roman"/>
        </w:rPr>
        <w:t>milliQ</w:t>
      </w:r>
      <w:proofErr w:type="spellEnd"/>
      <w:r w:rsidR="00F65633" w:rsidRPr="00D213B7">
        <w:rPr>
          <w:rFonts w:ascii="Times New Roman" w:hAnsi="Times New Roman" w:cs="Times New Roman"/>
        </w:rPr>
        <w:t xml:space="preserve"> prior to usage.</w:t>
      </w:r>
      <w:r w:rsidR="0053475C" w:rsidRPr="00D213B7">
        <w:rPr>
          <w:rFonts w:ascii="Times New Roman" w:hAnsi="Times New Roman" w:cs="Times New Roman"/>
        </w:rPr>
        <w:t xml:space="preserve"> Seeds were germinated on wet filter paper in sterile square petri dishes for five days (21°C, day/night cycle 14/10h).</w:t>
      </w:r>
    </w:p>
    <w:p w14:paraId="5177FD42" w14:textId="77777777" w:rsidR="00F65633" w:rsidRPr="00D213B7" w:rsidRDefault="00F65633" w:rsidP="00DB2FCC">
      <w:pPr>
        <w:spacing w:line="276" w:lineRule="auto"/>
        <w:jc w:val="both"/>
        <w:rPr>
          <w:rFonts w:ascii="Times New Roman" w:hAnsi="Times New Roman" w:cs="Times New Roman"/>
        </w:rPr>
      </w:pPr>
    </w:p>
    <w:p w14:paraId="033BB07C" w14:textId="77777777" w:rsidR="00F65633" w:rsidRPr="00D213B7" w:rsidRDefault="00F65633" w:rsidP="00DB2FCC">
      <w:pPr>
        <w:spacing w:line="276" w:lineRule="auto"/>
        <w:jc w:val="both"/>
        <w:rPr>
          <w:rFonts w:ascii="Times New Roman" w:hAnsi="Times New Roman" w:cs="Times New Roman"/>
          <w:b/>
          <w:bCs/>
        </w:rPr>
      </w:pPr>
      <w:r w:rsidRPr="00D213B7">
        <w:rPr>
          <w:rFonts w:ascii="Times New Roman" w:hAnsi="Times New Roman" w:cs="Times New Roman"/>
          <w:b/>
          <w:bCs/>
        </w:rPr>
        <w:t xml:space="preserve">Plant cultivation in </w:t>
      </w:r>
      <w:r w:rsidR="00F729C5" w:rsidRPr="00D213B7">
        <w:rPr>
          <w:rFonts w:ascii="Times New Roman" w:hAnsi="Times New Roman" w:cs="Times New Roman"/>
          <w:b/>
          <w:bCs/>
        </w:rPr>
        <w:t xml:space="preserve">Askov </w:t>
      </w:r>
      <w:r w:rsidRPr="00D213B7">
        <w:rPr>
          <w:rFonts w:ascii="Times New Roman" w:hAnsi="Times New Roman" w:cs="Times New Roman"/>
          <w:b/>
          <w:bCs/>
        </w:rPr>
        <w:t>soil</w:t>
      </w:r>
      <w:r w:rsidR="00F729C5" w:rsidRPr="00D213B7">
        <w:rPr>
          <w:rFonts w:ascii="Times New Roman" w:hAnsi="Times New Roman" w:cs="Times New Roman"/>
          <w:b/>
          <w:bCs/>
        </w:rPr>
        <w:t>s</w:t>
      </w:r>
      <w:r w:rsidRPr="00D213B7">
        <w:rPr>
          <w:rFonts w:ascii="Times New Roman" w:hAnsi="Times New Roman" w:cs="Times New Roman"/>
          <w:b/>
          <w:bCs/>
        </w:rPr>
        <w:t xml:space="preserve"> with different fertilisation regimes </w:t>
      </w:r>
    </w:p>
    <w:p w14:paraId="23EE40EB" w14:textId="7DFA60B4" w:rsidR="002032DB" w:rsidRPr="00D213B7" w:rsidRDefault="00F65633" w:rsidP="00DB2FCC">
      <w:pPr>
        <w:spacing w:line="276" w:lineRule="auto"/>
        <w:jc w:val="both"/>
        <w:rPr>
          <w:rFonts w:ascii="Times New Roman" w:hAnsi="Times New Roman" w:cs="Times New Roman"/>
        </w:rPr>
      </w:pPr>
      <w:r w:rsidRPr="00D213B7">
        <w:rPr>
          <w:rFonts w:ascii="Times New Roman" w:hAnsi="Times New Roman" w:cs="Times New Roman"/>
        </w:rPr>
        <w:t xml:space="preserve">Germinated seedlings were potted in </w:t>
      </w:r>
      <w:r w:rsidR="00E116C7" w:rsidRPr="00D213B7">
        <w:rPr>
          <w:rFonts w:ascii="Times New Roman" w:hAnsi="Times New Roman" w:cs="Times New Roman"/>
        </w:rPr>
        <w:t>sterile</w:t>
      </w:r>
      <w:r w:rsidRPr="00D213B7">
        <w:rPr>
          <w:rFonts w:ascii="Times New Roman" w:hAnsi="Times New Roman" w:cs="Times New Roman"/>
        </w:rPr>
        <w:t xml:space="preserve"> 4x4x9cm</w:t>
      </w:r>
      <w:r w:rsidR="006C00D5" w:rsidRPr="00D213B7">
        <w:rPr>
          <w:rFonts w:ascii="Times New Roman" w:hAnsi="Times New Roman" w:cs="Times New Roman"/>
        </w:rPr>
        <w:t xml:space="preserve"> </w:t>
      </w:r>
      <w:r w:rsidRPr="00D213B7">
        <w:rPr>
          <w:rFonts w:ascii="Times New Roman" w:hAnsi="Times New Roman" w:cs="Times New Roman"/>
        </w:rPr>
        <w:t xml:space="preserve">pots containing a bottom layer of autoclaved </w:t>
      </w:r>
      <w:r w:rsidR="00D26F85" w:rsidRPr="00D213B7">
        <w:rPr>
          <w:rFonts w:ascii="Times New Roman" w:hAnsi="Times New Roman" w:cs="Times New Roman"/>
        </w:rPr>
        <w:t xml:space="preserve">LECA </w:t>
      </w:r>
      <w:r w:rsidRPr="00D213B7">
        <w:rPr>
          <w:rFonts w:ascii="Times New Roman" w:hAnsi="Times New Roman" w:cs="Times New Roman"/>
        </w:rPr>
        <w:t>(</w:t>
      </w:r>
      <w:r w:rsidR="00D26F85" w:rsidRPr="00D213B7">
        <w:rPr>
          <w:rFonts w:ascii="Times New Roman" w:hAnsi="Times New Roman" w:cs="Times New Roman"/>
        </w:rPr>
        <w:t xml:space="preserve">2-4mm, 120°C for 20min; </w:t>
      </w:r>
      <w:r w:rsidRPr="00D213B7">
        <w:rPr>
          <w:rFonts w:ascii="Times New Roman" w:hAnsi="Times New Roman" w:cs="Times New Roman"/>
        </w:rPr>
        <w:t xml:space="preserve">50ml volume), an upper layer of soil (80ml), and a top 1-cm layer of autoclaved </w:t>
      </w:r>
      <w:r w:rsidR="00E116C7" w:rsidRPr="00D213B7">
        <w:rPr>
          <w:rFonts w:ascii="Times New Roman" w:hAnsi="Times New Roman" w:cs="Times New Roman"/>
        </w:rPr>
        <w:t xml:space="preserve">fine </w:t>
      </w:r>
      <w:r w:rsidRPr="00D213B7">
        <w:rPr>
          <w:rFonts w:ascii="Times New Roman" w:hAnsi="Times New Roman" w:cs="Times New Roman"/>
        </w:rPr>
        <w:t xml:space="preserve">vermiculite. Three </w:t>
      </w:r>
      <w:r w:rsidR="006C00D5" w:rsidRPr="00D71A16">
        <w:rPr>
          <w:rFonts w:ascii="Times New Roman" w:hAnsi="Times New Roman" w:cs="Times New Roman"/>
          <w:highlight w:val="green"/>
        </w:rPr>
        <w:t>s</w:t>
      </w:r>
      <w:r w:rsidRPr="00D71A16">
        <w:rPr>
          <w:rFonts w:ascii="Times New Roman" w:hAnsi="Times New Roman" w:cs="Times New Roman"/>
          <w:highlight w:val="green"/>
        </w:rPr>
        <w:t>oil</w:t>
      </w:r>
      <w:r w:rsidR="00D71A16" w:rsidRPr="00D71A16">
        <w:rPr>
          <w:rFonts w:ascii="Times New Roman" w:hAnsi="Times New Roman" w:cs="Times New Roman"/>
          <w:highlight w:val="green"/>
        </w:rPr>
        <w:t>s</w:t>
      </w:r>
      <w:r w:rsidRPr="00D213B7">
        <w:rPr>
          <w:rFonts w:ascii="Times New Roman" w:hAnsi="Times New Roman" w:cs="Times New Roman"/>
        </w:rPr>
        <w:t xml:space="preserve"> </w:t>
      </w:r>
      <w:r w:rsidR="006C00D5" w:rsidRPr="00D213B7">
        <w:rPr>
          <w:rFonts w:ascii="Times New Roman" w:hAnsi="Times New Roman" w:cs="Times New Roman"/>
        </w:rPr>
        <w:t xml:space="preserve">deriving from the </w:t>
      </w:r>
      <w:r w:rsidRPr="00D213B7">
        <w:rPr>
          <w:rFonts w:ascii="Times New Roman" w:hAnsi="Times New Roman" w:cs="Times New Roman"/>
        </w:rPr>
        <w:t xml:space="preserve">long-term field study in Askov, </w:t>
      </w:r>
      <w:r w:rsidR="006C00D5" w:rsidRPr="00D213B7">
        <w:rPr>
          <w:rFonts w:ascii="Times New Roman" w:hAnsi="Times New Roman" w:cs="Times New Roman"/>
        </w:rPr>
        <w:t xml:space="preserve">Southern </w:t>
      </w:r>
      <w:r w:rsidRPr="00D213B7">
        <w:rPr>
          <w:rFonts w:ascii="Times New Roman" w:hAnsi="Times New Roman" w:cs="Times New Roman"/>
        </w:rPr>
        <w:t>DK</w:t>
      </w:r>
      <w:r w:rsidRPr="004219CA">
        <w:rPr>
          <w:rFonts w:ascii="Times New Roman" w:hAnsi="Times New Roman" w:cs="Times New Roman"/>
        </w:rPr>
        <w:t>,</w:t>
      </w:r>
      <w:r w:rsidR="006C00D5" w:rsidRPr="004219CA">
        <w:rPr>
          <w:rFonts w:ascii="Times New Roman" w:hAnsi="Times New Roman" w:cs="Times New Roman"/>
        </w:rPr>
        <w:t xml:space="preserve"> were included, collected </w:t>
      </w:r>
      <w:r w:rsidR="0053475C" w:rsidRPr="004219CA">
        <w:rPr>
          <w:rFonts w:ascii="Times New Roman" w:hAnsi="Times New Roman" w:cs="Times New Roman"/>
        </w:rPr>
        <w:t xml:space="preserve">in </w:t>
      </w:r>
      <w:r w:rsidR="00CF0E55" w:rsidRPr="004219CA">
        <w:rPr>
          <w:rFonts w:ascii="Times New Roman" w:hAnsi="Times New Roman" w:cs="Times New Roman"/>
        </w:rPr>
        <w:t>2019</w:t>
      </w:r>
      <w:r w:rsidR="0053475C" w:rsidRPr="004219CA">
        <w:rPr>
          <w:rFonts w:ascii="Times New Roman" w:hAnsi="Times New Roman" w:cs="Times New Roman"/>
        </w:rPr>
        <w:t xml:space="preserve"> </w:t>
      </w:r>
      <w:r w:rsidR="006C00D5" w:rsidRPr="004219CA">
        <w:rPr>
          <w:rFonts w:ascii="Times New Roman" w:hAnsi="Times New Roman" w:cs="Times New Roman"/>
        </w:rPr>
        <w:t>from fields</w:t>
      </w:r>
      <w:r w:rsidRPr="004219CA">
        <w:rPr>
          <w:rFonts w:ascii="Times New Roman" w:hAnsi="Times New Roman" w:cs="Times New Roman"/>
        </w:rPr>
        <w:t xml:space="preserve"> </w:t>
      </w:r>
      <w:r w:rsidR="006C00D5" w:rsidRPr="004219CA">
        <w:rPr>
          <w:rFonts w:ascii="Times New Roman" w:hAnsi="Times New Roman" w:cs="Times New Roman"/>
        </w:rPr>
        <w:t>annually supplied</w:t>
      </w:r>
      <w:r w:rsidRPr="004219CA">
        <w:rPr>
          <w:rFonts w:ascii="Times New Roman" w:hAnsi="Times New Roman" w:cs="Times New Roman"/>
        </w:rPr>
        <w:t xml:space="preserve"> with specific </w:t>
      </w:r>
      <w:r w:rsidR="006C00D5" w:rsidRPr="004219CA">
        <w:rPr>
          <w:rFonts w:ascii="Times New Roman" w:hAnsi="Times New Roman" w:cs="Times New Roman"/>
        </w:rPr>
        <w:t>fertiliser compositions</w:t>
      </w:r>
      <w:r w:rsidRPr="004219CA">
        <w:rPr>
          <w:rFonts w:ascii="Times New Roman" w:hAnsi="Times New Roman" w:cs="Times New Roman"/>
        </w:rPr>
        <w:t xml:space="preserve"> </w:t>
      </w:r>
      <w:r w:rsidR="006C00D5" w:rsidRPr="004219CA">
        <w:rPr>
          <w:rFonts w:ascii="Times New Roman" w:hAnsi="Times New Roman" w:cs="Times New Roman"/>
        </w:rPr>
        <w:t xml:space="preserve">over a period of </w:t>
      </w:r>
      <w:r w:rsidRPr="004219CA">
        <w:rPr>
          <w:rFonts w:ascii="Times New Roman" w:hAnsi="Times New Roman" w:cs="Times New Roman"/>
        </w:rPr>
        <w:t xml:space="preserve">125 years </w:t>
      </w:r>
      <w:r w:rsidR="00CF0E55" w:rsidRPr="004219CA">
        <w:rPr>
          <w:rFonts w:ascii="Times New Roman" w:hAnsi="Times New Roman" w:cs="Times New Roman"/>
        </w:rPr>
        <w:t xml:space="preserve">(Christensen </w:t>
      </w:r>
      <w:r w:rsidR="00CF0E55" w:rsidRPr="004219CA">
        <w:rPr>
          <w:rFonts w:ascii="Times New Roman" w:hAnsi="Times New Roman" w:cs="Times New Roman"/>
          <w:i/>
        </w:rPr>
        <w:t>et al.</w:t>
      </w:r>
      <w:r w:rsidR="00CF0E55" w:rsidRPr="004219CA">
        <w:rPr>
          <w:rFonts w:ascii="Times New Roman" w:hAnsi="Times New Roman" w:cs="Times New Roman"/>
        </w:rPr>
        <w:t>, 2022)</w:t>
      </w:r>
      <w:r w:rsidRPr="004219CA">
        <w:rPr>
          <w:rFonts w:ascii="Times New Roman" w:hAnsi="Times New Roman" w:cs="Times New Roman"/>
        </w:rPr>
        <w:t xml:space="preserve">. </w:t>
      </w:r>
      <w:r w:rsidR="0053475C" w:rsidRPr="004219CA">
        <w:rPr>
          <w:rFonts w:ascii="Times New Roman" w:hAnsi="Times New Roman" w:cs="Times New Roman"/>
        </w:rPr>
        <w:t>Soils included were h</w:t>
      </w:r>
      <w:r w:rsidRPr="004219CA">
        <w:rPr>
          <w:rFonts w:ascii="Times New Roman" w:hAnsi="Times New Roman" w:cs="Times New Roman"/>
        </w:rPr>
        <w:t>ighly-fertilised soil with NPK supplementation (NPK), nitrogen-</w:t>
      </w:r>
      <w:r w:rsidR="006C00D5" w:rsidRPr="004219CA">
        <w:rPr>
          <w:rFonts w:ascii="Times New Roman" w:hAnsi="Times New Roman" w:cs="Times New Roman"/>
        </w:rPr>
        <w:t xml:space="preserve">deficient </w:t>
      </w:r>
      <w:r w:rsidRPr="004219CA">
        <w:rPr>
          <w:rFonts w:ascii="Times New Roman" w:hAnsi="Times New Roman" w:cs="Times New Roman"/>
        </w:rPr>
        <w:t>soil with PK fertilisation (PK)</w:t>
      </w:r>
      <w:r w:rsidR="006463FD" w:rsidRPr="004219CA">
        <w:rPr>
          <w:rFonts w:ascii="Times New Roman" w:hAnsi="Times New Roman" w:cs="Times New Roman"/>
        </w:rPr>
        <w:t>,</w:t>
      </w:r>
      <w:r w:rsidRPr="004219CA">
        <w:rPr>
          <w:rFonts w:ascii="Times New Roman" w:hAnsi="Times New Roman" w:cs="Times New Roman"/>
        </w:rPr>
        <w:t xml:space="preserve"> and unfertilised soil (UF). Six biological replicates were included for each co</w:t>
      </w:r>
      <w:r w:rsidR="0053475C" w:rsidRPr="004219CA">
        <w:rPr>
          <w:rFonts w:ascii="Times New Roman" w:hAnsi="Times New Roman" w:cs="Times New Roman"/>
        </w:rPr>
        <w:t>ndition</w:t>
      </w:r>
      <w:r w:rsidRPr="004219CA">
        <w:rPr>
          <w:rFonts w:ascii="Times New Roman" w:hAnsi="Times New Roman" w:cs="Times New Roman"/>
        </w:rPr>
        <w:t xml:space="preserve">, with three </w:t>
      </w:r>
      <w:r w:rsidR="00B937AF" w:rsidRPr="004219CA">
        <w:rPr>
          <w:rFonts w:ascii="Times New Roman" w:hAnsi="Times New Roman" w:cs="Times New Roman"/>
        </w:rPr>
        <w:t>pots with</w:t>
      </w:r>
      <w:r w:rsidRPr="004219CA">
        <w:rPr>
          <w:rFonts w:ascii="Times New Roman" w:hAnsi="Times New Roman" w:cs="Times New Roman"/>
        </w:rPr>
        <w:t xml:space="preserve"> one plant/pot per replicate for </w:t>
      </w:r>
      <w:r w:rsidR="006463FD" w:rsidRPr="004219CA">
        <w:rPr>
          <w:rFonts w:ascii="Times New Roman" w:hAnsi="Times New Roman" w:cs="Times New Roman"/>
          <w:i/>
          <w:iCs/>
        </w:rPr>
        <w:t>Hordeum</w:t>
      </w:r>
      <w:r w:rsidRPr="004219CA">
        <w:rPr>
          <w:rFonts w:ascii="Times New Roman" w:hAnsi="Times New Roman" w:cs="Times New Roman"/>
        </w:rPr>
        <w:t xml:space="preserve"> (total n=18) and 10 plants per pot for </w:t>
      </w:r>
      <w:r w:rsidRPr="004219CA">
        <w:rPr>
          <w:rFonts w:ascii="Times New Roman" w:hAnsi="Times New Roman" w:cs="Times New Roman"/>
          <w:i/>
          <w:iCs/>
        </w:rPr>
        <w:t xml:space="preserve">Lotus </w:t>
      </w:r>
      <w:r w:rsidRPr="004219CA">
        <w:rPr>
          <w:rFonts w:ascii="Times New Roman" w:hAnsi="Times New Roman" w:cs="Times New Roman"/>
        </w:rPr>
        <w:t>(total n=60)</w:t>
      </w:r>
      <w:r w:rsidR="00CF0E55" w:rsidRPr="004219CA">
        <w:rPr>
          <w:rFonts w:ascii="Times New Roman" w:hAnsi="Times New Roman" w:cs="Times New Roman"/>
        </w:rPr>
        <w:t xml:space="preserve"> with the exception of </w:t>
      </w:r>
      <w:r w:rsidR="00CF0E55" w:rsidRPr="004219CA">
        <w:rPr>
          <w:rFonts w:ascii="Times New Roman" w:hAnsi="Times New Roman" w:cs="Times New Roman"/>
          <w:i/>
        </w:rPr>
        <w:t>Lotus</w:t>
      </w:r>
      <w:r w:rsidR="00CF0E55" w:rsidRPr="004219CA">
        <w:rPr>
          <w:rFonts w:ascii="Times New Roman" w:hAnsi="Times New Roman" w:cs="Times New Roman"/>
        </w:rPr>
        <w:t xml:space="preserve"> </w:t>
      </w:r>
      <w:r w:rsidR="00CF0E55" w:rsidRPr="004219CA">
        <w:rPr>
          <w:rFonts w:ascii="Times New Roman" w:hAnsi="Times New Roman" w:cs="Times New Roman"/>
          <w:i/>
        </w:rPr>
        <w:t>symrk-3</w:t>
      </w:r>
      <w:r w:rsidR="00CF0E55" w:rsidRPr="004219CA">
        <w:rPr>
          <w:rFonts w:ascii="Times New Roman" w:hAnsi="Times New Roman" w:cs="Times New Roman"/>
        </w:rPr>
        <w:t xml:space="preserve"> mutants containing 6 plants/pot due to reduced germination rate</w:t>
      </w:r>
      <w:r w:rsidRPr="004219CA">
        <w:rPr>
          <w:rFonts w:ascii="Times New Roman" w:hAnsi="Times New Roman" w:cs="Times New Roman"/>
        </w:rPr>
        <w:t xml:space="preserve">. Plants were watered with sterile </w:t>
      </w:r>
      <w:proofErr w:type="spellStart"/>
      <w:r w:rsidRPr="004219CA">
        <w:rPr>
          <w:rFonts w:ascii="Times New Roman" w:hAnsi="Times New Roman" w:cs="Times New Roman"/>
        </w:rPr>
        <w:t>milliQ</w:t>
      </w:r>
      <w:proofErr w:type="spellEnd"/>
      <w:r w:rsidRPr="004219CA">
        <w:rPr>
          <w:rFonts w:ascii="Times New Roman" w:hAnsi="Times New Roman" w:cs="Times New Roman"/>
        </w:rPr>
        <w:t xml:space="preserve"> water and cultivated in growth chambers with </w:t>
      </w:r>
      <w:r w:rsidRPr="004219CA">
        <w:rPr>
          <w:rFonts w:ascii="Times New Roman" w:hAnsi="Times New Roman" w:cs="Times New Roman"/>
          <w:i/>
          <w:iCs/>
        </w:rPr>
        <w:t xml:space="preserve">Lotus </w:t>
      </w:r>
      <w:r w:rsidRPr="004219CA">
        <w:rPr>
          <w:rFonts w:ascii="Times New Roman" w:hAnsi="Times New Roman" w:cs="Times New Roman"/>
        </w:rPr>
        <w:t>(16/8 day/night hours, 75/75% room humidity day/night, 22/18°C day/night te</w:t>
      </w:r>
      <w:r w:rsidR="00CF0E55" w:rsidRPr="004219CA">
        <w:rPr>
          <w:rFonts w:ascii="Times New Roman" w:hAnsi="Times New Roman" w:cs="Times New Roman"/>
        </w:rPr>
        <w:t>mperature, 200/0μmol light den</w:t>
      </w:r>
      <w:r w:rsidRPr="004219CA">
        <w:rPr>
          <w:rFonts w:ascii="Times New Roman" w:hAnsi="Times New Roman" w:cs="Times New Roman"/>
        </w:rPr>
        <w:t>sity day/</w:t>
      </w:r>
      <w:r w:rsidRPr="00D213B7">
        <w:rPr>
          <w:rFonts w:ascii="Times New Roman" w:hAnsi="Times New Roman" w:cs="Times New Roman"/>
        </w:rPr>
        <w:t xml:space="preserve">night) or </w:t>
      </w:r>
      <w:r w:rsidR="006463FD" w:rsidRPr="00D213B7">
        <w:rPr>
          <w:rFonts w:ascii="Times New Roman" w:hAnsi="Times New Roman" w:cs="Times New Roman"/>
          <w:i/>
          <w:iCs/>
        </w:rPr>
        <w:t>Hordeum</w:t>
      </w:r>
      <w:r w:rsidRPr="00D213B7">
        <w:rPr>
          <w:rFonts w:ascii="Times New Roman" w:hAnsi="Times New Roman" w:cs="Times New Roman"/>
        </w:rPr>
        <w:t xml:space="preserve"> </w:t>
      </w:r>
      <w:r w:rsidR="0053475C" w:rsidRPr="00D213B7">
        <w:rPr>
          <w:rFonts w:ascii="Times New Roman" w:hAnsi="Times New Roman" w:cs="Times New Roman"/>
        </w:rPr>
        <w:t xml:space="preserve">settings </w:t>
      </w:r>
      <w:r w:rsidRPr="00D213B7">
        <w:rPr>
          <w:rFonts w:ascii="Times New Roman" w:hAnsi="Times New Roman" w:cs="Times New Roman"/>
        </w:rPr>
        <w:t>(16/8 day/night hours, 75/80% room humidity day/night, 18/16°C day/night temperatures, 200/0μmol light density day/night)</w:t>
      </w:r>
      <w:r w:rsidR="00F729C5" w:rsidRPr="00D213B7">
        <w:rPr>
          <w:rFonts w:ascii="Times New Roman" w:hAnsi="Times New Roman" w:cs="Times New Roman"/>
        </w:rPr>
        <w:t xml:space="preserve"> for three weeks</w:t>
      </w:r>
      <w:r w:rsidRPr="00D213B7">
        <w:rPr>
          <w:rFonts w:ascii="Times New Roman" w:hAnsi="Times New Roman" w:cs="Times New Roman"/>
        </w:rPr>
        <w:t xml:space="preserve">. </w:t>
      </w:r>
    </w:p>
    <w:p w14:paraId="063D2FE0" w14:textId="77777777" w:rsidR="001E5932" w:rsidRPr="00D213B7" w:rsidRDefault="001E5932" w:rsidP="00DB2FCC">
      <w:pPr>
        <w:spacing w:line="276" w:lineRule="auto"/>
        <w:jc w:val="both"/>
        <w:rPr>
          <w:rFonts w:ascii="Times New Roman" w:hAnsi="Times New Roman" w:cs="Times New Roman"/>
        </w:rPr>
      </w:pPr>
    </w:p>
    <w:p w14:paraId="746246D7" w14:textId="77777777" w:rsidR="00F729C5" w:rsidRPr="00D213B7" w:rsidRDefault="00C46B4B" w:rsidP="00DB2FCC">
      <w:pPr>
        <w:spacing w:line="276" w:lineRule="auto"/>
        <w:jc w:val="both"/>
        <w:rPr>
          <w:rFonts w:ascii="Times New Roman" w:hAnsi="Times New Roman" w:cs="Times New Roman"/>
          <w:b/>
          <w:bCs/>
        </w:rPr>
      </w:pPr>
      <w:r w:rsidRPr="00D213B7">
        <w:rPr>
          <w:rFonts w:ascii="Times New Roman" w:hAnsi="Times New Roman" w:cs="Times New Roman"/>
          <w:b/>
          <w:bCs/>
        </w:rPr>
        <w:t xml:space="preserve">Sample collection and 16S rRNA amplicon sequencing </w:t>
      </w:r>
      <w:r w:rsidR="00D26F85" w:rsidRPr="00D213B7">
        <w:rPr>
          <w:rFonts w:ascii="Times New Roman" w:hAnsi="Times New Roman" w:cs="Times New Roman"/>
          <w:b/>
          <w:bCs/>
        </w:rPr>
        <w:t>of</w:t>
      </w:r>
      <w:r w:rsidR="00F729C5" w:rsidRPr="00D213B7">
        <w:rPr>
          <w:rFonts w:ascii="Times New Roman" w:hAnsi="Times New Roman" w:cs="Times New Roman"/>
          <w:b/>
          <w:bCs/>
        </w:rPr>
        <w:t xml:space="preserve"> plants grown in Askov soils</w:t>
      </w:r>
    </w:p>
    <w:p w14:paraId="79449539" w14:textId="77777777" w:rsidR="006463FD" w:rsidRPr="004219CA" w:rsidRDefault="00F729C5" w:rsidP="00DB2FCC">
      <w:pPr>
        <w:spacing w:line="276" w:lineRule="auto"/>
        <w:jc w:val="both"/>
        <w:rPr>
          <w:rFonts w:ascii="Times New Roman" w:hAnsi="Times New Roman" w:cs="Times New Roman"/>
        </w:rPr>
      </w:pPr>
      <w:r w:rsidRPr="00D213B7">
        <w:rPr>
          <w:rFonts w:ascii="Times New Roman" w:hAnsi="Times New Roman" w:cs="Times New Roman"/>
        </w:rPr>
        <w:t>The soil block containing plant roots was taken out from pots and adhering soil was removed manually. Shoots and roots were separated, and shoot fresh</w:t>
      </w:r>
      <w:r w:rsidR="00C04304" w:rsidRPr="00D213B7">
        <w:rPr>
          <w:rFonts w:ascii="Times New Roman" w:hAnsi="Times New Roman" w:cs="Times New Roman"/>
        </w:rPr>
        <w:t xml:space="preserve"> </w:t>
      </w:r>
      <w:r w:rsidRPr="00D213B7">
        <w:rPr>
          <w:rFonts w:ascii="Times New Roman" w:hAnsi="Times New Roman" w:cs="Times New Roman"/>
        </w:rPr>
        <w:t xml:space="preserve">weights were measured. Whole roots were collected and washed five times in sterile </w:t>
      </w:r>
      <w:proofErr w:type="spellStart"/>
      <w:r w:rsidRPr="00D213B7">
        <w:rPr>
          <w:rFonts w:ascii="Times New Roman" w:hAnsi="Times New Roman" w:cs="Times New Roman"/>
        </w:rPr>
        <w:t>milliQ</w:t>
      </w:r>
      <w:proofErr w:type="spellEnd"/>
      <w:r w:rsidRPr="00D213B7">
        <w:rPr>
          <w:rFonts w:ascii="Times New Roman" w:hAnsi="Times New Roman" w:cs="Times New Roman"/>
        </w:rPr>
        <w:t xml:space="preserve"> water by vigorous manual shaking</w:t>
      </w:r>
      <w:r w:rsidRPr="004219CA">
        <w:rPr>
          <w:rFonts w:ascii="Times New Roman" w:hAnsi="Times New Roman" w:cs="Times New Roman"/>
        </w:rPr>
        <w:t xml:space="preserve"> for 30 seconds (roots belonging to plants of one biological replicate were combined). ‘Rhizosphere’ samples were collected from pellets obtained via centrifugation of the first wash solution (15min at 4,000 x </w:t>
      </w:r>
      <w:r w:rsidRPr="004219CA">
        <w:rPr>
          <w:rFonts w:ascii="Times New Roman" w:hAnsi="Times New Roman" w:cs="Times New Roman"/>
          <w:i/>
          <w:iCs/>
        </w:rPr>
        <w:t>g</w:t>
      </w:r>
      <w:r w:rsidRPr="004219CA">
        <w:rPr>
          <w:rFonts w:ascii="Times New Roman" w:hAnsi="Times New Roman" w:cs="Times New Roman"/>
        </w:rPr>
        <w:t xml:space="preserve">). For </w:t>
      </w:r>
      <w:r w:rsidRPr="004219CA">
        <w:rPr>
          <w:rFonts w:ascii="Times New Roman" w:hAnsi="Times New Roman" w:cs="Times New Roman"/>
          <w:i/>
          <w:iCs/>
        </w:rPr>
        <w:t xml:space="preserve">Lotus </w:t>
      </w:r>
      <w:r w:rsidRPr="004219CA">
        <w:rPr>
          <w:rFonts w:ascii="Times New Roman" w:hAnsi="Times New Roman" w:cs="Times New Roman"/>
        </w:rPr>
        <w:t>wild-type, nodules were removed using scalpels and collected as ‘</w:t>
      </w:r>
      <w:r w:rsidR="000B42BB" w:rsidRPr="004219CA">
        <w:rPr>
          <w:rFonts w:ascii="Times New Roman" w:hAnsi="Times New Roman" w:cs="Times New Roman"/>
        </w:rPr>
        <w:t>nodule</w:t>
      </w:r>
      <w:r w:rsidRPr="004219CA">
        <w:rPr>
          <w:rFonts w:ascii="Times New Roman" w:hAnsi="Times New Roman" w:cs="Times New Roman"/>
        </w:rPr>
        <w:t>’ fraction. Roots were combined for each replicate, dried using sterile filter paper, cut in 1cm pieces and collected as ‘</w:t>
      </w:r>
      <w:r w:rsidR="000B42BB" w:rsidRPr="004219CA">
        <w:rPr>
          <w:rFonts w:ascii="Times New Roman" w:hAnsi="Times New Roman" w:cs="Times New Roman"/>
        </w:rPr>
        <w:t>root’</w:t>
      </w:r>
      <w:r w:rsidRPr="004219CA">
        <w:rPr>
          <w:rFonts w:ascii="Times New Roman" w:hAnsi="Times New Roman" w:cs="Times New Roman"/>
        </w:rPr>
        <w:t xml:space="preserve"> fraction. For bulk soil, samples were taken from unplanted soil pots</w:t>
      </w:r>
      <w:r w:rsidR="006463FD" w:rsidRPr="004219CA">
        <w:rPr>
          <w:rFonts w:ascii="Times New Roman" w:hAnsi="Times New Roman" w:cs="Times New Roman"/>
        </w:rPr>
        <w:t xml:space="preserve">. </w:t>
      </w:r>
      <w:r w:rsidRPr="004219CA">
        <w:rPr>
          <w:rFonts w:ascii="Times New Roman" w:hAnsi="Times New Roman" w:cs="Times New Roman"/>
          <w:i/>
          <w:iCs/>
        </w:rPr>
        <w:t xml:space="preserve">Lotus </w:t>
      </w:r>
      <w:r w:rsidR="000B42BB" w:rsidRPr="004219CA">
        <w:rPr>
          <w:rFonts w:ascii="Times New Roman" w:hAnsi="Times New Roman" w:cs="Times New Roman"/>
        </w:rPr>
        <w:t>root</w:t>
      </w:r>
      <w:r w:rsidRPr="004219CA">
        <w:rPr>
          <w:rFonts w:ascii="Times New Roman" w:hAnsi="Times New Roman" w:cs="Times New Roman"/>
        </w:rPr>
        <w:t xml:space="preserve"> samples were stored in sterile 15ml tubes and </w:t>
      </w:r>
      <w:r w:rsidR="006463FD" w:rsidRPr="004219CA">
        <w:rPr>
          <w:rFonts w:ascii="Times New Roman" w:hAnsi="Times New Roman" w:cs="Times New Roman"/>
          <w:i/>
          <w:iCs/>
        </w:rPr>
        <w:t>Hordeum</w:t>
      </w:r>
      <w:r w:rsidRPr="004219CA">
        <w:rPr>
          <w:rFonts w:ascii="Times New Roman" w:hAnsi="Times New Roman" w:cs="Times New Roman"/>
        </w:rPr>
        <w:t xml:space="preserve"> roots in 15ml </w:t>
      </w:r>
      <w:proofErr w:type="spellStart"/>
      <w:r w:rsidRPr="004219CA">
        <w:rPr>
          <w:rFonts w:ascii="Times New Roman" w:hAnsi="Times New Roman" w:cs="Times New Roman"/>
        </w:rPr>
        <w:t>Precellys</w:t>
      </w:r>
      <w:proofErr w:type="spellEnd"/>
      <w:r w:rsidRPr="004219CA">
        <w:rPr>
          <w:rFonts w:ascii="Times New Roman" w:hAnsi="Times New Roman" w:cs="Times New Roman"/>
        </w:rPr>
        <w:t xml:space="preserve"> tubes containing one 1x1cm ceramic bead. All rhizosphere and bulk samples were transferred to tubes of ‘Fast DNA Spin Kit for Soil’ (MP Biomedicals), snap-frozen in liquid nitrogen and stored at -</w:t>
      </w:r>
      <w:r w:rsidR="00B937AF" w:rsidRPr="004219CA">
        <w:rPr>
          <w:rFonts w:ascii="Times New Roman" w:hAnsi="Times New Roman" w:cs="Times New Roman"/>
        </w:rPr>
        <w:t>7</w:t>
      </w:r>
      <w:r w:rsidRPr="004219CA">
        <w:rPr>
          <w:rFonts w:ascii="Times New Roman" w:hAnsi="Times New Roman" w:cs="Times New Roman"/>
        </w:rPr>
        <w:t xml:space="preserve">0°C until further processing. </w:t>
      </w:r>
    </w:p>
    <w:p w14:paraId="571D93EE" w14:textId="77777777" w:rsidR="0077294F" w:rsidRDefault="00F729C5" w:rsidP="00DB2FCC">
      <w:pPr>
        <w:spacing w:line="276" w:lineRule="auto"/>
        <w:jc w:val="both"/>
        <w:rPr>
          <w:rFonts w:ascii="Times New Roman" w:hAnsi="Times New Roman" w:cs="Times New Roman"/>
        </w:rPr>
      </w:pPr>
      <w:r w:rsidRPr="004219CA">
        <w:rPr>
          <w:rFonts w:ascii="Times New Roman" w:hAnsi="Times New Roman" w:cs="Times New Roman"/>
          <w:i/>
          <w:iCs/>
        </w:rPr>
        <w:t xml:space="preserve">Lotus </w:t>
      </w:r>
      <w:r w:rsidRPr="004219CA">
        <w:rPr>
          <w:rFonts w:ascii="Times New Roman" w:hAnsi="Times New Roman" w:cs="Times New Roman"/>
        </w:rPr>
        <w:t xml:space="preserve">root samples were homogenised by </w:t>
      </w:r>
      <w:proofErr w:type="spellStart"/>
      <w:r w:rsidRPr="004219CA">
        <w:rPr>
          <w:rFonts w:ascii="Times New Roman" w:hAnsi="Times New Roman" w:cs="Times New Roman"/>
        </w:rPr>
        <w:t>vortexing</w:t>
      </w:r>
      <w:proofErr w:type="spellEnd"/>
      <w:r w:rsidRPr="004219CA">
        <w:rPr>
          <w:rFonts w:ascii="Times New Roman" w:hAnsi="Times New Roman" w:cs="Times New Roman"/>
        </w:rPr>
        <w:t xml:space="preserve"> until root powder was obtained. </w:t>
      </w:r>
      <w:r w:rsidR="00B937AF" w:rsidRPr="004219CA">
        <w:rPr>
          <w:rFonts w:ascii="Times New Roman" w:hAnsi="Times New Roman" w:cs="Times New Roman"/>
          <w:i/>
          <w:iCs/>
        </w:rPr>
        <w:t>Hordeum</w:t>
      </w:r>
      <w:r w:rsidRPr="004219CA">
        <w:rPr>
          <w:rFonts w:ascii="Times New Roman" w:hAnsi="Times New Roman" w:cs="Times New Roman"/>
        </w:rPr>
        <w:t xml:space="preserve"> roots were homogenised using a </w:t>
      </w:r>
      <w:proofErr w:type="spellStart"/>
      <w:r w:rsidRPr="004219CA">
        <w:rPr>
          <w:rFonts w:ascii="Times New Roman" w:hAnsi="Times New Roman" w:cs="Times New Roman"/>
        </w:rPr>
        <w:t>Precellys</w:t>
      </w:r>
      <w:proofErr w:type="spellEnd"/>
      <w:r w:rsidRPr="004219CA">
        <w:rPr>
          <w:rFonts w:ascii="Times New Roman" w:hAnsi="Times New Roman" w:cs="Times New Roman"/>
        </w:rPr>
        <w:t xml:space="preserve"> Homogeniser (Bertin Technologies) for 30sec at 6200rpm (repeated if required). A subset of ground root tissue was transferred to tubes included in the ‘Fast DNA Spin Kit for Soil’ DNA extraction kit (MP Biomedicals) and DNA was extracted according to the manufacturer’s protocol. DNA concentrations were measured using </w:t>
      </w:r>
      <w:r w:rsidRPr="004219CA">
        <w:rPr>
          <w:rFonts w:ascii="Times New Roman" w:hAnsi="Times New Roman" w:cs="Times New Roman"/>
        </w:rPr>
        <w:lastRenderedPageBreak/>
        <w:t>Quant-</w:t>
      </w:r>
      <w:proofErr w:type="spellStart"/>
      <w:r w:rsidRPr="004219CA">
        <w:rPr>
          <w:rFonts w:ascii="Times New Roman" w:hAnsi="Times New Roman" w:cs="Times New Roman"/>
        </w:rPr>
        <w:t>iT</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PicoGreen</w:t>
      </w:r>
      <w:proofErr w:type="spellEnd"/>
      <w:r w:rsidRPr="004219CA">
        <w:rPr>
          <w:rFonts w:ascii="Times New Roman" w:hAnsi="Times New Roman" w:cs="Times New Roman"/>
        </w:rPr>
        <w:t xml:space="preserve"> double-stranded DNA (dsDNA) assay kit (Life Technologies, Darmstadt, Germany) and adjusted to 3.5ng/</w:t>
      </w:r>
      <w:proofErr w:type="spellStart"/>
      <w:r w:rsidRPr="004219CA">
        <w:rPr>
          <w:rFonts w:ascii="Times New Roman" w:hAnsi="Times New Roman" w:cs="Times New Roman"/>
        </w:rPr>
        <w:t>μl</w:t>
      </w:r>
      <w:proofErr w:type="spellEnd"/>
      <w:r w:rsidRPr="004219CA">
        <w:rPr>
          <w:rFonts w:ascii="Times New Roman" w:hAnsi="Times New Roman" w:cs="Times New Roman"/>
        </w:rPr>
        <w:t xml:space="preserve">. Library preparation and sequencing was conducted separately for </w:t>
      </w:r>
      <w:r w:rsidRPr="004219CA">
        <w:rPr>
          <w:rFonts w:ascii="Times New Roman" w:hAnsi="Times New Roman" w:cs="Times New Roman"/>
          <w:i/>
          <w:iCs/>
        </w:rPr>
        <w:t xml:space="preserve">Lotus </w:t>
      </w:r>
      <w:r w:rsidRPr="004219CA">
        <w:rPr>
          <w:rFonts w:ascii="Times New Roman" w:hAnsi="Times New Roman" w:cs="Times New Roman"/>
        </w:rPr>
        <w:t xml:space="preserve">and </w:t>
      </w:r>
      <w:r w:rsidR="006463FD" w:rsidRPr="004219CA">
        <w:rPr>
          <w:rFonts w:ascii="Times New Roman" w:hAnsi="Times New Roman" w:cs="Times New Roman"/>
          <w:i/>
          <w:iCs/>
        </w:rPr>
        <w:t>Hordeum</w:t>
      </w:r>
      <w:r w:rsidRPr="004219CA">
        <w:rPr>
          <w:rFonts w:ascii="Times New Roman" w:hAnsi="Times New Roman" w:cs="Times New Roman"/>
        </w:rPr>
        <w:t xml:space="preserve"> samples. Primers amplifying the variable V5</w:t>
      </w:r>
      <w:r w:rsidRPr="004219CA">
        <w:rPr>
          <w:rFonts w:ascii="Times New Roman" w:hAnsi="Times New Roman" w:cs="Times New Roman"/>
          <w:b/>
          <w:bCs/>
        </w:rPr>
        <w:t>–</w:t>
      </w:r>
      <w:r w:rsidRPr="004219CA">
        <w:rPr>
          <w:rFonts w:ascii="Times New Roman" w:hAnsi="Times New Roman" w:cs="Times New Roman"/>
        </w:rPr>
        <w:t xml:space="preserve">V7 region of </w:t>
      </w:r>
      <w:r w:rsidR="008763EA" w:rsidRPr="004219CA">
        <w:rPr>
          <w:rFonts w:ascii="Times New Roman" w:hAnsi="Times New Roman" w:cs="Times New Roman"/>
        </w:rPr>
        <w:t xml:space="preserve">the </w:t>
      </w:r>
      <w:r w:rsidRPr="004219CA">
        <w:rPr>
          <w:rFonts w:ascii="Times New Roman" w:hAnsi="Times New Roman" w:cs="Times New Roman"/>
        </w:rPr>
        <w:t>bacterial 16S rRNA gene (</w:t>
      </w:r>
      <w:r w:rsidR="008763EA" w:rsidRPr="004219CA">
        <w:rPr>
          <w:rFonts w:ascii="Times New Roman" w:hAnsi="Times New Roman" w:cs="Times New Roman"/>
          <w:i/>
          <w:iCs/>
        </w:rPr>
        <w:t>Lotus</w:t>
      </w:r>
      <w:r w:rsidR="008763EA" w:rsidRPr="004219CA">
        <w:rPr>
          <w:rFonts w:ascii="Times New Roman" w:hAnsi="Times New Roman" w:cs="Times New Roman"/>
        </w:rPr>
        <w:t xml:space="preserve"> library: 799F AACMGGATTAGATACCCKG, 1192R ACGTCATCCCCACCTTCC; </w:t>
      </w:r>
      <w:r w:rsidR="006463FD" w:rsidRPr="004219CA">
        <w:rPr>
          <w:rFonts w:ascii="Times New Roman" w:hAnsi="Times New Roman" w:cs="Times New Roman"/>
          <w:i/>
          <w:iCs/>
        </w:rPr>
        <w:t>Hordeum</w:t>
      </w:r>
      <w:r w:rsidR="008763EA" w:rsidRPr="004219CA">
        <w:rPr>
          <w:rFonts w:ascii="Times New Roman" w:hAnsi="Times New Roman" w:cs="Times New Roman"/>
        </w:rPr>
        <w:t xml:space="preserve"> library: </w:t>
      </w:r>
      <w:r w:rsidR="008763EA" w:rsidRPr="004219CA">
        <w:rPr>
          <w:rFonts w:ascii="Times New Roman" w:hAnsi="Times New Roman" w:cs="Times New Roman"/>
          <w:color w:val="000000" w:themeColor="text1"/>
        </w:rPr>
        <w:t>799F TCGTCGGCAGCGTCAGATGTGTAT</w:t>
      </w:r>
      <w:r w:rsidR="00F33887" w:rsidRPr="004219CA">
        <w:rPr>
          <w:rFonts w:ascii="Times New Roman" w:hAnsi="Times New Roman" w:cs="Times New Roman"/>
          <w:color w:val="000000" w:themeColor="text1"/>
        </w:rPr>
        <w:t>-</w:t>
      </w:r>
      <w:r w:rsidR="008763EA" w:rsidRPr="004219CA">
        <w:rPr>
          <w:rFonts w:ascii="Times New Roman" w:hAnsi="Times New Roman" w:cs="Times New Roman"/>
          <w:color w:val="000000" w:themeColor="text1"/>
        </w:rPr>
        <w:t>AAGAGACAGAACMGGATTAGATACCCKG,</w:t>
      </w:r>
      <w:r w:rsidR="00F33887" w:rsidRPr="004219CA">
        <w:rPr>
          <w:rFonts w:ascii="Times New Roman" w:hAnsi="Times New Roman" w:cs="Times New Roman"/>
          <w:color w:val="000000" w:themeColor="text1"/>
        </w:rPr>
        <w:t xml:space="preserve"> </w:t>
      </w:r>
      <w:r w:rsidR="008763EA" w:rsidRPr="004219CA">
        <w:rPr>
          <w:rFonts w:ascii="Times New Roman" w:hAnsi="Times New Roman" w:cs="Times New Roman"/>
          <w:color w:val="000000" w:themeColor="text1"/>
        </w:rPr>
        <w:t>1192R</w:t>
      </w:r>
      <w:r w:rsidR="006463FD" w:rsidRPr="004219CA">
        <w:rPr>
          <w:rFonts w:ascii="Times New Roman" w:hAnsi="Times New Roman" w:cs="Times New Roman"/>
          <w:color w:val="000000" w:themeColor="text1"/>
        </w:rPr>
        <w:t xml:space="preserve"> </w:t>
      </w:r>
      <w:r w:rsidR="008763EA" w:rsidRPr="004219CA">
        <w:rPr>
          <w:rFonts w:ascii="Times New Roman" w:hAnsi="Times New Roman" w:cs="Times New Roman"/>
        </w:rPr>
        <w:t>GTCTCGTGGGCTCGGAGATG</w:t>
      </w:r>
      <w:r w:rsidR="00F33887" w:rsidRPr="004219CA">
        <w:rPr>
          <w:rFonts w:ascii="Times New Roman" w:hAnsi="Times New Roman" w:cs="Times New Roman"/>
        </w:rPr>
        <w:t>-</w:t>
      </w:r>
      <w:r w:rsidR="008763EA" w:rsidRPr="004219CA">
        <w:rPr>
          <w:rFonts w:ascii="Times New Roman" w:hAnsi="Times New Roman" w:cs="Times New Roman"/>
        </w:rPr>
        <w:t>TGTATAAGAGACAGACGTCATCCCCACCTTCC</w:t>
      </w:r>
      <w:r w:rsidRPr="004219CA">
        <w:rPr>
          <w:rFonts w:ascii="Times New Roman" w:hAnsi="Times New Roman" w:cs="Times New Roman"/>
          <w:color w:val="000000" w:themeColor="text1"/>
        </w:rPr>
        <w:t xml:space="preserve">) were used in </w:t>
      </w:r>
      <w:r w:rsidRPr="004219CA">
        <w:rPr>
          <w:rFonts w:ascii="Times New Roman" w:hAnsi="Times New Roman" w:cs="Times New Roman"/>
        </w:rPr>
        <w:t>a first PCR step</w:t>
      </w:r>
      <w:r w:rsidR="00B37DE2" w:rsidRPr="004219CA">
        <w:rPr>
          <w:rFonts w:ascii="Times New Roman" w:hAnsi="Times New Roman" w:cs="Times New Roman"/>
        </w:rPr>
        <w:t xml:space="preserve"> </w:t>
      </w:r>
      <w:r w:rsidR="00505569" w:rsidRPr="004219CA">
        <w:rPr>
          <w:rFonts w:ascii="Times New Roman" w:hAnsi="Times New Roman" w:cs="Times New Roman"/>
        </w:rPr>
        <w:t>followed by a second PCR</w:t>
      </w:r>
      <w:r w:rsidR="00B37DE2" w:rsidRPr="004219CA">
        <w:rPr>
          <w:rFonts w:ascii="Times New Roman" w:hAnsi="Times New Roman" w:cs="Times New Roman"/>
        </w:rPr>
        <w:t xml:space="preserve"> using unique barcoded primers with Illumina </w:t>
      </w:r>
      <w:proofErr w:type="spellStart"/>
      <w:r w:rsidR="00B37DE2" w:rsidRPr="004219CA">
        <w:rPr>
          <w:rFonts w:ascii="Times New Roman" w:hAnsi="Times New Roman" w:cs="Times New Roman"/>
        </w:rPr>
        <w:t>MiSeq</w:t>
      </w:r>
      <w:proofErr w:type="spellEnd"/>
      <w:r w:rsidR="00B37DE2" w:rsidRPr="004219CA">
        <w:rPr>
          <w:rFonts w:ascii="Times New Roman" w:hAnsi="Times New Roman" w:cs="Times New Roman"/>
        </w:rPr>
        <w:t xml:space="preserve"> </w:t>
      </w:r>
      <w:r w:rsidR="006463FD" w:rsidRPr="004219CA">
        <w:rPr>
          <w:rFonts w:ascii="Times New Roman" w:hAnsi="Times New Roman" w:cs="Times New Roman"/>
        </w:rPr>
        <w:t>(</w:t>
      </w:r>
      <w:r w:rsidR="006463FD" w:rsidRPr="004219CA">
        <w:rPr>
          <w:rFonts w:ascii="Times New Roman" w:hAnsi="Times New Roman" w:cs="Times New Roman"/>
          <w:i/>
          <w:iCs/>
        </w:rPr>
        <w:t>Lotus</w:t>
      </w:r>
      <w:r w:rsidR="006463FD" w:rsidRPr="004219CA">
        <w:rPr>
          <w:rFonts w:ascii="Times New Roman" w:hAnsi="Times New Roman" w:cs="Times New Roman"/>
        </w:rPr>
        <w:t xml:space="preserve">) </w:t>
      </w:r>
      <w:r w:rsidR="00B37DE2" w:rsidRPr="004219CA">
        <w:rPr>
          <w:rFonts w:ascii="Times New Roman" w:hAnsi="Times New Roman" w:cs="Times New Roman"/>
        </w:rPr>
        <w:t xml:space="preserve">or </w:t>
      </w:r>
      <w:proofErr w:type="spellStart"/>
      <w:r w:rsidR="00B37DE2" w:rsidRPr="004219CA">
        <w:rPr>
          <w:rFonts w:ascii="Times New Roman" w:hAnsi="Times New Roman" w:cs="Times New Roman"/>
        </w:rPr>
        <w:t>NovaSeq</w:t>
      </w:r>
      <w:proofErr w:type="spellEnd"/>
      <w:r w:rsidR="006463FD" w:rsidRPr="004219CA">
        <w:rPr>
          <w:rFonts w:ascii="Times New Roman" w:hAnsi="Times New Roman" w:cs="Times New Roman"/>
        </w:rPr>
        <w:t xml:space="preserve"> (</w:t>
      </w:r>
      <w:r w:rsidR="006463FD" w:rsidRPr="004219CA">
        <w:rPr>
          <w:rFonts w:ascii="Times New Roman" w:hAnsi="Times New Roman" w:cs="Times New Roman"/>
          <w:i/>
          <w:iCs/>
        </w:rPr>
        <w:t>Hordeum</w:t>
      </w:r>
      <w:r w:rsidR="006463FD" w:rsidRPr="004219CA">
        <w:rPr>
          <w:rFonts w:ascii="Times New Roman" w:hAnsi="Times New Roman" w:cs="Times New Roman"/>
        </w:rPr>
        <w:t>)</w:t>
      </w:r>
      <w:r w:rsidR="00B37DE2" w:rsidRPr="004219CA">
        <w:rPr>
          <w:rFonts w:ascii="Times New Roman" w:hAnsi="Times New Roman" w:cs="Times New Roman"/>
        </w:rPr>
        <w:t xml:space="preserve"> adapters for individual samples</w:t>
      </w:r>
      <w:r w:rsidR="00505569" w:rsidRPr="004219CA">
        <w:rPr>
          <w:rFonts w:ascii="Times New Roman" w:hAnsi="Times New Roman" w:cs="Times New Roman"/>
        </w:rPr>
        <w:t xml:space="preserve">. </w:t>
      </w:r>
      <w:r w:rsidR="00930285" w:rsidRPr="004219CA">
        <w:rPr>
          <w:rFonts w:ascii="Times New Roman" w:hAnsi="Times New Roman" w:cs="Times New Roman"/>
        </w:rPr>
        <w:t xml:space="preserve">For </w:t>
      </w:r>
      <w:r w:rsidR="00930285" w:rsidRPr="004219CA">
        <w:rPr>
          <w:rFonts w:ascii="Times New Roman" w:hAnsi="Times New Roman" w:cs="Times New Roman"/>
          <w:i/>
          <w:iCs/>
        </w:rPr>
        <w:t xml:space="preserve">Lotus </w:t>
      </w:r>
      <w:r w:rsidR="00930285" w:rsidRPr="004219CA">
        <w:rPr>
          <w:rFonts w:ascii="Times New Roman" w:hAnsi="Times New Roman" w:cs="Times New Roman"/>
        </w:rPr>
        <w:t xml:space="preserve">samples, synthetic DNA spikes </w:t>
      </w:r>
      <w:r w:rsidR="006463FD" w:rsidRPr="004219CA">
        <w:rPr>
          <w:rFonts w:ascii="Times New Roman" w:hAnsi="Times New Roman" w:cs="Times New Roman"/>
        </w:rPr>
        <w:t>(</w:t>
      </w:r>
      <w:r w:rsidR="006463FD" w:rsidRPr="004219CA">
        <w:rPr>
          <w:rFonts w:ascii="Times New Roman" w:hAnsi="Times New Roman" w:cs="Times New Roman"/>
          <w:highlight w:val="red"/>
        </w:rPr>
        <w:t>give sequence</w:t>
      </w:r>
      <w:r w:rsidR="006463FD" w:rsidRPr="004219CA">
        <w:rPr>
          <w:rFonts w:ascii="Times New Roman" w:hAnsi="Times New Roman" w:cs="Times New Roman"/>
        </w:rPr>
        <w:t xml:space="preserve">) </w:t>
      </w:r>
      <w:r w:rsidR="00930285" w:rsidRPr="004219CA">
        <w:rPr>
          <w:rFonts w:ascii="Times New Roman" w:hAnsi="Times New Roman" w:cs="Times New Roman"/>
        </w:rPr>
        <w:t xml:space="preserve">were included in PCR1, which </w:t>
      </w:r>
      <w:r w:rsidR="00B937AF" w:rsidRPr="004219CA">
        <w:rPr>
          <w:rFonts w:ascii="Times New Roman" w:hAnsi="Times New Roman" w:cs="Times New Roman"/>
        </w:rPr>
        <w:t>we</w:t>
      </w:r>
      <w:r w:rsidR="00930285" w:rsidRPr="004219CA">
        <w:rPr>
          <w:rFonts w:ascii="Times New Roman" w:hAnsi="Times New Roman" w:cs="Times New Roman"/>
        </w:rPr>
        <w:t xml:space="preserve">re, however, </w:t>
      </w:r>
      <w:r w:rsidR="00B937AF" w:rsidRPr="004219CA">
        <w:rPr>
          <w:rFonts w:ascii="Times New Roman" w:hAnsi="Times New Roman" w:cs="Times New Roman"/>
        </w:rPr>
        <w:t>excluded during</w:t>
      </w:r>
      <w:r w:rsidR="006463FD" w:rsidRPr="004219CA">
        <w:rPr>
          <w:rFonts w:ascii="Times New Roman" w:hAnsi="Times New Roman" w:cs="Times New Roman"/>
        </w:rPr>
        <w:t xml:space="preserve"> analysis</w:t>
      </w:r>
      <w:r w:rsidR="00930285" w:rsidRPr="004219CA">
        <w:rPr>
          <w:rFonts w:ascii="Times New Roman" w:hAnsi="Times New Roman" w:cs="Times New Roman"/>
        </w:rPr>
        <w:t xml:space="preserve">. </w:t>
      </w:r>
      <w:r w:rsidR="00505569" w:rsidRPr="004219CA">
        <w:rPr>
          <w:rFonts w:ascii="Times New Roman" w:hAnsi="Times New Roman" w:cs="Times New Roman"/>
        </w:rPr>
        <w:t>Amplicons were purified, pooled</w:t>
      </w:r>
      <w:r w:rsidR="00234F1D" w:rsidRPr="004219CA">
        <w:rPr>
          <w:rFonts w:ascii="Times New Roman" w:hAnsi="Times New Roman" w:cs="Times New Roman"/>
        </w:rPr>
        <w:t xml:space="preserve"> and</w:t>
      </w:r>
      <w:r w:rsidR="00505569" w:rsidRPr="004219CA">
        <w:rPr>
          <w:rFonts w:ascii="Times New Roman" w:hAnsi="Times New Roman" w:cs="Times New Roman"/>
        </w:rPr>
        <w:t xml:space="preserve"> bands of bacterial DNA fragments </w:t>
      </w:r>
      <w:r w:rsidR="00234F1D" w:rsidRPr="004219CA">
        <w:rPr>
          <w:rFonts w:ascii="Times New Roman" w:hAnsi="Times New Roman" w:cs="Times New Roman"/>
        </w:rPr>
        <w:t xml:space="preserve">were </w:t>
      </w:r>
      <w:r w:rsidR="00505569" w:rsidRPr="004219CA">
        <w:rPr>
          <w:rFonts w:ascii="Times New Roman" w:hAnsi="Times New Roman" w:cs="Times New Roman"/>
        </w:rPr>
        <w:t xml:space="preserve">extracted via gel electrophoresis </w:t>
      </w:r>
      <w:r w:rsidRPr="004219CA">
        <w:rPr>
          <w:rFonts w:ascii="Times New Roman" w:hAnsi="Times New Roman" w:cs="Times New Roman"/>
        </w:rPr>
        <w:t xml:space="preserve">and </w:t>
      </w:r>
      <w:r w:rsidR="00930285" w:rsidRPr="004219CA">
        <w:rPr>
          <w:rFonts w:ascii="Times New Roman" w:hAnsi="Times New Roman" w:cs="Times New Roman"/>
        </w:rPr>
        <w:t>purified</w:t>
      </w:r>
      <w:r w:rsidRPr="004219CA">
        <w:rPr>
          <w:rFonts w:ascii="Times New Roman" w:hAnsi="Times New Roman" w:cs="Times New Roman"/>
        </w:rPr>
        <w:t xml:space="preserve"> using ‘</w:t>
      </w:r>
      <w:proofErr w:type="spellStart"/>
      <w:r w:rsidRPr="004219CA">
        <w:rPr>
          <w:rFonts w:ascii="Times New Roman" w:hAnsi="Times New Roman" w:cs="Times New Roman"/>
        </w:rPr>
        <w:t>Nucleospin</w:t>
      </w:r>
      <w:proofErr w:type="spellEnd"/>
      <w:r w:rsidRPr="004219CA">
        <w:rPr>
          <w:rFonts w:ascii="Times New Roman" w:hAnsi="Times New Roman" w:cs="Times New Roman"/>
        </w:rPr>
        <w:t xml:space="preserve"> Gel and DNA ex</w:t>
      </w:r>
      <w:r w:rsidR="00234F1D" w:rsidRPr="004219CA">
        <w:rPr>
          <w:rFonts w:ascii="Times New Roman" w:hAnsi="Times New Roman" w:cs="Times New Roman"/>
        </w:rPr>
        <w:t>t</w:t>
      </w:r>
      <w:r w:rsidRPr="004219CA">
        <w:rPr>
          <w:rFonts w:ascii="Times New Roman" w:hAnsi="Times New Roman" w:cs="Times New Roman"/>
        </w:rPr>
        <w:t>raction kit’ (</w:t>
      </w:r>
      <w:proofErr w:type="spellStart"/>
      <w:r w:rsidRPr="004219CA">
        <w:rPr>
          <w:rFonts w:ascii="Times New Roman" w:hAnsi="Times New Roman" w:cs="Times New Roman"/>
        </w:rPr>
        <w:t>Macherey</w:t>
      </w:r>
      <w:proofErr w:type="spellEnd"/>
      <w:r w:rsidRPr="004219CA">
        <w:rPr>
          <w:rFonts w:ascii="Times New Roman" w:hAnsi="Times New Roman" w:cs="Times New Roman"/>
        </w:rPr>
        <w:t xml:space="preserve">-Nagel). Eluted DNA </w:t>
      </w:r>
      <w:r w:rsidR="00505569" w:rsidRPr="004219CA">
        <w:rPr>
          <w:rFonts w:ascii="Times New Roman" w:hAnsi="Times New Roman" w:cs="Times New Roman"/>
        </w:rPr>
        <w:t xml:space="preserve">was </w:t>
      </w:r>
      <w:r w:rsidRPr="004219CA">
        <w:rPr>
          <w:rFonts w:ascii="Times New Roman" w:hAnsi="Times New Roman" w:cs="Times New Roman"/>
        </w:rPr>
        <w:t xml:space="preserve">concentrated twice using </w:t>
      </w:r>
      <w:proofErr w:type="spellStart"/>
      <w:r w:rsidRPr="004219CA">
        <w:rPr>
          <w:rFonts w:ascii="Times New Roman" w:hAnsi="Times New Roman" w:cs="Times New Roman"/>
        </w:rPr>
        <w:t>AMPure</w:t>
      </w:r>
      <w:proofErr w:type="spellEnd"/>
      <w:r w:rsidRPr="004219CA">
        <w:rPr>
          <w:rFonts w:ascii="Times New Roman" w:hAnsi="Times New Roman" w:cs="Times New Roman"/>
        </w:rPr>
        <w:t xml:space="preserve"> XP beads</w:t>
      </w:r>
      <w:r w:rsidR="00505569" w:rsidRPr="004219CA">
        <w:rPr>
          <w:rFonts w:ascii="Times New Roman" w:hAnsi="Times New Roman" w:cs="Times New Roman"/>
        </w:rPr>
        <w:t xml:space="preserve"> (</w:t>
      </w:r>
      <w:r w:rsidR="00234F1D" w:rsidRPr="004219CA">
        <w:rPr>
          <w:rFonts w:ascii="Times New Roman" w:hAnsi="Times New Roman" w:cs="Times New Roman"/>
        </w:rPr>
        <w:t>Beckman Coulter</w:t>
      </w:r>
      <w:r w:rsidR="00505569" w:rsidRPr="004219CA">
        <w:rPr>
          <w:rFonts w:ascii="Times New Roman" w:hAnsi="Times New Roman" w:cs="Times New Roman"/>
        </w:rPr>
        <w:t>)</w:t>
      </w:r>
      <w:r w:rsidR="00D26F85" w:rsidRPr="004219CA">
        <w:rPr>
          <w:rFonts w:ascii="Times New Roman" w:hAnsi="Times New Roman" w:cs="Times New Roman"/>
        </w:rPr>
        <w:t>. T</w:t>
      </w:r>
      <w:r w:rsidR="00F33887" w:rsidRPr="004219CA">
        <w:rPr>
          <w:rFonts w:ascii="Times New Roman" w:hAnsi="Times New Roman" w:cs="Times New Roman"/>
        </w:rPr>
        <w:t xml:space="preserve">he </w:t>
      </w:r>
      <w:r w:rsidRPr="004219CA">
        <w:rPr>
          <w:rFonts w:ascii="Times New Roman" w:hAnsi="Times New Roman" w:cs="Times New Roman"/>
        </w:rPr>
        <w:t>final concentration was measured using Invitrogen Qubit dsDNA HS and BR Assay Kit (</w:t>
      </w:r>
      <w:proofErr w:type="spellStart"/>
      <w:r w:rsidRPr="004219CA">
        <w:rPr>
          <w:rFonts w:ascii="Times New Roman" w:hAnsi="Times New Roman" w:cs="Times New Roman"/>
        </w:rPr>
        <w:t>Thermo</w:t>
      </w:r>
      <w:proofErr w:type="spellEnd"/>
      <w:r w:rsidRPr="004219CA">
        <w:rPr>
          <w:rFonts w:ascii="Times New Roman" w:hAnsi="Times New Roman" w:cs="Times New Roman"/>
        </w:rPr>
        <w:t xml:space="preserve"> Fisher Scientific)</w:t>
      </w:r>
      <w:r w:rsidR="00F33887" w:rsidRPr="004219CA">
        <w:rPr>
          <w:rFonts w:ascii="Times New Roman" w:hAnsi="Times New Roman" w:cs="Times New Roman"/>
        </w:rPr>
        <w:t xml:space="preserve">, </w:t>
      </w:r>
      <w:r w:rsidRPr="004219CA">
        <w:rPr>
          <w:rFonts w:ascii="Times New Roman" w:hAnsi="Times New Roman" w:cs="Times New Roman"/>
        </w:rPr>
        <w:t xml:space="preserve">and the libraries were sequenced using Illumina </w:t>
      </w:r>
      <w:proofErr w:type="spellStart"/>
      <w:r w:rsidRPr="004219CA">
        <w:rPr>
          <w:rFonts w:ascii="Times New Roman" w:hAnsi="Times New Roman" w:cs="Times New Roman"/>
        </w:rPr>
        <w:t>MiSeq</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Genewiz</w:t>
      </w:r>
      <w:proofErr w:type="spellEnd"/>
      <w:r w:rsidRPr="004219CA">
        <w:rPr>
          <w:rFonts w:ascii="Times New Roman" w:hAnsi="Times New Roman" w:cs="Times New Roman"/>
        </w:rPr>
        <w:t xml:space="preserve">) for </w:t>
      </w:r>
      <w:r w:rsidRPr="004219CA">
        <w:rPr>
          <w:rFonts w:ascii="Times New Roman" w:hAnsi="Times New Roman" w:cs="Times New Roman"/>
          <w:i/>
          <w:iCs/>
        </w:rPr>
        <w:t xml:space="preserve">Lotus </w:t>
      </w:r>
      <w:r w:rsidRPr="004219CA">
        <w:rPr>
          <w:rFonts w:ascii="Times New Roman" w:hAnsi="Times New Roman" w:cs="Times New Roman"/>
        </w:rPr>
        <w:t xml:space="preserve">and </w:t>
      </w:r>
      <w:proofErr w:type="spellStart"/>
      <w:r w:rsidRPr="004219CA">
        <w:rPr>
          <w:rFonts w:ascii="Times New Roman" w:hAnsi="Times New Roman" w:cs="Times New Roman"/>
        </w:rPr>
        <w:t>NovaSeq</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Novogene</w:t>
      </w:r>
      <w:proofErr w:type="spellEnd"/>
      <w:r w:rsidRPr="004219CA">
        <w:rPr>
          <w:rFonts w:ascii="Times New Roman" w:hAnsi="Times New Roman" w:cs="Times New Roman"/>
        </w:rPr>
        <w:t xml:space="preserve">) for </w:t>
      </w:r>
      <w:r w:rsidR="00B937AF" w:rsidRPr="004219CA">
        <w:rPr>
          <w:rFonts w:ascii="Times New Roman" w:hAnsi="Times New Roman" w:cs="Times New Roman"/>
          <w:i/>
          <w:iCs/>
        </w:rPr>
        <w:t>Hordeum</w:t>
      </w:r>
      <w:r w:rsidRPr="004219CA">
        <w:rPr>
          <w:rFonts w:ascii="Times New Roman" w:hAnsi="Times New Roman" w:cs="Times New Roman"/>
        </w:rPr>
        <w:t xml:space="preserve"> samples.</w:t>
      </w:r>
    </w:p>
    <w:p w14:paraId="24C104C7" w14:textId="77777777" w:rsidR="0077294F" w:rsidRDefault="0077294F" w:rsidP="00DB2FCC">
      <w:pPr>
        <w:spacing w:line="276" w:lineRule="auto"/>
        <w:jc w:val="both"/>
        <w:rPr>
          <w:rFonts w:ascii="Times New Roman" w:hAnsi="Times New Roman" w:cs="Times New Roman"/>
        </w:rPr>
      </w:pPr>
    </w:p>
    <w:p w14:paraId="1BE10EAD" w14:textId="77777777" w:rsidR="004219CA" w:rsidRDefault="00D26F85" w:rsidP="00DB2FCC">
      <w:pPr>
        <w:spacing w:line="276" w:lineRule="auto"/>
        <w:jc w:val="both"/>
        <w:rPr>
          <w:rFonts w:ascii="Times New Roman" w:hAnsi="Times New Roman" w:cs="Times New Roman"/>
        </w:rPr>
      </w:pPr>
      <w:r w:rsidRPr="00D213B7">
        <w:rPr>
          <w:rFonts w:ascii="Times New Roman" w:hAnsi="Times New Roman" w:cs="Times New Roman"/>
          <w:b/>
          <w:bCs/>
        </w:rPr>
        <w:t>Plant cultivation in gnotobiotic systems supplied with synthetic bacterial communities</w:t>
      </w:r>
      <w:r w:rsidR="00035BB5" w:rsidRPr="00D213B7">
        <w:rPr>
          <w:rFonts w:ascii="Times New Roman" w:hAnsi="Times New Roman" w:cs="Times New Roman"/>
          <w:b/>
          <w:bCs/>
        </w:rPr>
        <w:t xml:space="preserve"> </w:t>
      </w:r>
      <w:r w:rsidRPr="00D213B7">
        <w:rPr>
          <w:rFonts w:ascii="Times New Roman" w:hAnsi="Times New Roman" w:cs="Times New Roman"/>
        </w:rPr>
        <w:t xml:space="preserve">Two independent reconstitution experiments were conducted using gnotobiotic systems. </w:t>
      </w:r>
      <w:r w:rsidRPr="00D213B7">
        <w:rPr>
          <w:rFonts w:ascii="Times New Roman" w:hAnsi="Times New Roman" w:cs="Times New Roman"/>
          <w:i/>
          <w:iCs/>
          <w:color w:val="000000" w:themeColor="text1"/>
        </w:rPr>
        <w:t>Lotus</w:t>
      </w:r>
      <w:r w:rsidRPr="00D213B7">
        <w:rPr>
          <w:rFonts w:ascii="Times New Roman" w:hAnsi="Times New Roman" w:cs="Times New Roman"/>
          <w:color w:val="000000" w:themeColor="text1"/>
        </w:rPr>
        <w:t xml:space="preserve"> seedlings were cultivated in a closed system of autoclaved magenta boxes filled with a 5:2</w:t>
      </w:r>
      <w:r w:rsidRPr="004219CA">
        <w:rPr>
          <w:rFonts w:ascii="Times New Roman" w:hAnsi="Times New Roman" w:cs="Times New Roman"/>
          <w:color w:val="000000" w:themeColor="text1"/>
        </w:rPr>
        <w:t xml:space="preserve"> mixture of autoclaved LECA and baked sand (overnight at 200°C) and a 1cm-layer of autoclaved </w:t>
      </w:r>
      <w:r w:rsidR="000B42BB" w:rsidRPr="004219CA">
        <w:rPr>
          <w:rFonts w:ascii="Times New Roman" w:hAnsi="Times New Roman" w:cs="Times New Roman"/>
          <w:color w:val="000000" w:themeColor="text1"/>
        </w:rPr>
        <w:t xml:space="preserve">fine </w:t>
      </w:r>
      <w:r w:rsidRPr="004219CA">
        <w:rPr>
          <w:rFonts w:ascii="Times New Roman" w:hAnsi="Times New Roman" w:cs="Times New Roman"/>
          <w:color w:val="000000" w:themeColor="text1"/>
        </w:rPr>
        <w:t xml:space="preserve">vermiculite. For each </w:t>
      </w:r>
      <w:r w:rsidR="006236A8" w:rsidRPr="004219CA">
        <w:rPr>
          <w:rFonts w:ascii="Times New Roman" w:hAnsi="Times New Roman" w:cs="Times New Roman"/>
          <w:color w:val="000000" w:themeColor="text1"/>
        </w:rPr>
        <w:t xml:space="preserve">genotype, four biological replicates were included with 25 seedlings/box (total n=100). </w:t>
      </w:r>
      <w:r w:rsidR="00895DAE" w:rsidRPr="004219CA">
        <w:rPr>
          <w:rFonts w:ascii="Times New Roman" w:hAnsi="Times New Roman" w:cs="Times New Roman"/>
          <w:color w:val="000000" w:themeColor="text1"/>
        </w:rPr>
        <w:t>Plants were watered with</w:t>
      </w:r>
      <w:r w:rsidR="006236A8" w:rsidRPr="004219CA">
        <w:rPr>
          <w:rFonts w:ascii="Times New Roman" w:hAnsi="Times New Roman" w:cs="Times New Roman"/>
          <w:color w:val="000000" w:themeColor="text1"/>
        </w:rPr>
        <w:t xml:space="preserve"> low nitrogen low phosphorus Long Ashton media (0.75mM </w:t>
      </w:r>
      <w:proofErr w:type="spellStart"/>
      <w:r w:rsidR="006236A8" w:rsidRPr="004219CA">
        <w:rPr>
          <w:rFonts w:ascii="Times New Roman" w:hAnsi="Times New Roman" w:cs="Times New Roman"/>
          <w:color w:val="000000" w:themeColor="text1"/>
        </w:rPr>
        <w:t>MgSO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x7H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 xml:space="preserve">0, 1mM </w:t>
      </w:r>
      <w:proofErr w:type="spellStart"/>
      <w:r w:rsidR="006236A8" w:rsidRPr="004219CA">
        <w:rPr>
          <w:rFonts w:ascii="Times New Roman" w:hAnsi="Times New Roman" w:cs="Times New Roman"/>
          <w:color w:val="000000" w:themeColor="text1"/>
        </w:rPr>
        <w:t>NaNO</w:t>
      </w:r>
      <w:proofErr w:type="spellEnd"/>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 1mM K</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SO</w:t>
      </w:r>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xml:space="preserve">, 2mM </w:t>
      </w:r>
      <w:proofErr w:type="spellStart"/>
      <w:r w:rsidR="006236A8" w:rsidRPr="004219CA">
        <w:rPr>
          <w:rFonts w:ascii="Times New Roman" w:hAnsi="Times New Roman" w:cs="Times New Roman"/>
          <w:color w:val="000000" w:themeColor="text1"/>
        </w:rPr>
        <w:t>CaCl</w:t>
      </w:r>
      <w:proofErr w:type="spellEnd"/>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x2H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O, 0.032mM Na</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HPO</w:t>
      </w:r>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xml:space="preserve">, 5μM </w:t>
      </w:r>
      <w:proofErr w:type="spellStart"/>
      <w:r w:rsidR="006236A8" w:rsidRPr="004219CA">
        <w:rPr>
          <w:rFonts w:ascii="Times New Roman" w:hAnsi="Times New Roman" w:cs="Times New Roman"/>
          <w:color w:val="000000" w:themeColor="text1"/>
        </w:rPr>
        <w:t>MnSO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xml:space="preserve">, 0.25μM </w:t>
      </w:r>
      <w:proofErr w:type="spellStart"/>
      <w:r w:rsidR="006236A8" w:rsidRPr="004219CA">
        <w:rPr>
          <w:rFonts w:ascii="Times New Roman" w:hAnsi="Times New Roman" w:cs="Times New Roman"/>
          <w:color w:val="000000" w:themeColor="text1"/>
        </w:rPr>
        <w:t>CuSO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x5H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 xml:space="preserve">O, 0.5μM </w:t>
      </w:r>
      <w:proofErr w:type="spellStart"/>
      <w:r w:rsidR="006236A8" w:rsidRPr="004219CA">
        <w:rPr>
          <w:rFonts w:ascii="Times New Roman" w:hAnsi="Times New Roman" w:cs="Times New Roman"/>
          <w:color w:val="000000" w:themeColor="text1"/>
        </w:rPr>
        <w:t>ZnSO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x7H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O, 25μM H</w:t>
      </w:r>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BO</w:t>
      </w:r>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 0.1μM Na</w:t>
      </w:r>
      <w:r w:rsidR="006236A8" w:rsidRPr="004219CA">
        <w:rPr>
          <w:rFonts w:ascii="Times New Roman" w:hAnsi="Times New Roman" w:cs="Times New Roman"/>
          <w:color w:val="000000" w:themeColor="text1"/>
          <w:position w:val="-2"/>
          <w:vertAlign w:val="subscript"/>
        </w:rPr>
        <w:t>2</w:t>
      </w:r>
      <w:proofErr w:type="spellStart"/>
      <w:r w:rsidR="006236A8" w:rsidRPr="004219CA">
        <w:rPr>
          <w:rFonts w:ascii="Times New Roman" w:hAnsi="Times New Roman" w:cs="Times New Roman"/>
          <w:color w:val="000000" w:themeColor="text1"/>
        </w:rPr>
        <w:t>MoO</w:t>
      </w:r>
      <w:proofErr w:type="spellEnd"/>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x2H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 xml:space="preserve">O, 25μM Fe-EDTA) and seedlings were planted and cultivated for four weeks at </w:t>
      </w:r>
      <w:r w:rsidR="006236A8" w:rsidRPr="004219CA">
        <w:rPr>
          <w:rFonts w:ascii="Times New Roman" w:hAnsi="Times New Roman" w:cs="Times New Roman"/>
        </w:rPr>
        <w:t>21°C, 16/8 day/night hours, 100/0μmol light density day/night. One day after planting, plants were inoculated with the Lj-SPHERE bacterial culture collection</w:t>
      </w:r>
      <w:r w:rsidR="00915ADB" w:rsidRPr="004219CA">
        <w:rPr>
          <w:rFonts w:ascii="Times New Roman" w:hAnsi="Times New Roman" w:cs="Times New Roman"/>
        </w:rPr>
        <w:t xml:space="preserve"> (Wippel </w:t>
      </w:r>
      <w:r w:rsidR="00915ADB" w:rsidRPr="004219CA">
        <w:rPr>
          <w:rFonts w:ascii="Times New Roman" w:hAnsi="Times New Roman" w:cs="Times New Roman"/>
          <w:i/>
        </w:rPr>
        <w:t>et al.</w:t>
      </w:r>
      <w:r w:rsidR="00915ADB" w:rsidRPr="004219CA">
        <w:rPr>
          <w:rFonts w:ascii="Times New Roman" w:hAnsi="Times New Roman" w:cs="Times New Roman"/>
        </w:rPr>
        <w:t>, 202</w:t>
      </w:r>
      <w:r w:rsidR="00B937AF" w:rsidRPr="004219CA">
        <w:rPr>
          <w:rFonts w:ascii="Times New Roman" w:hAnsi="Times New Roman" w:cs="Times New Roman"/>
        </w:rPr>
        <w:t xml:space="preserve">1, </w:t>
      </w:r>
      <w:r w:rsidR="00B937AF" w:rsidRPr="004219CA">
        <w:rPr>
          <w:rFonts w:ascii="Times New Roman" w:hAnsi="Times New Roman" w:cs="Times New Roman"/>
          <w:highlight w:val="red"/>
        </w:rPr>
        <w:t>Suppl. Table</w:t>
      </w:r>
      <w:r w:rsidR="00B937AF" w:rsidRPr="001F631A">
        <w:rPr>
          <w:rFonts w:ascii="Times New Roman" w:hAnsi="Times New Roman" w:cs="Times New Roman"/>
          <w:highlight w:val="red"/>
        </w:rPr>
        <w:t xml:space="preserve"> </w:t>
      </w:r>
      <w:r w:rsidR="001F631A" w:rsidRPr="001F631A">
        <w:rPr>
          <w:rFonts w:ascii="Times New Roman" w:hAnsi="Times New Roman" w:cs="Times New Roman"/>
          <w:highlight w:val="red"/>
        </w:rPr>
        <w:t>4</w:t>
      </w:r>
      <w:r w:rsidR="00915ADB" w:rsidRPr="004219CA">
        <w:rPr>
          <w:rFonts w:ascii="Times New Roman" w:hAnsi="Times New Roman" w:cs="Times New Roman"/>
        </w:rPr>
        <w:t>)</w:t>
      </w:r>
      <w:r w:rsidR="005073EE" w:rsidRPr="004219CA">
        <w:rPr>
          <w:rFonts w:ascii="Times New Roman" w:hAnsi="Times New Roman" w:cs="Times New Roman"/>
        </w:rPr>
        <w:t>. For this,</w:t>
      </w:r>
      <w:r w:rsidR="006236A8" w:rsidRPr="004219CA">
        <w:rPr>
          <w:rFonts w:ascii="Times New Roman" w:hAnsi="Times New Roman" w:cs="Times New Roman"/>
        </w:rPr>
        <w:t xml:space="preserve"> equal amounts of each bacterial culture based on OD</w:t>
      </w:r>
      <w:r w:rsidR="006236A8" w:rsidRPr="004219CA">
        <w:rPr>
          <w:rFonts w:ascii="Times New Roman" w:hAnsi="Times New Roman" w:cs="Times New Roman"/>
          <w:vertAlign w:val="subscript"/>
        </w:rPr>
        <w:t>600</w:t>
      </w:r>
      <w:r w:rsidR="006236A8" w:rsidRPr="004219CA">
        <w:rPr>
          <w:rFonts w:ascii="Times New Roman" w:hAnsi="Times New Roman" w:cs="Times New Roman"/>
        </w:rPr>
        <w:t xml:space="preserve"> measurements </w:t>
      </w:r>
      <w:r w:rsidR="005073EE" w:rsidRPr="004219CA">
        <w:rPr>
          <w:rFonts w:ascii="Times New Roman" w:hAnsi="Times New Roman" w:cs="Times New Roman"/>
        </w:rPr>
        <w:t>were pooled and diluted to a final concentration of 0.02</w:t>
      </w:r>
      <w:r w:rsidR="00B937AF" w:rsidRPr="004219CA">
        <w:rPr>
          <w:rFonts w:ascii="Times New Roman" w:hAnsi="Times New Roman" w:cs="Times New Roman"/>
        </w:rPr>
        <w:t xml:space="preserve"> in media</w:t>
      </w:r>
      <w:r w:rsidR="005073EE" w:rsidRPr="004219CA">
        <w:rPr>
          <w:rFonts w:ascii="Times New Roman" w:hAnsi="Times New Roman" w:cs="Times New Roman"/>
        </w:rPr>
        <w:t>. 3ml of inoculum was added to each box system.</w:t>
      </w:r>
      <w:r w:rsidR="00B937AF" w:rsidRPr="004219CA">
        <w:rPr>
          <w:rFonts w:ascii="Times New Roman" w:hAnsi="Times New Roman" w:cs="Times New Roman"/>
          <w:b/>
          <w:bCs/>
        </w:rPr>
        <w:t xml:space="preserve"> </w:t>
      </w:r>
      <w:r w:rsidR="005073EE" w:rsidRPr="004219CA">
        <w:rPr>
          <w:rFonts w:ascii="Times New Roman" w:hAnsi="Times New Roman" w:cs="Times New Roman"/>
        </w:rPr>
        <w:t xml:space="preserve">For </w:t>
      </w:r>
      <w:r w:rsidR="00B937AF" w:rsidRPr="004219CA">
        <w:rPr>
          <w:rFonts w:ascii="Times New Roman" w:hAnsi="Times New Roman" w:cs="Times New Roman"/>
          <w:i/>
          <w:iCs/>
        </w:rPr>
        <w:t>Hordeum</w:t>
      </w:r>
      <w:r w:rsidR="005073EE" w:rsidRPr="004219CA">
        <w:rPr>
          <w:rFonts w:ascii="Times New Roman" w:hAnsi="Times New Roman" w:cs="Times New Roman"/>
        </w:rPr>
        <w:t xml:space="preserve">, seedlings were planted in </w:t>
      </w:r>
      <w:r w:rsidR="00865851" w:rsidRPr="004219CA">
        <w:rPr>
          <w:rFonts w:ascii="Times New Roman" w:hAnsi="Times New Roman" w:cs="Times New Roman"/>
        </w:rPr>
        <w:t>sterile</w:t>
      </w:r>
      <w:r w:rsidR="005073EE" w:rsidRPr="004219CA">
        <w:rPr>
          <w:rFonts w:ascii="Times New Roman" w:hAnsi="Times New Roman" w:cs="Times New Roman"/>
        </w:rPr>
        <w:t xml:space="preserve"> 4x4x9cm pots with a sterile 5:2 LECA/sand mixture and a top layer of autoclaved vermiculite. Six biological replicates were included for each genotype, with three pots with one plant/pot for each replicate (total n=18). Plants were supplied with Long Ashton media (see above) and cultivated for three weeks in growth chambers with 16/8 day/night hours, 75/80% room humidity day/night, 22/18°</w:t>
      </w:r>
      <w:proofErr w:type="gramStart"/>
      <w:r w:rsidR="005073EE" w:rsidRPr="004219CA">
        <w:rPr>
          <w:rFonts w:ascii="Times New Roman" w:hAnsi="Times New Roman" w:cs="Times New Roman"/>
        </w:rPr>
        <w:t>C day</w:t>
      </w:r>
      <w:proofErr w:type="gramEnd"/>
      <w:r w:rsidR="005073EE" w:rsidRPr="004219CA">
        <w:rPr>
          <w:rFonts w:ascii="Times New Roman" w:hAnsi="Times New Roman" w:cs="Times New Roman"/>
        </w:rPr>
        <w:t>/night temperatures, and 200/0μmol light density day/night settings.</w:t>
      </w:r>
      <w:r w:rsidR="00763316" w:rsidRPr="004219CA">
        <w:rPr>
          <w:rFonts w:ascii="Times New Roman" w:hAnsi="Times New Roman" w:cs="Times New Roman"/>
        </w:rPr>
        <w:t xml:space="preserve"> One day after planting, the </w:t>
      </w:r>
      <w:r w:rsidR="00B937AF" w:rsidRPr="004219CA">
        <w:rPr>
          <w:rFonts w:ascii="Times New Roman" w:hAnsi="Times New Roman" w:cs="Times New Roman"/>
          <w:i/>
          <w:iCs/>
        </w:rPr>
        <w:t>Hordeum</w:t>
      </w:r>
      <w:r w:rsidR="00763316" w:rsidRPr="004219CA">
        <w:rPr>
          <w:rFonts w:ascii="Times New Roman" w:hAnsi="Times New Roman" w:cs="Times New Roman"/>
        </w:rPr>
        <w:t xml:space="preserve"> culture collection with bacterial strains isolated from </w:t>
      </w:r>
      <w:r w:rsidR="00B937AF" w:rsidRPr="004219CA">
        <w:rPr>
          <w:rFonts w:ascii="Times New Roman" w:hAnsi="Times New Roman" w:cs="Times New Roman"/>
          <w:i/>
          <w:iCs/>
        </w:rPr>
        <w:t>Hordeum</w:t>
      </w:r>
      <w:r w:rsidR="00763316" w:rsidRPr="004219CA">
        <w:rPr>
          <w:rFonts w:ascii="Times New Roman" w:hAnsi="Times New Roman" w:cs="Times New Roman"/>
        </w:rPr>
        <w:t xml:space="preserve"> plants </w:t>
      </w:r>
      <w:r w:rsidR="00B937AF" w:rsidRPr="004219CA">
        <w:rPr>
          <w:rFonts w:ascii="Times New Roman" w:hAnsi="Times New Roman" w:cs="Times New Roman"/>
        </w:rPr>
        <w:t xml:space="preserve">grown in soil </w:t>
      </w:r>
      <w:r w:rsidR="00763316" w:rsidRPr="004219CA">
        <w:rPr>
          <w:rFonts w:ascii="Times New Roman" w:hAnsi="Times New Roman" w:cs="Times New Roman"/>
        </w:rPr>
        <w:t>(collection of the Plant Molecular Biolo</w:t>
      </w:r>
      <w:r w:rsidR="001408CF" w:rsidRPr="004219CA">
        <w:rPr>
          <w:rFonts w:ascii="Times New Roman" w:hAnsi="Times New Roman" w:cs="Times New Roman"/>
        </w:rPr>
        <w:t>gy Group, Aarhus University, DK, unpublished</w:t>
      </w:r>
      <w:r w:rsidR="00B937AF" w:rsidRPr="004219CA">
        <w:rPr>
          <w:rFonts w:ascii="Times New Roman" w:hAnsi="Times New Roman" w:cs="Times New Roman"/>
        </w:rPr>
        <w:t xml:space="preserve">, </w:t>
      </w:r>
      <w:r w:rsidR="00B937AF" w:rsidRPr="001F631A">
        <w:rPr>
          <w:rFonts w:ascii="Times New Roman" w:hAnsi="Times New Roman" w:cs="Times New Roman"/>
          <w:highlight w:val="red"/>
        </w:rPr>
        <w:t xml:space="preserve">Suppl. Table </w:t>
      </w:r>
      <w:r w:rsidR="001F631A" w:rsidRPr="001F631A">
        <w:rPr>
          <w:rFonts w:ascii="Times New Roman" w:hAnsi="Times New Roman" w:cs="Times New Roman"/>
          <w:highlight w:val="red"/>
        </w:rPr>
        <w:t>6</w:t>
      </w:r>
      <w:r w:rsidR="001408CF" w:rsidRPr="004219CA">
        <w:rPr>
          <w:rFonts w:ascii="Times New Roman" w:hAnsi="Times New Roman" w:cs="Times New Roman"/>
        </w:rPr>
        <w:t xml:space="preserve">) </w:t>
      </w:r>
      <w:r w:rsidR="00763316" w:rsidRPr="004219CA">
        <w:rPr>
          <w:rFonts w:ascii="Times New Roman" w:hAnsi="Times New Roman" w:cs="Times New Roman"/>
        </w:rPr>
        <w:t>was applied as inoculum (</w:t>
      </w:r>
      <w:r w:rsidR="001408CF" w:rsidRPr="004219CA">
        <w:rPr>
          <w:rFonts w:ascii="Times New Roman" w:hAnsi="Times New Roman" w:cs="Times New Roman"/>
        </w:rPr>
        <w:t xml:space="preserve">preparation of individual cultures, mixing of equal proportions of each isolate based on </w:t>
      </w:r>
      <w:r w:rsidR="00763316" w:rsidRPr="004219CA">
        <w:rPr>
          <w:rFonts w:ascii="Times New Roman" w:hAnsi="Times New Roman" w:cs="Times New Roman"/>
        </w:rPr>
        <w:t>OD</w:t>
      </w:r>
      <w:r w:rsidR="00763316" w:rsidRPr="004219CA">
        <w:rPr>
          <w:rFonts w:ascii="Times New Roman" w:hAnsi="Times New Roman" w:cs="Times New Roman"/>
          <w:vertAlign w:val="subscript"/>
        </w:rPr>
        <w:t>600</w:t>
      </w:r>
      <w:r w:rsidR="001408CF" w:rsidRPr="004219CA">
        <w:rPr>
          <w:rFonts w:ascii="Times New Roman" w:hAnsi="Times New Roman" w:cs="Times New Roman"/>
        </w:rPr>
        <w:t xml:space="preserve"> measurements, final concentration set to 0.01 and</w:t>
      </w:r>
      <w:r w:rsidR="00763316" w:rsidRPr="004219CA">
        <w:rPr>
          <w:rFonts w:ascii="Times New Roman" w:hAnsi="Times New Roman" w:cs="Times New Roman"/>
        </w:rPr>
        <w:t xml:space="preserve"> 3ml per pot</w:t>
      </w:r>
      <w:r w:rsidR="001408CF" w:rsidRPr="004219CA">
        <w:rPr>
          <w:rFonts w:ascii="Times New Roman" w:hAnsi="Times New Roman" w:cs="Times New Roman"/>
        </w:rPr>
        <w:t xml:space="preserve"> inoculated</w:t>
      </w:r>
      <w:r w:rsidR="00763316" w:rsidRPr="004219CA">
        <w:rPr>
          <w:rFonts w:ascii="Times New Roman" w:hAnsi="Times New Roman" w:cs="Times New Roman"/>
        </w:rPr>
        <w:t xml:space="preserve">). In addition, plants were supplied with AM fungi on the day of planting. For this, </w:t>
      </w:r>
      <w:proofErr w:type="spellStart"/>
      <w:r w:rsidR="00763316" w:rsidRPr="004219CA">
        <w:rPr>
          <w:rFonts w:ascii="Times New Roman" w:hAnsi="Times New Roman" w:cs="Times New Roman"/>
          <w:i/>
          <w:iCs/>
        </w:rPr>
        <w:t>Rhizophagus</w:t>
      </w:r>
      <w:proofErr w:type="spellEnd"/>
      <w:r w:rsidR="00763316" w:rsidRPr="004219CA">
        <w:rPr>
          <w:rFonts w:ascii="Times New Roman" w:hAnsi="Times New Roman" w:cs="Times New Roman"/>
          <w:i/>
          <w:iCs/>
        </w:rPr>
        <w:t xml:space="preserve"> irregularis </w:t>
      </w:r>
      <w:r w:rsidR="00763316" w:rsidRPr="004219CA">
        <w:rPr>
          <w:rFonts w:ascii="Times New Roman" w:hAnsi="Times New Roman" w:cs="Times New Roman"/>
        </w:rPr>
        <w:t>spores (</w:t>
      </w:r>
      <w:proofErr w:type="spellStart"/>
      <w:r w:rsidR="00763316" w:rsidRPr="004219CA">
        <w:rPr>
          <w:rFonts w:ascii="Times New Roman" w:hAnsi="Times New Roman" w:cs="Times New Roman"/>
        </w:rPr>
        <w:t>Agro</w:t>
      </w:r>
      <w:proofErr w:type="spellEnd"/>
      <w:r w:rsidR="00763316" w:rsidRPr="004219CA">
        <w:rPr>
          <w:rFonts w:ascii="Times New Roman" w:hAnsi="Times New Roman" w:cs="Times New Roman"/>
        </w:rPr>
        <w:t xml:space="preserve"> Nutrition, </w:t>
      </w:r>
      <w:r w:rsidR="00763316" w:rsidRPr="004219CA">
        <w:rPr>
          <w:rFonts w:ascii="Times New Roman" w:hAnsi="Times New Roman" w:cs="Times New Roman"/>
        </w:rPr>
        <w:lastRenderedPageBreak/>
        <w:t>FR) were washed twice with Long Ashton media and 1ml of the final spore mix (400spores/ml) was applied</w:t>
      </w:r>
      <w:r w:rsidR="00B937AF" w:rsidRPr="004219CA">
        <w:rPr>
          <w:rFonts w:ascii="Times New Roman" w:hAnsi="Times New Roman" w:cs="Times New Roman"/>
        </w:rPr>
        <w:t xml:space="preserve"> to each pot (1cm under surface near plant root)</w:t>
      </w:r>
      <w:r w:rsidR="004219CA" w:rsidRPr="004219CA">
        <w:rPr>
          <w:rFonts w:ascii="Times New Roman" w:hAnsi="Times New Roman" w:cs="Times New Roman"/>
        </w:rPr>
        <w:t>.</w:t>
      </w:r>
    </w:p>
    <w:p w14:paraId="23FCC829" w14:textId="77777777" w:rsidR="0077294F" w:rsidRPr="0077294F" w:rsidRDefault="0077294F" w:rsidP="00DB2FCC">
      <w:pPr>
        <w:spacing w:line="276" w:lineRule="auto"/>
        <w:jc w:val="both"/>
        <w:rPr>
          <w:rFonts w:ascii="Times New Roman" w:hAnsi="Times New Roman" w:cs="Times New Roman"/>
        </w:rPr>
      </w:pPr>
    </w:p>
    <w:p w14:paraId="3397810C" w14:textId="77777777" w:rsidR="004219CA" w:rsidRPr="004219CA" w:rsidRDefault="004219CA" w:rsidP="00DB2FCC">
      <w:pPr>
        <w:pStyle w:val="NormalWeb"/>
        <w:spacing w:before="0" w:beforeAutospacing="0" w:after="0" w:afterAutospacing="0" w:line="276" w:lineRule="auto"/>
        <w:jc w:val="both"/>
      </w:pPr>
      <w:r w:rsidRPr="004219CA">
        <w:rPr>
          <w:b/>
          <w:bCs/>
        </w:rPr>
        <w:t>Hordeum growth test in microbe-free condition</w:t>
      </w:r>
    </w:p>
    <w:p w14:paraId="563E6D05" w14:textId="77777777" w:rsidR="00763316" w:rsidRDefault="00763316" w:rsidP="00DB2FCC">
      <w:pPr>
        <w:pStyle w:val="NormalWeb"/>
        <w:spacing w:before="0" w:beforeAutospacing="0" w:after="0" w:afterAutospacing="0" w:line="276" w:lineRule="auto"/>
        <w:jc w:val="both"/>
      </w:pPr>
      <w:r w:rsidRPr="004219CA">
        <w:t xml:space="preserve">To assess for potential growth deficits caused by </w:t>
      </w:r>
      <w:r w:rsidR="004219CA" w:rsidRPr="004219CA">
        <w:t xml:space="preserve">CSSP </w:t>
      </w:r>
      <w:r w:rsidRPr="004219CA">
        <w:t>mutations</w:t>
      </w:r>
      <w:r w:rsidR="004219CA" w:rsidRPr="004219CA">
        <w:t xml:space="preserve"> in </w:t>
      </w:r>
      <w:r w:rsidR="004219CA" w:rsidRPr="004219CA">
        <w:rPr>
          <w:i/>
          <w:iCs/>
        </w:rPr>
        <w:t>Hordeum</w:t>
      </w:r>
      <w:r w:rsidRPr="004219CA">
        <w:t>, a control setup was prepared in parallel</w:t>
      </w:r>
      <w:r w:rsidR="001408CF" w:rsidRPr="004219CA">
        <w:t xml:space="preserve"> </w:t>
      </w:r>
      <w:r w:rsidR="004219CA" w:rsidRPr="004219CA">
        <w:t>to the gnotobiotic experiment (see above)</w:t>
      </w:r>
      <w:r w:rsidRPr="004219CA">
        <w:t xml:space="preserve">, in which all genotypes were supplied with Long Ashton media with high nitrogen and phosphorus levels (2.5mM </w:t>
      </w:r>
      <w:proofErr w:type="spellStart"/>
      <w:r w:rsidRPr="004219CA">
        <w:t>NaNO</w:t>
      </w:r>
      <w:proofErr w:type="spellEnd"/>
      <w:r w:rsidRPr="004219CA">
        <w:rPr>
          <w:position w:val="-2"/>
          <w:sz w:val="16"/>
          <w:szCs w:val="16"/>
        </w:rPr>
        <w:t xml:space="preserve">3 </w:t>
      </w:r>
      <w:r w:rsidRPr="004219CA">
        <w:t>and 1mM Na</w:t>
      </w:r>
      <w:r w:rsidRPr="004219CA">
        <w:rPr>
          <w:position w:val="-2"/>
          <w:sz w:val="16"/>
          <w:szCs w:val="16"/>
        </w:rPr>
        <w:t>2</w:t>
      </w:r>
      <w:r w:rsidRPr="004219CA">
        <w:t>HPO</w:t>
      </w:r>
      <w:r w:rsidRPr="004219CA">
        <w:rPr>
          <w:position w:val="-2"/>
          <w:sz w:val="16"/>
          <w:szCs w:val="16"/>
        </w:rPr>
        <w:t>4</w:t>
      </w:r>
      <w:r w:rsidRPr="004219CA">
        <w:t>) and in which no microbes were inoculated. Ten replicates for each genotype were included</w:t>
      </w:r>
      <w:r w:rsidR="0077294F">
        <w:t xml:space="preserve"> (each </w:t>
      </w:r>
      <w:r w:rsidRPr="004219CA">
        <w:t>one pot with one plant/pot</w:t>
      </w:r>
      <w:r w:rsidR="0077294F">
        <w:t>)</w:t>
      </w:r>
      <w:r w:rsidRPr="004219CA">
        <w:t>.</w:t>
      </w:r>
      <w:r w:rsidR="004219CA" w:rsidRPr="004219CA">
        <w:t xml:space="preserve"> Shoot fresh weights were noted </w:t>
      </w:r>
      <w:r w:rsidR="0077294F">
        <w:t>for</w:t>
      </w:r>
      <w:r w:rsidR="004219CA" w:rsidRPr="004219CA">
        <w:t xml:space="preserve"> growth documentation.</w:t>
      </w:r>
    </w:p>
    <w:p w14:paraId="33E9337B" w14:textId="77777777" w:rsidR="0077294F" w:rsidRPr="004219CA" w:rsidRDefault="0077294F" w:rsidP="00DB2FCC">
      <w:pPr>
        <w:pStyle w:val="NormalWeb"/>
        <w:spacing w:before="0" w:beforeAutospacing="0" w:after="0" w:afterAutospacing="0" w:line="276" w:lineRule="auto"/>
        <w:jc w:val="both"/>
      </w:pPr>
    </w:p>
    <w:p w14:paraId="1468C749" w14:textId="77777777" w:rsidR="00264E7C" w:rsidRPr="00D213B7" w:rsidRDefault="00B942A9" w:rsidP="00DB2FCC">
      <w:pPr>
        <w:spacing w:line="276" w:lineRule="auto"/>
        <w:jc w:val="both"/>
        <w:rPr>
          <w:rFonts w:ascii="Times New Roman" w:hAnsi="Times New Roman" w:cs="Times New Roman"/>
          <w:b/>
          <w:bCs/>
        </w:rPr>
      </w:pPr>
      <w:r w:rsidRPr="00D213B7">
        <w:rPr>
          <w:rFonts w:ascii="Times New Roman" w:hAnsi="Times New Roman" w:cs="Times New Roman"/>
          <w:b/>
          <w:bCs/>
        </w:rPr>
        <w:t xml:space="preserve">Sample collection and 16S rRNA amplicon sequencing of plants grown </w:t>
      </w:r>
      <w:r w:rsidR="00505569" w:rsidRPr="00D213B7">
        <w:rPr>
          <w:rFonts w:ascii="Times New Roman" w:hAnsi="Times New Roman" w:cs="Times New Roman"/>
          <w:b/>
          <w:bCs/>
        </w:rPr>
        <w:t xml:space="preserve">in </w:t>
      </w:r>
      <w:r w:rsidRPr="00D213B7">
        <w:rPr>
          <w:rFonts w:ascii="Times New Roman" w:hAnsi="Times New Roman" w:cs="Times New Roman"/>
          <w:b/>
          <w:bCs/>
        </w:rPr>
        <w:t>gnotobiotic systems</w:t>
      </w:r>
    </w:p>
    <w:p w14:paraId="12B1E795" w14:textId="77777777" w:rsidR="00FA7486" w:rsidRPr="00D213B7" w:rsidRDefault="00264E7C" w:rsidP="00DB2FCC">
      <w:pPr>
        <w:spacing w:line="276" w:lineRule="auto"/>
        <w:jc w:val="both"/>
        <w:rPr>
          <w:rFonts w:ascii="Times New Roman" w:hAnsi="Times New Roman" w:cs="Times New Roman"/>
        </w:rPr>
      </w:pPr>
      <w:r w:rsidRPr="00D213B7">
        <w:rPr>
          <w:rFonts w:ascii="Times New Roman" w:hAnsi="Times New Roman" w:cs="Times New Roman"/>
        </w:rPr>
        <w:t xml:space="preserve">Details on harvest and sample collection are similar to the procedure described for the soil experiment with minor alterations. Leca and sand were removed manually in the gnotobiotic studies. For </w:t>
      </w:r>
      <w:r w:rsidRPr="00D213B7">
        <w:rPr>
          <w:rFonts w:ascii="Times New Roman" w:hAnsi="Times New Roman" w:cs="Times New Roman"/>
          <w:i/>
          <w:iCs/>
        </w:rPr>
        <w:t>Lotus</w:t>
      </w:r>
      <w:r w:rsidRPr="00D213B7">
        <w:rPr>
          <w:rFonts w:ascii="Times New Roman" w:hAnsi="Times New Roman" w:cs="Times New Roman"/>
        </w:rPr>
        <w:t>, plants from one magenta box system were collectively used for ‘</w:t>
      </w:r>
      <w:r w:rsidR="001408CF" w:rsidRPr="00D213B7">
        <w:rPr>
          <w:rFonts w:ascii="Times New Roman" w:hAnsi="Times New Roman" w:cs="Times New Roman"/>
        </w:rPr>
        <w:t>r</w:t>
      </w:r>
      <w:r w:rsidRPr="00D213B7">
        <w:rPr>
          <w:rFonts w:ascii="Times New Roman" w:hAnsi="Times New Roman" w:cs="Times New Roman"/>
        </w:rPr>
        <w:t xml:space="preserve">hizosphere’ </w:t>
      </w:r>
      <w:r w:rsidR="00505569" w:rsidRPr="00D213B7">
        <w:rPr>
          <w:rFonts w:ascii="Times New Roman" w:hAnsi="Times New Roman" w:cs="Times New Roman"/>
        </w:rPr>
        <w:t>and ‘</w:t>
      </w:r>
      <w:r w:rsidR="001408CF" w:rsidRPr="00D213B7">
        <w:rPr>
          <w:rFonts w:ascii="Times New Roman" w:hAnsi="Times New Roman" w:cs="Times New Roman"/>
        </w:rPr>
        <w:t>root</w:t>
      </w:r>
      <w:r w:rsidR="00505569" w:rsidRPr="00D213B7">
        <w:rPr>
          <w:rFonts w:ascii="Times New Roman" w:hAnsi="Times New Roman" w:cs="Times New Roman"/>
        </w:rPr>
        <w:t xml:space="preserve">’ </w:t>
      </w:r>
      <w:r w:rsidRPr="00D213B7">
        <w:rPr>
          <w:rFonts w:ascii="Times New Roman" w:hAnsi="Times New Roman" w:cs="Times New Roman"/>
        </w:rPr>
        <w:t xml:space="preserve">sample collection. </w:t>
      </w:r>
      <w:r w:rsidR="00505569" w:rsidRPr="00D213B7">
        <w:rPr>
          <w:rFonts w:ascii="Times New Roman" w:hAnsi="Times New Roman" w:cs="Times New Roman"/>
        </w:rPr>
        <w:t>Roots</w:t>
      </w:r>
      <w:r w:rsidRPr="00D213B7">
        <w:rPr>
          <w:rFonts w:ascii="Times New Roman" w:hAnsi="Times New Roman" w:cs="Times New Roman"/>
        </w:rPr>
        <w:t xml:space="preserve"> were ground using mortar and pestle under supply of liquid nitrogen and cleaned with EtOH in between samples. A subset of ground root material was transferred to tubes of ‘Fast DNA Spin Kit for Soil’ DNA extraction kit (MP Biomedicals) for further analysis. </w:t>
      </w:r>
      <w:r w:rsidR="00505569" w:rsidRPr="00D213B7">
        <w:rPr>
          <w:rFonts w:ascii="Times New Roman" w:hAnsi="Times New Roman" w:cs="Times New Roman"/>
        </w:rPr>
        <w:t xml:space="preserve">For </w:t>
      </w:r>
      <w:r w:rsidR="0077294F" w:rsidRPr="00D213B7">
        <w:rPr>
          <w:rFonts w:ascii="Times New Roman" w:hAnsi="Times New Roman" w:cs="Times New Roman"/>
          <w:i/>
          <w:iCs/>
        </w:rPr>
        <w:t>Hordeum</w:t>
      </w:r>
      <w:r w:rsidR="00505569" w:rsidRPr="00D213B7">
        <w:rPr>
          <w:rFonts w:ascii="Times New Roman" w:hAnsi="Times New Roman" w:cs="Times New Roman"/>
        </w:rPr>
        <w:t xml:space="preserve">, </w:t>
      </w:r>
      <w:r w:rsidRPr="00D213B7">
        <w:rPr>
          <w:rFonts w:ascii="Times New Roman" w:hAnsi="Times New Roman" w:cs="Times New Roman"/>
        </w:rPr>
        <w:t xml:space="preserve">roots for each biological replicate were cut into 1-cm pieces, mixed, and a subset was </w:t>
      </w:r>
      <w:r w:rsidR="00505569" w:rsidRPr="00D213B7">
        <w:rPr>
          <w:rFonts w:ascii="Times New Roman" w:hAnsi="Times New Roman" w:cs="Times New Roman"/>
        </w:rPr>
        <w:t xml:space="preserve">used for sample processing. 16S V5-V7 amplicon libraries were prepared as described previously, using Illumina </w:t>
      </w:r>
      <w:proofErr w:type="spellStart"/>
      <w:r w:rsidR="00505569" w:rsidRPr="00D213B7">
        <w:rPr>
          <w:rFonts w:ascii="Times New Roman" w:hAnsi="Times New Roman" w:cs="Times New Roman"/>
        </w:rPr>
        <w:t>MiSeq</w:t>
      </w:r>
      <w:proofErr w:type="spellEnd"/>
      <w:r w:rsidR="00505569" w:rsidRPr="00D213B7">
        <w:rPr>
          <w:rFonts w:ascii="Times New Roman" w:hAnsi="Times New Roman" w:cs="Times New Roman"/>
        </w:rPr>
        <w:t xml:space="preserve"> (</w:t>
      </w:r>
      <w:proofErr w:type="spellStart"/>
      <w:r w:rsidR="00505569" w:rsidRPr="00D213B7">
        <w:rPr>
          <w:rFonts w:ascii="Times New Roman" w:hAnsi="Times New Roman" w:cs="Times New Roman"/>
        </w:rPr>
        <w:t>Genewiz</w:t>
      </w:r>
      <w:proofErr w:type="spellEnd"/>
      <w:r w:rsidR="00505569" w:rsidRPr="00D213B7">
        <w:rPr>
          <w:rFonts w:ascii="Times New Roman" w:hAnsi="Times New Roman" w:cs="Times New Roman"/>
        </w:rPr>
        <w:t xml:space="preserve">) for </w:t>
      </w:r>
      <w:r w:rsidR="00505569" w:rsidRPr="00D213B7">
        <w:rPr>
          <w:rFonts w:ascii="Times New Roman" w:hAnsi="Times New Roman" w:cs="Times New Roman"/>
          <w:i/>
          <w:iCs/>
        </w:rPr>
        <w:t>Lotus</w:t>
      </w:r>
      <w:r w:rsidR="00505569" w:rsidRPr="00D213B7">
        <w:rPr>
          <w:rFonts w:ascii="Times New Roman" w:hAnsi="Times New Roman" w:cs="Times New Roman"/>
        </w:rPr>
        <w:t xml:space="preserve"> and </w:t>
      </w:r>
      <w:proofErr w:type="spellStart"/>
      <w:r w:rsidR="00505569" w:rsidRPr="00D213B7">
        <w:rPr>
          <w:rFonts w:ascii="Times New Roman" w:hAnsi="Times New Roman" w:cs="Times New Roman"/>
        </w:rPr>
        <w:t>NovaSeq</w:t>
      </w:r>
      <w:proofErr w:type="spellEnd"/>
      <w:r w:rsidR="00505569" w:rsidRPr="00D213B7">
        <w:rPr>
          <w:rFonts w:ascii="Times New Roman" w:hAnsi="Times New Roman" w:cs="Times New Roman"/>
        </w:rPr>
        <w:t xml:space="preserve"> for </w:t>
      </w:r>
      <w:r w:rsidR="0077294F" w:rsidRPr="00D213B7">
        <w:rPr>
          <w:rFonts w:ascii="Times New Roman" w:hAnsi="Times New Roman" w:cs="Times New Roman"/>
          <w:i/>
          <w:iCs/>
        </w:rPr>
        <w:t>Hordeum</w:t>
      </w:r>
      <w:r w:rsidR="00505569" w:rsidRPr="00D213B7">
        <w:rPr>
          <w:rFonts w:ascii="Times New Roman" w:hAnsi="Times New Roman" w:cs="Times New Roman"/>
        </w:rPr>
        <w:t xml:space="preserve"> samples. </w:t>
      </w:r>
    </w:p>
    <w:p w14:paraId="4E0DEB1C" w14:textId="77777777" w:rsidR="002316D5" w:rsidRPr="00D213B7" w:rsidRDefault="002316D5" w:rsidP="00DB2FCC">
      <w:pPr>
        <w:spacing w:line="276" w:lineRule="auto"/>
        <w:jc w:val="both"/>
        <w:rPr>
          <w:rFonts w:ascii="Times New Roman" w:hAnsi="Times New Roman" w:cs="Times New Roman"/>
        </w:rPr>
      </w:pPr>
    </w:p>
    <w:p w14:paraId="070182EB" w14:textId="77777777" w:rsidR="002316D5" w:rsidRPr="00D213B7" w:rsidRDefault="002316D5" w:rsidP="00DB2FCC">
      <w:pPr>
        <w:spacing w:line="276" w:lineRule="auto"/>
        <w:jc w:val="both"/>
        <w:rPr>
          <w:rFonts w:ascii="Times New Roman" w:hAnsi="Times New Roman" w:cs="Times New Roman"/>
          <w:b/>
          <w:bCs/>
        </w:rPr>
      </w:pPr>
      <w:r w:rsidRPr="00D213B7">
        <w:rPr>
          <w:rFonts w:ascii="Times New Roman" w:hAnsi="Times New Roman" w:cs="Times New Roman"/>
          <w:b/>
          <w:bCs/>
        </w:rPr>
        <w:t>Pre-processin</w:t>
      </w:r>
      <w:r w:rsidR="00FE70ED" w:rsidRPr="00D213B7">
        <w:rPr>
          <w:rFonts w:ascii="Times New Roman" w:hAnsi="Times New Roman" w:cs="Times New Roman"/>
          <w:b/>
          <w:bCs/>
        </w:rPr>
        <w:t>g</w:t>
      </w:r>
      <w:r w:rsidRPr="00D213B7">
        <w:rPr>
          <w:rFonts w:ascii="Times New Roman" w:hAnsi="Times New Roman" w:cs="Times New Roman"/>
          <w:b/>
          <w:bCs/>
        </w:rPr>
        <w:t xml:space="preserve"> of amplicon sequencing data</w:t>
      </w:r>
    </w:p>
    <w:p w14:paraId="60081A81" w14:textId="77777777" w:rsidR="00FE70ED" w:rsidRPr="004219CA" w:rsidRDefault="002316D5" w:rsidP="00DB2FCC">
      <w:pPr>
        <w:spacing w:line="276" w:lineRule="auto"/>
        <w:jc w:val="both"/>
        <w:rPr>
          <w:rFonts w:ascii="Times New Roman" w:hAnsi="Times New Roman" w:cs="Times New Roman"/>
        </w:rPr>
      </w:pPr>
      <w:r w:rsidRPr="00D213B7">
        <w:rPr>
          <w:rFonts w:ascii="Times New Roman" w:hAnsi="Times New Roman" w:cs="Times New Roman"/>
        </w:rPr>
        <w:t xml:space="preserve">Amplicon reads of </w:t>
      </w:r>
      <w:r w:rsidRPr="00D213B7">
        <w:rPr>
          <w:rFonts w:ascii="Times New Roman" w:hAnsi="Times New Roman" w:cs="Times New Roman"/>
          <w:i/>
          <w:iCs/>
        </w:rPr>
        <w:t xml:space="preserve">Lotus </w:t>
      </w:r>
      <w:r w:rsidRPr="00D213B7">
        <w:rPr>
          <w:rFonts w:ascii="Times New Roman" w:hAnsi="Times New Roman" w:cs="Times New Roman"/>
        </w:rPr>
        <w:t xml:space="preserve">and </w:t>
      </w:r>
      <w:r w:rsidR="0077294F" w:rsidRPr="00D213B7">
        <w:rPr>
          <w:rFonts w:ascii="Times New Roman" w:hAnsi="Times New Roman" w:cs="Times New Roman"/>
          <w:i/>
          <w:iCs/>
        </w:rPr>
        <w:t>Hordeum</w:t>
      </w:r>
      <w:r w:rsidRPr="00D213B7">
        <w:rPr>
          <w:rFonts w:ascii="Times New Roman" w:hAnsi="Times New Roman" w:cs="Times New Roman"/>
        </w:rPr>
        <w:t xml:space="preserve"> sequencing</w:t>
      </w:r>
      <w:r w:rsidRPr="004219CA">
        <w:rPr>
          <w:rFonts w:ascii="Times New Roman" w:hAnsi="Times New Roman" w:cs="Times New Roman"/>
        </w:rPr>
        <w:t xml:space="preserve"> libraries were processed </w:t>
      </w:r>
      <w:r w:rsidR="00A26D56" w:rsidRPr="004219CA">
        <w:rPr>
          <w:rFonts w:ascii="Times New Roman" w:hAnsi="Times New Roman" w:cs="Times New Roman"/>
        </w:rPr>
        <w:t>separately</w:t>
      </w:r>
      <w:r w:rsidRPr="004219CA">
        <w:rPr>
          <w:rFonts w:ascii="Times New Roman" w:hAnsi="Times New Roman" w:cs="Times New Roman"/>
        </w:rPr>
        <w:t xml:space="preserve"> using the QIIME2 pipeline (version 2021.4) [331]. Quality control and de-noising of de-multiplexed reads was performed using the DADA2 plug-in and sorted into representative amplicon s</w:t>
      </w:r>
      <w:r w:rsidR="00A26D56" w:rsidRPr="004219CA">
        <w:rPr>
          <w:rFonts w:ascii="Times New Roman" w:hAnsi="Times New Roman" w:cs="Times New Roman"/>
        </w:rPr>
        <w:t>equencing variants (ASVs) [332]</w:t>
      </w:r>
      <w:r w:rsidRPr="004219CA">
        <w:rPr>
          <w:rFonts w:ascii="Times New Roman" w:hAnsi="Times New Roman" w:cs="Times New Roman"/>
        </w:rPr>
        <w:t xml:space="preserve">. Filtering was performed, keeping ASVs with at least 10 reads in any four samples. Taxonomic classifications of representative sequences were assigned using QIIME2’s </w:t>
      </w:r>
      <w:proofErr w:type="spellStart"/>
      <w:r w:rsidRPr="004219CA">
        <w:rPr>
          <w:rFonts w:ascii="Times New Roman" w:hAnsi="Times New Roman" w:cs="Times New Roman"/>
        </w:rPr>
        <w:t>naïve-Bayes</w:t>
      </w:r>
      <w:proofErr w:type="spellEnd"/>
      <w:r w:rsidRPr="004219CA">
        <w:rPr>
          <w:rFonts w:ascii="Times New Roman" w:hAnsi="Times New Roman" w:cs="Times New Roman"/>
        </w:rPr>
        <w:t xml:space="preserve"> approach implemented in the scikit learn function (q2-feature-classifier) [334], referencing the SILVA database (version 138</w:t>
      </w:r>
      <w:r w:rsidR="00FE70ED" w:rsidRPr="004219CA">
        <w:rPr>
          <w:rFonts w:ascii="Times New Roman" w:hAnsi="Times New Roman" w:cs="Times New Roman"/>
          <w:color w:val="000000" w:themeColor="text1"/>
        </w:rPr>
        <w:t>_</w:t>
      </w:r>
      <w:r w:rsidRPr="004219CA">
        <w:rPr>
          <w:rFonts w:ascii="Times New Roman" w:hAnsi="Times New Roman" w:cs="Times New Roman"/>
        </w:rPr>
        <w:t>99) [335].</w:t>
      </w:r>
      <w:r w:rsidR="0049194F" w:rsidRPr="004219CA">
        <w:rPr>
          <w:rFonts w:ascii="Times New Roman" w:hAnsi="Times New Roman" w:cs="Times New Roman"/>
        </w:rPr>
        <w:t xml:space="preserve"> For data obtained using gnotobiotic systems, first</w:t>
      </w:r>
      <w:r w:rsidR="00D9061F" w:rsidRPr="004219CA">
        <w:rPr>
          <w:rFonts w:ascii="Times New Roman" w:hAnsi="Times New Roman" w:cs="Times New Roman"/>
        </w:rPr>
        <w:t>,</w:t>
      </w:r>
      <w:r w:rsidR="0049194F" w:rsidRPr="004219CA">
        <w:rPr>
          <w:rFonts w:ascii="Times New Roman" w:hAnsi="Times New Roman" w:cs="Times New Roman"/>
        </w:rPr>
        <w:t xml:space="preserve"> </w:t>
      </w:r>
      <w:r w:rsidR="00D9061F" w:rsidRPr="004219CA">
        <w:rPr>
          <w:rFonts w:ascii="Times New Roman" w:hAnsi="Times New Roman" w:cs="Times New Roman"/>
        </w:rPr>
        <w:t>pre-processing</w:t>
      </w:r>
      <w:r w:rsidR="0049194F" w:rsidRPr="004219CA">
        <w:rPr>
          <w:rFonts w:ascii="Times New Roman" w:hAnsi="Times New Roman" w:cs="Times New Roman"/>
        </w:rPr>
        <w:t xml:space="preserve"> using the QIIME2 pipeline and DADA2 plug-in for quality control and de-multiplexing</w:t>
      </w:r>
      <w:r w:rsidR="00D9061F" w:rsidRPr="004219CA">
        <w:rPr>
          <w:rFonts w:ascii="Times New Roman" w:hAnsi="Times New Roman" w:cs="Times New Roman"/>
        </w:rPr>
        <w:t xml:space="preserve"> was performed</w:t>
      </w:r>
      <w:r w:rsidR="0049194F" w:rsidRPr="004219CA">
        <w:rPr>
          <w:rFonts w:ascii="Times New Roman" w:hAnsi="Times New Roman" w:cs="Times New Roman"/>
        </w:rPr>
        <w:t xml:space="preserve"> [331, 332]. No filtering of data was performed as defined sets of isolates with known sequence information was used. For taxonomy assignment of detected ASVs the VSEARCH tool was applied using a 99% identity threshold [333]. </w:t>
      </w:r>
      <w:r w:rsidR="00D9061F" w:rsidRPr="004219CA">
        <w:rPr>
          <w:rFonts w:ascii="Times New Roman" w:hAnsi="Times New Roman" w:cs="Times New Roman"/>
        </w:rPr>
        <w:t xml:space="preserve">16S </w:t>
      </w:r>
      <w:r w:rsidR="0049194F" w:rsidRPr="004219CA">
        <w:rPr>
          <w:rFonts w:ascii="Times New Roman" w:hAnsi="Times New Roman" w:cs="Times New Roman"/>
        </w:rPr>
        <w:t>V5-V7 sequences extracted from whole genome sequences of strains included in the inoculum were used as reference</w:t>
      </w:r>
      <w:r w:rsidR="00A26D56" w:rsidRPr="004219CA">
        <w:rPr>
          <w:rFonts w:ascii="Times New Roman" w:hAnsi="Times New Roman" w:cs="Times New Roman"/>
        </w:rPr>
        <w:t xml:space="preserve"> (</w:t>
      </w:r>
      <w:r w:rsidR="00A26D56" w:rsidRPr="001F631A">
        <w:rPr>
          <w:rFonts w:ascii="Times New Roman" w:hAnsi="Times New Roman" w:cs="Times New Roman"/>
          <w:highlight w:val="red"/>
        </w:rPr>
        <w:t>Suppl. Table</w:t>
      </w:r>
      <w:r w:rsidR="001F631A" w:rsidRPr="001F631A">
        <w:rPr>
          <w:rFonts w:ascii="Times New Roman" w:hAnsi="Times New Roman" w:cs="Times New Roman"/>
          <w:highlight w:val="red"/>
        </w:rPr>
        <w:t>s 4,6</w:t>
      </w:r>
      <w:r w:rsidR="00A26D56" w:rsidRPr="004219CA">
        <w:rPr>
          <w:rFonts w:ascii="Times New Roman" w:hAnsi="Times New Roman" w:cs="Times New Roman"/>
        </w:rPr>
        <w:t>)</w:t>
      </w:r>
      <w:r w:rsidR="0049194F" w:rsidRPr="004219CA">
        <w:rPr>
          <w:rFonts w:ascii="Times New Roman" w:hAnsi="Times New Roman" w:cs="Times New Roman"/>
        </w:rPr>
        <w:t xml:space="preserve">. Isolates with identical V5–V7 regions were grouped together, and unmatched ASVs were excluded from the analysis. </w:t>
      </w:r>
    </w:p>
    <w:p w14:paraId="31EDBC5A" w14:textId="77777777" w:rsidR="00FE70ED" w:rsidRPr="004219CA" w:rsidRDefault="00FE70ED" w:rsidP="00DB2FCC">
      <w:pPr>
        <w:spacing w:line="276" w:lineRule="auto"/>
        <w:jc w:val="both"/>
        <w:rPr>
          <w:rFonts w:ascii="Times New Roman" w:hAnsi="Times New Roman" w:cs="Times New Roman"/>
          <w:b/>
          <w:bCs/>
        </w:rPr>
      </w:pPr>
    </w:p>
    <w:p w14:paraId="085F9B58" w14:textId="77777777" w:rsidR="00FE70ED" w:rsidRPr="004219CA" w:rsidRDefault="00062FE8" w:rsidP="00DB2FCC">
      <w:pPr>
        <w:spacing w:line="276" w:lineRule="auto"/>
        <w:jc w:val="both"/>
        <w:rPr>
          <w:rFonts w:ascii="Times New Roman" w:hAnsi="Times New Roman" w:cs="Times New Roman"/>
          <w:b/>
          <w:bCs/>
        </w:rPr>
      </w:pPr>
      <w:r w:rsidRPr="004219CA">
        <w:rPr>
          <w:rFonts w:ascii="Times New Roman" w:hAnsi="Times New Roman" w:cs="Times New Roman"/>
          <w:b/>
          <w:bCs/>
        </w:rPr>
        <w:t>Data analysis, s</w:t>
      </w:r>
      <w:r w:rsidR="00FE70ED" w:rsidRPr="004219CA">
        <w:rPr>
          <w:rFonts w:ascii="Times New Roman" w:hAnsi="Times New Roman" w:cs="Times New Roman"/>
          <w:b/>
          <w:bCs/>
        </w:rPr>
        <w:t>tatistic</w:t>
      </w:r>
      <w:r w:rsidRPr="004219CA">
        <w:rPr>
          <w:rFonts w:ascii="Times New Roman" w:hAnsi="Times New Roman" w:cs="Times New Roman"/>
          <w:b/>
          <w:bCs/>
        </w:rPr>
        <w:t>s and data visualisation</w:t>
      </w:r>
    </w:p>
    <w:p w14:paraId="56D73FDB" w14:textId="77777777" w:rsidR="0049194F" w:rsidRPr="004219CA" w:rsidRDefault="00FE70ED" w:rsidP="00DB2FCC">
      <w:pPr>
        <w:spacing w:line="276" w:lineRule="auto"/>
        <w:jc w:val="both"/>
        <w:rPr>
          <w:rFonts w:ascii="Times New Roman" w:hAnsi="Times New Roman" w:cs="Times New Roman"/>
          <w:color w:val="333333"/>
        </w:rPr>
      </w:pPr>
      <w:r w:rsidRPr="004219CA">
        <w:rPr>
          <w:rFonts w:ascii="Times New Roman" w:hAnsi="Times New Roman" w:cs="Times New Roman"/>
        </w:rPr>
        <w:t xml:space="preserve">Data analysis was performed in R (version 4.3.0). The relative abundance of ASVs was </w:t>
      </w:r>
      <w:proofErr w:type="spellStart"/>
      <w:r w:rsidRPr="004219CA">
        <w:rPr>
          <w:rFonts w:ascii="Times New Roman" w:hAnsi="Times New Roman" w:cs="Times New Roman"/>
        </w:rPr>
        <w:t>calcu</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lated</w:t>
      </w:r>
      <w:proofErr w:type="spellEnd"/>
      <w:r w:rsidRPr="004219CA">
        <w:rPr>
          <w:rFonts w:ascii="Times New Roman" w:hAnsi="Times New Roman" w:cs="Times New Roman"/>
        </w:rPr>
        <w:t xml:space="preserve"> by dividing read counts of single ASVs by the total read counts of all ASVs detected in a sample. Shoot fresh</w:t>
      </w:r>
      <w:r w:rsidR="00C04304" w:rsidRPr="004219CA">
        <w:rPr>
          <w:rFonts w:ascii="Times New Roman" w:hAnsi="Times New Roman" w:cs="Times New Roman"/>
        </w:rPr>
        <w:t xml:space="preserve"> </w:t>
      </w:r>
      <w:r w:rsidRPr="004219CA">
        <w:rPr>
          <w:rFonts w:ascii="Times New Roman" w:hAnsi="Times New Roman" w:cs="Times New Roman"/>
        </w:rPr>
        <w:t xml:space="preserve">weight and nodule count data were tested for significance using ANOVA </w:t>
      </w:r>
      <w:r w:rsidRPr="004219CA">
        <w:rPr>
          <w:rFonts w:ascii="Times New Roman" w:hAnsi="Times New Roman" w:cs="Times New Roman"/>
        </w:rPr>
        <w:lastRenderedPageBreak/>
        <w:t xml:space="preserve">and Tukey-HSD post-hoc analysis (p&lt;0.05). For beta-diversity analysis, Bray-Curtis distances between samples were calculated and used as input for constrained analysis of principal </w:t>
      </w:r>
      <w:proofErr w:type="spellStart"/>
      <w:r w:rsidRPr="004219CA">
        <w:rPr>
          <w:rFonts w:ascii="Times New Roman" w:hAnsi="Times New Roman" w:cs="Times New Roman"/>
        </w:rPr>
        <w:t>coor</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dinates</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CPCoA</w:t>
      </w:r>
      <w:proofErr w:type="spellEnd"/>
      <w:r w:rsidRPr="004219CA">
        <w:rPr>
          <w:rFonts w:ascii="Times New Roman" w:hAnsi="Times New Roman" w:cs="Times New Roman"/>
        </w:rPr>
        <w:t xml:space="preserve">; </w:t>
      </w:r>
      <w:proofErr w:type="spellStart"/>
      <w:r w:rsidRPr="004219CA">
        <w:rPr>
          <w:rFonts w:ascii="Times New Roman" w:hAnsi="Times New Roman" w:cs="Times New Roman"/>
        </w:rPr>
        <w:t>capscale</w:t>
      </w:r>
      <w:proofErr w:type="spellEnd"/>
      <w:r w:rsidRPr="004219CA">
        <w:rPr>
          <w:rFonts w:ascii="Times New Roman" w:hAnsi="Times New Roman" w:cs="Times New Roman"/>
        </w:rPr>
        <w:t xml:space="preserve"> function, vegan package in R) [336]. </w:t>
      </w:r>
      <w:proofErr w:type="spellStart"/>
      <w:r w:rsidRPr="004219CA">
        <w:rPr>
          <w:rFonts w:ascii="Times New Roman" w:hAnsi="Times New Roman" w:cs="Times New Roman"/>
        </w:rPr>
        <w:t>CPCoA</w:t>
      </w:r>
      <w:proofErr w:type="spellEnd"/>
      <w:r w:rsidRPr="004219CA">
        <w:rPr>
          <w:rFonts w:ascii="Times New Roman" w:hAnsi="Times New Roman" w:cs="Times New Roman"/>
        </w:rPr>
        <w:t xml:space="preserve"> analysis was con- strained by genotypes (for each mutant and WT separately) and corrected for the effect of soil types (if required) and biological replicates (using ‘Condition’ function). </w:t>
      </w:r>
      <w:r w:rsidR="0077294F" w:rsidRPr="0077294F">
        <w:rPr>
          <w:rFonts w:ascii="Times New Roman" w:hAnsi="Times New Roman" w:cs="Times New Roman"/>
          <w:highlight w:val="red"/>
        </w:rPr>
        <w:t xml:space="preserve">ADD THAT FOR CONDITIONS WHERE ONLY ONE VARIABLE PLOTTED (GENOTYPE) </w:t>
      </w:r>
      <w:proofErr w:type="spellStart"/>
      <w:r w:rsidR="0077294F" w:rsidRPr="0077294F">
        <w:rPr>
          <w:rFonts w:ascii="Times New Roman" w:hAnsi="Times New Roman" w:cs="Times New Roman"/>
          <w:highlight w:val="red"/>
        </w:rPr>
        <w:t>PCoA</w:t>
      </w:r>
      <w:proofErr w:type="spellEnd"/>
      <w:r w:rsidR="0077294F" w:rsidRPr="0077294F">
        <w:rPr>
          <w:rFonts w:ascii="Times New Roman" w:hAnsi="Times New Roman" w:cs="Times New Roman"/>
          <w:highlight w:val="red"/>
        </w:rPr>
        <w:t xml:space="preserve"> USED</w:t>
      </w:r>
      <w:r w:rsidR="0077294F">
        <w:rPr>
          <w:rFonts w:ascii="Times New Roman" w:hAnsi="Times New Roman" w:cs="Times New Roman"/>
        </w:rPr>
        <w:t xml:space="preserve">. </w:t>
      </w:r>
      <w:r w:rsidRPr="004219CA">
        <w:rPr>
          <w:rFonts w:ascii="Times New Roman" w:hAnsi="Times New Roman" w:cs="Times New Roman"/>
        </w:rPr>
        <w:t xml:space="preserve">Cumulative relative abundances of bacterial orders across all conditions were visualised in stacked </w:t>
      </w:r>
      <w:proofErr w:type="spellStart"/>
      <w:r w:rsidRPr="004219CA">
        <w:rPr>
          <w:rFonts w:ascii="Times New Roman" w:hAnsi="Times New Roman" w:cs="Times New Roman"/>
        </w:rPr>
        <w:t>barplots</w:t>
      </w:r>
      <w:proofErr w:type="spellEnd"/>
      <w:r w:rsidRPr="004219CA">
        <w:rPr>
          <w:rFonts w:ascii="Times New Roman" w:hAnsi="Times New Roman" w:cs="Times New Roman"/>
        </w:rPr>
        <w:t xml:space="preserve"> and boxplots using ggplot2 [337]. For </w:t>
      </w:r>
      <w:proofErr w:type="spellStart"/>
      <w:r w:rsidRPr="004219CA">
        <w:rPr>
          <w:rFonts w:ascii="Times New Roman" w:hAnsi="Times New Roman" w:cs="Times New Roman"/>
        </w:rPr>
        <w:t>barplots</w:t>
      </w:r>
      <w:proofErr w:type="spellEnd"/>
      <w:r w:rsidRPr="004219CA">
        <w:rPr>
          <w:rFonts w:ascii="Times New Roman" w:hAnsi="Times New Roman" w:cs="Times New Roman"/>
        </w:rPr>
        <w:t xml:space="preserve">, the mean values for all biological replicates of one condition were calculated. Significance testing was performed using ANOVA and Tukey-HSD (p&lt;0.05). Differential abundance analysis for single ASVs was performed using a combination of </w:t>
      </w:r>
      <w:r w:rsidRPr="0077294F">
        <w:rPr>
          <w:rFonts w:ascii="Times New Roman" w:hAnsi="Times New Roman" w:cs="Times New Roman"/>
        </w:rPr>
        <w:t>ANCOM-BC</w:t>
      </w:r>
      <w:r w:rsidRPr="004219CA">
        <w:rPr>
          <w:rFonts w:ascii="Times New Roman" w:hAnsi="Times New Roman" w:cs="Times New Roman"/>
        </w:rPr>
        <w:t xml:space="preserve"> and structural zero analysis [338, 339]. For ANCOM-BC, the function </w:t>
      </w:r>
      <w:r w:rsidRPr="0077294F">
        <w:rPr>
          <w:rFonts w:ascii="Times New Roman" w:hAnsi="Times New Roman" w:cs="Times New Roman"/>
          <w:highlight w:val="red"/>
        </w:rPr>
        <w:t>ancombc2</w:t>
      </w:r>
      <w:r w:rsidRPr="004219CA">
        <w:rPr>
          <w:rFonts w:ascii="Times New Roman" w:hAnsi="Times New Roman" w:cs="Times New Roman"/>
        </w:rPr>
        <w:t xml:space="preserve"> from the R-package ANOMBC was used. Correction for multiple testing was carried out with Benjamini-Hochberg (p&lt;0.1) and differentially abundant ASVs with a sensitivity score above 1 were discarded. For structural zeros, an ASV was considered differentially abundant between two conditions if only zeros were observed in one condition and at least 20 reads across at least three replicates were observed in the other condition. When average total read counts differed between two cond</w:t>
      </w:r>
      <w:r w:rsidR="00C04304" w:rsidRPr="004219CA">
        <w:rPr>
          <w:rFonts w:ascii="Times New Roman" w:hAnsi="Times New Roman" w:cs="Times New Roman"/>
        </w:rPr>
        <w:t>i</w:t>
      </w:r>
      <w:r w:rsidRPr="004219CA">
        <w:rPr>
          <w:rFonts w:ascii="Times New Roman" w:hAnsi="Times New Roman" w:cs="Times New Roman"/>
        </w:rPr>
        <w:t xml:space="preserve">tions, the required number of reads was scaled up accordingly. Heatmaps were constructed using </w:t>
      </w:r>
      <w:proofErr w:type="spellStart"/>
      <w:r w:rsidRPr="004219CA">
        <w:rPr>
          <w:rFonts w:ascii="Times New Roman" w:hAnsi="Times New Roman" w:cs="Times New Roman"/>
        </w:rPr>
        <w:t>ComplexHeatmap</w:t>
      </w:r>
      <w:proofErr w:type="spellEnd"/>
      <w:r w:rsidRPr="004219CA">
        <w:rPr>
          <w:rFonts w:ascii="Times New Roman" w:hAnsi="Times New Roman" w:cs="Times New Roman"/>
        </w:rPr>
        <w:t xml:space="preserve"> </w:t>
      </w:r>
      <w:r w:rsidR="0077294F" w:rsidRPr="0077294F">
        <w:rPr>
          <w:rFonts w:ascii="Times New Roman" w:hAnsi="Times New Roman" w:cs="Times New Roman"/>
          <w:highlight w:val="red"/>
        </w:rPr>
        <w:t xml:space="preserve">and </w:t>
      </w:r>
      <w:proofErr w:type="gramStart"/>
      <w:r w:rsidR="0077294F" w:rsidRPr="0077294F">
        <w:rPr>
          <w:rFonts w:ascii="Times New Roman" w:hAnsi="Times New Roman" w:cs="Times New Roman"/>
          <w:highlight w:val="red"/>
        </w:rPr>
        <w:t>XXX</w:t>
      </w:r>
      <w:r w:rsidRPr="004219CA">
        <w:rPr>
          <w:rFonts w:ascii="Times New Roman" w:hAnsi="Times New Roman" w:cs="Times New Roman"/>
        </w:rPr>
        <w:t>[</w:t>
      </w:r>
      <w:proofErr w:type="gramEnd"/>
      <w:r w:rsidRPr="004219CA">
        <w:rPr>
          <w:rFonts w:ascii="Times New Roman" w:hAnsi="Times New Roman" w:cs="Times New Roman"/>
        </w:rPr>
        <w:t xml:space="preserve">340]. Venn diagrams of overlapping differentially abundant ASVs between conditions were created using the R-package </w:t>
      </w:r>
      <w:proofErr w:type="spellStart"/>
      <w:r w:rsidRPr="004219CA">
        <w:rPr>
          <w:rFonts w:ascii="Times New Roman" w:hAnsi="Times New Roman" w:cs="Times New Roman"/>
        </w:rPr>
        <w:t>ggVennDiagram</w:t>
      </w:r>
      <w:proofErr w:type="spellEnd"/>
      <w:r w:rsidRPr="004219CA">
        <w:rPr>
          <w:rFonts w:ascii="Times New Roman" w:hAnsi="Times New Roman" w:cs="Times New Roman"/>
        </w:rPr>
        <w:t xml:space="preserve"> [341]. </w:t>
      </w:r>
      <w:r w:rsidR="0049194F" w:rsidRPr="004219CA">
        <w:rPr>
          <w:rFonts w:ascii="Times New Roman" w:hAnsi="Times New Roman" w:cs="Times New Roman"/>
        </w:rPr>
        <w:t xml:space="preserve">Phylogeny plots were created in ITOL using log2-transformed relative abundance data [342]. As phylogenetic tree input, MAFFT was used for multiple sequence alignment followed by </w:t>
      </w:r>
      <w:proofErr w:type="spellStart"/>
      <w:r w:rsidR="0049194F" w:rsidRPr="004219CA">
        <w:rPr>
          <w:rFonts w:ascii="Times New Roman" w:hAnsi="Times New Roman" w:cs="Times New Roman"/>
        </w:rPr>
        <w:t>FastTree</w:t>
      </w:r>
      <w:proofErr w:type="spellEnd"/>
      <w:r w:rsidR="0049194F" w:rsidRPr="004219CA">
        <w:rPr>
          <w:rFonts w:ascii="Times New Roman" w:hAnsi="Times New Roman" w:cs="Times New Roman"/>
        </w:rPr>
        <w:t xml:space="preserve"> for tree </w:t>
      </w:r>
      <w:proofErr w:type="spellStart"/>
      <w:r w:rsidR="0049194F" w:rsidRPr="004219CA">
        <w:rPr>
          <w:rFonts w:ascii="Times New Roman" w:hAnsi="Times New Roman" w:cs="Times New Roman"/>
        </w:rPr>
        <w:t>gener</w:t>
      </w:r>
      <w:proofErr w:type="spellEnd"/>
      <w:r w:rsidR="0049194F" w:rsidRPr="004219CA">
        <w:rPr>
          <w:rFonts w:ascii="Times New Roman" w:hAnsi="Times New Roman" w:cs="Times New Roman"/>
        </w:rPr>
        <w:t xml:space="preserve">- </w:t>
      </w:r>
      <w:proofErr w:type="spellStart"/>
      <w:r w:rsidR="0049194F" w:rsidRPr="004219CA">
        <w:rPr>
          <w:rFonts w:ascii="Times New Roman" w:hAnsi="Times New Roman" w:cs="Times New Roman"/>
        </w:rPr>
        <w:t>ation</w:t>
      </w:r>
      <w:proofErr w:type="spellEnd"/>
      <w:r w:rsidR="0049194F" w:rsidRPr="004219CA">
        <w:rPr>
          <w:rFonts w:ascii="Times New Roman" w:hAnsi="Times New Roman" w:cs="Times New Roman"/>
        </w:rPr>
        <w:t xml:space="preserve"> (align-to-tree-</w:t>
      </w:r>
      <w:proofErr w:type="spellStart"/>
      <w:r w:rsidR="0049194F" w:rsidRPr="004219CA">
        <w:rPr>
          <w:rFonts w:ascii="Times New Roman" w:hAnsi="Times New Roman" w:cs="Times New Roman"/>
        </w:rPr>
        <w:t>mafft</w:t>
      </w:r>
      <w:proofErr w:type="spellEnd"/>
      <w:r w:rsidR="0049194F" w:rsidRPr="004219CA">
        <w:rPr>
          <w:rFonts w:ascii="Times New Roman" w:hAnsi="Times New Roman" w:cs="Times New Roman"/>
        </w:rPr>
        <w:t>-</w:t>
      </w:r>
      <w:proofErr w:type="spellStart"/>
      <w:r w:rsidR="0049194F" w:rsidRPr="004219CA">
        <w:rPr>
          <w:rFonts w:ascii="Times New Roman" w:hAnsi="Times New Roman" w:cs="Times New Roman"/>
        </w:rPr>
        <w:t>fasttree</w:t>
      </w:r>
      <w:proofErr w:type="spellEnd"/>
      <w:r w:rsidR="0049194F" w:rsidRPr="004219CA">
        <w:rPr>
          <w:rFonts w:ascii="Times New Roman" w:hAnsi="Times New Roman" w:cs="Times New Roman"/>
        </w:rPr>
        <w:t xml:space="preserve"> pipeline from the q2-phylogeny plugin) </w:t>
      </w:r>
      <w:r w:rsidR="0049194F" w:rsidRPr="004219CA">
        <w:rPr>
          <w:rFonts w:ascii="Times New Roman" w:hAnsi="Times New Roman" w:cs="Times New Roman"/>
          <w:color w:val="333333"/>
        </w:rPr>
        <w:t xml:space="preserve">[343-345]. </w:t>
      </w:r>
      <w:r w:rsidR="0077294F" w:rsidRPr="0077294F">
        <w:rPr>
          <w:rFonts w:ascii="Times New Roman" w:hAnsi="Times New Roman" w:cs="Times New Roman"/>
          <w:color w:val="333333"/>
          <w:highlight w:val="red"/>
        </w:rPr>
        <w:t>ADJUST DEPENDING ON FINAL FIGURES</w:t>
      </w:r>
    </w:p>
    <w:p w14:paraId="1AB999F0" w14:textId="77777777" w:rsidR="0091185A" w:rsidRPr="004219CA" w:rsidRDefault="0091185A" w:rsidP="00DB2FCC">
      <w:pPr>
        <w:spacing w:line="276" w:lineRule="auto"/>
        <w:jc w:val="both"/>
        <w:rPr>
          <w:rFonts w:ascii="Times New Roman" w:hAnsi="Times New Roman" w:cs="Times New Roman"/>
          <w:color w:val="333333"/>
        </w:rPr>
      </w:pPr>
    </w:p>
    <w:p w14:paraId="5D535CCF" w14:textId="77777777" w:rsidR="00062FE8" w:rsidRPr="004219CA" w:rsidRDefault="00062FE8" w:rsidP="00DB2FCC">
      <w:pPr>
        <w:spacing w:line="276" w:lineRule="auto"/>
        <w:jc w:val="both"/>
        <w:rPr>
          <w:rFonts w:ascii="Times New Roman" w:hAnsi="Times New Roman" w:cs="Times New Roman"/>
          <w:b/>
          <w:bCs/>
          <w:color w:val="333333"/>
        </w:rPr>
      </w:pPr>
      <w:r w:rsidRPr="004219CA">
        <w:rPr>
          <w:rFonts w:ascii="Times New Roman" w:hAnsi="Times New Roman" w:cs="Times New Roman"/>
          <w:b/>
          <w:bCs/>
          <w:color w:val="333333"/>
        </w:rPr>
        <w:t>Nutrient prediction analysis</w:t>
      </w:r>
      <w:r w:rsidR="00E1147C" w:rsidRPr="004219CA">
        <w:rPr>
          <w:rFonts w:ascii="Times New Roman" w:hAnsi="Times New Roman" w:cs="Times New Roman"/>
          <w:b/>
          <w:bCs/>
          <w:color w:val="333333"/>
        </w:rPr>
        <w:t xml:space="preserve"> of plants cultivated in Askov soils</w:t>
      </w:r>
    </w:p>
    <w:p w14:paraId="621C5C1F" w14:textId="77777777" w:rsidR="00A26D56" w:rsidRPr="004219CA" w:rsidRDefault="00A26D56" w:rsidP="00DB2FCC">
      <w:pPr>
        <w:spacing w:line="276" w:lineRule="auto"/>
        <w:jc w:val="both"/>
        <w:rPr>
          <w:rFonts w:ascii="Times New Roman" w:hAnsi="Times New Roman" w:cs="Times New Roman"/>
          <w:bCs/>
          <w:color w:val="333333"/>
        </w:rPr>
      </w:pPr>
      <w:r w:rsidRPr="004219CA">
        <w:rPr>
          <w:rFonts w:ascii="Times New Roman" w:hAnsi="Times New Roman" w:cs="Times New Roman"/>
          <w:bCs/>
          <w:color w:val="333333"/>
          <w:highlight w:val="red"/>
        </w:rPr>
        <w:t>Info needed from Ib</w:t>
      </w:r>
    </w:p>
    <w:p w14:paraId="7506F2D1" w14:textId="77777777" w:rsidR="006D5743" w:rsidRPr="004219CA" w:rsidRDefault="006D5743" w:rsidP="00DB2FCC">
      <w:pPr>
        <w:spacing w:line="276" w:lineRule="auto"/>
        <w:jc w:val="both"/>
        <w:rPr>
          <w:rFonts w:ascii="Times New Roman" w:hAnsi="Times New Roman" w:cs="Times New Roman"/>
          <w:b/>
          <w:bCs/>
          <w:color w:val="333333"/>
        </w:rPr>
      </w:pPr>
    </w:p>
    <w:p w14:paraId="269E28CC" w14:textId="77777777" w:rsidR="006D5743" w:rsidRPr="004219CA" w:rsidRDefault="006D5743" w:rsidP="00DB2FCC">
      <w:pPr>
        <w:spacing w:line="276" w:lineRule="auto"/>
        <w:jc w:val="both"/>
        <w:rPr>
          <w:rFonts w:ascii="Times New Roman" w:hAnsi="Times New Roman" w:cs="Times New Roman"/>
          <w:b/>
          <w:bCs/>
          <w:color w:val="333333"/>
        </w:rPr>
      </w:pPr>
      <w:r w:rsidRPr="004219CA">
        <w:rPr>
          <w:rFonts w:ascii="Times New Roman" w:hAnsi="Times New Roman" w:cs="Times New Roman"/>
          <w:b/>
          <w:bCs/>
          <w:color w:val="333333"/>
        </w:rPr>
        <w:t>Root exudate experimental</w:t>
      </w:r>
      <w:r w:rsidR="003F77B4" w:rsidRPr="004219CA">
        <w:rPr>
          <w:rFonts w:ascii="Times New Roman" w:hAnsi="Times New Roman" w:cs="Times New Roman"/>
          <w:b/>
          <w:bCs/>
          <w:color w:val="333333"/>
        </w:rPr>
        <w:t xml:space="preserve"> setups</w:t>
      </w:r>
    </w:p>
    <w:p w14:paraId="1C8FF11B" w14:textId="77777777" w:rsidR="005E0A20" w:rsidRPr="004219CA" w:rsidRDefault="003F77B4" w:rsidP="00DB2FCC">
      <w:pPr>
        <w:spacing w:line="276" w:lineRule="auto"/>
        <w:jc w:val="both"/>
        <w:rPr>
          <w:rFonts w:ascii="Times New Roman" w:hAnsi="Times New Roman" w:cs="Times New Roman"/>
          <w:color w:val="333333"/>
        </w:rPr>
      </w:pPr>
      <w:r w:rsidRPr="004219CA">
        <w:rPr>
          <w:rFonts w:ascii="Times New Roman" w:hAnsi="Times New Roman" w:cs="Times New Roman"/>
          <w:color w:val="333333"/>
        </w:rPr>
        <w:t xml:space="preserve">For </w:t>
      </w:r>
      <w:r w:rsidR="00D82E5C" w:rsidRPr="004219CA">
        <w:rPr>
          <w:rFonts w:ascii="Times New Roman" w:hAnsi="Times New Roman" w:cs="Times New Roman"/>
          <w:i/>
          <w:iCs/>
          <w:color w:val="333333"/>
        </w:rPr>
        <w:t>Lotus</w:t>
      </w:r>
      <w:r w:rsidRPr="004219CA">
        <w:rPr>
          <w:rFonts w:ascii="Times New Roman" w:hAnsi="Times New Roman" w:cs="Times New Roman"/>
          <w:color w:val="333333"/>
        </w:rPr>
        <w:t xml:space="preserve">, sterile germinated </w:t>
      </w:r>
      <w:r w:rsidR="00D82E5C" w:rsidRPr="004219CA">
        <w:rPr>
          <w:rFonts w:ascii="Times New Roman" w:hAnsi="Times New Roman" w:cs="Times New Roman"/>
          <w:color w:val="333333"/>
        </w:rPr>
        <w:t xml:space="preserve">wild-type </w:t>
      </w:r>
      <w:r w:rsidR="00614AE8" w:rsidRPr="004219CA">
        <w:rPr>
          <w:rFonts w:ascii="Times New Roman" w:hAnsi="Times New Roman" w:cs="Times New Roman"/>
          <w:color w:val="333333"/>
        </w:rPr>
        <w:t xml:space="preserve">and CSSP mutant seedlings were transferred </w:t>
      </w:r>
      <w:r w:rsidR="00D82E5C" w:rsidRPr="004219CA">
        <w:rPr>
          <w:rFonts w:ascii="Times New Roman" w:hAnsi="Times New Roman" w:cs="Times New Roman"/>
          <w:color w:val="333333"/>
        </w:rPr>
        <w:t>to sterile</w:t>
      </w:r>
      <w:r w:rsidR="00614AE8" w:rsidRPr="004219CA">
        <w:rPr>
          <w:rFonts w:ascii="Times New Roman" w:hAnsi="Times New Roman" w:cs="Times New Roman"/>
          <w:color w:val="333333"/>
        </w:rPr>
        <w:t xml:space="preserve"> square petri dishes </w:t>
      </w:r>
      <w:r w:rsidR="00E336EF" w:rsidRPr="004219CA">
        <w:rPr>
          <w:rFonts w:ascii="Times New Roman" w:hAnsi="Times New Roman" w:cs="Times New Roman"/>
          <w:color w:val="333333"/>
        </w:rPr>
        <w:t>half</w:t>
      </w:r>
      <w:r w:rsidRPr="004219CA">
        <w:rPr>
          <w:rFonts w:ascii="Times New Roman" w:hAnsi="Times New Roman" w:cs="Times New Roman"/>
          <w:color w:val="333333"/>
        </w:rPr>
        <w:t>-</w:t>
      </w:r>
      <w:r w:rsidR="00E336EF" w:rsidRPr="004219CA">
        <w:rPr>
          <w:rFonts w:ascii="Times New Roman" w:hAnsi="Times New Roman" w:cs="Times New Roman"/>
          <w:color w:val="333333"/>
        </w:rPr>
        <w:t>filled with</w:t>
      </w:r>
      <w:r w:rsidR="00614AE8" w:rsidRPr="004219CA">
        <w:rPr>
          <w:rFonts w:ascii="Times New Roman" w:hAnsi="Times New Roman" w:cs="Times New Roman"/>
          <w:color w:val="333333"/>
        </w:rPr>
        <w:t xml:space="preserve"> solid ¼ B&amp;D media without nitrogen</w:t>
      </w:r>
      <w:r w:rsidR="00F72B34" w:rsidRPr="004219CA">
        <w:rPr>
          <w:rFonts w:ascii="Times New Roman" w:hAnsi="Times New Roman" w:cs="Times New Roman"/>
          <w:color w:val="333333"/>
        </w:rPr>
        <w:t xml:space="preserve"> (1.4% Agar Noble, </w:t>
      </w:r>
      <w:proofErr w:type="spellStart"/>
      <w:proofErr w:type="gramStart"/>
      <w:r w:rsidR="00F72B34" w:rsidRPr="004219CA">
        <w:rPr>
          <w:rFonts w:ascii="Times New Roman" w:hAnsi="Times New Roman" w:cs="Times New Roman"/>
          <w:color w:val="333333"/>
        </w:rPr>
        <w:t>Difco</w:t>
      </w:r>
      <w:proofErr w:type="spellEnd"/>
      <w:r w:rsidR="00F72B34" w:rsidRPr="004219CA">
        <w:rPr>
          <w:rFonts w:ascii="Times New Roman" w:hAnsi="Times New Roman" w:cs="Times New Roman"/>
          <w:color w:val="333333"/>
        </w:rPr>
        <w:t>)(</w:t>
      </w:r>
      <w:proofErr w:type="gramEnd"/>
      <w:r w:rsidR="00F72B34" w:rsidRPr="004219CA">
        <w:rPr>
          <w:rFonts w:ascii="Times New Roman" w:hAnsi="Times New Roman" w:cs="Times New Roman"/>
          <w:color w:val="333333"/>
        </w:rPr>
        <w:t>Broughton and Dilworth, 1971)</w:t>
      </w:r>
      <w:r w:rsidR="00E336EF" w:rsidRPr="004219CA">
        <w:rPr>
          <w:rFonts w:ascii="Times New Roman" w:hAnsi="Times New Roman" w:cs="Times New Roman"/>
          <w:color w:val="333333"/>
        </w:rPr>
        <w:t xml:space="preserve">. </w:t>
      </w:r>
      <w:r w:rsidRPr="004219CA">
        <w:rPr>
          <w:rFonts w:ascii="Times New Roman" w:hAnsi="Times New Roman" w:cs="Times New Roman"/>
          <w:color w:val="333333"/>
        </w:rPr>
        <w:t>For each</w:t>
      </w:r>
      <w:r w:rsidR="00E336EF" w:rsidRPr="004219CA">
        <w:rPr>
          <w:rFonts w:ascii="Times New Roman" w:hAnsi="Times New Roman" w:cs="Times New Roman"/>
          <w:color w:val="333333"/>
        </w:rPr>
        <w:t xml:space="preserve"> genotype, six biological r</w:t>
      </w:r>
      <w:r w:rsidR="00F72B34" w:rsidRPr="004219CA">
        <w:rPr>
          <w:rFonts w:ascii="Times New Roman" w:hAnsi="Times New Roman" w:cs="Times New Roman"/>
          <w:color w:val="333333"/>
        </w:rPr>
        <w:t>e</w:t>
      </w:r>
      <w:r w:rsidR="00E336EF" w:rsidRPr="004219CA">
        <w:rPr>
          <w:rFonts w:ascii="Times New Roman" w:hAnsi="Times New Roman" w:cs="Times New Roman"/>
          <w:color w:val="333333"/>
        </w:rPr>
        <w:t>p</w:t>
      </w:r>
      <w:r w:rsidR="00F72B34" w:rsidRPr="004219CA">
        <w:rPr>
          <w:rFonts w:ascii="Times New Roman" w:hAnsi="Times New Roman" w:cs="Times New Roman"/>
          <w:color w:val="333333"/>
        </w:rPr>
        <w:t xml:space="preserve">licates </w:t>
      </w:r>
      <w:r w:rsidR="00E336EF" w:rsidRPr="004219CA">
        <w:rPr>
          <w:rFonts w:ascii="Times New Roman" w:hAnsi="Times New Roman" w:cs="Times New Roman"/>
          <w:color w:val="333333"/>
        </w:rPr>
        <w:t xml:space="preserve">were prepared </w:t>
      </w:r>
      <w:r w:rsidRPr="004219CA">
        <w:rPr>
          <w:rFonts w:ascii="Times New Roman" w:hAnsi="Times New Roman" w:cs="Times New Roman"/>
          <w:color w:val="333333"/>
        </w:rPr>
        <w:t>with 12 plants/plate</w:t>
      </w:r>
      <w:r w:rsidR="00F72B34" w:rsidRPr="004219CA">
        <w:rPr>
          <w:rFonts w:ascii="Times New Roman" w:hAnsi="Times New Roman" w:cs="Times New Roman"/>
          <w:color w:val="333333"/>
        </w:rPr>
        <w:t xml:space="preserve">. </w:t>
      </w:r>
      <w:r w:rsidR="00D82E5C" w:rsidRPr="004219CA">
        <w:rPr>
          <w:rFonts w:ascii="Times New Roman" w:hAnsi="Times New Roman" w:cs="Times New Roman"/>
          <w:color w:val="333333"/>
        </w:rPr>
        <w:t xml:space="preserve">A </w:t>
      </w:r>
      <w:r w:rsidRPr="004219CA">
        <w:rPr>
          <w:rFonts w:ascii="Times New Roman" w:hAnsi="Times New Roman" w:cs="Times New Roman"/>
          <w:color w:val="333333"/>
        </w:rPr>
        <w:t>sterile</w:t>
      </w:r>
      <w:r w:rsidR="00D82E5C" w:rsidRPr="004219CA">
        <w:rPr>
          <w:rFonts w:ascii="Times New Roman" w:hAnsi="Times New Roman" w:cs="Times New Roman"/>
          <w:color w:val="333333"/>
        </w:rPr>
        <w:t xml:space="preserve"> filter paper was placed between roots and media </w:t>
      </w:r>
      <w:r w:rsidRPr="004219CA">
        <w:rPr>
          <w:rFonts w:ascii="Times New Roman" w:hAnsi="Times New Roman" w:cs="Times New Roman"/>
          <w:color w:val="333333"/>
        </w:rPr>
        <w:t xml:space="preserve">and plants were </w:t>
      </w:r>
      <w:r w:rsidR="00D82E5C" w:rsidRPr="004219CA">
        <w:rPr>
          <w:rFonts w:ascii="Times New Roman" w:hAnsi="Times New Roman" w:cs="Times New Roman"/>
          <w:color w:val="333333"/>
        </w:rPr>
        <w:t xml:space="preserve">fixed with an autoclaved aluminium foil grid. </w:t>
      </w:r>
      <w:r w:rsidR="004119DD" w:rsidRPr="004219CA">
        <w:rPr>
          <w:rFonts w:ascii="Times New Roman" w:hAnsi="Times New Roman" w:cs="Times New Roman"/>
          <w:color w:val="333333"/>
        </w:rPr>
        <w:t xml:space="preserve">Plates were kept in a vertical position, placed in special plastic racks covering the bottom half of the plate to keep plant roots in darkness. Plants </w:t>
      </w:r>
      <w:r w:rsidR="00D82E5C" w:rsidRPr="004219CA">
        <w:rPr>
          <w:rFonts w:ascii="Times New Roman" w:hAnsi="Times New Roman" w:cs="Times New Roman"/>
          <w:color w:val="333333"/>
        </w:rPr>
        <w:t>were cultivated at 21°C, 16/8 day/night hours, 100/0μmol white light day/night</w:t>
      </w:r>
      <w:r w:rsidR="005E0A20" w:rsidRPr="004219CA">
        <w:rPr>
          <w:rFonts w:ascii="Times New Roman" w:hAnsi="Times New Roman" w:cs="Times New Roman"/>
          <w:color w:val="333333"/>
        </w:rPr>
        <w:t xml:space="preserve"> for two weeks</w:t>
      </w:r>
      <w:r w:rsidR="00D82E5C" w:rsidRPr="004219CA">
        <w:rPr>
          <w:rFonts w:ascii="Times New Roman" w:hAnsi="Times New Roman" w:cs="Times New Roman"/>
          <w:color w:val="333333"/>
        </w:rPr>
        <w:t xml:space="preserve">. </w:t>
      </w:r>
      <w:r w:rsidR="00293891" w:rsidRPr="004219CA">
        <w:rPr>
          <w:rFonts w:ascii="Times New Roman" w:hAnsi="Times New Roman" w:cs="Times New Roman"/>
          <w:color w:val="333333"/>
        </w:rPr>
        <w:t xml:space="preserve"> </w:t>
      </w:r>
    </w:p>
    <w:p w14:paraId="592147DD" w14:textId="77777777" w:rsidR="0051258A" w:rsidRPr="004219CA" w:rsidRDefault="00BC1133" w:rsidP="00DB2FCC">
      <w:pPr>
        <w:spacing w:line="276" w:lineRule="auto"/>
        <w:jc w:val="both"/>
        <w:rPr>
          <w:rFonts w:ascii="Times New Roman" w:hAnsi="Times New Roman" w:cs="Times New Roman"/>
          <w:color w:val="333333"/>
        </w:rPr>
      </w:pPr>
      <w:r w:rsidRPr="004219CA">
        <w:rPr>
          <w:rFonts w:ascii="Times New Roman" w:hAnsi="Times New Roman" w:cs="Times New Roman"/>
          <w:color w:val="333333"/>
        </w:rPr>
        <w:t xml:space="preserve">For </w:t>
      </w:r>
      <w:r w:rsidR="0077294F" w:rsidRPr="0077294F">
        <w:rPr>
          <w:rFonts w:ascii="Times New Roman" w:hAnsi="Times New Roman" w:cs="Times New Roman"/>
          <w:i/>
          <w:iCs/>
          <w:color w:val="333333"/>
        </w:rPr>
        <w:t>Hordeum</w:t>
      </w:r>
      <w:r w:rsidRPr="004219CA">
        <w:rPr>
          <w:rFonts w:ascii="Times New Roman" w:hAnsi="Times New Roman" w:cs="Times New Roman"/>
          <w:color w:val="333333"/>
        </w:rPr>
        <w:t xml:space="preserve">, </w:t>
      </w:r>
      <w:r w:rsidR="005E0A20" w:rsidRPr="004219CA">
        <w:rPr>
          <w:rFonts w:ascii="Times New Roman" w:hAnsi="Times New Roman" w:cs="Times New Roman"/>
          <w:color w:val="333333"/>
        </w:rPr>
        <w:t xml:space="preserve">sterile germinated wild-type and CSSP mutant </w:t>
      </w:r>
      <w:r w:rsidR="004119DD" w:rsidRPr="004219CA">
        <w:rPr>
          <w:rFonts w:ascii="Times New Roman" w:hAnsi="Times New Roman" w:cs="Times New Roman"/>
          <w:color w:val="333333"/>
        </w:rPr>
        <w:t>seedlings were cultivated in autoclaved Duran borosilicate glas</w:t>
      </w:r>
      <w:r w:rsidR="00CA365F" w:rsidRPr="004219CA">
        <w:rPr>
          <w:rFonts w:ascii="Times New Roman" w:hAnsi="Times New Roman" w:cs="Times New Roman"/>
          <w:color w:val="333333"/>
        </w:rPr>
        <w:t>s</w:t>
      </w:r>
      <w:r w:rsidR="004119DD" w:rsidRPr="004219CA">
        <w:rPr>
          <w:rFonts w:ascii="Times New Roman" w:hAnsi="Times New Roman" w:cs="Times New Roman"/>
          <w:color w:val="333333"/>
        </w:rPr>
        <w:t xml:space="preserve"> tubes filled with 50ml of sterile VWR sand </w:t>
      </w:r>
      <w:r w:rsidR="00CA365F" w:rsidRPr="004219CA">
        <w:rPr>
          <w:rFonts w:ascii="Times New Roman" w:hAnsi="Times New Roman" w:cs="Times New Roman"/>
          <w:color w:val="333333"/>
        </w:rPr>
        <w:t xml:space="preserve">(CAS 14808-60-7, washed with sterile </w:t>
      </w:r>
      <w:proofErr w:type="spellStart"/>
      <w:r w:rsidR="00CA365F" w:rsidRPr="004219CA">
        <w:rPr>
          <w:rFonts w:ascii="Times New Roman" w:hAnsi="Times New Roman" w:cs="Times New Roman"/>
          <w:color w:val="333333"/>
        </w:rPr>
        <w:t>milliQ</w:t>
      </w:r>
      <w:proofErr w:type="spellEnd"/>
      <w:r w:rsidR="00CA365F" w:rsidRPr="004219CA">
        <w:rPr>
          <w:rFonts w:ascii="Times New Roman" w:hAnsi="Times New Roman" w:cs="Times New Roman"/>
          <w:color w:val="333333"/>
        </w:rPr>
        <w:t xml:space="preserve"> and baked for 4h at 200°C) </w:t>
      </w:r>
      <w:r w:rsidR="004119DD" w:rsidRPr="004219CA">
        <w:rPr>
          <w:rFonts w:ascii="Times New Roman" w:hAnsi="Times New Roman" w:cs="Times New Roman"/>
          <w:color w:val="333333"/>
        </w:rPr>
        <w:t>and 15ml of low nitrogen low phosphorus Long Ashton media</w:t>
      </w:r>
      <w:r w:rsidR="00CA365F" w:rsidRPr="004219CA">
        <w:rPr>
          <w:rFonts w:ascii="Times New Roman" w:hAnsi="Times New Roman" w:cs="Times New Roman"/>
          <w:color w:val="333333"/>
        </w:rPr>
        <w:t xml:space="preserve"> (as used for </w:t>
      </w:r>
      <w:r w:rsidR="0077294F" w:rsidRPr="0077294F">
        <w:rPr>
          <w:rFonts w:ascii="Times New Roman" w:hAnsi="Times New Roman" w:cs="Times New Roman"/>
          <w:i/>
          <w:iCs/>
          <w:color w:val="333333"/>
        </w:rPr>
        <w:t>Hordeum</w:t>
      </w:r>
      <w:r w:rsidR="00CA365F" w:rsidRPr="004219CA">
        <w:rPr>
          <w:rFonts w:ascii="Times New Roman" w:hAnsi="Times New Roman" w:cs="Times New Roman"/>
          <w:color w:val="333333"/>
        </w:rPr>
        <w:t xml:space="preserve"> </w:t>
      </w:r>
      <w:r w:rsidR="0077294F">
        <w:rPr>
          <w:rFonts w:ascii="Times New Roman" w:hAnsi="Times New Roman" w:cs="Times New Roman"/>
          <w:color w:val="333333"/>
        </w:rPr>
        <w:t>gnotobiotic</w:t>
      </w:r>
      <w:r w:rsidR="00CA365F" w:rsidRPr="004219CA">
        <w:rPr>
          <w:rFonts w:ascii="Times New Roman" w:hAnsi="Times New Roman" w:cs="Times New Roman"/>
          <w:color w:val="333333"/>
        </w:rPr>
        <w:t xml:space="preserve"> experiment)</w:t>
      </w:r>
      <w:r w:rsidR="004119DD" w:rsidRPr="004219CA">
        <w:rPr>
          <w:rFonts w:ascii="Times New Roman" w:hAnsi="Times New Roman" w:cs="Times New Roman"/>
          <w:color w:val="333333"/>
        </w:rPr>
        <w:t xml:space="preserve">. One seedling was added to each tube and </w:t>
      </w:r>
      <w:r w:rsidR="00CA365F" w:rsidRPr="004219CA">
        <w:rPr>
          <w:rFonts w:ascii="Times New Roman" w:hAnsi="Times New Roman" w:cs="Times New Roman"/>
          <w:color w:val="333333"/>
        </w:rPr>
        <w:t xml:space="preserve">tubes were closed with autoclaved foam </w:t>
      </w:r>
      <w:r w:rsidR="00293891" w:rsidRPr="004219CA">
        <w:rPr>
          <w:rFonts w:ascii="Times New Roman" w:hAnsi="Times New Roman" w:cs="Times New Roman"/>
          <w:color w:val="333333"/>
        </w:rPr>
        <w:t>plugs</w:t>
      </w:r>
      <w:r w:rsidR="00CA365F" w:rsidRPr="004219CA">
        <w:rPr>
          <w:rFonts w:ascii="Times New Roman" w:hAnsi="Times New Roman" w:cs="Times New Roman"/>
          <w:color w:val="333333"/>
        </w:rPr>
        <w:t xml:space="preserve">. Unplanted controls were included containing sand only. Plants were cultivated under the same settings as for </w:t>
      </w:r>
      <w:r w:rsidR="00CA365F" w:rsidRPr="004219CA">
        <w:rPr>
          <w:rFonts w:ascii="Times New Roman" w:hAnsi="Times New Roman" w:cs="Times New Roman"/>
          <w:i/>
          <w:color w:val="333333"/>
        </w:rPr>
        <w:t>Lotus</w:t>
      </w:r>
      <w:r w:rsidR="00CA365F" w:rsidRPr="004219CA">
        <w:rPr>
          <w:rFonts w:ascii="Times New Roman" w:hAnsi="Times New Roman" w:cs="Times New Roman"/>
          <w:color w:val="333333"/>
        </w:rPr>
        <w:t xml:space="preserve"> for three weeks.</w:t>
      </w:r>
    </w:p>
    <w:p w14:paraId="6CCEC5D2" w14:textId="77777777" w:rsidR="00E219C4" w:rsidRPr="004219CA" w:rsidRDefault="00E219C4" w:rsidP="00DB2FCC">
      <w:pPr>
        <w:spacing w:line="276" w:lineRule="auto"/>
        <w:jc w:val="both"/>
        <w:rPr>
          <w:rFonts w:ascii="Times New Roman" w:hAnsi="Times New Roman" w:cs="Times New Roman"/>
          <w:b/>
          <w:bCs/>
        </w:rPr>
      </w:pPr>
    </w:p>
    <w:p w14:paraId="5387EFA4" w14:textId="77777777" w:rsidR="00E219C4" w:rsidRPr="004219CA" w:rsidRDefault="00E219C4" w:rsidP="00DB2FCC">
      <w:pPr>
        <w:spacing w:line="276" w:lineRule="auto"/>
        <w:jc w:val="both"/>
        <w:rPr>
          <w:rFonts w:ascii="Times New Roman" w:hAnsi="Times New Roman" w:cs="Times New Roman"/>
          <w:b/>
          <w:bCs/>
        </w:rPr>
      </w:pPr>
      <w:r w:rsidRPr="004219CA">
        <w:rPr>
          <w:rFonts w:ascii="Times New Roman" w:hAnsi="Times New Roman" w:cs="Times New Roman"/>
          <w:b/>
          <w:bCs/>
        </w:rPr>
        <w:t>Root exudate harvest, sample preparation and LC-MS/MS</w:t>
      </w:r>
    </w:p>
    <w:p w14:paraId="21014511" w14:textId="77777777" w:rsidR="001B3959" w:rsidRPr="004219CA" w:rsidRDefault="005E0A20" w:rsidP="00DB2FCC">
      <w:pPr>
        <w:spacing w:line="276" w:lineRule="auto"/>
        <w:jc w:val="both"/>
        <w:rPr>
          <w:rFonts w:ascii="Times New Roman" w:hAnsi="Times New Roman" w:cs="Times New Roman"/>
          <w:kern w:val="0"/>
        </w:rPr>
      </w:pPr>
      <w:r w:rsidRPr="004219CA">
        <w:rPr>
          <w:rFonts w:ascii="Times New Roman" w:hAnsi="Times New Roman" w:cs="Times New Roman"/>
          <w:bCs/>
        </w:rPr>
        <w:t xml:space="preserve">For </w:t>
      </w:r>
      <w:r w:rsidRPr="004219CA">
        <w:rPr>
          <w:rFonts w:ascii="Times New Roman" w:hAnsi="Times New Roman" w:cs="Times New Roman"/>
          <w:bCs/>
          <w:i/>
        </w:rPr>
        <w:t>Lotus</w:t>
      </w:r>
      <w:r w:rsidRPr="004219CA">
        <w:rPr>
          <w:rFonts w:ascii="Times New Roman" w:hAnsi="Times New Roman" w:cs="Times New Roman"/>
          <w:bCs/>
        </w:rPr>
        <w:t xml:space="preserve">, plants </w:t>
      </w:r>
      <w:r w:rsidR="00895DAE" w:rsidRPr="004219CA">
        <w:rPr>
          <w:rFonts w:ascii="Times New Roman" w:hAnsi="Times New Roman" w:cs="Times New Roman"/>
          <w:bCs/>
        </w:rPr>
        <w:t>of</w:t>
      </w:r>
      <w:r w:rsidRPr="004219CA">
        <w:rPr>
          <w:rFonts w:ascii="Times New Roman" w:hAnsi="Times New Roman" w:cs="Times New Roman"/>
          <w:bCs/>
        </w:rPr>
        <w:t xml:space="preserve"> one petri dish were collectively transferred to a sterile glass vial containing 20ml of sterile </w:t>
      </w:r>
      <w:proofErr w:type="spellStart"/>
      <w:r w:rsidRPr="004219CA">
        <w:rPr>
          <w:rFonts w:ascii="Times New Roman" w:hAnsi="Times New Roman" w:cs="Times New Roman"/>
          <w:bCs/>
        </w:rPr>
        <w:t>milliQ</w:t>
      </w:r>
      <w:proofErr w:type="spellEnd"/>
      <w:r w:rsidRPr="004219CA">
        <w:rPr>
          <w:rFonts w:ascii="Times New Roman" w:hAnsi="Times New Roman" w:cs="Times New Roman"/>
          <w:bCs/>
        </w:rPr>
        <w:t>. After 3h, plants were removed and the liquid was filter sterilised using 0.4µm cell-strainers</w:t>
      </w:r>
      <w:r w:rsidR="00056B7B" w:rsidRPr="004219CA">
        <w:rPr>
          <w:rFonts w:ascii="Times New Roman" w:hAnsi="Times New Roman" w:cs="Times New Roman"/>
          <w:bCs/>
        </w:rPr>
        <w:t xml:space="preserve"> </w:t>
      </w:r>
      <w:r w:rsidR="00056B7B" w:rsidRPr="004219CA">
        <w:rPr>
          <w:rFonts w:ascii="Times New Roman" w:hAnsi="Times New Roman" w:cs="Times New Roman"/>
          <w:bCs/>
          <w:highlight w:val="red"/>
        </w:rPr>
        <w:t>CHECK WITH ZUZANA</w:t>
      </w:r>
      <w:r w:rsidRPr="004219CA">
        <w:rPr>
          <w:rFonts w:ascii="Times New Roman" w:hAnsi="Times New Roman" w:cs="Times New Roman"/>
          <w:bCs/>
        </w:rPr>
        <w:t xml:space="preserve">. </w:t>
      </w:r>
      <w:r w:rsidR="00293891" w:rsidRPr="004219CA">
        <w:rPr>
          <w:rFonts w:ascii="Times New Roman" w:hAnsi="Times New Roman" w:cs="Times New Roman"/>
          <w:bCs/>
        </w:rPr>
        <w:t xml:space="preserve">For </w:t>
      </w:r>
      <w:r w:rsidR="00D213B7" w:rsidRPr="00D213B7">
        <w:rPr>
          <w:rFonts w:ascii="Times New Roman" w:hAnsi="Times New Roman" w:cs="Times New Roman"/>
          <w:bCs/>
          <w:i/>
          <w:iCs/>
        </w:rPr>
        <w:t>Hordeum</w:t>
      </w:r>
      <w:r w:rsidR="00293891" w:rsidRPr="004219CA">
        <w:rPr>
          <w:rFonts w:ascii="Times New Roman" w:hAnsi="Times New Roman" w:cs="Times New Roman"/>
          <w:bCs/>
        </w:rPr>
        <w:t xml:space="preserve">, plants were gently removed using sterilised tweezers. 30ml of sterile </w:t>
      </w:r>
      <w:proofErr w:type="spellStart"/>
      <w:r w:rsidR="00293891" w:rsidRPr="004219CA">
        <w:rPr>
          <w:rFonts w:ascii="Times New Roman" w:hAnsi="Times New Roman" w:cs="Times New Roman"/>
          <w:bCs/>
        </w:rPr>
        <w:t>milliQ</w:t>
      </w:r>
      <w:proofErr w:type="spellEnd"/>
      <w:r w:rsidR="00293891" w:rsidRPr="004219CA">
        <w:rPr>
          <w:rFonts w:ascii="Times New Roman" w:hAnsi="Times New Roman" w:cs="Times New Roman"/>
          <w:bCs/>
        </w:rPr>
        <w:t xml:space="preserve"> was added to the sand, tubes were sealed with parafilm and vortexed for 30s</w:t>
      </w:r>
      <w:r w:rsidR="001B3959" w:rsidRPr="004219CA">
        <w:rPr>
          <w:rFonts w:ascii="Times New Roman" w:hAnsi="Times New Roman" w:cs="Times New Roman"/>
          <w:bCs/>
        </w:rPr>
        <w:t xml:space="preserve">. After settling of the sand, liquid was collected in fresh tubes and filtered through 0.4µm cell strainers. </w:t>
      </w:r>
      <w:r w:rsidR="00293891" w:rsidRPr="004219CA">
        <w:rPr>
          <w:rFonts w:ascii="Times New Roman" w:hAnsi="Times New Roman" w:cs="Times New Roman"/>
          <w:bCs/>
        </w:rPr>
        <w:t>All samples were stored at -70</w:t>
      </w:r>
      <w:r w:rsidR="00D213B7" w:rsidRPr="004219CA">
        <w:rPr>
          <w:rFonts w:ascii="Times New Roman" w:hAnsi="Times New Roman" w:cs="Times New Roman"/>
          <w:color w:val="333333"/>
        </w:rPr>
        <w:t>°C</w:t>
      </w:r>
      <w:r w:rsidR="00293891" w:rsidRPr="004219CA">
        <w:rPr>
          <w:rFonts w:ascii="Times New Roman" w:hAnsi="Times New Roman" w:cs="Times New Roman"/>
          <w:bCs/>
        </w:rPr>
        <w:t xml:space="preserve"> </w:t>
      </w:r>
      <w:r w:rsidRPr="004219CA">
        <w:rPr>
          <w:rFonts w:ascii="Times New Roman" w:hAnsi="Times New Roman" w:cs="Times New Roman"/>
          <w:bCs/>
        </w:rPr>
        <w:t xml:space="preserve">and </w:t>
      </w:r>
      <w:r w:rsidR="00895DAE" w:rsidRPr="004219CA">
        <w:rPr>
          <w:rFonts w:ascii="Times New Roman" w:hAnsi="Times New Roman" w:cs="Times New Roman"/>
          <w:bCs/>
        </w:rPr>
        <w:t xml:space="preserve">subsequently freeze-dried </w:t>
      </w:r>
      <w:r w:rsidR="001B3959" w:rsidRPr="004219CA">
        <w:rPr>
          <w:rFonts w:ascii="Times New Roman" w:hAnsi="Times New Roman" w:cs="Times New Roman"/>
          <w:bCs/>
        </w:rPr>
        <w:t>in</w:t>
      </w:r>
      <w:r w:rsidR="00895DAE" w:rsidRPr="004219CA">
        <w:rPr>
          <w:rFonts w:ascii="Times New Roman" w:hAnsi="Times New Roman" w:cs="Times New Roman"/>
          <w:bCs/>
        </w:rPr>
        <w:t xml:space="preserve"> a </w:t>
      </w:r>
      <w:proofErr w:type="spellStart"/>
      <w:r w:rsidR="00895DAE" w:rsidRPr="004219CA">
        <w:rPr>
          <w:rFonts w:ascii="Times New Roman" w:hAnsi="Times New Roman" w:cs="Times New Roman"/>
          <w:bCs/>
        </w:rPr>
        <w:t>lyophiliser</w:t>
      </w:r>
      <w:proofErr w:type="spellEnd"/>
      <w:r w:rsidR="00895DAE" w:rsidRPr="004219CA">
        <w:rPr>
          <w:rFonts w:ascii="Times New Roman" w:hAnsi="Times New Roman" w:cs="Times New Roman"/>
          <w:bCs/>
        </w:rPr>
        <w:t xml:space="preserve"> </w:t>
      </w:r>
      <w:r w:rsidR="001B3959" w:rsidRPr="004219CA">
        <w:rPr>
          <w:rFonts w:ascii="Times New Roman" w:hAnsi="Times New Roman" w:cs="Times New Roman"/>
          <w:bCs/>
        </w:rPr>
        <w:t xml:space="preserve">(CD52-I, HETOSIC, </w:t>
      </w:r>
      <w:proofErr w:type="spellStart"/>
      <w:r w:rsidR="001B3959" w:rsidRPr="004219CA">
        <w:rPr>
          <w:rFonts w:ascii="Times New Roman" w:hAnsi="Times New Roman" w:cs="Times New Roman"/>
          <w:bCs/>
        </w:rPr>
        <w:t>Heto</w:t>
      </w:r>
      <w:proofErr w:type="spellEnd"/>
      <w:r w:rsidR="001B3959" w:rsidRPr="004219CA">
        <w:rPr>
          <w:rFonts w:ascii="Times New Roman" w:hAnsi="Times New Roman" w:cs="Times New Roman"/>
          <w:bCs/>
        </w:rPr>
        <w:t xml:space="preserve"> Lab Equipment) for 1-2</w:t>
      </w:r>
      <w:r w:rsidR="00D213B7">
        <w:rPr>
          <w:rFonts w:ascii="Times New Roman" w:hAnsi="Times New Roman" w:cs="Times New Roman"/>
          <w:bCs/>
        </w:rPr>
        <w:t xml:space="preserve"> </w:t>
      </w:r>
      <w:r w:rsidR="001B3959" w:rsidRPr="004219CA">
        <w:rPr>
          <w:rFonts w:ascii="Times New Roman" w:hAnsi="Times New Roman" w:cs="Times New Roman"/>
          <w:bCs/>
        </w:rPr>
        <w:t>d</w:t>
      </w:r>
      <w:r w:rsidR="00D213B7">
        <w:rPr>
          <w:rFonts w:ascii="Times New Roman" w:hAnsi="Times New Roman" w:cs="Times New Roman"/>
          <w:bCs/>
        </w:rPr>
        <w:t>ays</w:t>
      </w:r>
      <w:r w:rsidR="001B3959" w:rsidRPr="004219CA">
        <w:rPr>
          <w:rFonts w:ascii="Times New Roman" w:hAnsi="Times New Roman" w:cs="Times New Roman"/>
          <w:bCs/>
        </w:rPr>
        <w:t xml:space="preserve">. </w:t>
      </w:r>
      <w:r w:rsidR="001B3959" w:rsidRPr="004219CA">
        <w:rPr>
          <w:rFonts w:ascii="Times New Roman" w:hAnsi="Times New Roman" w:cs="Times New Roman"/>
          <w:kern w:val="0"/>
        </w:rPr>
        <w:t>Freeze-dried samples were spiked with 20μl 10μg/ml</w:t>
      </w:r>
      <w:r w:rsidR="001B3959" w:rsidRPr="004219CA">
        <w:rPr>
          <w:rFonts w:ascii="Times New Roman" w:hAnsi="Times New Roman" w:cs="Times New Roman"/>
          <w:bCs/>
        </w:rPr>
        <w:t xml:space="preserve"> </w:t>
      </w:r>
      <w:proofErr w:type="spellStart"/>
      <w:r w:rsidR="001B3959" w:rsidRPr="004219CA">
        <w:rPr>
          <w:rFonts w:ascii="Times New Roman" w:hAnsi="Times New Roman" w:cs="Times New Roman"/>
          <w:kern w:val="0"/>
        </w:rPr>
        <w:t>ketopinic</w:t>
      </w:r>
      <w:proofErr w:type="spellEnd"/>
      <w:r w:rsidR="001B3959" w:rsidRPr="004219CA">
        <w:rPr>
          <w:rFonts w:ascii="Times New Roman" w:hAnsi="Times New Roman" w:cs="Times New Roman"/>
          <w:kern w:val="0"/>
        </w:rPr>
        <w:t xml:space="preserve"> acid in MeOH and dried under gentle N</w:t>
      </w:r>
      <w:r w:rsidR="001B3959" w:rsidRPr="004219CA">
        <w:rPr>
          <w:rFonts w:ascii="Times New Roman" w:hAnsi="Times New Roman" w:cs="Times New Roman"/>
          <w:kern w:val="0"/>
          <w:sz w:val="16"/>
          <w:szCs w:val="16"/>
        </w:rPr>
        <w:t xml:space="preserve">2 </w:t>
      </w:r>
      <w:r w:rsidR="001B3959" w:rsidRPr="004219CA">
        <w:rPr>
          <w:rFonts w:ascii="Times New Roman" w:hAnsi="Times New Roman" w:cs="Times New Roman"/>
          <w:kern w:val="0"/>
        </w:rPr>
        <w:t xml:space="preserve">flow. Samples were reconstituted in 3ml 100% MeOH and sonicated for 10min, prior to filtration using hydrophobic PTFE syringe filters (0.22μm pore size, 25mm). </w:t>
      </w:r>
      <w:r w:rsidR="00056B7B" w:rsidRPr="004219CA">
        <w:rPr>
          <w:rFonts w:ascii="Times New Roman" w:hAnsi="Times New Roman" w:cs="Times New Roman"/>
          <w:kern w:val="0"/>
        </w:rPr>
        <w:t>S</w:t>
      </w:r>
      <w:r w:rsidR="001B3959" w:rsidRPr="004219CA">
        <w:rPr>
          <w:rFonts w:ascii="Times New Roman" w:hAnsi="Times New Roman" w:cs="Times New Roman"/>
          <w:kern w:val="0"/>
        </w:rPr>
        <w:t>amples were dried under N</w:t>
      </w:r>
      <w:r w:rsidR="001B3959" w:rsidRPr="004219CA">
        <w:rPr>
          <w:rFonts w:ascii="Times New Roman" w:hAnsi="Times New Roman" w:cs="Times New Roman"/>
          <w:kern w:val="0"/>
          <w:sz w:val="16"/>
          <w:szCs w:val="16"/>
        </w:rPr>
        <w:t xml:space="preserve">2 </w:t>
      </w:r>
      <w:r w:rsidR="001B3959" w:rsidRPr="004219CA">
        <w:rPr>
          <w:rFonts w:ascii="Times New Roman" w:hAnsi="Times New Roman" w:cs="Times New Roman"/>
          <w:kern w:val="0"/>
        </w:rPr>
        <w:t>flow and reconstitu</w:t>
      </w:r>
      <w:r w:rsidR="00056B7B" w:rsidRPr="004219CA">
        <w:rPr>
          <w:rFonts w:ascii="Times New Roman" w:hAnsi="Times New Roman" w:cs="Times New Roman"/>
          <w:kern w:val="0"/>
        </w:rPr>
        <w:t xml:space="preserve">ted in </w:t>
      </w:r>
      <w:r w:rsidR="001B3959" w:rsidRPr="004219CA">
        <w:rPr>
          <w:rFonts w:ascii="Times New Roman" w:hAnsi="Times New Roman" w:cs="Times New Roman"/>
          <w:kern w:val="0"/>
        </w:rPr>
        <w:t xml:space="preserve">300μl 80:20 (v/v%) </w:t>
      </w:r>
      <w:proofErr w:type="spellStart"/>
      <w:proofErr w:type="gramStart"/>
      <w:r w:rsidR="001B3959" w:rsidRPr="004219CA">
        <w:rPr>
          <w:rFonts w:ascii="Times New Roman" w:hAnsi="Times New Roman" w:cs="Times New Roman"/>
          <w:kern w:val="0"/>
        </w:rPr>
        <w:t>MeOH:milliQ</w:t>
      </w:r>
      <w:proofErr w:type="spellEnd"/>
      <w:proofErr w:type="gramEnd"/>
      <w:r w:rsidR="001B3959" w:rsidRPr="004219CA">
        <w:rPr>
          <w:rFonts w:ascii="Times New Roman" w:hAnsi="Times New Roman" w:cs="Times New Roman"/>
          <w:kern w:val="0"/>
        </w:rPr>
        <w:t xml:space="preserve"> containing 1μ</w:t>
      </w:r>
      <w:r w:rsidR="00056B7B" w:rsidRPr="004219CA">
        <w:rPr>
          <w:rFonts w:ascii="Times New Roman" w:hAnsi="Times New Roman" w:cs="Times New Roman"/>
          <w:kern w:val="0"/>
        </w:rPr>
        <w:t xml:space="preserve">g/ml camphoric acid. Reconstituted </w:t>
      </w:r>
      <w:r w:rsidR="001B3959" w:rsidRPr="004219CA">
        <w:rPr>
          <w:rFonts w:ascii="Times New Roman" w:hAnsi="Times New Roman" w:cs="Times New Roman"/>
          <w:kern w:val="0"/>
        </w:rPr>
        <w:t>samples were transferred to vials for analysis using ultra-high-pe</w:t>
      </w:r>
      <w:r w:rsidR="00056B7B" w:rsidRPr="004219CA">
        <w:rPr>
          <w:rFonts w:ascii="Times New Roman" w:hAnsi="Times New Roman" w:cs="Times New Roman"/>
          <w:kern w:val="0"/>
        </w:rPr>
        <w:t xml:space="preserve">rformance liquid chromatography </w:t>
      </w:r>
      <w:r w:rsidR="001B3959" w:rsidRPr="004219CA">
        <w:rPr>
          <w:rFonts w:ascii="Times New Roman" w:hAnsi="Times New Roman" w:cs="Times New Roman"/>
          <w:kern w:val="0"/>
        </w:rPr>
        <w:t xml:space="preserve">(UHPLC, </w:t>
      </w:r>
      <w:proofErr w:type="spellStart"/>
      <w:r w:rsidR="001B3959" w:rsidRPr="004219CA">
        <w:rPr>
          <w:rFonts w:ascii="Times New Roman" w:hAnsi="Times New Roman" w:cs="Times New Roman"/>
          <w:kern w:val="0"/>
        </w:rPr>
        <w:t>Dionex</w:t>
      </w:r>
      <w:proofErr w:type="spellEnd"/>
      <w:r w:rsidR="001B3959" w:rsidRPr="004219CA">
        <w:rPr>
          <w:rFonts w:ascii="Times New Roman" w:hAnsi="Times New Roman" w:cs="Times New Roman"/>
          <w:kern w:val="0"/>
        </w:rPr>
        <w:t xml:space="preserve"> ultimate 3000, </w:t>
      </w:r>
      <w:proofErr w:type="spellStart"/>
      <w:r w:rsidR="001B3959" w:rsidRPr="004219CA">
        <w:rPr>
          <w:rFonts w:ascii="Times New Roman" w:hAnsi="Times New Roman" w:cs="Times New Roman"/>
          <w:kern w:val="0"/>
        </w:rPr>
        <w:t>Thermo</w:t>
      </w:r>
      <w:proofErr w:type="spellEnd"/>
      <w:r w:rsidR="001B3959" w:rsidRPr="004219CA">
        <w:rPr>
          <w:rFonts w:ascii="Times New Roman" w:hAnsi="Times New Roman" w:cs="Times New Roman"/>
          <w:kern w:val="0"/>
        </w:rPr>
        <w:t xml:space="preserve"> Fisher) coupled to a quad</w:t>
      </w:r>
      <w:r w:rsidR="00056B7B" w:rsidRPr="004219CA">
        <w:rPr>
          <w:rFonts w:ascii="Times New Roman" w:hAnsi="Times New Roman" w:cs="Times New Roman"/>
          <w:kern w:val="0"/>
        </w:rPr>
        <w:t xml:space="preserve">rupole time-of-flight </w:t>
      </w:r>
      <w:r w:rsidR="001B3959" w:rsidRPr="004219CA">
        <w:rPr>
          <w:rFonts w:ascii="Times New Roman" w:hAnsi="Times New Roman" w:cs="Times New Roman"/>
          <w:kern w:val="0"/>
        </w:rPr>
        <w:t>mass spectrometer (</w:t>
      </w:r>
      <w:proofErr w:type="spellStart"/>
      <w:r w:rsidR="001B3959" w:rsidRPr="004219CA">
        <w:rPr>
          <w:rFonts w:ascii="Times New Roman" w:hAnsi="Times New Roman" w:cs="Times New Roman"/>
          <w:kern w:val="0"/>
        </w:rPr>
        <w:t>qToF</w:t>
      </w:r>
      <w:proofErr w:type="spellEnd"/>
      <w:r w:rsidR="001B3959" w:rsidRPr="004219CA">
        <w:rPr>
          <w:rFonts w:ascii="Times New Roman" w:hAnsi="Times New Roman" w:cs="Times New Roman"/>
          <w:kern w:val="0"/>
        </w:rPr>
        <w:t xml:space="preserve"> MS, Bruker Compact) with electrosp</w:t>
      </w:r>
      <w:r w:rsidR="00056B7B" w:rsidRPr="004219CA">
        <w:rPr>
          <w:rFonts w:ascii="Times New Roman" w:hAnsi="Times New Roman" w:cs="Times New Roman"/>
          <w:kern w:val="0"/>
        </w:rPr>
        <w:t xml:space="preserve">ray ionisation (negative ionisation mode). The column used </w:t>
      </w:r>
      <w:r w:rsidR="001B3959" w:rsidRPr="004219CA">
        <w:rPr>
          <w:rFonts w:ascii="Times New Roman" w:hAnsi="Times New Roman" w:cs="Times New Roman"/>
          <w:kern w:val="0"/>
        </w:rPr>
        <w:t>during UHPLC was an A</w:t>
      </w:r>
      <w:r w:rsidR="00056B7B" w:rsidRPr="004219CA">
        <w:rPr>
          <w:rFonts w:ascii="Times New Roman" w:hAnsi="Times New Roman" w:cs="Times New Roman"/>
          <w:kern w:val="0"/>
        </w:rPr>
        <w:t>CQUITY UHPLC HSS T3 column (2.1x</w:t>
      </w:r>
      <w:r w:rsidR="001B3959" w:rsidRPr="004219CA">
        <w:rPr>
          <w:rFonts w:ascii="Times New Roman" w:hAnsi="Times New Roman" w:cs="Times New Roman"/>
          <w:kern w:val="0"/>
        </w:rPr>
        <w:t>1000 mm, 1.8μ</w:t>
      </w:r>
      <w:r w:rsidR="00056B7B" w:rsidRPr="004219CA">
        <w:rPr>
          <w:rFonts w:ascii="Times New Roman" w:hAnsi="Times New Roman" w:cs="Times New Roman"/>
          <w:kern w:val="0"/>
        </w:rPr>
        <w:t xml:space="preserve">m, Waters) </w:t>
      </w:r>
      <w:r w:rsidR="001B3959" w:rsidRPr="004219CA">
        <w:rPr>
          <w:rFonts w:ascii="Times New Roman" w:hAnsi="Times New Roman" w:cs="Times New Roman"/>
          <w:kern w:val="0"/>
        </w:rPr>
        <w:t xml:space="preserve">with a flow rate of 0.2ml/min. The mobile phases were 0.1% acetic acid in </w:t>
      </w:r>
      <w:proofErr w:type="spellStart"/>
      <w:r w:rsidR="001B3959" w:rsidRPr="004219CA">
        <w:rPr>
          <w:rFonts w:ascii="Times New Roman" w:hAnsi="Times New Roman" w:cs="Times New Roman"/>
          <w:kern w:val="0"/>
        </w:rPr>
        <w:t>milliQ</w:t>
      </w:r>
      <w:proofErr w:type="spellEnd"/>
      <w:r w:rsidR="001B3959" w:rsidRPr="004219CA">
        <w:rPr>
          <w:rFonts w:ascii="Times New Roman" w:hAnsi="Times New Roman" w:cs="Times New Roman"/>
          <w:kern w:val="0"/>
        </w:rPr>
        <w:t xml:space="preserve"> </w:t>
      </w:r>
      <w:r w:rsidR="00056B7B" w:rsidRPr="004219CA">
        <w:rPr>
          <w:rFonts w:ascii="Times New Roman" w:hAnsi="Times New Roman" w:cs="Times New Roman"/>
          <w:kern w:val="0"/>
        </w:rPr>
        <w:t xml:space="preserve">and </w:t>
      </w:r>
      <w:r w:rsidR="001B3959" w:rsidRPr="004219CA">
        <w:rPr>
          <w:rFonts w:ascii="Times New Roman" w:hAnsi="Times New Roman" w:cs="Times New Roman"/>
          <w:kern w:val="0"/>
        </w:rPr>
        <w:t xml:space="preserve">0.1% acetic acid in acetonitrile. 2μl </w:t>
      </w:r>
      <w:r w:rsidR="00056B7B" w:rsidRPr="004219CA">
        <w:rPr>
          <w:rFonts w:ascii="Times New Roman" w:hAnsi="Times New Roman" w:cs="Times New Roman"/>
          <w:kern w:val="0"/>
        </w:rPr>
        <w:t>sample volume</w:t>
      </w:r>
      <w:r w:rsidR="001B3959" w:rsidRPr="004219CA">
        <w:rPr>
          <w:rFonts w:ascii="Times New Roman" w:hAnsi="Times New Roman" w:cs="Times New Roman"/>
          <w:kern w:val="0"/>
        </w:rPr>
        <w:t xml:space="preserve"> we</w:t>
      </w:r>
      <w:r w:rsidR="00056B7B" w:rsidRPr="004219CA">
        <w:rPr>
          <w:rFonts w:ascii="Times New Roman" w:hAnsi="Times New Roman" w:cs="Times New Roman"/>
          <w:kern w:val="0"/>
        </w:rPr>
        <w:t>re injected and column temperature was set to 45°C.</w:t>
      </w:r>
    </w:p>
    <w:p w14:paraId="48C35286" w14:textId="77777777" w:rsidR="006D5743" w:rsidRPr="004219CA" w:rsidRDefault="006D5743" w:rsidP="00DB2FCC">
      <w:pPr>
        <w:spacing w:line="276" w:lineRule="auto"/>
        <w:jc w:val="both"/>
        <w:rPr>
          <w:rFonts w:ascii="Times New Roman" w:hAnsi="Times New Roman" w:cs="Times New Roman"/>
          <w:b/>
          <w:bCs/>
        </w:rPr>
      </w:pPr>
    </w:p>
    <w:p w14:paraId="0841C51C" w14:textId="77777777" w:rsidR="006D5743" w:rsidRPr="004219CA" w:rsidRDefault="006D5743" w:rsidP="00DB2FCC">
      <w:pPr>
        <w:spacing w:line="276" w:lineRule="auto"/>
        <w:jc w:val="both"/>
        <w:rPr>
          <w:rFonts w:ascii="Times New Roman" w:hAnsi="Times New Roman" w:cs="Times New Roman"/>
          <w:b/>
          <w:bCs/>
        </w:rPr>
      </w:pPr>
      <w:r w:rsidRPr="004219CA">
        <w:rPr>
          <w:rFonts w:ascii="Times New Roman" w:hAnsi="Times New Roman" w:cs="Times New Roman"/>
          <w:b/>
          <w:bCs/>
        </w:rPr>
        <w:t>Metabolite data analysis, statistics and visualisation</w:t>
      </w:r>
    </w:p>
    <w:p w14:paraId="5E338243" w14:textId="77777777" w:rsidR="001E5932" w:rsidRPr="004219CA" w:rsidRDefault="00056B7B"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Raw data were pre-processed using </w:t>
      </w:r>
      <w:proofErr w:type="spellStart"/>
      <w:r w:rsidRPr="004219CA">
        <w:rPr>
          <w:rFonts w:ascii="Times New Roman" w:hAnsi="Times New Roman" w:cs="Times New Roman"/>
          <w:kern w:val="0"/>
        </w:rPr>
        <w:t>MzMine</w:t>
      </w:r>
      <w:proofErr w:type="spellEnd"/>
      <w:r w:rsidRPr="004219CA">
        <w:rPr>
          <w:rFonts w:ascii="Times New Roman" w:hAnsi="Times New Roman" w:cs="Times New Roman"/>
          <w:kern w:val="0"/>
        </w:rPr>
        <w:t xml:space="preserve"> 3.3.0 [346]. Features with a retention time &gt;19min were excluded from the chromatograms. Chem</w:t>
      </w:r>
      <w:r w:rsidR="0001777F" w:rsidRPr="004219CA">
        <w:rPr>
          <w:rFonts w:ascii="Times New Roman" w:hAnsi="Times New Roman" w:cs="Times New Roman"/>
          <w:kern w:val="0"/>
        </w:rPr>
        <w:t xml:space="preserve">ical annotation of features was performed by </w:t>
      </w:r>
      <w:r w:rsidRPr="004219CA">
        <w:rPr>
          <w:rFonts w:ascii="Times New Roman" w:hAnsi="Times New Roman" w:cs="Times New Roman"/>
          <w:kern w:val="0"/>
        </w:rPr>
        <w:t>the computational tool CANOPUS integrated in SIRIUS 5.6.3 and v</w:t>
      </w:r>
      <w:r w:rsidR="0001777F" w:rsidRPr="004219CA">
        <w:rPr>
          <w:rFonts w:ascii="Times New Roman" w:hAnsi="Times New Roman" w:cs="Times New Roman"/>
          <w:kern w:val="0"/>
        </w:rPr>
        <w:t xml:space="preserve">ia classification tools </w:t>
      </w:r>
      <w:proofErr w:type="spellStart"/>
      <w:r w:rsidRPr="004219CA">
        <w:rPr>
          <w:rFonts w:ascii="Times New Roman" w:hAnsi="Times New Roman" w:cs="Times New Roman"/>
          <w:kern w:val="0"/>
        </w:rPr>
        <w:t>ClassyFire</w:t>
      </w:r>
      <w:proofErr w:type="spellEnd"/>
      <w:r w:rsidRPr="004219CA">
        <w:rPr>
          <w:rFonts w:ascii="Times New Roman" w:hAnsi="Times New Roman" w:cs="Times New Roman"/>
          <w:kern w:val="0"/>
        </w:rPr>
        <w:t xml:space="preserve"> and </w:t>
      </w:r>
      <w:proofErr w:type="spellStart"/>
      <w:r w:rsidRPr="004219CA">
        <w:rPr>
          <w:rFonts w:ascii="Times New Roman" w:hAnsi="Times New Roman" w:cs="Times New Roman"/>
          <w:kern w:val="0"/>
        </w:rPr>
        <w:t>NPClassifier</w:t>
      </w:r>
      <w:proofErr w:type="spellEnd"/>
      <w:r w:rsidRPr="004219CA">
        <w:rPr>
          <w:rFonts w:ascii="Times New Roman" w:hAnsi="Times New Roman" w:cs="Times New Roman"/>
          <w:kern w:val="0"/>
        </w:rPr>
        <w:t xml:space="preserve"> [347-350].</w:t>
      </w:r>
      <w:r w:rsidR="0001777F" w:rsidRPr="004219CA">
        <w:rPr>
          <w:rFonts w:ascii="Times New Roman" w:hAnsi="Times New Roman" w:cs="Times New Roman"/>
          <w:kern w:val="0"/>
        </w:rPr>
        <w:t xml:space="preserve"> </w:t>
      </w:r>
      <w:r w:rsidR="0001777F" w:rsidRPr="004219CA">
        <w:rPr>
          <w:rFonts w:ascii="Times New Roman" w:hAnsi="Times New Roman" w:cs="Times New Roman"/>
          <w:kern w:val="0"/>
          <w:highlight w:val="red"/>
        </w:rPr>
        <w:t>ADD MISSING INFO IB</w:t>
      </w:r>
    </w:p>
    <w:p w14:paraId="79191BEE" w14:textId="77777777" w:rsidR="00056B7B" w:rsidRPr="004219CA" w:rsidRDefault="00056B7B" w:rsidP="00DB2FCC">
      <w:pPr>
        <w:spacing w:line="276" w:lineRule="auto"/>
        <w:jc w:val="both"/>
        <w:rPr>
          <w:rFonts w:ascii="Times New Roman" w:hAnsi="Times New Roman" w:cs="Times New Roman"/>
          <w:b/>
          <w:bCs/>
        </w:rPr>
      </w:pPr>
    </w:p>
    <w:p w14:paraId="53516043"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Data and code availability</w:t>
      </w:r>
    </w:p>
    <w:p w14:paraId="73E6CC45" w14:textId="77777777" w:rsidR="001E5932" w:rsidRPr="004219CA" w:rsidRDefault="001E5932" w:rsidP="00DB2FCC">
      <w:pPr>
        <w:spacing w:line="276" w:lineRule="auto"/>
        <w:jc w:val="both"/>
        <w:rPr>
          <w:rFonts w:ascii="Times New Roman" w:hAnsi="Times New Roman" w:cs="Times New Roman"/>
        </w:rPr>
      </w:pPr>
      <w:r w:rsidRPr="004219CA">
        <w:rPr>
          <w:rFonts w:ascii="Times New Roman" w:hAnsi="Times New Roman" w:cs="Times New Roman"/>
        </w:rPr>
        <w:t xml:space="preserve">All scripts and datasets used to reproduce the figures for this study have been deposited at </w:t>
      </w:r>
      <w:r w:rsidRPr="00D213B7">
        <w:rPr>
          <w:rFonts w:ascii="Times New Roman" w:hAnsi="Times New Roman" w:cs="Times New Roman"/>
          <w:highlight w:val="red"/>
        </w:rPr>
        <w:t>LINK GITHUB</w:t>
      </w:r>
      <w:r w:rsidRPr="004219CA">
        <w:rPr>
          <w:rFonts w:ascii="Times New Roman" w:hAnsi="Times New Roman" w:cs="Times New Roman"/>
        </w:rPr>
        <w:t xml:space="preserve">. All amplicon raw data have been deposited </w:t>
      </w:r>
      <w:r w:rsidR="002A4646" w:rsidRPr="004219CA">
        <w:rPr>
          <w:rFonts w:ascii="Times New Roman" w:hAnsi="Times New Roman" w:cs="Times New Roman"/>
        </w:rPr>
        <w:t>in</w:t>
      </w:r>
      <w:r w:rsidRPr="004219CA">
        <w:rPr>
          <w:rFonts w:ascii="Times New Roman" w:hAnsi="Times New Roman" w:cs="Times New Roman"/>
        </w:rPr>
        <w:t xml:space="preserve"> the National </w:t>
      </w:r>
      <w:proofErr w:type="spellStart"/>
      <w:r w:rsidRPr="004219CA">
        <w:rPr>
          <w:rFonts w:ascii="Times New Roman" w:hAnsi="Times New Roman" w:cs="Times New Roman"/>
        </w:rPr>
        <w:t>Center</w:t>
      </w:r>
      <w:proofErr w:type="spellEnd"/>
      <w:r w:rsidRPr="004219CA">
        <w:rPr>
          <w:rFonts w:ascii="Times New Roman" w:hAnsi="Times New Roman" w:cs="Times New Roman"/>
        </w:rPr>
        <w:t xml:space="preserve"> for Biotechnology Information (NCBI) database with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The metabolic raw data files are stores as </w:t>
      </w:r>
      <w:proofErr w:type="spellStart"/>
      <w:proofErr w:type="gramStart"/>
      <w:r w:rsidRPr="004219CA">
        <w:rPr>
          <w:rFonts w:ascii="Times New Roman" w:hAnsi="Times New Roman" w:cs="Times New Roman"/>
        </w:rPr>
        <w:t>MassIVE</w:t>
      </w:r>
      <w:proofErr w:type="spellEnd"/>
      <w:proofErr w:type="gramEnd"/>
      <w:r w:rsidRPr="004219CA">
        <w:rPr>
          <w:rFonts w:ascii="Times New Roman" w:hAnsi="Times New Roman" w:cs="Times New Roman"/>
        </w:rPr>
        <w:t xml:space="preserve"> dataset (</w:t>
      </w:r>
      <w:proofErr w:type="spellStart"/>
      <w:r w:rsidRPr="00D213B7">
        <w:rPr>
          <w:rFonts w:ascii="Times New Roman" w:hAnsi="Times New Roman" w:cs="Times New Roman"/>
          <w:highlight w:val="red"/>
        </w:rPr>
        <w:t>doiXXX</w:t>
      </w:r>
      <w:proofErr w:type="spellEnd"/>
      <w:r w:rsidRPr="004219CA">
        <w:rPr>
          <w:rFonts w:ascii="Times New Roman" w:hAnsi="Times New Roman" w:cs="Times New Roman"/>
        </w:rPr>
        <w:t xml:space="preserve">) under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w:t>
      </w:r>
      <w:r w:rsidR="002A4646" w:rsidRPr="004219CA">
        <w:rPr>
          <w:rFonts w:ascii="Times New Roman" w:hAnsi="Times New Roman" w:cs="Times New Roman"/>
        </w:rPr>
        <w:t xml:space="preserve"> A</w:t>
      </w:r>
      <w:r w:rsidR="002A4646" w:rsidRPr="004219CA">
        <w:rPr>
          <w:rFonts w:ascii="Times New Roman" w:hAnsi="Times New Roman" w:cs="Times New Roman"/>
          <w:color w:val="222222"/>
          <w:shd w:val="clear" w:color="auto" w:fill="FFFFFF"/>
        </w:rPr>
        <w:t>ny additional information required to reanaly</w:t>
      </w:r>
      <w:r w:rsidR="00BD744E" w:rsidRPr="004219CA">
        <w:rPr>
          <w:rFonts w:ascii="Times New Roman" w:hAnsi="Times New Roman" w:cs="Times New Roman"/>
          <w:color w:val="222222"/>
          <w:shd w:val="clear" w:color="auto" w:fill="FFFFFF"/>
        </w:rPr>
        <w:t>s</w:t>
      </w:r>
      <w:r w:rsidR="002A4646" w:rsidRPr="004219CA">
        <w:rPr>
          <w:rFonts w:ascii="Times New Roman" w:hAnsi="Times New Roman" w:cs="Times New Roman"/>
          <w:color w:val="222222"/>
          <w:shd w:val="clear" w:color="auto" w:fill="FFFFFF"/>
        </w:rPr>
        <w:t>e the data reported in this study is available from the lead contact upon request.</w:t>
      </w:r>
    </w:p>
    <w:p w14:paraId="78375C6A" w14:textId="77777777" w:rsidR="001E5932" w:rsidRPr="004219CA" w:rsidRDefault="001E5932" w:rsidP="00DB2FCC">
      <w:pPr>
        <w:spacing w:line="276" w:lineRule="auto"/>
        <w:jc w:val="both"/>
        <w:rPr>
          <w:rFonts w:ascii="Times New Roman" w:hAnsi="Times New Roman" w:cs="Times New Roman"/>
          <w:b/>
          <w:bCs/>
        </w:rPr>
      </w:pPr>
    </w:p>
    <w:p w14:paraId="7EE1372E"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References</w:t>
      </w:r>
    </w:p>
    <w:p w14:paraId="210ED679" w14:textId="77777777" w:rsidR="001E5932" w:rsidRPr="00D213B7" w:rsidRDefault="00D213B7" w:rsidP="00DB2FCC">
      <w:pPr>
        <w:spacing w:line="276" w:lineRule="auto"/>
        <w:jc w:val="both"/>
        <w:rPr>
          <w:rFonts w:ascii="Times New Roman" w:hAnsi="Times New Roman" w:cs="Times New Roman"/>
        </w:rPr>
      </w:pPr>
      <w:r w:rsidRPr="00D213B7">
        <w:rPr>
          <w:rFonts w:ascii="Times New Roman" w:hAnsi="Times New Roman" w:cs="Times New Roman"/>
          <w:highlight w:val="red"/>
        </w:rPr>
        <w:t>(to be added)</w:t>
      </w:r>
    </w:p>
    <w:p w14:paraId="5146B60D" w14:textId="77777777" w:rsidR="00D213B7" w:rsidRPr="004219CA" w:rsidRDefault="00D213B7" w:rsidP="00DB2FCC">
      <w:pPr>
        <w:spacing w:line="276" w:lineRule="auto"/>
        <w:jc w:val="both"/>
        <w:rPr>
          <w:rFonts w:ascii="Times New Roman" w:hAnsi="Times New Roman" w:cs="Times New Roman"/>
          <w:b/>
          <w:bCs/>
        </w:rPr>
      </w:pPr>
    </w:p>
    <w:p w14:paraId="20C2DF40"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Acknowledgements</w:t>
      </w:r>
    </w:p>
    <w:p w14:paraId="6EFB5B83" w14:textId="27056B9A" w:rsidR="001E5932" w:rsidRPr="004219CA" w:rsidRDefault="0016677A" w:rsidP="00DB2FCC">
      <w:pPr>
        <w:spacing w:line="276" w:lineRule="auto"/>
        <w:jc w:val="both"/>
        <w:rPr>
          <w:rFonts w:ascii="Times New Roman" w:hAnsi="Times New Roman" w:cs="Times New Roman"/>
        </w:rPr>
      </w:pPr>
      <w:r w:rsidRPr="004219CA">
        <w:rPr>
          <w:rFonts w:ascii="Times New Roman" w:hAnsi="Times New Roman" w:cs="Times New Roman"/>
        </w:rPr>
        <w:t>We thank Dr. Sha Zhang, Dr. Florian Lamouche and Dr. Simon Kelly for valuable input on experimental setup and data analysis</w:t>
      </w:r>
      <w:r w:rsidR="00D213B7">
        <w:rPr>
          <w:rFonts w:ascii="Times New Roman" w:hAnsi="Times New Roman" w:cs="Times New Roman"/>
        </w:rPr>
        <w:t xml:space="preserve">. </w:t>
      </w:r>
      <w:r w:rsidRPr="004219CA">
        <w:rPr>
          <w:rFonts w:ascii="Times New Roman" w:hAnsi="Times New Roman" w:cs="Times New Roman"/>
        </w:rPr>
        <w:t xml:space="preserve">This work was supported by the Bill &amp; Melinda Gates Foundation (Grant </w:t>
      </w:r>
      <w:r w:rsidR="00513209"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as part of the ‘Engineering Nitrogen Fixation for Africa’ project and </w:t>
      </w:r>
      <w:r w:rsidR="00513209" w:rsidRPr="004219CA">
        <w:rPr>
          <w:rFonts w:ascii="Times New Roman" w:hAnsi="Times New Roman" w:cs="Times New Roman"/>
        </w:rPr>
        <w:t xml:space="preserve">by Novo Nordisk Foundation as part of the Collaborative Crop Resilience Program (Grant code </w:t>
      </w:r>
      <w:r w:rsidR="00513209" w:rsidRPr="00D213B7">
        <w:rPr>
          <w:rFonts w:ascii="Times New Roman" w:hAnsi="Times New Roman" w:cs="Times New Roman"/>
          <w:highlight w:val="red"/>
        </w:rPr>
        <w:t>XXX</w:t>
      </w:r>
      <w:r w:rsidR="00513209" w:rsidRPr="004219CA">
        <w:rPr>
          <w:rFonts w:ascii="Times New Roman" w:hAnsi="Times New Roman" w:cs="Times New Roman"/>
        </w:rPr>
        <w:t>).</w:t>
      </w:r>
    </w:p>
    <w:p w14:paraId="3BF29272" w14:textId="77777777" w:rsidR="0016677A" w:rsidRPr="004219CA" w:rsidRDefault="0016677A" w:rsidP="00DB2FCC">
      <w:pPr>
        <w:spacing w:line="276" w:lineRule="auto"/>
        <w:jc w:val="both"/>
        <w:rPr>
          <w:rFonts w:ascii="Times New Roman" w:hAnsi="Times New Roman" w:cs="Times New Roman"/>
          <w:b/>
          <w:bCs/>
        </w:rPr>
      </w:pPr>
    </w:p>
    <w:p w14:paraId="63E901CB"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Contributions</w:t>
      </w:r>
    </w:p>
    <w:p w14:paraId="7CF6B58A" w14:textId="77777777" w:rsidR="002A4646" w:rsidRPr="004219CA" w:rsidRDefault="002A4646" w:rsidP="00DB2FCC">
      <w:pPr>
        <w:spacing w:line="276" w:lineRule="auto"/>
        <w:jc w:val="both"/>
        <w:rPr>
          <w:rFonts w:ascii="Times New Roman" w:hAnsi="Times New Roman" w:cs="Times New Roman"/>
        </w:rPr>
      </w:pPr>
      <w:r w:rsidRPr="004219CA">
        <w:rPr>
          <w:rFonts w:ascii="Times New Roman" w:hAnsi="Times New Roman" w:cs="Times New Roman"/>
        </w:rPr>
        <w:t xml:space="preserve">A.M., </w:t>
      </w:r>
      <w:r w:rsidR="00615611" w:rsidRPr="004219CA">
        <w:rPr>
          <w:rFonts w:ascii="Times New Roman" w:hAnsi="Times New Roman" w:cs="Times New Roman"/>
        </w:rPr>
        <w:t xml:space="preserve">I.T.J, </w:t>
      </w:r>
      <w:r w:rsidRPr="004219CA">
        <w:rPr>
          <w:rFonts w:ascii="Times New Roman" w:hAnsi="Times New Roman" w:cs="Times New Roman"/>
        </w:rPr>
        <w:t>C.L.S</w:t>
      </w:r>
      <w:r w:rsidR="004F332D" w:rsidRPr="004219CA">
        <w:rPr>
          <w:rFonts w:ascii="Times New Roman" w:hAnsi="Times New Roman" w:cs="Times New Roman"/>
        </w:rPr>
        <w:t xml:space="preserve">, </w:t>
      </w:r>
      <w:r w:rsidRPr="004219CA">
        <w:rPr>
          <w:rFonts w:ascii="Times New Roman" w:hAnsi="Times New Roman" w:cs="Times New Roman"/>
        </w:rPr>
        <w:t>M.G.</w:t>
      </w:r>
      <w:r w:rsidR="0016677A" w:rsidRPr="004219CA">
        <w:rPr>
          <w:rFonts w:ascii="Times New Roman" w:hAnsi="Times New Roman" w:cs="Times New Roman"/>
        </w:rPr>
        <w:t xml:space="preserve"> and</w:t>
      </w:r>
      <w:r w:rsidRPr="004219CA">
        <w:rPr>
          <w:rFonts w:ascii="Times New Roman" w:hAnsi="Times New Roman" w:cs="Times New Roman"/>
        </w:rPr>
        <w:t xml:space="preserve"> S.R. designed the experiments. A.M</w:t>
      </w:r>
      <w:r w:rsidR="0016677A" w:rsidRPr="004219CA">
        <w:rPr>
          <w:rFonts w:ascii="Times New Roman" w:hAnsi="Times New Roman" w:cs="Times New Roman"/>
        </w:rPr>
        <w:t xml:space="preserve">. </w:t>
      </w:r>
      <w:r w:rsidRPr="004219CA">
        <w:rPr>
          <w:rFonts w:ascii="Times New Roman" w:hAnsi="Times New Roman" w:cs="Times New Roman"/>
        </w:rPr>
        <w:t xml:space="preserve">performed the experiments with </w:t>
      </w:r>
      <w:r w:rsidR="0016677A" w:rsidRPr="004219CA">
        <w:rPr>
          <w:rFonts w:ascii="Times New Roman" w:hAnsi="Times New Roman" w:cs="Times New Roman"/>
        </w:rPr>
        <w:t xml:space="preserve">technical </w:t>
      </w:r>
      <w:r w:rsidRPr="004219CA">
        <w:rPr>
          <w:rFonts w:ascii="Times New Roman" w:hAnsi="Times New Roman" w:cs="Times New Roman"/>
        </w:rPr>
        <w:t>support from Z.B., K.T.</w:t>
      </w:r>
      <w:r w:rsidR="0016677A" w:rsidRPr="004219CA">
        <w:rPr>
          <w:rFonts w:ascii="Times New Roman" w:hAnsi="Times New Roman" w:cs="Times New Roman"/>
        </w:rPr>
        <w:t xml:space="preserve"> and </w:t>
      </w:r>
      <w:r w:rsidRPr="004219CA">
        <w:rPr>
          <w:rFonts w:ascii="Times New Roman" w:hAnsi="Times New Roman" w:cs="Times New Roman"/>
        </w:rPr>
        <w:t xml:space="preserve">H.D. LC-MS/MS was performed by C.L.S, </w:t>
      </w:r>
      <w:r w:rsidR="0016677A" w:rsidRPr="004219CA">
        <w:rPr>
          <w:rFonts w:ascii="Times New Roman" w:hAnsi="Times New Roman" w:cs="Times New Roman"/>
          <w:color w:val="000000"/>
          <w:shd w:val="clear" w:color="auto" w:fill="FDFCFB"/>
        </w:rPr>
        <w:t>Þ.</w:t>
      </w:r>
      <w:r w:rsidR="0016677A" w:rsidRPr="004219CA">
        <w:rPr>
          <w:rFonts w:ascii="Times New Roman" w:hAnsi="Times New Roman" w:cs="Times New Roman"/>
        </w:rPr>
        <w:t>N.B. and M.G. Data analysis was performed by A.M.</w:t>
      </w:r>
      <w:r w:rsidR="00E569E2" w:rsidRPr="004219CA">
        <w:rPr>
          <w:rFonts w:ascii="Times New Roman" w:hAnsi="Times New Roman" w:cs="Times New Roman"/>
        </w:rPr>
        <w:t>, I.T.J.</w:t>
      </w:r>
      <w:r w:rsidR="0016677A" w:rsidRPr="004219CA">
        <w:rPr>
          <w:rFonts w:ascii="Times New Roman" w:hAnsi="Times New Roman" w:cs="Times New Roman"/>
        </w:rPr>
        <w:t xml:space="preserve"> and </w:t>
      </w:r>
      <w:r w:rsidR="00E569E2" w:rsidRPr="004219CA">
        <w:rPr>
          <w:rFonts w:ascii="Times New Roman" w:hAnsi="Times New Roman" w:cs="Times New Roman"/>
        </w:rPr>
        <w:t>C.L.S</w:t>
      </w:r>
      <w:r w:rsidR="0016677A" w:rsidRPr="004219CA">
        <w:rPr>
          <w:rFonts w:ascii="Times New Roman" w:hAnsi="Times New Roman" w:cs="Times New Roman"/>
        </w:rPr>
        <w:t xml:space="preserve">. A.M. wrote the </w:t>
      </w:r>
      <w:r w:rsidR="004F332D" w:rsidRPr="004219CA">
        <w:rPr>
          <w:rFonts w:ascii="Times New Roman" w:hAnsi="Times New Roman" w:cs="Times New Roman"/>
        </w:rPr>
        <w:t xml:space="preserve">first </w:t>
      </w:r>
      <w:r w:rsidR="0016677A" w:rsidRPr="004219CA">
        <w:rPr>
          <w:rFonts w:ascii="Times New Roman" w:hAnsi="Times New Roman" w:cs="Times New Roman"/>
        </w:rPr>
        <w:t xml:space="preserve">manuscript </w:t>
      </w:r>
      <w:r w:rsidR="004F332D" w:rsidRPr="004219CA">
        <w:rPr>
          <w:rFonts w:ascii="Times New Roman" w:hAnsi="Times New Roman" w:cs="Times New Roman"/>
        </w:rPr>
        <w:t xml:space="preserve">draft </w:t>
      </w:r>
      <w:r w:rsidR="0016677A" w:rsidRPr="004219CA">
        <w:rPr>
          <w:rFonts w:ascii="Times New Roman" w:hAnsi="Times New Roman" w:cs="Times New Roman"/>
        </w:rPr>
        <w:t xml:space="preserve">with </w:t>
      </w:r>
      <w:r w:rsidR="004F332D" w:rsidRPr="004219CA">
        <w:rPr>
          <w:rFonts w:ascii="Times New Roman" w:hAnsi="Times New Roman" w:cs="Times New Roman"/>
        </w:rPr>
        <w:t xml:space="preserve">following </w:t>
      </w:r>
      <w:r w:rsidR="0016677A" w:rsidRPr="004219CA">
        <w:rPr>
          <w:rFonts w:ascii="Times New Roman" w:hAnsi="Times New Roman" w:cs="Times New Roman"/>
        </w:rPr>
        <w:t xml:space="preserve">input from </w:t>
      </w:r>
      <w:r w:rsidR="00FD005D" w:rsidRPr="004219CA">
        <w:rPr>
          <w:rFonts w:ascii="Times New Roman" w:hAnsi="Times New Roman" w:cs="Times New Roman"/>
        </w:rPr>
        <w:t>all authors</w:t>
      </w:r>
      <w:r w:rsidR="0016677A" w:rsidRPr="004219CA">
        <w:rPr>
          <w:rFonts w:ascii="Times New Roman" w:hAnsi="Times New Roman" w:cs="Times New Roman"/>
        </w:rPr>
        <w:t xml:space="preserve">. </w:t>
      </w:r>
      <w:r w:rsidR="00D213B7" w:rsidRPr="00D213B7">
        <w:rPr>
          <w:rFonts w:ascii="Times New Roman" w:hAnsi="Times New Roman" w:cs="Times New Roman"/>
          <w:i/>
          <w:iCs/>
        </w:rPr>
        <w:t>Hordeum</w:t>
      </w:r>
      <w:r w:rsidR="0016677A" w:rsidRPr="004219CA">
        <w:rPr>
          <w:rFonts w:ascii="Times New Roman" w:hAnsi="Times New Roman" w:cs="Times New Roman"/>
        </w:rPr>
        <w:t xml:space="preserve"> symbiosis mutants were </w:t>
      </w:r>
      <w:r w:rsidR="006D5743" w:rsidRPr="004219CA">
        <w:rPr>
          <w:rFonts w:ascii="Times New Roman" w:hAnsi="Times New Roman" w:cs="Times New Roman"/>
        </w:rPr>
        <w:t xml:space="preserve">kindly </w:t>
      </w:r>
      <w:r w:rsidR="0016677A" w:rsidRPr="004219CA">
        <w:rPr>
          <w:rFonts w:ascii="Times New Roman" w:hAnsi="Times New Roman" w:cs="Times New Roman"/>
        </w:rPr>
        <w:t>provided by G.O.</w:t>
      </w:r>
      <w:r w:rsidR="006D5743" w:rsidRPr="004219CA">
        <w:rPr>
          <w:rFonts w:ascii="Times New Roman" w:hAnsi="Times New Roman" w:cs="Times New Roman"/>
        </w:rPr>
        <w:t xml:space="preserve"> and E.S. Askov soils were provided by B.T.C.</w:t>
      </w:r>
    </w:p>
    <w:p w14:paraId="1F9F6572" w14:textId="77777777" w:rsidR="001E5932" w:rsidRPr="004219CA" w:rsidRDefault="001E5932" w:rsidP="00DB2FCC">
      <w:pPr>
        <w:spacing w:line="276" w:lineRule="auto"/>
        <w:jc w:val="both"/>
        <w:rPr>
          <w:rFonts w:ascii="Times New Roman" w:hAnsi="Times New Roman" w:cs="Times New Roman"/>
          <w:b/>
          <w:bCs/>
        </w:rPr>
      </w:pPr>
    </w:p>
    <w:p w14:paraId="4103990F"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Ethic declarations</w:t>
      </w:r>
    </w:p>
    <w:p w14:paraId="4213BBB3" w14:textId="77777777" w:rsidR="002A4646" w:rsidRPr="004219CA" w:rsidRDefault="002A4646" w:rsidP="00DB2FCC">
      <w:pPr>
        <w:spacing w:line="276" w:lineRule="auto"/>
        <w:jc w:val="both"/>
        <w:rPr>
          <w:rFonts w:ascii="Times New Roman" w:hAnsi="Times New Roman" w:cs="Times New Roman"/>
        </w:rPr>
      </w:pPr>
      <w:r w:rsidRPr="004219CA">
        <w:rPr>
          <w:rFonts w:ascii="Times New Roman" w:hAnsi="Times New Roman" w:cs="Times New Roman"/>
        </w:rPr>
        <w:t>The authors declare no competing interests.</w:t>
      </w:r>
    </w:p>
    <w:p w14:paraId="0A14A769" w14:textId="77777777" w:rsidR="00123416" w:rsidRPr="004219CA" w:rsidRDefault="00123416" w:rsidP="00DB2FCC">
      <w:pPr>
        <w:spacing w:line="276" w:lineRule="auto"/>
        <w:jc w:val="both"/>
        <w:rPr>
          <w:rFonts w:ascii="Times New Roman" w:hAnsi="Times New Roman" w:cs="Times New Roman"/>
          <w:b/>
          <w:bCs/>
        </w:rPr>
      </w:pPr>
    </w:p>
    <w:p w14:paraId="55671167" w14:textId="77777777" w:rsidR="008E4ED3" w:rsidRDefault="00662AD1" w:rsidP="00DB2FCC">
      <w:pPr>
        <w:spacing w:line="276" w:lineRule="auto"/>
        <w:rPr>
          <w:rFonts w:ascii="Times New Roman" w:hAnsi="Times New Roman" w:cs="Times New Roman"/>
          <w:b/>
          <w:bCs/>
        </w:rPr>
      </w:pPr>
      <w:r w:rsidRPr="004219CA">
        <w:rPr>
          <w:rFonts w:ascii="Times New Roman" w:hAnsi="Times New Roman" w:cs="Times New Roman"/>
          <w:b/>
          <w:bCs/>
        </w:rPr>
        <w:t>Supplementary Information</w:t>
      </w:r>
    </w:p>
    <w:p w14:paraId="6E138757" w14:textId="77777777" w:rsidR="00D213B7" w:rsidRPr="00D213B7" w:rsidRDefault="00D213B7" w:rsidP="00DB2FCC">
      <w:pPr>
        <w:spacing w:line="276" w:lineRule="auto"/>
        <w:rPr>
          <w:rFonts w:ascii="Times New Roman" w:hAnsi="Times New Roman" w:cs="Times New Roman"/>
        </w:rPr>
      </w:pPr>
      <w:r w:rsidRPr="00D213B7">
        <w:rPr>
          <w:rFonts w:ascii="Times New Roman" w:hAnsi="Times New Roman" w:cs="Times New Roman"/>
          <w:highlight w:val="red"/>
        </w:rPr>
        <w:t>(see separate file)</w:t>
      </w:r>
    </w:p>
    <w:sectPr w:rsidR="00D213B7" w:rsidRPr="00D213B7" w:rsidSect="004219CA">
      <w:pgSz w:w="11906" w:h="16838"/>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71" w:author="Simona Radutoiu" w:date="2025-11-17T10:02:00Z" w:initials="SR">
    <w:p w14:paraId="1902249B" w14:textId="77777777" w:rsidR="00266F19" w:rsidRDefault="00266F19" w:rsidP="00266F19">
      <w:pPr>
        <w:pStyle w:val="CommentText"/>
      </w:pPr>
      <w:r>
        <w:rPr>
          <w:rStyle w:val="CommentReference"/>
        </w:rPr>
        <w:annotationRef/>
      </w:r>
      <w:r>
        <w:rPr>
          <w:lang w:val="da-DK"/>
        </w:rPr>
        <w:t>This is not clear to me.</w:t>
      </w:r>
    </w:p>
  </w:comment>
  <w:comment w:id="673" w:author="Simona Radutoiu" w:date="2025-11-17T10:05:00Z" w:initials="SR">
    <w:p w14:paraId="2CF512E2" w14:textId="77777777" w:rsidR="00F14790" w:rsidRDefault="00F14790" w:rsidP="00F14790">
      <w:pPr>
        <w:pStyle w:val="CommentText"/>
      </w:pPr>
      <w:r>
        <w:rPr>
          <w:rStyle w:val="CommentReference"/>
        </w:rPr>
        <w:annotationRef/>
      </w:r>
      <w:r>
        <w:rPr>
          <w:lang w:val="da-DK"/>
        </w:rPr>
        <w:t>I suggest to keep this to long-term fertilisation and not to make much stir around soil nutrients because we didn’t run parallel experiments with nutrient supplementation to define what actually plant need in each soil.</w:t>
      </w:r>
    </w:p>
  </w:comment>
  <w:comment w:id="1069" w:author="Simona Radutoiu" w:date="2025-11-17T11:18:00Z" w:initials="SR">
    <w:p w14:paraId="4117603D" w14:textId="77777777" w:rsidR="00451654" w:rsidRDefault="00451654" w:rsidP="00451654">
      <w:pPr>
        <w:pStyle w:val="CommentText"/>
      </w:pPr>
      <w:r>
        <w:rPr>
          <w:rStyle w:val="CommentReference"/>
        </w:rPr>
        <w:annotationRef/>
      </w:r>
      <w:r>
        <w:rPr>
          <w:lang w:val="da-DK"/>
        </w:rPr>
        <w:t>We need this here?</w:t>
      </w:r>
    </w:p>
  </w:comment>
  <w:comment w:id="1073" w:author="Simona Radutoiu" w:date="2025-11-17T11:20:00Z" w:initials="SR">
    <w:p w14:paraId="567F42E6" w14:textId="77777777" w:rsidR="00933507" w:rsidRDefault="00933507" w:rsidP="00933507">
      <w:pPr>
        <w:pStyle w:val="CommentText"/>
      </w:pPr>
      <w:r>
        <w:rPr>
          <w:rStyle w:val="CommentReference"/>
        </w:rPr>
        <w:annotationRef/>
      </w:r>
      <w:r>
        <w:rPr>
          <w:lang w:val="da-DK"/>
        </w:rPr>
        <w:t>Do you mean that ASVs that have 10-20% in the wt were alterred but not that have higher or lower abundance? Or that 10-20% of the ASVs identified in wt were altered in the mutants?</w:t>
      </w:r>
    </w:p>
  </w:comment>
  <w:comment w:id="1298" w:author="Anna Marie Martyn" w:date="2025-10-31T10:18:00Z" w:initials="AMM">
    <w:p w14:paraId="18332C66" w14:textId="77777777" w:rsidR="008258EA" w:rsidRDefault="008258EA" w:rsidP="008258EA">
      <w:pPr>
        <w:pStyle w:val="CommentText"/>
      </w:pPr>
      <w:r>
        <w:rPr>
          <w:rStyle w:val="CommentReference"/>
        </w:rPr>
        <w:annotationRef/>
      </w:r>
      <w:r>
        <w:t xml:space="preserve">I wonder whether this sentence is slightly misleading. Yes, looking at statistical significance testing there is no significant difference in overall phenylpropanoid exudation in mutants compared to Wt in barley, only in Lotus. But still, there is many individual phenylpropanoids that are altered in their exudation, may it be through increased or decreased intensity in the mutants. </w:t>
      </w:r>
    </w:p>
  </w:comment>
  <w:comment w:id="1299" w:author="Simona Radutoiu" w:date="2025-11-20T10:15:00Z" w:initials="SR">
    <w:p w14:paraId="4870B8D1" w14:textId="77777777" w:rsidR="00BE4CDE" w:rsidRDefault="00BE4CDE" w:rsidP="00BE4CDE">
      <w:pPr>
        <w:pStyle w:val="CommentText"/>
      </w:pPr>
      <w:r>
        <w:rPr>
          <w:rStyle w:val="CommentReference"/>
        </w:rPr>
        <w:annotationRef/>
      </w:r>
      <w:r>
        <w:rPr>
          <w:lang w:val="da-DK"/>
        </w:rPr>
        <w:t>I agree with your view. Let’s revise the sentence so it actually illustrates what you observe.</w:t>
      </w:r>
    </w:p>
  </w:comment>
  <w:comment w:id="1538" w:author="Anna Marie Martyn" w:date="2025-10-31T10:18:00Z" w:initials="AMM">
    <w:p w14:paraId="7A746E6E" w14:textId="490319A1" w:rsidR="007E2334" w:rsidRDefault="007E2334">
      <w:pPr>
        <w:pStyle w:val="CommentText"/>
      </w:pPr>
      <w:r>
        <w:rPr>
          <w:rStyle w:val="CommentReference"/>
        </w:rPr>
        <w:annotationRef/>
      </w:r>
      <w:r>
        <w:t xml:space="preserve">I wonder whether this sentence is slightly misleading. Yes, looking at statistical significance testing there is no significant difference in overall phenylpropanoid exudation in mutants compared to Wt in barley, only in Lotus. But still, there is many individual phenylpropanoids that are altered in their exudation, may it be through increased or decreased intensity in the mutants. </w:t>
      </w:r>
    </w:p>
  </w:comment>
  <w:comment w:id="1541" w:author="Simona Radutoiu" w:date="2025-11-20T11:28:00Z" w:initials="SR">
    <w:p w14:paraId="415AE5EE" w14:textId="77777777" w:rsidR="00831F5F" w:rsidRDefault="00831F5F" w:rsidP="00831F5F">
      <w:pPr>
        <w:pStyle w:val="CommentText"/>
      </w:pPr>
      <w:r>
        <w:rPr>
          <w:rStyle w:val="CommentReference"/>
        </w:rPr>
        <w:annotationRef/>
      </w:r>
      <w:r>
        <w:rPr>
          <w:lang w:val="da-DK"/>
        </w:rPr>
        <w:t>The discussion is too long in my opinion. I suggest limiting this to a max 1 page and take on only the key messages and the reference to the other studies int the field.</w:t>
      </w:r>
    </w:p>
  </w:comment>
  <w:comment w:id="1542" w:author="Simona Radutoiu" w:date="2025-11-20T11:31:00Z" w:initials="SR">
    <w:p w14:paraId="1D1B0349" w14:textId="77777777" w:rsidR="00764E61" w:rsidRDefault="00764E61" w:rsidP="00764E61">
      <w:pPr>
        <w:pStyle w:val="CommentText"/>
      </w:pPr>
      <w:r>
        <w:rPr>
          <w:rStyle w:val="CommentReference"/>
        </w:rPr>
        <w:annotationRef/>
      </w:r>
      <w:r>
        <w:rPr>
          <w:lang w:val="da-DK"/>
        </w:rPr>
        <w:t xml:space="preserve">This repeates with more words what is written at the end of the previous chapter. Short, and to the point. We show here using soil-grown and ssyncom grown plants that CSSP impacts microbial communities in both plant hosts, and observed that both the species and teh genotype of the host contributes to the observed differences. Results from the metabolite analyses of exudates indicate that changes in their profile can be the major driver of these differenial changes.  </w:t>
      </w:r>
    </w:p>
  </w:comment>
  <w:comment w:id="1550" w:author="Simona Radutoiu" w:date="2025-11-20T11:33:00Z" w:initials="SR">
    <w:p w14:paraId="33FD14D9" w14:textId="77777777" w:rsidR="00483E34" w:rsidRDefault="00483E34" w:rsidP="00483E34">
      <w:pPr>
        <w:pStyle w:val="CommentText"/>
      </w:pPr>
      <w:r>
        <w:rPr>
          <w:rStyle w:val="CommentReference"/>
        </w:rPr>
        <w:annotationRef/>
      </w:r>
      <w:r>
        <w:rPr>
          <w:lang w:val="da-DK"/>
        </w:rPr>
        <w:t>Too long. Go to the point!</w:t>
      </w:r>
    </w:p>
  </w:comment>
  <w:comment w:id="1551" w:author="Simona Radutoiu" w:date="2025-11-20T11:32:00Z" w:initials="SR">
    <w:p w14:paraId="45FDAC22" w14:textId="6A04D4A8" w:rsidR="00DC5E87" w:rsidRDefault="00DC5E87" w:rsidP="00DC5E87">
      <w:pPr>
        <w:pStyle w:val="CommentText"/>
      </w:pPr>
      <w:r>
        <w:rPr>
          <w:rStyle w:val="CommentReference"/>
        </w:rPr>
        <w:annotationRef/>
      </w:r>
      <w:r>
        <w:rPr>
          <w:lang w:val="da-DK"/>
        </w:rPr>
        <w:t>I would reduce this to simple references to the text before.</w:t>
      </w:r>
    </w:p>
  </w:comment>
  <w:comment w:id="1552" w:author="Simona Radutoiu" w:date="2025-11-20T11:34:00Z" w:initials="SR">
    <w:p w14:paraId="51896BE6" w14:textId="77777777" w:rsidR="00CE1002" w:rsidRDefault="00CE1002" w:rsidP="00CE1002">
      <w:pPr>
        <w:pStyle w:val="CommentText"/>
      </w:pPr>
      <w:r>
        <w:rPr>
          <w:rStyle w:val="CommentReference"/>
        </w:rPr>
        <w:annotationRef/>
      </w:r>
      <w:r>
        <w:rPr>
          <w:lang w:val="da-DK"/>
        </w:rPr>
        <w:t>Combine this with the previous chapter. Flow from one to another and illustrate how powerful is this for predictions, but also what are the limitations if one would like to extend this to other soils… what would be needed.</w:t>
      </w:r>
    </w:p>
  </w:comment>
  <w:comment w:id="1553" w:author="Simona Radutoiu" w:date="2025-11-20T11:35:00Z" w:initials="SR">
    <w:p w14:paraId="2B5F1CDD" w14:textId="77777777" w:rsidR="00FB375A" w:rsidRDefault="00FB375A" w:rsidP="00FB375A">
      <w:pPr>
        <w:pStyle w:val="CommentText"/>
      </w:pPr>
      <w:r>
        <w:rPr>
          <w:rStyle w:val="CommentReference"/>
        </w:rPr>
        <w:annotationRef/>
      </w:r>
      <w:r>
        <w:rPr>
          <w:lang w:val="da-DK"/>
        </w:rPr>
        <w:t>Too wordy</w:t>
      </w:r>
    </w:p>
  </w:comment>
  <w:comment w:id="1554" w:author="Simona Radutoiu" w:date="2025-11-20T11:35:00Z" w:initials="SR">
    <w:p w14:paraId="4B2664EB" w14:textId="77777777" w:rsidR="004D3CF8" w:rsidRDefault="004D3CF8" w:rsidP="004D3CF8">
      <w:pPr>
        <w:pStyle w:val="CommentText"/>
      </w:pPr>
      <w:r>
        <w:rPr>
          <w:rStyle w:val="CommentReference"/>
        </w:rPr>
        <w:annotationRef/>
      </w:r>
      <w:r>
        <w:rPr>
          <w:lang w:val="da-DK"/>
        </w:rPr>
        <w:t>How about Tao et al 2024?</w:t>
      </w:r>
    </w:p>
  </w:comment>
  <w:comment w:id="1555" w:author="Simona Radutoiu" w:date="2025-11-20T11:36:00Z" w:initials="SR">
    <w:p w14:paraId="54B71870" w14:textId="77777777" w:rsidR="0006555B" w:rsidRDefault="0006555B" w:rsidP="0006555B">
      <w:pPr>
        <w:pStyle w:val="CommentText"/>
      </w:pPr>
      <w:r>
        <w:rPr>
          <w:rStyle w:val="CommentReference"/>
        </w:rPr>
        <w:annotationRef/>
      </w:r>
      <w:r>
        <w:rPr>
          <w:lang w:val="da-DK"/>
        </w:rPr>
        <w:t xml:space="preserve">This is strong. I would start with this right after the first sentence in this section. </w:t>
      </w:r>
    </w:p>
  </w:comment>
  <w:comment w:id="1556" w:author="Simona Radutoiu" w:date="2025-11-20T11:37:00Z" w:initials="SR">
    <w:p w14:paraId="00959056" w14:textId="77777777" w:rsidR="00AF579E" w:rsidRDefault="00AF579E" w:rsidP="00AF579E">
      <w:pPr>
        <w:pStyle w:val="CommentText"/>
      </w:pPr>
      <w:r>
        <w:rPr>
          <w:rStyle w:val="CommentReference"/>
        </w:rPr>
        <w:annotationRef/>
      </w:r>
      <w:r>
        <w:rPr>
          <w:lang w:val="da-DK"/>
        </w:rPr>
        <w:t>This part is good.</w:t>
      </w:r>
    </w:p>
  </w:comment>
  <w:comment w:id="1562" w:author="Simona Radutoiu" w:date="2025-11-20T11:41:00Z" w:initials="SR">
    <w:p w14:paraId="4667BCAB" w14:textId="77777777" w:rsidR="003D57DF" w:rsidRDefault="003D57DF" w:rsidP="003D57DF">
      <w:pPr>
        <w:pStyle w:val="CommentText"/>
      </w:pPr>
      <w:r>
        <w:rPr>
          <w:rStyle w:val="CommentReference"/>
        </w:rPr>
        <w:annotationRef/>
      </w:r>
      <w:r>
        <w:rPr>
          <w:lang w:val="da-DK"/>
        </w:rPr>
        <w:t>I don’t think that ”this” is the effect you see. You are making a direct connection between microbes and growth. It is important to bring back the observation that ccamk plants grow similarly to wt if no microbes are present, hence we interpret the growth depression observed both in soil and in syncoms as a direct consequence of microbial presence. Here relate to the study of mutants in maize in AM symbiosis which have growth depression in the field Uta’s work with Ruairidh Sawyers.</w:t>
      </w:r>
    </w:p>
  </w:comment>
  <w:comment w:id="1563" w:author="Simona Radutoiu" w:date="2025-11-20T11:42:00Z" w:initials="SR">
    <w:p w14:paraId="39740565" w14:textId="77777777" w:rsidR="0098142A" w:rsidRDefault="0098142A" w:rsidP="0098142A">
      <w:pPr>
        <w:pStyle w:val="CommentText"/>
      </w:pPr>
      <w:r>
        <w:rPr>
          <w:rStyle w:val="CommentReference"/>
        </w:rPr>
        <w:annotationRef/>
      </w:r>
      <w:r>
        <w:rPr>
          <w:lang w:val="da-DK"/>
        </w:rPr>
        <w:t>This is not important here- we don’t have this mutant included in the analysesi….</w:t>
      </w:r>
    </w:p>
  </w:comment>
  <w:comment w:id="1564" w:author="Simona Radutoiu" w:date="2025-11-20T11:43:00Z" w:initials="SR">
    <w:p w14:paraId="69B7A444" w14:textId="77777777" w:rsidR="00AB7D5D" w:rsidRDefault="00355C92" w:rsidP="00AB7D5D">
      <w:pPr>
        <w:pStyle w:val="CommentText"/>
      </w:pPr>
      <w:r>
        <w:rPr>
          <w:rStyle w:val="CommentReference"/>
        </w:rPr>
        <w:annotationRef/>
      </w:r>
      <w:r w:rsidR="00AB7D5D">
        <w:rPr>
          <w:lang w:val="da-DK"/>
        </w:rPr>
        <w:t>No reference to Myriam’s work? Here I would suggest to integrate the observations on the PPP with this in a more organic way for ccamk.</w:t>
      </w:r>
    </w:p>
  </w:comment>
  <w:comment w:id="1565" w:author="Simona Radutoiu" w:date="2025-11-20T11:37:00Z" w:initials="SR">
    <w:p w14:paraId="2B02A218" w14:textId="1871E4A5" w:rsidR="00421565" w:rsidRDefault="00241682" w:rsidP="00421565">
      <w:pPr>
        <w:pStyle w:val="CommentText"/>
      </w:pPr>
      <w:r>
        <w:rPr>
          <w:rStyle w:val="CommentReference"/>
        </w:rPr>
        <w:annotationRef/>
      </w:r>
      <w:r w:rsidR="00421565">
        <w:rPr>
          <w:lang w:val="da-DK"/>
        </w:rPr>
        <w:t>Link this to the microbiome section above, before ccamk and reduce text.</w:t>
      </w:r>
    </w:p>
  </w:comment>
  <w:comment w:id="1569" w:author="Simona Radutoiu" w:date="2025-11-20T11:46:00Z" w:initials="SR">
    <w:p w14:paraId="0CE82618" w14:textId="77777777" w:rsidR="00683684" w:rsidRDefault="00683684" w:rsidP="00683684">
      <w:pPr>
        <w:pStyle w:val="CommentText"/>
      </w:pPr>
      <w:r>
        <w:rPr>
          <w:rStyle w:val="CommentReference"/>
        </w:rPr>
        <w:annotationRef/>
      </w:r>
      <w:r>
        <w:rPr>
          <w:lang w:val="da-DK"/>
        </w:rPr>
        <w:t xml:space="preserve">We use mutants here but natural variation in the cssp can be explored for improved benefit from microbial communities beyond symbioses.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02249B" w15:done="0"/>
  <w15:commentEx w15:paraId="2CF512E2" w15:done="0"/>
  <w15:commentEx w15:paraId="4117603D" w15:done="0"/>
  <w15:commentEx w15:paraId="567F42E6" w15:done="0"/>
  <w15:commentEx w15:paraId="18332C66" w15:done="0"/>
  <w15:commentEx w15:paraId="4870B8D1" w15:paraIdParent="18332C66" w15:done="0"/>
  <w15:commentEx w15:paraId="7A746E6E" w15:done="0"/>
  <w15:commentEx w15:paraId="415AE5EE" w15:done="0"/>
  <w15:commentEx w15:paraId="1D1B0349" w15:done="0"/>
  <w15:commentEx w15:paraId="33FD14D9" w15:done="0"/>
  <w15:commentEx w15:paraId="45FDAC22" w15:done="0"/>
  <w15:commentEx w15:paraId="51896BE6" w15:done="0"/>
  <w15:commentEx w15:paraId="2B5F1CDD" w15:done="0"/>
  <w15:commentEx w15:paraId="4B2664EB" w15:done="0"/>
  <w15:commentEx w15:paraId="54B71870" w15:done="0"/>
  <w15:commentEx w15:paraId="00959056" w15:done="0"/>
  <w15:commentEx w15:paraId="4667BCAB" w15:done="0"/>
  <w15:commentEx w15:paraId="39740565" w15:done="0"/>
  <w15:commentEx w15:paraId="69B7A444" w15:done="0"/>
  <w15:commentEx w15:paraId="2B02A218" w15:done="0"/>
  <w15:commentEx w15:paraId="0CE826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39EF3F" w16cex:dateUtc="2025-11-17T09:02:00Z"/>
  <w16cex:commentExtensible w16cex:durableId="0049116E" w16cex:dateUtc="2025-11-17T09:05:00Z"/>
  <w16cex:commentExtensible w16cex:durableId="2B662443" w16cex:dateUtc="2025-11-17T10:18:00Z"/>
  <w16cex:commentExtensible w16cex:durableId="758BC428" w16cex:dateUtc="2025-11-17T10:20:00Z"/>
  <w16cex:commentExtensible w16cex:durableId="34193CA8" w16cex:dateUtc="2025-10-31T09:18:00Z"/>
  <w16cex:commentExtensible w16cex:durableId="42DB17A7" w16cex:dateUtc="2025-11-20T09:15:00Z"/>
  <w16cex:commentExtensible w16cex:durableId="12E34F9E" w16cex:dateUtc="2025-10-31T09:18:00Z"/>
  <w16cex:commentExtensible w16cex:durableId="66DEF865" w16cex:dateUtc="2025-11-20T10:28:00Z"/>
  <w16cex:commentExtensible w16cex:durableId="7BBE2582" w16cex:dateUtc="2025-11-20T10:31:00Z"/>
  <w16cex:commentExtensible w16cex:durableId="74B98924" w16cex:dateUtc="2025-11-20T10:33:00Z"/>
  <w16cex:commentExtensible w16cex:durableId="4E383AF7" w16cex:dateUtc="2025-11-20T10:32:00Z"/>
  <w16cex:commentExtensible w16cex:durableId="2278B959" w16cex:dateUtc="2025-11-20T10:34:00Z"/>
  <w16cex:commentExtensible w16cex:durableId="2F53B71E" w16cex:dateUtc="2025-11-20T10:35:00Z"/>
  <w16cex:commentExtensible w16cex:durableId="30405A07" w16cex:dateUtc="2025-11-20T10:35:00Z"/>
  <w16cex:commentExtensible w16cex:durableId="75CB6597" w16cex:dateUtc="2025-11-20T10:36:00Z"/>
  <w16cex:commentExtensible w16cex:durableId="59156D68" w16cex:dateUtc="2025-11-20T10:37:00Z"/>
  <w16cex:commentExtensible w16cex:durableId="2049C8BE" w16cex:dateUtc="2025-11-20T10:41:00Z"/>
  <w16cex:commentExtensible w16cex:durableId="1A3F4582" w16cex:dateUtc="2025-11-20T10:42:00Z"/>
  <w16cex:commentExtensible w16cex:durableId="105970C9" w16cex:dateUtc="2025-11-20T10:43:00Z"/>
  <w16cex:commentExtensible w16cex:durableId="7D648858" w16cex:dateUtc="2025-11-20T10:37:00Z"/>
  <w16cex:commentExtensible w16cex:durableId="650ABAF5" w16cex:dateUtc="2025-11-20T1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02249B" w16cid:durableId="4C39EF3F"/>
  <w16cid:commentId w16cid:paraId="2CF512E2" w16cid:durableId="0049116E"/>
  <w16cid:commentId w16cid:paraId="4117603D" w16cid:durableId="2B662443"/>
  <w16cid:commentId w16cid:paraId="567F42E6" w16cid:durableId="758BC428"/>
  <w16cid:commentId w16cid:paraId="18332C66" w16cid:durableId="34193CA8"/>
  <w16cid:commentId w16cid:paraId="4870B8D1" w16cid:durableId="42DB17A7"/>
  <w16cid:commentId w16cid:paraId="7A746E6E" w16cid:durableId="12E34F9E"/>
  <w16cid:commentId w16cid:paraId="415AE5EE" w16cid:durableId="66DEF865"/>
  <w16cid:commentId w16cid:paraId="1D1B0349" w16cid:durableId="7BBE2582"/>
  <w16cid:commentId w16cid:paraId="33FD14D9" w16cid:durableId="74B98924"/>
  <w16cid:commentId w16cid:paraId="45FDAC22" w16cid:durableId="4E383AF7"/>
  <w16cid:commentId w16cid:paraId="51896BE6" w16cid:durableId="2278B959"/>
  <w16cid:commentId w16cid:paraId="2B5F1CDD" w16cid:durableId="2F53B71E"/>
  <w16cid:commentId w16cid:paraId="4B2664EB" w16cid:durableId="30405A07"/>
  <w16cid:commentId w16cid:paraId="54B71870" w16cid:durableId="75CB6597"/>
  <w16cid:commentId w16cid:paraId="00959056" w16cid:durableId="59156D68"/>
  <w16cid:commentId w16cid:paraId="4667BCAB" w16cid:durableId="2049C8BE"/>
  <w16cid:commentId w16cid:paraId="39740565" w16cid:durableId="1A3F4582"/>
  <w16cid:commentId w16cid:paraId="69B7A444" w16cid:durableId="105970C9"/>
  <w16cid:commentId w16cid:paraId="2B02A218" w16cid:durableId="7D648858"/>
  <w16cid:commentId w16cid:paraId="0CE82618" w16cid:durableId="650ABA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BE60C" w14:textId="77777777" w:rsidR="00C4411A" w:rsidRDefault="00C4411A" w:rsidP="00194ECD">
      <w:r>
        <w:separator/>
      </w:r>
    </w:p>
  </w:endnote>
  <w:endnote w:type="continuationSeparator" w:id="0">
    <w:p w14:paraId="1C4E5C75" w14:textId="77777777" w:rsidR="00C4411A" w:rsidRDefault="00C4411A" w:rsidP="0019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E5F35" w14:textId="77777777" w:rsidR="00C4411A" w:rsidRDefault="00C4411A" w:rsidP="00194ECD">
      <w:r>
        <w:separator/>
      </w:r>
    </w:p>
  </w:footnote>
  <w:footnote w:type="continuationSeparator" w:id="0">
    <w:p w14:paraId="1DBE7F28" w14:textId="77777777" w:rsidR="00C4411A" w:rsidRDefault="00C4411A" w:rsidP="00194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2166FAC"/>
    <w:multiLevelType w:val="hybridMultilevel"/>
    <w:tmpl w:val="E7D69C92"/>
    <w:lvl w:ilvl="0" w:tplc="2B7A39EA">
      <w:start w:val="1"/>
      <w:numFmt w:val="decimal"/>
      <w:lvlText w:val="%1)"/>
      <w:lvlJc w:val="left"/>
      <w:pPr>
        <w:ind w:left="1020" w:hanging="360"/>
      </w:pPr>
    </w:lvl>
    <w:lvl w:ilvl="1" w:tplc="39D294D8">
      <w:start w:val="1"/>
      <w:numFmt w:val="decimal"/>
      <w:lvlText w:val="%2)"/>
      <w:lvlJc w:val="left"/>
      <w:pPr>
        <w:ind w:left="1020" w:hanging="360"/>
      </w:pPr>
    </w:lvl>
    <w:lvl w:ilvl="2" w:tplc="ADFAD3E0">
      <w:start w:val="1"/>
      <w:numFmt w:val="decimal"/>
      <w:lvlText w:val="%3)"/>
      <w:lvlJc w:val="left"/>
      <w:pPr>
        <w:ind w:left="1020" w:hanging="360"/>
      </w:pPr>
    </w:lvl>
    <w:lvl w:ilvl="3" w:tplc="D08C118C">
      <w:start w:val="1"/>
      <w:numFmt w:val="decimal"/>
      <w:lvlText w:val="%4)"/>
      <w:lvlJc w:val="left"/>
      <w:pPr>
        <w:ind w:left="1020" w:hanging="360"/>
      </w:pPr>
    </w:lvl>
    <w:lvl w:ilvl="4" w:tplc="67FE0754">
      <w:start w:val="1"/>
      <w:numFmt w:val="decimal"/>
      <w:lvlText w:val="%5)"/>
      <w:lvlJc w:val="left"/>
      <w:pPr>
        <w:ind w:left="1020" w:hanging="360"/>
      </w:pPr>
    </w:lvl>
    <w:lvl w:ilvl="5" w:tplc="A46C74D0">
      <w:start w:val="1"/>
      <w:numFmt w:val="decimal"/>
      <w:lvlText w:val="%6)"/>
      <w:lvlJc w:val="left"/>
      <w:pPr>
        <w:ind w:left="1020" w:hanging="360"/>
      </w:pPr>
    </w:lvl>
    <w:lvl w:ilvl="6" w:tplc="C4F6CA7C">
      <w:start w:val="1"/>
      <w:numFmt w:val="decimal"/>
      <w:lvlText w:val="%7)"/>
      <w:lvlJc w:val="left"/>
      <w:pPr>
        <w:ind w:left="1020" w:hanging="360"/>
      </w:pPr>
    </w:lvl>
    <w:lvl w:ilvl="7" w:tplc="ABD6D5CE">
      <w:start w:val="1"/>
      <w:numFmt w:val="decimal"/>
      <w:lvlText w:val="%8)"/>
      <w:lvlJc w:val="left"/>
      <w:pPr>
        <w:ind w:left="1020" w:hanging="360"/>
      </w:pPr>
    </w:lvl>
    <w:lvl w:ilvl="8" w:tplc="CC5CA068">
      <w:start w:val="1"/>
      <w:numFmt w:val="decimal"/>
      <w:lvlText w:val="%9)"/>
      <w:lvlJc w:val="left"/>
      <w:pPr>
        <w:ind w:left="1020" w:hanging="360"/>
      </w:pPr>
    </w:lvl>
  </w:abstractNum>
  <w:abstractNum w:abstractNumId="6"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06697">
    <w:abstractNumId w:val="8"/>
  </w:num>
  <w:num w:numId="2" w16cid:durableId="1282297530">
    <w:abstractNumId w:val="3"/>
  </w:num>
  <w:num w:numId="3" w16cid:durableId="41254563">
    <w:abstractNumId w:val="9"/>
  </w:num>
  <w:num w:numId="4" w16cid:durableId="1445807848">
    <w:abstractNumId w:val="4"/>
  </w:num>
  <w:num w:numId="5" w16cid:durableId="622033044">
    <w:abstractNumId w:val="7"/>
  </w:num>
  <w:num w:numId="6" w16cid:durableId="1111507381">
    <w:abstractNumId w:val="1"/>
  </w:num>
  <w:num w:numId="7" w16cid:durableId="22479755">
    <w:abstractNumId w:val="10"/>
  </w:num>
  <w:num w:numId="8" w16cid:durableId="809712275">
    <w:abstractNumId w:val="0"/>
  </w:num>
  <w:num w:numId="9" w16cid:durableId="783572311">
    <w:abstractNumId w:val="6"/>
  </w:num>
  <w:num w:numId="10" w16cid:durableId="1984114729">
    <w:abstractNumId w:val="2"/>
  </w:num>
  <w:num w:numId="11" w16cid:durableId="58006952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ona Radutoiu">
    <w15:presenceInfo w15:providerId="AD" w15:userId="S::au153312@uni.au.dk::1ae5f32c-8ebc-421e-977b-2fe164f10a2e"/>
  </w15:person>
  <w15:person w15:author="Anna Marie Martyn">
    <w15:presenceInfo w15:providerId="None" w15:userId="Anna Marie Marty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90B"/>
    <w:rsid w:val="00003E77"/>
    <w:rsid w:val="00003F93"/>
    <w:rsid w:val="000102FD"/>
    <w:rsid w:val="00010DA3"/>
    <w:rsid w:val="0001238E"/>
    <w:rsid w:val="00012894"/>
    <w:rsid w:val="0001777F"/>
    <w:rsid w:val="000248AD"/>
    <w:rsid w:val="00024C48"/>
    <w:rsid w:val="00033B2C"/>
    <w:rsid w:val="0003588F"/>
    <w:rsid w:val="00035BB5"/>
    <w:rsid w:val="000405C7"/>
    <w:rsid w:val="00044C47"/>
    <w:rsid w:val="000479FE"/>
    <w:rsid w:val="00050D3E"/>
    <w:rsid w:val="00051D6E"/>
    <w:rsid w:val="000532EB"/>
    <w:rsid w:val="00053600"/>
    <w:rsid w:val="00053E8B"/>
    <w:rsid w:val="00056875"/>
    <w:rsid w:val="00056B7B"/>
    <w:rsid w:val="00056BD7"/>
    <w:rsid w:val="00061B99"/>
    <w:rsid w:val="00062FE8"/>
    <w:rsid w:val="0006400E"/>
    <w:rsid w:val="0006512E"/>
    <w:rsid w:val="0006555B"/>
    <w:rsid w:val="00067E66"/>
    <w:rsid w:val="00067F3C"/>
    <w:rsid w:val="00071E33"/>
    <w:rsid w:val="00077986"/>
    <w:rsid w:val="0008260B"/>
    <w:rsid w:val="00087B3F"/>
    <w:rsid w:val="000932FA"/>
    <w:rsid w:val="00093C66"/>
    <w:rsid w:val="000945F2"/>
    <w:rsid w:val="000B0C5D"/>
    <w:rsid w:val="000B3978"/>
    <w:rsid w:val="000B42BB"/>
    <w:rsid w:val="000B746F"/>
    <w:rsid w:val="000C17E3"/>
    <w:rsid w:val="000D10B0"/>
    <w:rsid w:val="000D4ACC"/>
    <w:rsid w:val="000D5281"/>
    <w:rsid w:val="000E074E"/>
    <w:rsid w:val="000E344F"/>
    <w:rsid w:val="000E7319"/>
    <w:rsid w:val="000F5F1D"/>
    <w:rsid w:val="001019DC"/>
    <w:rsid w:val="0010703B"/>
    <w:rsid w:val="00107A15"/>
    <w:rsid w:val="001146EE"/>
    <w:rsid w:val="00115F49"/>
    <w:rsid w:val="00122E3C"/>
    <w:rsid w:val="00123416"/>
    <w:rsid w:val="00124379"/>
    <w:rsid w:val="00131760"/>
    <w:rsid w:val="001333A5"/>
    <w:rsid w:val="0013410E"/>
    <w:rsid w:val="00135091"/>
    <w:rsid w:val="001408CF"/>
    <w:rsid w:val="00142BB5"/>
    <w:rsid w:val="00144D81"/>
    <w:rsid w:val="001468EF"/>
    <w:rsid w:val="00147A49"/>
    <w:rsid w:val="00153311"/>
    <w:rsid w:val="001554B7"/>
    <w:rsid w:val="00156D8F"/>
    <w:rsid w:val="0016348C"/>
    <w:rsid w:val="0016677A"/>
    <w:rsid w:val="00174474"/>
    <w:rsid w:val="00180EC0"/>
    <w:rsid w:val="00186225"/>
    <w:rsid w:val="00191DD4"/>
    <w:rsid w:val="00194085"/>
    <w:rsid w:val="00194ECD"/>
    <w:rsid w:val="00195D04"/>
    <w:rsid w:val="00197449"/>
    <w:rsid w:val="001A0101"/>
    <w:rsid w:val="001A2641"/>
    <w:rsid w:val="001A2753"/>
    <w:rsid w:val="001A3800"/>
    <w:rsid w:val="001A4854"/>
    <w:rsid w:val="001A7837"/>
    <w:rsid w:val="001B28C5"/>
    <w:rsid w:val="001B3959"/>
    <w:rsid w:val="001B6B12"/>
    <w:rsid w:val="001C1DEF"/>
    <w:rsid w:val="001C3D18"/>
    <w:rsid w:val="001C79AF"/>
    <w:rsid w:val="001D77B5"/>
    <w:rsid w:val="001E00E9"/>
    <w:rsid w:val="001E0B1C"/>
    <w:rsid w:val="001E2663"/>
    <w:rsid w:val="001E3D14"/>
    <w:rsid w:val="001E5932"/>
    <w:rsid w:val="001E74BB"/>
    <w:rsid w:val="001F631A"/>
    <w:rsid w:val="00202667"/>
    <w:rsid w:val="002032DB"/>
    <w:rsid w:val="00203CFE"/>
    <w:rsid w:val="0020491A"/>
    <w:rsid w:val="00205285"/>
    <w:rsid w:val="002059DF"/>
    <w:rsid w:val="002158A5"/>
    <w:rsid w:val="00225A69"/>
    <w:rsid w:val="002316D5"/>
    <w:rsid w:val="00233AFA"/>
    <w:rsid w:val="00234F1D"/>
    <w:rsid w:val="00241105"/>
    <w:rsid w:val="00241682"/>
    <w:rsid w:val="002416DC"/>
    <w:rsid w:val="00242737"/>
    <w:rsid w:val="002509B4"/>
    <w:rsid w:val="00256E66"/>
    <w:rsid w:val="00257346"/>
    <w:rsid w:val="00264E7C"/>
    <w:rsid w:val="00265EBD"/>
    <w:rsid w:val="00265EE7"/>
    <w:rsid w:val="00266F19"/>
    <w:rsid w:val="00270AD8"/>
    <w:rsid w:val="00270D5E"/>
    <w:rsid w:val="00272FA7"/>
    <w:rsid w:val="002751D1"/>
    <w:rsid w:val="00284766"/>
    <w:rsid w:val="002934FA"/>
    <w:rsid w:val="00293891"/>
    <w:rsid w:val="00295735"/>
    <w:rsid w:val="00296ECB"/>
    <w:rsid w:val="00297150"/>
    <w:rsid w:val="002A22F4"/>
    <w:rsid w:val="002A36BC"/>
    <w:rsid w:val="002A4646"/>
    <w:rsid w:val="002B165B"/>
    <w:rsid w:val="002B1D7D"/>
    <w:rsid w:val="002B671D"/>
    <w:rsid w:val="002B7DA8"/>
    <w:rsid w:val="002C672B"/>
    <w:rsid w:val="002E2AFC"/>
    <w:rsid w:val="002E59BC"/>
    <w:rsid w:val="002E6A29"/>
    <w:rsid w:val="002F15A0"/>
    <w:rsid w:val="002F2040"/>
    <w:rsid w:val="003036AC"/>
    <w:rsid w:val="00304D1C"/>
    <w:rsid w:val="00305190"/>
    <w:rsid w:val="00305AC2"/>
    <w:rsid w:val="00307666"/>
    <w:rsid w:val="0030795B"/>
    <w:rsid w:val="00310476"/>
    <w:rsid w:val="00314CCF"/>
    <w:rsid w:val="003173EB"/>
    <w:rsid w:val="00332080"/>
    <w:rsid w:val="003322F5"/>
    <w:rsid w:val="003359B1"/>
    <w:rsid w:val="003362E5"/>
    <w:rsid w:val="00336B2D"/>
    <w:rsid w:val="00337B99"/>
    <w:rsid w:val="00340F94"/>
    <w:rsid w:val="0034349C"/>
    <w:rsid w:val="00345C8C"/>
    <w:rsid w:val="00347EB8"/>
    <w:rsid w:val="00350B0D"/>
    <w:rsid w:val="00353A92"/>
    <w:rsid w:val="00353AB3"/>
    <w:rsid w:val="00355C92"/>
    <w:rsid w:val="003577CF"/>
    <w:rsid w:val="003578A9"/>
    <w:rsid w:val="00364962"/>
    <w:rsid w:val="00370F4B"/>
    <w:rsid w:val="00371D11"/>
    <w:rsid w:val="00373329"/>
    <w:rsid w:val="0037472A"/>
    <w:rsid w:val="003750FF"/>
    <w:rsid w:val="00376CE4"/>
    <w:rsid w:val="0037790D"/>
    <w:rsid w:val="003873CD"/>
    <w:rsid w:val="00395C17"/>
    <w:rsid w:val="003A042F"/>
    <w:rsid w:val="003A3AE0"/>
    <w:rsid w:val="003A6253"/>
    <w:rsid w:val="003A6428"/>
    <w:rsid w:val="003A67C4"/>
    <w:rsid w:val="003A6D12"/>
    <w:rsid w:val="003A782D"/>
    <w:rsid w:val="003B175F"/>
    <w:rsid w:val="003B19A5"/>
    <w:rsid w:val="003B2489"/>
    <w:rsid w:val="003B74AA"/>
    <w:rsid w:val="003C02B4"/>
    <w:rsid w:val="003C569E"/>
    <w:rsid w:val="003C625B"/>
    <w:rsid w:val="003C709A"/>
    <w:rsid w:val="003C7953"/>
    <w:rsid w:val="003D3286"/>
    <w:rsid w:val="003D57DF"/>
    <w:rsid w:val="003E1784"/>
    <w:rsid w:val="003F205F"/>
    <w:rsid w:val="003F3664"/>
    <w:rsid w:val="003F44CF"/>
    <w:rsid w:val="003F44F1"/>
    <w:rsid w:val="003F77B4"/>
    <w:rsid w:val="004057C5"/>
    <w:rsid w:val="004119DD"/>
    <w:rsid w:val="004127B0"/>
    <w:rsid w:val="00412E7D"/>
    <w:rsid w:val="004204D1"/>
    <w:rsid w:val="00421154"/>
    <w:rsid w:val="00421565"/>
    <w:rsid w:val="004219CA"/>
    <w:rsid w:val="00421DEF"/>
    <w:rsid w:val="00424AA5"/>
    <w:rsid w:val="00427177"/>
    <w:rsid w:val="004311D4"/>
    <w:rsid w:val="004322F5"/>
    <w:rsid w:val="00436A80"/>
    <w:rsid w:val="00442219"/>
    <w:rsid w:val="004425FC"/>
    <w:rsid w:val="00451654"/>
    <w:rsid w:val="00457202"/>
    <w:rsid w:val="0046165B"/>
    <w:rsid w:val="0046168B"/>
    <w:rsid w:val="004648F8"/>
    <w:rsid w:val="004652FB"/>
    <w:rsid w:val="00466673"/>
    <w:rsid w:val="00466EDA"/>
    <w:rsid w:val="00472A0E"/>
    <w:rsid w:val="00474335"/>
    <w:rsid w:val="004779B5"/>
    <w:rsid w:val="00477E3C"/>
    <w:rsid w:val="00482973"/>
    <w:rsid w:val="00483E34"/>
    <w:rsid w:val="0049194F"/>
    <w:rsid w:val="00496978"/>
    <w:rsid w:val="004A0886"/>
    <w:rsid w:val="004A114C"/>
    <w:rsid w:val="004A2993"/>
    <w:rsid w:val="004A3897"/>
    <w:rsid w:val="004A38F5"/>
    <w:rsid w:val="004C420F"/>
    <w:rsid w:val="004C5151"/>
    <w:rsid w:val="004D01C6"/>
    <w:rsid w:val="004D3CF8"/>
    <w:rsid w:val="004D68B3"/>
    <w:rsid w:val="004E054D"/>
    <w:rsid w:val="004E087A"/>
    <w:rsid w:val="004E369A"/>
    <w:rsid w:val="004E7386"/>
    <w:rsid w:val="004F0B2B"/>
    <w:rsid w:val="004F332D"/>
    <w:rsid w:val="005003EE"/>
    <w:rsid w:val="00500441"/>
    <w:rsid w:val="00502921"/>
    <w:rsid w:val="005044C7"/>
    <w:rsid w:val="00505569"/>
    <w:rsid w:val="005073EE"/>
    <w:rsid w:val="00511DCD"/>
    <w:rsid w:val="0051258A"/>
    <w:rsid w:val="00512CD5"/>
    <w:rsid w:val="00513209"/>
    <w:rsid w:val="00516165"/>
    <w:rsid w:val="00521906"/>
    <w:rsid w:val="00524EC3"/>
    <w:rsid w:val="00526603"/>
    <w:rsid w:val="00531656"/>
    <w:rsid w:val="00531F14"/>
    <w:rsid w:val="0053475C"/>
    <w:rsid w:val="0053499F"/>
    <w:rsid w:val="005357A4"/>
    <w:rsid w:val="00540E87"/>
    <w:rsid w:val="00543880"/>
    <w:rsid w:val="00547919"/>
    <w:rsid w:val="00552E9F"/>
    <w:rsid w:val="00556DE5"/>
    <w:rsid w:val="00561B62"/>
    <w:rsid w:val="00561C0D"/>
    <w:rsid w:val="005623C7"/>
    <w:rsid w:val="005624CB"/>
    <w:rsid w:val="005648B4"/>
    <w:rsid w:val="005703CD"/>
    <w:rsid w:val="0057297E"/>
    <w:rsid w:val="0057410F"/>
    <w:rsid w:val="00574335"/>
    <w:rsid w:val="00574963"/>
    <w:rsid w:val="0057791E"/>
    <w:rsid w:val="0058006E"/>
    <w:rsid w:val="005875A5"/>
    <w:rsid w:val="005916DA"/>
    <w:rsid w:val="005A0D61"/>
    <w:rsid w:val="005A2624"/>
    <w:rsid w:val="005A2681"/>
    <w:rsid w:val="005A3EC2"/>
    <w:rsid w:val="005A5883"/>
    <w:rsid w:val="005B44A9"/>
    <w:rsid w:val="005B6BB6"/>
    <w:rsid w:val="005B7B11"/>
    <w:rsid w:val="005C0E44"/>
    <w:rsid w:val="005C1678"/>
    <w:rsid w:val="005C454E"/>
    <w:rsid w:val="005C4D20"/>
    <w:rsid w:val="005C78AA"/>
    <w:rsid w:val="005D1170"/>
    <w:rsid w:val="005D320D"/>
    <w:rsid w:val="005D3B0B"/>
    <w:rsid w:val="005D423B"/>
    <w:rsid w:val="005E0141"/>
    <w:rsid w:val="005E0279"/>
    <w:rsid w:val="005E0A20"/>
    <w:rsid w:val="005E14B5"/>
    <w:rsid w:val="005E4100"/>
    <w:rsid w:val="005E5CAE"/>
    <w:rsid w:val="005E6C46"/>
    <w:rsid w:val="005E7378"/>
    <w:rsid w:val="005F248D"/>
    <w:rsid w:val="005F35C1"/>
    <w:rsid w:val="005F497D"/>
    <w:rsid w:val="005F4AB3"/>
    <w:rsid w:val="005F6299"/>
    <w:rsid w:val="005F7452"/>
    <w:rsid w:val="006012EE"/>
    <w:rsid w:val="00614AE8"/>
    <w:rsid w:val="00615093"/>
    <w:rsid w:val="006152C4"/>
    <w:rsid w:val="00615611"/>
    <w:rsid w:val="00615F9D"/>
    <w:rsid w:val="00616EC2"/>
    <w:rsid w:val="00617C65"/>
    <w:rsid w:val="0062151A"/>
    <w:rsid w:val="006236A8"/>
    <w:rsid w:val="006278DE"/>
    <w:rsid w:val="00634218"/>
    <w:rsid w:val="006350C8"/>
    <w:rsid w:val="006410BB"/>
    <w:rsid w:val="006419AE"/>
    <w:rsid w:val="00645758"/>
    <w:rsid w:val="006458CC"/>
    <w:rsid w:val="006462CE"/>
    <w:rsid w:val="006463FD"/>
    <w:rsid w:val="00657F2B"/>
    <w:rsid w:val="00662AD1"/>
    <w:rsid w:val="00665F95"/>
    <w:rsid w:val="00667537"/>
    <w:rsid w:val="0068146F"/>
    <w:rsid w:val="006834B5"/>
    <w:rsid w:val="00683535"/>
    <w:rsid w:val="00683684"/>
    <w:rsid w:val="006846F0"/>
    <w:rsid w:val="006848C2"/>
    <w:rsid w:val="00684AE2"/>
    <w:rsid w:val="006853C3"/>
    <w:rsid w:val="00686F64"/>
    <w:rsid w:val="00692A67"/>
    <w:rsid w:val="00694BC7"/>
    <w:rsid w:val="00695932"/>
    <w:rsid w:val="006A0503"/>
    <w:rsid w:val="006A708E"/>
    <w:rsid w:val="006B3B40"/>
    <w:rsid w:val="006C00D5"/>
    <w:rsid w:val="006C07E4"/>
    <w:rsid w:val="006C0E51"/>
    <w:rsid w:val="006C3C5C"/>
    <w:rsid w:val="006C4E6E"/>
    <w:rsid w:val="006C6B74"/>
    <w:rsid w:val="006D0667"/>
    <w:rsid w:val="006D56AE"/>
    <w:rsid w:val="006D5743"/>
    <w:rsid w:val="006D7930"/>
    <w:rsid w:val="006E2E6C"/>
    <w:rsid w:val="006E5A32"/>
    <w:rsid w:val="006F2C4E"/>
    <w:rsid w:val="006F54C1"/>
    <w:rsid w:val="006F7A59"/>
    <w:rsid w:val="00703E6B"/>
    <w:rsid w:val="007041D3"/>
    <w:rsid w:val="0070571A"/>
    <w:rsid w:val="00705F80"/>
    <w:rsid w:val="00707D21"/>
    <w:rsid w:val="00711E1A"/>
    <w:rsid w:val="00711EF3"/>
    <w:rsid w:val="00723F8C"/>
    <w:rsid w:val="007257DE"/>
    <w:rsid w:val="00725D7E"/>
    <w:rsid w:val="007302DA"/>
    <w:rsid w:val="00741665"/>
    <w:rsid w:val="007441C5"/>
    <w:rsid w:val="007441DB"/>
    <w:rsid w:val="00750014"/>
    <w:rsid w:val="007522CC"/>
    <w:rsid w:val="00752C84"/>
    <w:rsid w:val="00760F15"/>
    <w:rsid w:val="00763316"/>
    <w:rsid w:val="00764E61"/>
    <w:rsid w:val="00767BC8"/>
    <w:rsid w:val="00767EB3"/>
    <w:rsid w:val="00767F88"/>
    <w:rsid w:val="0077294F"/>
    <w:rsid w:val="0077405A"/>
    <w:rsid w:val="0077510C"/>
    <w:rsid w:val="007751CC"/>
    <w:rsid w:val="00775392"/>
    <w:rsid w:val="00775C67"/>
    <w:rsid w:val="0077631A"/>
    <w:rsid w:val="007777A7"/>
    <w:rsid w:val="007800E9"/>
    <w:rsid w:val="007802BA"/>
    <w:rsid w:val="00783883"/>
    <w:rsid w:val="007842F1"/>
    <w:rsid w:val="00790AEB"/>
    <w:rsid w:val="007929D4"/>
    <w:rsid w:val="007938E1"/>
    <w:rsid w:val="00793AE7"/>
    <w:rsid w:val="00794FE7"/>
    <w:rsid w:val="0079768B"/>
    <w:rsid w:val="007A06D7"/>
    <w:rsid w:val="007A4D4F"/>
    <w:rsid w:val="007A7C7B"/>
    <w:rsid w:val="007A7D47"/>
    <w:rsid w:val="007A7F55"/>
    <w:rsid w:val="007B34C5"/>
    <w:rsid w:val="007B34FD"/>
    <w:rsid w:val="007B464B"/>
    <w:rsid w:val="007C46E4"/>
    <w:rsid w:val="007D4783"/>
    <w:rsid w:val="007D4CE2"/>
    <w:rsid w:val="007E2334"/>
    <w:rsid w:val="007F06C8"/>
    <w:rsid w:val="007F4D81"/>
    <w:rsid w:val="007F5237"/>
    <w:rsid w:val="007F55B5"/>
    <w:rsid w:val="00800FA1"/>
    <w:rsid w:val="00805D03"/>
    <w:rsid w:val="008070CB"/>
    <w:rsid w:val="00814EE0"/>
    <w:rsid w:val="00815FF1"/>
    <w:rsid w:val="00820033"/>
    <w:rsid w:val="00820DFC"/>
    <w:rsid w:val="008258EA"/>
    <w:rsid w:val="00825923"/>
    <w:rsid w:val="00825AF3"/>
    <w:rsid w:val="00826DCE"/>
    <w:rsid w:val="00827BB0"/>
    <w:rsid w:val="00830D02"/>
    <w:rsid w:val="008311C9"/>
    <w:rsid w:val="0083148D"/>
    <w:rsid w:val="00831F5F"/>
    <w:rsid w:val="00832218"/>
    <w:rsid w:val="00832E40"/>
    <w:rsid w:val="00832F62"/>
    <w:rsid w:val="00835F4D"/>
    <w:rsid w:val="00844322"/>
    <w:rsid w:val="0084568D"/>
    <w:rsid w:val="008476E4"/>
    <w:rsid w:val="00851104"/>
    <w:rsid w:val="00862728"/>
    <w:rsid w:val="00865851"/>
    <w:rsid w:val="00871596"/>
    <w:rsid w:val="008724B8"/>
    <w:rsid w:val="008763EA"/>
    <w:rsid w:val="00882A7A"/>
    <w:rsid w:val="008923D2"/>
    <w:rsid w:val="008928F5"/>
    <w:rsid w:val="00894BBA"/>
    <w:rsid w:val="00895DAE"/>
    <w:rsid w:val="008961A4"/>
    <w:rsid w:val="008A1729"/>
    <w:rsid w:val="008A5947"/>
    <w:rsid w:val="008A70C9"/>
    <w:rsid w:val="008B02E5"/>
    <w:rsid w:val="008B04AF"/>
    <w:rsid w:val="008C038F"/>
    <w:rsid w:val="008C50DE"/>
    <w:rsid w:val="008C62FE"/>
    <w:rsid w:val="008C6740"/>
    <w:rsid w:val="008C6C6F"/>
    <w:rsid w:val="008C7E0E"/>
    <w:rsid w:val="008D1E75"/>
    <w:rsid w:val="008D2D95"/>
    <w:rsid w:val="008D4B27"/>
    <w:rsid w:val="008E19E5"/>
    <w:rsid w:val="008E28BC"/>
    <w:rsid w:val="008E3CE0"/>
    <w:rsid w:val="008E4B31"/>
    <w:rsid w:val="008E4ED3"/>
    <w:rsid w:val="008F49AF"/>
    <w:rsid w:val="008F6466"/>
    <w:rsid w:val="008F6934"/>
    <w:rsid w:val="00903E18"/>
    <w:rsid w:val="00904521"/>
    <w:rsid w:val="0091185A"/>
    <w:rsid w:val="009128AA"/>
    <w:rsid w:val="00913671"/>
    <w:rsid w:val="00915ADB"/>
    <w:rsid w:val="00915DDF"/>
    <w:rsid w:val="00917FA8"/>
    <w:rsid w:val="00920B2B"/>
    <w:rsid w:val="00930285"/>
    <w:rsid w:val="00933507"/>
    <w:rsid w:val="00933FFE"/>
    <w:rsid w:val="009416C0"/>
    <w:rsid w:val="00947845"/>
    <w:rsid w:val="0095500A"/>
    <w:rsid w:val="00955490"/>
    <w:rsid w:val="009571DD"/>
    <w:rsid w:val="009577E5"/>
    <w:rsid w:val="009603F0"/>
    <w:rsid w:val="00963963"/>
    <w:rsid w:val="00970083"/>
    <w:rsid w:val="00970C4A"/>
    <w:rsid w:val="009728AB"/>
    <w:rsid w:val="0097298B"/>
    <w:rsid w:val="00974CE8"/>
    <w:rsid w:val="00975BE5"/>
    <w:rsid w:val="00980C9E"/>
    <w:rsid w:val="0098142A"/>
    <w:rsid w:val="009836F7"/>
    <w:rsid w:val="00985E9E"/>
    <w:rsid w:val="009865C3"/>
    <w:rsid w:val="00991D4C"/>
    <w:rsid w:val="009941D8"/>
    <w:rsid w:val="009A40F9"/>
    <w:rsid w:val="009A779B"/>
    <w:rsid w:val="009A7DB6"/>
    <w:rsid w:val="009B203D"/>
    <w:rsid w:val="009B4910"/>
    <w:rsid w:val="009B6775"/>
    <w:rsid w:val="009C0EB6"/>
    <w:rsid w:val="009C43A3"/>
    <w:rsid w:val="009D198C"/>
    <w:rsid w:val="009E2018"/>
    <w:rsid w:val="009E3B48"/>
    <w:rsid w:val="009E7A1D"/>
    <w:rsid w:val="009E7BDF"/>
    <w:rsid w:val="009F1D2A"/>
    <w:rsid w:val="009F2730"/>
    <w:rsid w:val="009F4450"/>
    <w:rsid w:val="009F601F"/>
    <w:rsid w:val="009F6422"/>
    <w:rsid w:val="00A02995"/>
    <w:rsid w:val="00A05B3F"/>
    <w:rsid w:val="00A079E6"/>
    <w:rsid w:val="00A13B23"/>
    <w:rsid w:val="00A14D78"/>
    <w:rsid w:val="00A14FA0"/>
    <w:rsid w:val="00A16E5D"/>
    <w:rsid w:val="00A21CAE"/>
    <w:rsid w:val="00A22E66"/>
    <w:rsid w:val="00A25612"/>
    <w:rsid w:val="00A26D56"/>
    <w:rsid w:val="00A4162A"/>
    <w:rsid w:val="00A44017"/>
    <w:rsid w:val="00A508A5"/>
    <w:rsid w:val="00A511AA"/>
    <w:rsid w:val="00A62C6B"/>
    <w:rsid w:val="00A64CCA"/>
    <w:rsid w:val="00A6692C"/>
    <w:rsid w:val="00A71024"/>
    <w:rsid w:val="00A73FEC"/>
    <w:rsid w:val="00A765DB"/>
    <w:rsid w:val="00A82749"/>
    <w:rsid w:val="00A829E6"/>
    <w:rsid w:val="00A83319"/>
    <w:rsid w:val="00A87756"/>
    <w:rsid w:val="00A94AB6"/>
    <w:rsid w:val="00A9665A"/>
    <w:rsid w:val="00AA2DB8"/>
    <w:rsid w:val="00AA3F8B"/>
    <w:rsid w:val="00AB1A64"/>
    <w:rsid w:val="00AB7D5D"/>
    <w:rsid w:val="00AC0B21"/>
    <w:rsid w:val="00AC209F"/>
    <w:rsid w:val="00AC3C43"/>
    <w:rsid w:val="00AD1328"/>
    <w:rsid w:val="00AD2D21"/>
    <w:rsid w:val="00AD2D79"/>
    <w:rsid w:val="00AD571A"/>
    <w:rsid w:val="00AD604F"/>
    <w:rsid w:val="00AD660A"/>
    <w:rsid w:val="00AD6BC1"/>
    <w:rsid w:val="00AE02B3"/>
    <w:rsid w:val="00AE0907"/>
    <w:rsid w:val="00AE4C30"/>
    <w:rsid w:val="00AE5B8F"/>
    <w:rsid w:val="00AF2C2A"/>
    <w:rsid w:val="00AF579E"/>
    <w:rsid w:val="00AF624C"/>
    <w:rsid w:val="00AF7D94"/>
    <w:rsid w:val="00B02DA2"/>
    <w:rsid w:val="00B039AA"/>
    <w:rsid w:val="00B0789C"/>
    <w:rsid w:val="00B14AC4"/>
    <w:rsid w:val="00B16F25"/>
    <w:rsid w:val="00B17868"/>
    <w:rsid w:val="00B225F0"/>
    <w:rsid w:val="00B24191"/>
    <w:rsid w:val="00B26457"/>
    <w:rsid w:val="00B3275F"/>
    <w:rsid w:val="00B329AA"/>
    <w:rsid w:val="00B345F8"/>
    <w:rsid w:val="00B348DD"/>
    <w:rsid w:val="00B36D68"/>
    <w:rsid w:val="00B37DE2"/>
    <w:rsid w:val="00B50D53"/>
    <w:rsid w:val="00B64877"/>
    <w:rsid w:val="00B65788"/>
    <w:rsid w:val="00B72CB7"/>
    <w:rsid w:val="00B733FB"/>
    <w:rsid w:val="00B80004"/>
    <w:rsid w:val="00B80496"/>
    <w:rsid w:val="00B81148"/>
    <w:rsid w:val="00B9031C"/>
    <w:rsid w:val="00B937AF"/>
    <w:rsid w:val="00B942A9"/>
    <w:rsid w:val="00B966C3"/>
    <w:rsid w:val="00B97027"/>
    <w:rsid w:val="00B9783C"/>
    <w:rsid w:val="00BA0EAD"/>
    <w:rsid w:val="00BA1BB9"/>
    <w:rsid w:val="00BB6C8E"/>
    <w:rsid w:val="00BC1133"/>
    <w:rsid w:val="00BC49E6"/>
    <w:rsid w:val="00BC51FF"/>
    <w:rsid w:val="00BC7E18"/>
    <w:rsid w:val="00BD1212"/>
    <w:rsid w:val="00BD3F06"/>
    <w:rsid w:val="00BD744E"/>
    <w:rsid w:val="00BE287E"/>
    <w:rsid w:val="00BE4846"/>
    <w:rsid w:val="00BE4CDE"/>
    <w:rsid w:val="00BE611C"/>
    <w:rsid w:val="00BE66FA"/>
    <w:rsid w:val="00BE6EA0"/>
    <w:rsid w:val="00BE73A5"/>
    <w:rsid w:val="00BF068E"/>
    <w:rsid w:val="00BF2230"/>
    <w:rsid w:val="00BF722E"/>
    <w:rsid w:val="00BF73A5"/>
    <w:rsid w:val="00C0094B"/>
    <w:rsid w:val="00C02D31"/>
    <w:rsid w:val="00C03247"/>
    <w:rsid w:val="00C04304"/>
    <w:rsid w:val="00C05342"/>
    <w:rsid w:val="00C05EAF"/>
    <w:rsid w:val="00C125FF"/>
    <w:rsid w:val="00C132EB"/>
    <w:rsid w:val="00C22B71"/>
    <w:rsid w:val="00C26FA1"/>
    <w:rsid w:val="00C26FF3"/>
    <w:rsid w:val="00C328D1"/>
    <w:rsid w:val="00C35501"/>
    <w:rsid w:val="00C35B85"/>
    <w:rsid w:val="00C43CB2"/>
    <w:rsid w:val="00C4411A"/>
    <w:rsid w:val="00C46B4B"/>
    <w:rsid w:val="00C53915"/>
    <w:rsid w:val="00C55B2D"/>
    <w:rsid w:val="00C5773A"/>
    <w:rsid w:val="00C63634"/>
    <w:rsid w:val="00C638C3"/>
    <w:rsid w:val="00C65012"/>
    <w:rsid w:val="00C703CE"/>
    <w:rsid w:val="00C710FE"/>
    <w:rsid w:val="00C756CE"/>
    <w:rsid w:val="00C8001E"/>
    <w:rsid w:val="00C8021E"/>
    <w:rsid w:val="00C80278"/>
    <w:rsid w:val="00C82C1F"/>
    <w:rsid w:val="00C834CB"/>
    <w:rsid w:val="00C91289"/>
    <w:rsid w:val="00C9137D"/>
    <w:rsid w:val="00C96068"/>
    <w:rsid w:val="00CA365F"/>
    <w:rsid w:val="00CB28E5"/>
    <w:rsid w:val="00CB3519"/>
    <w:rsid w:val="00CB604B"/>
    <w:rsid w:val="00CB78A4"/>
    <w:rsid w:val="00CB78BE"/>
    <w:rsid w:val="00CC2F11"/>
    <w:rsid w:val="00CC32F4"/>
    <w:rsid w:val="00CC413E"/>
    <w:rsid w:val="00CC467E"/>
    <w:rsid w:val="00CC479A"/>
    <w:rsid w:val="00CE1002"/>
    <w:rsid w:val="00CE1569"/>
    <w:rsid w:val="00CE4777"/>
    <w:rsid w:val="00CE5D41"/>
    <w:rsid w:val="00CF0E55"/>
    <w:rsid w:val="00CF3BE2"/>
    <w:rsid w:val="00CF3C11"/>
    <w:rsid w:val="00CF3ECC"/>
    <w:rsid w:val="00D01EC1"/>
    <w:rsid w:val="00D03917"/>
    <w:rsid w:val="00D07A60"/>
    <w:rsid w:val="00D13DA7"/>
    <w:rsid w:val="00D15F26"/>
    <w:rsid w:val="00D17E46"/>
    <w:rsid w:val="00D213B7"/>
    <w:rsid w:val="00D22BD2"/>
    <w:rsid w:val="00D253C1"/>
    <w:rsid w:val="00D25790"/>
    <w:rsid w:val="00D2637C"/>
    <w:rsid w:val="00D26F85"/>
    <w:rsid w:val="00D32D4B"/>
    <w:rsid w:val="00D34D93"/>
    <w:rsid w:val="00D42A19"/>
    <w:rsid w:val="00D43C76"/>
    <w:rsid w:val="00D4646E"/>
    <w:rsid w:val="00D50AF5"/>
    <w:rsid w:val="00D60382"/>
    <w:rsid w:val="00D60574"/>
    <w:rsid w:val="00D60C53"/>
    <w:rsid w:val="00D6110C"/>
    <w:rsid w:val="00D62C26"/>
    <w:rsid w:val="00D664DC"/>
    <w:rsid w:val="00D66C29"/>
    <w:rsid w:val="00D71386"/>
    <w:rsid w:val="00D71A16"/>
    <w:rsid w:val="00D71A95"/>
    <w:rsid w:val="00D743FC"/>
    <w:rsid w:val="00D76BDC"/>
    <w:rsid w:val="00D80887"/>
    <w:rsid w:val="00D82E5C"/>
    <w:rsid w:val="00D832D4"/>
    <w:rsid w:val="00D871A9"/>
    <w:rsid w:val="00D87C64"/>
    <w:rsid w:val="00D9061F"/>
    <w:rsid w:val="00D92D38"/>
    <w:rsid w:val="00D95382"/>
    <w:rsid w:val="00DA0A9C"/>
    <w:rsid w:val="00DA7D5D"/>
    <w:rsid w:val="00DB203A"/>
    <w:rsid w:val="00DB2FCC"/>
    <w:rsid w:val="00DB353F"/>
    <w:rsid w:val="00DB4424"/>
    <w:rsid w:val="00DB678D"/>
    <w:rsid w:val="00DB6A8D"/>
    <w:rsid w:val="00DB6C4C"/>
    <w:rsid w:val="00DC0441"/>
    <w:rsid w:val="00DC5E87"/>
    <w:rsid w:val="00DD11E1"/>
    <w:rsid w:val="00DD40C1"/>
    <w:rsid w:val="00DE095E"/>
    <w:rsid w:val="00E0254B"/>
    <w:rsid w:val="00E04AA2"/>
    <w:rsid w:val="00E0634C"/>
    <w:rsid w:val="00E1147C"/>
    <w:rsid w:val="00E116C7"/>
    <w:rsid w:val="00E13B86"/>
    <w:rsid w:val="00E14516"/>
    <w:rsid w:val="00E148E6"/>
    <w:rsid w:val="00E2190B"/>
    <w:rsid w:val="00E219C4"/>
    <w:rsid w:val="00E22458"/>
    <w:rsid w:val="00E25EFF"/>
    <w:rsid w:val="00E2788B"/>
    <w:rsid w:val="00E336EF"/>
    <w:rsid w:val="00E36832"/>
    <w:rsid w:val="00E435DF"/>
    <w:rsid w:val="00E46D1B"/>
    <w:rsid w:val="00E569E2"/>
    <w:rsid w:val="00E604CE"/>
    <w:rsid w:val="00E60D25"/>
    <w:rsid w:val="00E63AD6"/>
    <w:rsid w:val="00E6445F"/>
    <w:rsid w:val="00E71FFC"/>
    <w:rsid w:val="00E722C9"/>
    <w:rsid w:val="00E76038"/>
    <w:rsid w:val="00E80BF5"/>
    <w:rsid w:val="00E823C5"/>
    <w:rsid w:val="00E82AFD"/>
    <w:rsid w:val="00E836B3"/>
    <w:rsid w:val="00E83820"/>
    <w:rsid w:val="00E840C9"/>
    <w:rsid w:val="00E960BC"/>
    <w:rsid w:val="00EA7E7D"/>
    <w:rsid w:val="00EB1967"/>
    <w:rsid w:val="00EB277E"/>
    <w:rsid w:val="00EB3755"/>
    <w:rsid w:val="00EB69F0"/>
    <w:rsid w:val="00EC06BE"/>
    <w:rsid w:val="00EC4F09"/>
    <w:rsid w:val="00EC5AD1"/>
    <w:rsid w:val="00ED1E4E"/>
    <w:rsid w:val="00ED2160"/>
    <w:rsid w:val="00ED7A3E"/>
    <w:rsid w:val="00EE3308"/>
    <w:rsid w:val="00EF330D"/>
    <w:rsid w:val="00F016E4"/>
    <w:rsid w:val="00F01C42"/>
    <w:rsid w:val="00F02597"/>
    <w:rsid w:val="00F04671"/>
    <w:rsid w:val="00F06DC7"/>
    <w:rsid w:val="00F07EF5"/>
    <w:rsid w:val="00F10BB0"/>
    <w:rsid w:val="00F12468"/>
    <w:rsid w:val="00F14493"/>
    <w:rsid w:val="00F14790"/>
    <w:rsid w:val="00F1786E"/>
    <w:rsid w:val="00F208E8"/>
    <w:rsid w:val="00F21E85"/>
    <w:rsid w:val="00F2355F"/>
    <w:rsid w:val="00F33887"/>
    <w:rsid w:val="00F33A38"/>
    <w:rsid w:val="00F4011F"/>
    <w:rsid w:val="00F449AA"/>
    <w:rsid w:val="00F44B65"/>
    <w:rsid w:val="00F47626"/>
    <w:rsid w:val="00F52398"/>
    <w:rsid w:val="00F563BA"/>
    <w:rsid w:val="00F60D96"/>
    <w:rsid w:val="00F65633"/>
    <w:rsid w:val="00F65694"/>
    <w:rsid w:val="00F7159C"/>
    <w:rsid w:val="00F729C5"/>
    <w:rsid w:val="00F72B34"/>
    <w:rsid w:val="00F81EDE"/>
    <w:rsid w:val="00F8250E"/>
    <w:rsid w:val="00F847C2"/>
    <w:rsid w:val="00F84D70"/>
    <w:rsid w:val="00F90E47"/>
    <w:rsid w:val="00F91BD3"/>
    <w:rsid w:val="00F93BEF"/>
    <w:rsid w:val="00F95EAF"/>
    <w:rsid w:val="00F97C21"/>
    <w:rsid w:val="00FA7486"/>
    <w:rsid w:val="00FB180C"/>
    <w:rsid w:val="00FB21FE"/>
    <w:rsid w:val="00FB375A"/>
    <w:rsid w:val="00FB4C59"/>
    <w:rsid w:val="00FB5D05"/>
    <w:rsid w:val="00FB70F2"/>
    <w:rsid w:val="00FC3F27"/>
    <w:rsid w:val="00FC4AE2"/>
    <w:rsid w:val="00FC70FD"/>
    <w:rsid w:val="00FC7C05"/>
    <w:rsid w:val="00FD005D"/>
    <w:rsid w:val="00FD3D74"/>
    <w:rsid w:val="00FD70B8"/>
    <w:rsid w:val="00FE0D60"/>
    <w:rsid w:val="00FE1831"/>
    <w:rsid w:val="00FE390B"/>
    <w:rsid w:val="00FE70ED"/>
    <w:rsid w:val="00FE7407"/>
    <w:rsid w:val="00FF1682"/>
    <w:rsid w:val="00FF35E3"/>
    <w:rsid w:val="00FF7E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94EE"/>
  <w15:chartTrackingRefBased/>
  <w15:docId w15:val="{93F8012A-1F77-4CA8-B22C-42EB7719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906"/>
    <w:pPr>
      <w:ind w:left="720"/>
      <w:contextualSpacing/>
    </w:pPr>
  </w:style>
  <w:style w:type="paragraph" w:styleId="NormalWeb">
    <w:name w:val="Normal (Web)"/>
    <w:basedOn w:val="Normal"/>
    <w:uiPriority w:val="99"/>
    <w:unhideWhenUsed/>
    <w:rsid w:val="00F6563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763EA"/>
    <w:rPr>
      <w:color w:val="0000FF"/>
      <w:u w:val="single"/>
    </w:rPr>
  </w:style>
  <w:style w:type="character" w:customStyle="1" w:styleId="apple-converted-space">
    <w:name w:val="apple-converted-space"/>
    <w:basedOn w:val="DefaultParagraphFont"/>
    <w:rsid w:val="008763EA"/>
  </w:style>
  <w:style w:type="paragraph" w:styleId="BalloonText">
    <w:name w:val="Balloon Text"/>
    <w:basedOn w:val="Normal"/>
    <w:link w:val="BalloonTextChar"/>
    <w:uiPriority w:val="99"/>
    <w:semiHidden/>
    <w:unhideWhenUsed/>
    <w:rsid w:val="00832E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E40"/>
    <w:rPr>
      <w:rFonts w:ascii="Segoe UI" w:hAnsi="Segoe UI" w:cs="Segoe UI"/>
      <w:sz w:val="18"/>
      <w:szCs w:val="18"/>
    </w:rPr>
  </w:style>
  <w:style w:type="character" w:styleId="LineNumber">
    <w:name w:val="line number"/>
    <w:basedOn w:val="DefaultParagraphFont"/>
    <w:uiPriority w:val="99"/>
    <w:unhideWhenUsed/>
    <w:rsid w:val="004219CA"/>
    <w:rPr>
      <w:rFonts w:ascii="Times New Roman" w:hAnsi="Times New Roman"/>
    </w:rPr>
  </w:style>
  <w:style w:type="paragraph" w:styleId="Header">
    <w:name w:val="header"/>
    <w:basedOn w:val="Normal"/>
    <w:link w:val="HeaderChar"/>
    <w:uiPriority w:val="99"/>
    <w:unhideWhenUsed/>
    <w:rsid w:val="00194ECD"/>
    <w:pPr>
      <w:tabs>
        <w:tab w:val="center" w:pos="4513"/>
        <w:tab w:val="right" w:pos="9026"/>
      </w:tabs>
    </w:pPr>
  </w:style>
  <w:style w:type="character" w:customStyle="1" w:styleId="HeaderChar">
    <w:name w:val="Header Char"/>
    <w:basedOn w:val="DefaultParagraphFont"/>
    <w:link w:val="Header"/>
    <w:uiPriority w:val="99"/>
    <w:rsid w:val="00194ECD"/>
  </w:style>
  <w:style w:type="paragraph" w:styleId="Footer">
    <w:name w:val="footer"/>
    <w:basedOn w:val="Normal"/>
    <w:link w:val="FooterChar"/>
    <w:uiPriority w:val="99"/>
    <w:unhideWhenUsed/>
    <w:rsid w:val="00194ECD"/>
    <w:pPr>
      <w:tabs>
        <w:tab w:val="center" w:pos="4513"/>
        <w:tab w:val="right" w:pos="9026"/>
      </w:tabs>
    </w:pPr>
  </w:style>
  <w:style w:type="character" w:customStyle="1" w:styleId="FooterChar">
    <w:name w:val="Footer Char"/>
    <w:basedOn w:val="DefaultParagraphFont"/>
    <w:link w:val="Footer"/>
    <w:uiPriority w:val="99"/>
    <w:rsid w:val="00194ECD"/>
  </w:style>
  <w:style w:type="character" w:styleId="CommentReference">
    <w:name w:val="annotation reference"/>
    <w:basedOn w:val="DefaultParagraphFont"/>
    <w:uiPriority w:val="99"/>
    <w:semiHidden/>
    <w:unhideWhenUsed/>
    <w:rsid w:val="00E0634C"/>
    <w:rPr>
      <w:sz w:val="16"/>
      <w:szCs w:val="16"/>
    </w:rPr>
  </w:style>
  <w:style w:type="paragraph" w:styleId="CommentText">
    <w:name w:val="annotation text"/>
    <w:basedOn w:val="Normal"/>
    <w:link w:val="CommentTextChar"/>
    <w:uiPriority w:val="99"/>
    <w:unhideWhenUsed/>
    <w:rsid w:val="00E0634C"/>
    <w:rPr>
      <w:sz w:val="20"/>
      <w:szCs w:val="20"/>
    </w:rPr>
  </w:style>
  <w:style w:type="character" w:customStyle="1" w:styleId="CommentTextChar">
    <w:name w:val="Comment Text Char"/>
    <w:basedOn w:val="DefaultParagraphFont"/>
    <w:link w:val="CommentText"/>
    <w:uiPriority w:val="99"/>
    <w:rsid w:val="00E0634C"/>
    <w:rPr>
      <w:sz w:val="20"/>
      <w:szCs w:val="20"/>
    </w:rPr>
  </w:style>
  <w:style w:type="paragraph" w:styleId="CommentSubject">
    <w:name w:val="annotation subject"/>
    <w:basedOn w:val="CommentText"/>
    <w:next w:val="CommentText"/>
    <w:link w:val="CommentSubjectChar"/>
    <w:uiPriority w:val="99"/>
    <w:semiHidden/>
    <w:unhideWhenUsed/>
    <w:rsid w:val="00E0634C"/>
    <w:rPr>
      <w:b/>
      <w:bCs/>
    </w:rPr>
  </w:style>
  <w:style w:type="character" w:customStyle="1" w:styleId="CommentSubjectChar">
    <w:name w:val="Comment Subject Char"/>
    <w:basedOn w:val="CommentTextChar"/>
    <w:link w:val="CommentSubject"/>
    <w:uiPriority w:val="99"/>
    <w:semiHidden/>
    <w:rsid w:val="00E0634C"/>
    <w:rPr>
      <w:b/>
      <w:bCs/>
      <w:sz w:val="20"/>
      <w:szCs w:val="20"/>
    </w:rPr>
  </w:style>
  <w:style w:type="paragraph" w:styleId="Revision">
    <w:name w:val="Revision"/>
    <w:hidden/>
    <w:uiPriority w:val="99"/>
    <w:semiHidden/>
    <w:rsid w:val="00EB2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4651">
      <w:bodyDiv w:val="1"/>
      <w:marLeft w:val="0"/>
      <w:marRight w:val="0"/>
      <w:marTop w:val="0"/>
      <w:marBottom w:val="0"/>
      <w:divBdr>
        <w:top w:val="none" w:sz="0" w:space="0" w:color="auto"/>
        <w:left w:val="none" w:sz="0" w:space="0" w:color="auto"/>
        <w:bottom w:val="none" w:sz="0" w:space="0" w:color="auto"/>
        <w:right w:val="none" w:sz="0" w:space="0" w:color="auto"/>
      </w:divBdr>
      <w:divsChild>
        <w:div w:id="466707410">
          <w:marLeft w:val="0"/>
          <w:marRight w:val="0"/>
          <w:marTop w:val="0"/>
          <w:marBottom w:val="0"/>
          <w:divBdr>
            <w:top w:val="none" w:sz="0" w:space="0" w:color="auto"/>
            <w:left w:val="none" w:sz="0" w:space="0" w:color="auto"/>
            <w:bottom w:val="none" w:sz="0" w:space="0" w:color="auto"/>
            <w:right w:val="none" w:sz="0" w:space="0" w:color="auto"/>
          </w:divBdr>
          <w:divsChild>
            <w:div w:id="1160972776">
              <w:marLeft w:val="0"/>
              <w:marRight w:val="0"/>
              <w:marTop w:val="0"/>
              <w:marBottom w:val="0"/>
              <w:divBdr>
                <w:top w:val="none" w:sz="0" w:space="0" w:color="auto"/>
                <w:left w:val="none" w:sz="0" w:space="0" w:color="auto"/>
                <w:bottom w:val="none" w:sz="0" w:space="0" w:color="auto"/>
                <w:right w:val="none" w:sz="0" w:space="0" w:color="auto"/>
              </w:divBdr>
              <w:divsChild>
                <w:div w:id="4275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8969">
      <w:bodyDiv w:val="1"/>
      <w:marLeft w:val="0"/>
      <w:marRight w:val="0"/>
      <w:marTop w:val="0"/>
      <w:marBottom w:val="0"/>
      <w:divBdr>
        <w:top w:val="none" w:sz="0" w:space="0" w:color="auto"/>
        <w:left w:val="none" w:sz="0" w:space="0" w:color="auto"/>
        <w:bottom w:val="none" w:sz="0" w:space="0" w:color="auto"/>
        <w:right w:val="none" w:sz="0" w:space="0" w:color="auto"/>
      </w:divBdr>
      <w:divsChild>
        <w:div w:id="112284151">
          <w:marLeft w:val="0"/>
          <w:marRight w:val="0"/>
          <w:marTop w:val="0"/>
          <w:marBottom w:val="0"/>
          <w:divBdr>
            <w:top w:val="none" w:sz="0" w:space="0" w:color="auto"/>
            <w:left w:val="none" w:sz="0" w:space="0" w:color="auto"/>
            <w:bottom w:val="none" w:sz="0" w:space="0" w:color="auto"/>
            <w:right w:val="none" w:sz="0" w:space="0" w:color="auto"/>
          </w:divBdr>
          <w:divsChild>
            <w:div w:id="600912933">
              <w:marLeft w:val="0"/>
              <w:marRight w:val="0"/>
              <w:marTop w:val="0"/>
              <w:marBottom w:val="0"/>
              <w:divBdr>
                <w:top w:val="none" w:sz="0" w:space="0" w:color="auto"/>
                <w:left w:val="none" w:sz="0" w:space="0" w:color="auto"/>
                <w:bottom w:val="none" w:sz="0" w:space="0" w:color="auto"/>
                <w:right w:val="none" w:sz="0" w:space="0" w:color="auto"/>
              </w:divBdr>
              <w:divsChild>
                <w:div w:id="1182235067">
                  <w:marLeft w:val="0"/>
                  <w:marRight w:val="0"/>
                  <w:marTop w:val="0"/>
                  <w:marBottom w:val="0"/>
                  <w:divBdr>
                    <w:top w:val="none" w:sz="0" w:space="0" w:color="auto"/>
                    <w:left w:val="none" w:sz="0" w:space="0" w:color="auto"/>
                    <w:bottom w:val="none" w:sz="0" w:space="0" w:color="auto"/>
                    <w:right w:val="none" w:sz="0" w:space="0" w:color="auto"/>
                  </w:divBdr>
                </w:div>
              </w:divsChild>
            </w:div>
            <w:div w:id="841090492">
              <w:marLeft w:val="0"/>
              <w:marRight w:val="0"/>
              <w:marTop w:val="0"/>
              <w:marBottom w:val="0"/>
              <w:divBdr>
                <w:top w:val="none" w:sz="0" w:space="0" w:color="auto"/>
                <w:left w:val="none" w:sz="0" w:space="0" w:color="auto"/>
                <w:bottom w:val="none" w:sz="0" w:space="0" w:color="auto"/>
                <w:right w:val="none" w:sz="0" w:space="0" w:color="auto"/>
              </w:divBdr>
              <w:divsChild>
                <w:div w:id="222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6289">
          <w:marLeft w:val="0"/>
          <w:marRight w:val="0"/>
          <w:marTop w:val="0"/>
          <w:marBottom w:val="0"/>
          <w:divBdr>
            <w:top w:val="none" w:sz="0" w:space="0" w:color="auto"/>
            <w:left w:val="none" w:sz="0" w:space="0" w:color="auto"/>
            <w:bottom w:val="none" w:sz="0" w:space="0" w:color="auto"/>
            <w:right w:val="none" w:sz="0" w:space="0" w:color="auto"/>
          </w:divBdr>
          <w:divsChild>
            <w:div w:id="1192181074">
              <w:marLeft w:val="0"/>
              <w:marRight w:val="0"/>
              <w:marTop w:val="0"/>
              <w:marBottom w:val="0"/>
              <w:divBdr>
                <w:top w:val="none" w:sz="0" w:space="0" w:color="auto"/>
                <w:left w:val="none" w:sz="0" w:space="0" w:color="auto"/>
                <w:bottom w:val="none" w:sz="0" w:space="0" w:color="auto"/>
                <w:right w:val="none" w:sz="0" w:space="0" w:color="auto"/>
              </w:divBdr>
              <w:divsChild>
                <w:div w:id="14483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2170">
      <w:bodyDiv w:val="1"/>
      <w:marLeft w:val="0"/>
      <w:marRight w:val="0"/>
      <w:marTop w:val="0"/>
      <w:marBottom w:val="0"/>
      <w:divBdr>
        <w:top w:val="none" w:sz="0" w:space="0" w:color="auto"/>
        <w:left w:val="none" w:sz="0" w:space="0" w:color="auto"/>
        <w:bottom w:val="none" w:sz="0" w:space="0" w:color="auto"/>
        <w:right w:val="none" w:sz="0" w:space="0" w:color="auto"/>
      </w:divBdr>
      <w:divsChild>
        <w:div w:id="723716190">
          <w:marLeft w:val="0"/>
          <w:marRight w:val="0"/>
          <w:marTop w:val="0"/>
          <w:marBottom w:val="0"/>
          <w:divBdr>
            <w:top w:val="none" w:sz="0" w:space="0" w:color="auto"/>
            <w:left w:val="none" w:sz="0" w:space="0" w:color="auto"/>
            <w:bottom w:val="none" w:sz="0" w:space="0" w:color="auto"/>
            <w:right w:val="none" w:sz="0" w:space="0" w:color="auto"/>
          </w:divBdr>
          <w:divsChild>
            <w:div w:id="752513140">
              <w:marLeft w:val="0"/>
              <w:marRight w:val="0"/>
              <w:marTop w:val="0"/>
              <w:marBottom w:val="0"/>
              <w:divBdr>
                <w:top w:val="none" w:sz="0" w:space="0" w:color="auto"/>
                <w:left w:val="none" w:sz="0" w:space="0" w:color="auto"/>
                <w:bottom w:val="none" w:sz="0" w:space="0" w:color="auto"/>
                <w:right w:val="none" w:sz="0" w:space="0" w:color="auto"/>
              </w:divBdr>
              <w:divsChild>
                <w:div w:id="1732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2879">
      <w:bodyDiv w:val="1"/>
      <w:marLeft w:val="0"/>
      <w:marRight w:val="0"/>
      <w:marTop w:val="0"/>
      <w:marBottom w:val="0"/>
      <w:divBdr>
        <w:top w:val="none" w:sz="0" w:space="0" w:color="auto"/>
        <w:left w:val="none" w:sz="0" w:space="0" w:color="auto"/>
        <w:bottom w:val="none" w:sz="0" w:space="0" w:color="auto"/>
        <w:right w:val="none" w:sz="0" w:space="0" w:color="auto"/>
      </w:divBdr>
      <w:divsChild>
        <w:div w:id="1220050593">
          <w:marLeft w:val="0"/>
          <w:marRight w:val="0"/>
          <w:marTop w:val="0"/>
          <w:marBottom w:val="0"/>
          <w:divBdr>
            <w:top w:val="none" w:sz="0" w:space="0" w:color="auto"/>
            <w:left w:val="none" w:sz="0" w:space="0" w:color="auto"/>
            <w:bottom w:val="none" w:sz="0" w:space="0" w:color="auto"/>
            <w:right w:val="none" w:sz="0" w:space="0" w:color="auto"/>
          </w:divBdr>
          <w:divsChild>
            <w:div w:id="1921718008">
              <w:marLeft w:val="0"/>
              <w:marRight w:val="0"/>
              <w:marTop w:val="0"/>
              <w:marBottom w:val="0"/>
              <w:divBdr>
                <w:top w:val="none" w:sz="0" w:space="0" w:color="auto"/>
                <w:left w:val="none" w:sz="0" w:space="0" w:color="auto"/>
                <w:bottom w:val="none" w:sz="0" w:space="0" w:color="auto"/>
                <w:right w:val="none" w:sz="0" w:space="0" w:color="auto"/>
              </w:divBdr>
              <w:divsChild>
                <w:div w:id="1700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30160">
      <w:bodyDiv w:val="1"/>
      <w:marLeft w:val="0"/>
      <w:marRight w:val="0"/>
      <w:marTop w:val="0"/>
      <w:marBottom w:val="0"/>
      <w:divBdr>
        <w:top w:val="none" w:sz="0" w:space="0" w:color="auto"/>
        <w:left w:val="none" w:sz="0" w:space="0" w:color="auto"/>
        <w:bottom w:val="none" w:sz="0" w:space="0" w:color="auto"/>
        <w:right w:val="none" w:sz="0" w:space="0" w:color="auto"/>
      </w:divBdr>
      <w:divsChild>
        <w:div w:id="1572738474">
          <w:marLeft w:val="0"/>
          <w:marRight w:val="0"/>
          <w:marTop w:val="0"/>
          <w:marBottom w:val="0"/>
          <w:divBdr>
            <w:top w:val="none" w:sz="0" w:space="0" w:color="auto"/>
            <w:left w:val="none" w:sz="0" w:space="0" w:color="auto"/>
            <w:bottom w:val="none" w:sz="0" w:space="0" w:color="auto"/>
            <w:right w:val="none" w:sz="0" w:space="0" w:color="auto"/>
          </w:divBdr>
          <w:divsChild>
            <w:div w:id="702291422">
              <w:marLeft w:val="0"/>
              <w:marRight w:val="0"/>
              <w:marTop w:val="0"/>
              <w:marBottom w:val="0"/>
              <w:divBdr>
                <w:top w:val="none" w:sz="0" w:space="0" w:color="auto"/>
                <w:left w:val="none" w:sz="0" w:space="0" w:color="auto"/>
                <w:bottom w:val="none" w:sz="0" w:space="0" w:color="auto"/>
                <w:right w:val="none" w:sz="0" w:space="0" w:color="auto"/>
              </w:divBdr>
              <w:divsChild>
                <w:div w:id="17087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08692">
      <w:bodyDiv w:val="1"/>
      <w:marLeft w:val="0"/>
      <w:marRight w:val="0"/>
      <w:marTop w:val="0"/>
      <w:marBottom w:val="0"/>
      <w:divBdr>
        <w:top w:val="none" w:sz="0" w:space="0" w:color="auto"/>
        <w:left w:val="none" w:sz="0" w:space="0" w:color="auto"/>
        <w:bottom w:val="none" w:sz="0" w:space="0" w:color="auto"/>
        <w:right w:val="none" w:sz="0" w:space="0" w:color="auto"/>
      </w:divBdr>
      <w:divsChild>
        <w:div w:id="321355359">
          <w:marLeft w:val="0"/>
          <w:marRight w:val="0"/>
          <w:marTop w:val="0"/>
          <w:marBottom w:val="0"/>
          <w:divBdr>
            <w:top w:val="none" w:sz="0" w:space="0" w:color="auto"/>
            <w:left w:val="none" w:sz="0" w:space="0" w:color="auto"/>
            <w:bottom w:val="none" w:sz="0" w:space="0" w:color="auto"/>
            <w:right w:val="none" w:sz="0" w:space="0" w:color="auto"/>
          </w:divBdr>
          <w:divsChild>
            <w:div w:id="1146824110">
              <w:marLeft w:val="0"/>
              <w:marRight w:val="0"/>
              <w:marTop w:val="0"/>
              <w:marBottom w:val="0"/>
              <w:divBdr>
                <w:top w:val="none" w:sz="0" w:space="0" w:color="auto"/>
                <w:left w:val="none" w:sz="0" w:space="0" w:color="auto"/>
                <w:bottom w:val="none" w:sz="0" w:space="0" w:color="auto"/>
                <w:right w:val="none" w:sz="0" w:space="0" w:color="auto"/>
              </w:divBdr>
              <w:divsChild>
                <w:div w:id="712923377">
                  <w:marLeft w:val="0"/>
                  <w:marRight w:val="0"/>
                  <w:marTop w:val="0"/>
                  <w:marBottom w:val="0"/>
                  <w:divBdr>
                    <w:top w:val="none" w:sz="0" w:space="0" w:color="auto"/>
                    <w:left w:val="none" w:sz="0" w:space="0" w:color="auto"/>
                    <w:bottom w:val="none" w:sz="0" w:space="0" w:color="auto"/>
                    <w:right w:val="none" w:sz="0" w:space="0" w:color="auto"/>
                  </w:divBdr>
                </w:div>
              </w:divsChild>
            </w:div>
            <w:div w:id="1436632043">
              <w:marLeft w:val="0"/>
              <w:marRight w:val="0"/>
              <w:marTop w:val="0"/>
              <w:marBottom w:val="0"/>
              <w:divBdr>
                <w:top w:val="none" w:sz="0" w:space="0" w:color="auto"/>
                <w:left w:val="none" w:sz="0" w:space="0" w:color="auto"/>
                <w:bottom w:val="none" w:sz="0" w:space="0" w:color="auto"/>
                <w:right w:val="none" w:sz="0" w:space="0" w:color="auto"/>
              </w:divBdr>
              <w:divsChild>
                <w:div w:id="12909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125">
          <w:marLeft w:val="0"/>
          <w:marRight w:val="0"/>
          <w:marTop w:val="0"/>
          <w:marBottom w:val="0"/>
          <w:divBdr>
            <w:top w:val="none" w:sz="0" w:space="0" w:color="auto"/>
            <w:left w:val="none" w:sz="0" w:space="0" w:color="auto"/>
            <w:bottom w:val="none" w:sz="0" w:space="0" w:color="auto"/>
            <w:right w:val="none" w:sz="0" w:space="0" w:color="auto"/>
          </w:divBdr>
          <w:divsChild>
            <w:div w:id="1605111566">
              <w:marLeft w:val="0"/>
              <w:marRight w:val="0"/>
              <w:marTop w:val="0"/>
              <w:marBottom w:val="0"/>
              <w:divBdr>
                <w:top w:val="none" w:sz="0" w:space="0" w:color="auto"/>
                <w:left w:val="none" w:sz="0" w:space="0" w:color="auto"/>
                <w:bottom w:val="none" w:sz="0" w:space="0" w:color="auto"/>
                <w:right w:val="none" w:sz="0" w:space="0" w:color="auto"/>
              </w:divBdr>
              <w:divsChild>
                <w:div w:id="20299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91232">
      <w:bodyDiv w:val="1"/>
      <w:marLeft w:val="0"/>
      <w:marRight w:val="0"/>
      <w:marTop w:val="0"/>
      <w:marBottom w:val="0"/>
      <w:divBdr>
        <w:top w:val="none" w:sz="0" w:space="0" w:color="auto"/>
        <w:left w:val="none" w:sz="0" w:space="0" w:color="auto"/>
        <w:bottom w:val="none" w:sz="0" w:space="0" w:color="auto"/>
        <w:right w:val="none" w:sz="0" w:space="0" w:color="auto"/>
      </w:divBdr>
      <w:divsChild>
        <w:div w:id="1209143398">
          <w:marLeft w:val="0"/>
          <w:marRight w:val="0"/>
          <w:marTop w:val="0"/>
          <w:marBottom w:val="0"/>
          <w:divBdr>
            <w:top w:val="none" w:sz="0" w:space="0" w:color="auto"/>
            <w:left w:val="none" w:sz="0" w:space="0" w:color="auto"/>
            <w:bottom w:val="none" w:sz="0" w:space="0" w:color="auto"/>
            <w:right w:val="none" w:sz="0" w:space="0" w:color="auto"/>
          </w:divBdr>
          <w:divsChild>
            <w:div w:id="461340633">
              <w:marLeft w:val="0"/>
              <w:marRight w:val="0"/>
              <w:marTop w:val="0"/>
              <w:marBottom w:val="0"/>
              <w:divBdr>
                <w:top w:val="none" w:sz="0" w:space="0" w:color="auto"/>
                <w:left w:val="none" w:sz="0" w:space="0" w:color="auto"/>
                <w:bottom w:val="none" w:sz="0" w:space="0" w:color="auto"/>
                <w:right w:val="none" w:sz="0" w:space="0" w:color="auto"/>
              </w:divBdr>
              <w:divsChild>
                <w:div w:id="18636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88527">
      <w:bodyDiv w:val="1"/>
      <w:marLeft w:val="0"/>
      <w:marRight w:val="0"/>
      <w:marTop w:val="0"/>
      <w:marBottom w:val="0"/>
      <w:divBdr>
        <w:top w:val="none" w:sz="0" w:space="0" w:color="auto"/>
        <w:left w:val="none" w:sz="0" w:space="0" w:color="auto"/>
        <w:bottom w:val="none" w:sz="0" w:space="0" w:color="auto"/>
        <w:right w:val="none" w:sz="0" w:space="0" w:color="auto"/>
      </w:divBdr>
      <w:divsChild>
        <w:div w:id="1435828965">
          <w:marLeft w:val="0"/>
          <w:marRight w:val="0"/>
          <w:marTop w:val="0"/>
          <w:marBottom w:val="0"/>
          <w:divBdr>
            <w:top w:val="none" w:sz="0" w:space="0" w:color="auto"/>
            <w:left w:val="none" w:sz="0" w:space="0" w:color="auto"/>
            <w:bottom w:val="none" w:sz="0" w:space="0" w:color="auto"/>
            <w:right w:val="none" w:sz="0" w:space="0" w:color="auto"/>
          </w:divBdr>
          <w:divsChild>
            <w:div w:id="424424500">
              <w:marLeft w:val="0"/>
              <w:marRight w:val="0"/>
              <w:marTop w:val="0"/>
              <w:marBottom w:val="0"/>
              <w:divBdr>
                <w:top w:val="none" w:sz="0" w:space="0" w:color="auto"/>
                <w:left w:val="none" w:sz="0" w:space="0" w:color="auto"/>
                <w:bottom w:val="none" w:sz="0" w:space="0" w:color="auto"/>
                <w:right w:val="none" w:sz="0" w:space="0" w:color="auto"/>
              </w:divBdr>
              <w:divsChild>
                <w:div w:id="6369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77501">
      <w:bodyDiv w:val="1"/>
      <w:marLeft w:val="0"/>
      <w:marRight w:val="0"/>
      <w:marTop w:val="0"/>
      <w:marBottom w:val="0"/>
      <w:divBdr>
        <w:top w:val="none" w:sz="0" w:space="0" w:color="auto"/>
        <w:left w:val="none" w:sz="0" w:space="0" w:color="auto"/>
        <w:bottom w:val="none" w:sz="0" w:space="0" w:color="auto"/>
        <w:right w:val="none" w:sz="0" w:space="0" w:color="auto"/>
      </w:divBdr>
      <w:divsChild>
        <w:div w:id="1462843136">
          <w:marLeft w:val="0"/>
          <w:marRight w:val="0"/>
          <w:marTop w:val="0"/>
          <w:marBottom w:val="0"/>
          <w:divBdr>
            <w:top w:val="none" w:sz="0" w:space="0" w:color="auto"/>
            <w:left w:val="none" w:sz="0" w:space="0" w:color="auto"/>
            <w:bottom w:val="none" w:sz="0" w:space="0" w:color="auto"/>
            <w:right w:val="none" w:sz="0" w:space="0" w:color="auto"/>
          </w:divBdr>
          <w:divsChild>
            <w:div w:id="123698297">
              <w:marLeft w:val="0"/>
              <w:marRight w:val="0"/>
              <w:marTop w:val="0"/>
              <w:marBottom w:val="0"/>
              <w:divBdr>
                <w:top w:val="none" w:sz="0" w:space="0" w:color="auto"/>
                <w:left w:val="none" w:sz="0" w:space="0" w:color="auto"/>
                <w:bottom w:val="none" w:sz="0" w:space="0" w:color="auto"/>
                <w:right w:val="none" w:sz="0" w:space="0" w:color="auto"/>
              </w:divBdr>
              <w:divsChild>
                <w:div w:id="355620910">
                  <w:marLeft w:val="0"/>
                  <w:marRight w:val="0"/>
                  <w:marTop w:val="0"/>
                  <w:marBottom w:val="0"/>
                  <w:divBdr>
                    <w:top w:val="none" w:sz="0" w:space="0" w:color="auto"/>
                    <w:left w:val="none" w:sz="0" w:space="0" w:color="auto"/>
                    <w:bottom w:val="none" w:sz="0" w:space="0" w:color="auto"/>
                    <w:right w:val="none" w:sz="0" w:space="0" w:color="auto"/>
                  </w:divBdr>
                </w:div>
              </w:divsChild>
            </w:div>
            <w:div w:id="1506239986">
              <w:marLeft w:val="0"/>
              <w:marRight w:val="0"/>
              <w:marTop w:val="0"/>
              <w:marBottom w:val="0"/>
              <w:divBdr>
                <w:top w:val="none" w:sz="0" w:space="0" w:color="auto"/>
                <w:left w:val="none" w:sz="0" w:space="0" w:color="auto"/>
                <w:bottom w:val="none" w:sz="0" w:space="0" w:color="auto"/>
                <w:right w:val="none" w:sz="0" w:space="0" w:color="auto"/>
              </w:divBdr>
              <w:divsChild>
                <w:div w:id="835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7268">
          <w:marLeft w:val="0"/>
          <w:marRight w:val="0"/>
          <w:marTop w:val="0"/>
          <w:marBottom w:val="0"/>
          <w:divBdr>
            <w:top w:val="none" w:sz="0" w:space="0" w:color="auto"/>
            <w:left w:val="none" w:sz="0" w:space="0" w:color="auto"/>
            <w:bottom w:val="none" w:sz="0" w:space="0" w:color="auto"/>
            <w:right w:val="none" w:sz="0" w:space="0" w:color="auto"/>
          </w:divBdr>
          <w:divsChild>
            <w:div w:id="257443684">
              <w:marLeft w:val="0"/>
              <w:marRight w:val="0"/>
              <w:marTop w:val="0"/>
              <w:marBottom w:val="0"/>
              <w:divBdr>
                <w:top w:val="none" w:sz="0" w:space="0" w:color="auto"/>
                <w:left w:val="none" w:sz="0" w:space="0" w:color="auto"/>
                <w:bottom w:val="none" w:sz="0" w:space="0" w:color="auto"/>
                <w:right w:val="none" w:sz="0" w:space="0" w:color="auto"/>
              </w:divBdr>
              <w:divsChild>
                <w:div w:id="19017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5267">
      <w:bodyDiv w:val="1"/>
      <w:marLeft w:val="0"/>
      <w:marRight w:val="0"/>
      <w:marTop w:val="0"/>
      <w:marBottom w:val="0"/>
      <w:divBdr>
        <w:top w:val="none" w:sz="0" w:space="0" w:color="auto"/>
        <w:left w:val="none" w:sz="0" w:space="0" w:color="auto"/>
        <w:bottom w:val="none" w:sz="0" w:space="0" w:color="auto"/>
        <w:right w:val="none" w:sz="0" w:space="0" w:color="auto"/>
      </w:divBdr>
    </w:div>
    <w:div w:id="936332992">
      <w:bodyDiv w:val="1"/>
      <w:marLeft w:val="0"/>
      <w:marRight w:val="0"/>
      <w:marTop w:val="0"/>
      <w:marBottom w:val="0"/>
      <w:divBdr>
        <w:top w:val="none" w:sz="0" w:space="0" w:color="auto"/>
        <w:left w:val="none" w:sz="0" w:space="0" w:color="auto"/>
        <w:bottom w:val="none" w:sz="0" w:space="0" w:color="auto"/>
        <w:right w:val="none" w:sz="0" w:space="0" w:color="auto"/>
      </w:divBdr>
    </w:div>
    <w:div w:id="989946792">
      <w:bodyDiv w:val="1"/>
      <w:marLeft w:val="0"/>
      <w:marRight w:val="0"/>
      <w:marTop w:val="0"/>
      <w:marBottom w:val="0"/>
      <w:divBdr>
        <w:top w:val="none" w:sz="0" w:space="0" w:color="auto"/>
        <w:left w:val="none" w:sz="0" w:space="0" w:color="auto"/>
        <w:bottom w:val="none" w:sz="0" w:space="0" w:color="auto"/>
        <w:right w:val="none" w:sz="0" w:space="0" w:color="auto"/>
      </w:divBdr>
      <w:divsChild>
        <w:div w:id="599684646">
          <w:marLeft w:val="0"/>
          <w:marRight w:val="0"/>
          <w:marTop w:val="0"/>
          <w:marBottom w:val="0"/>
          <w:divBdr>
            <w:top w:val="none" w:sz="0" w:space="0" w:color="auto"/>
            <w:left w:val="none" w:sz="0" w:space="0" w:color="auto"/>
            <w:bottom w:val="none" w:sz="0" w:space="0" w:color="auto"/>
            <w:right w:val="none" w:sz="0" w:space="0" w:color="auto"/>
          </w:divBdr>
          <w:divsChild>
            <w:div w:id="1247574642">
              <w:marLeft w:val="0"/>
              <w:marRight w:val="0"/>
              <w:marTop w:val="0"/>
              <w:marBottom w:val="0"/>
              <w:divBdr>
                <w:top w:val="none" w:sz="0" w:space="0" w:color="auto"/>
                <w:left w:val="none" w:sz="0" w:space="0" w:color="auto"/>
                <w:bottom w:val="none" w:sz="0" w:space="0" w:color="auto"/>
                <w:right w:val="none" w:sz="0" w:space="0" w:color="auto"/>
              </w:divBdr>
              <w:divsChild>
                <w:div w:id="21381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2891">
      <w:bodyDiv w:val="1"/>
      <w:marLeft w:val="0"/>
      <w:marRight w:val="0"/>
      <w:marTop w:val="0"/>
      <w:marBottom w:val="0"/>
      <w:divBdr>
        <w:top w:val="none" w:sz="0" w:space="0" w:color="auto"/>
        <w:left w:val="none" w:sz="0" w:space="0" w:color="auto"/>
        <w:bottom w:val="none" w:sz="0" w:space="0" w:color="auto"/>
        <w:right w:val="none" w:sz="0" w:space="0" w:color="auto"/>
      </w:divBdr>
      <w:divsChild>
        <w:div w:id="1761179394">
          <w:marLeft w:val="0"/>
          <w:marRight w:val="0"/>
          <w:marTop w:val="0"/>
          <w:marBottom w:val="0"/>
          <w:divBdr>
            <w:top w:val="none" w:sz="0" w:space="0" w:color="auto"/>
            <w:left w:val="none" w:sz="0" w:space="0" w:color="auto"/>
            <w:bottom w:val="none" w:sz="0" w:space="0" w:color="auto"/>
            <w:right w:val="none" w:sz="0" w:space="0" w:color="auto"/>
          </w:divBdr>
          <w:divsChild>
            <w:div w:id="1757361499">
              <w:marLeft w:val="0"/>
              <w:marRight w:val="0"/>
              <w:marTop w:val="0"/>
              <w:marBottom w:val="0"/>
              <w:divBdr>
                <w:top w:val="none" w:sz="0" w:space="0" w:color="auto"/>
                <w:left w:val="none" w:sz="0" w:space="0" w:color="auto"/>
                <w:bottom w:val="none" w:sz="0" w:space="0" w:color="auto"/>
                <w:right w:val="none" w:sz="0" w:space="0" w:color="auto"/>
              </w:divBdr>
              <w:divsChild>
                <w:div w:id="5368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86698">
      <w:bodyDiv w:val="1"/>
      <w:marLeft w:val="0"/>
      <w:marRight w:val="0"/>
      <w:marTop w:val="0"/>
      <w:marBottom w:val="0"/>
      <w:divBdr>
        <w:top w:val="none" w:sz="0" w:space="0" w:color="auto"/>
        <w:left w:val="none" w:sz="0" w:space="0" w:color="auto"/>
        <w:bottom w:val="none" w:sz="0" w:space="0" w:color="auto"/>
        <w:right w:val="none" w:sz="0" w:space="0" w:color="auto"/>
      </w:divBdr>
      <w:divsChild>
        <w:div w:id="141894170">
          <w:marLeft w:val="0"/>
          <w:marRight w:val="0"/>
          <w:marTop w:val="0"/>
          <w:marBottom w:val="0"/>
          <w:divBdr>
            <w:top w:val="none" w:sz="0" w:space="0" w:color="auto"/>
            <w:left w:val="none" w:sz="0" w:space="0" w:color="auto"/>
            <w:bottom w:val="none" w:sz="0" w:space="0" w:color="auto"/>
            <w:right w:val="none" w:sz="0" w:space="0" w:color="auto"/>
          </w:divBdr>
          <w:divsChild>
            <w:div w:id="845024874">
              <w:marLeft w:val="0"/>
              <w:marRight w:val="0"/>
              <w:marTop w:val="0"/>
              <w:marBottom w:val="0"/>
              <w:divBdr>
                <w:top w:val="none" w:sz="0" w:space="0" w:color="auto"/>
                <w:left w:val="none" w:sz="0" w:space="0" w:color="auto"/>
                <w:bottom w:val="none" w:sz="0" w:space="0" w:color="auto"/>
                <w:right w:val="none" w:sz="0" w:space="0" w:color="auto"/>
              </w:divBdr>
              <w:divsChild>
                <w:div w:id="1320042291">
                  <w:marLeft w:val="0"/>
                  <w:marRight w:val="0"/>
                  <w:marTop w:val="0"/>
                  <w:marBottom w:val="0"/>
                  <w:divBdr>
                    <w:top w:val="none" w:sz="0" w:space="0" w:color="auto"/>
                    <w:left w:val="none" w:sz="0" w:space="0" w:color="auto"/>
                    <w:bottom w:val="none" w:sz="0" w:space="0" w:color="auto"/>
                    <w:right w:val="none" w:sz="0" w:space="0" w:color="auto"/>
                  </w:divBdr>
                </w:div>
              </w:divsChild>
            </w:div>
            <w:div w:id="1103377654">
              <w:marLeft w:val="0"/>
              <w:marRight w:val="0"/>
              <w:marTop w:val="0"/>
              <w:marBottom w:val="0"/>
              <w:divBdr>
                <w:top w:val="none" w:sz="0" w:space="0" w:color="auto"/>
                <w:left w:val="none" w:sz="0" w:space="0" w:color="auto"/>
                <w:bottom w:val="none" w:sz="0" w:space="0" w:color="auto"/>
                <w:right w:val="none" w:sz="0" w:space="0" w:color="auto"/>
              </w:divBdr>
              <w:divsChild>
                <w:div w:id="1214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6767">
          <w:marLeft w:val="0"/>
          <w:marRight w:val="0"/>
          <w:marTop w:val="0"/>
          <w:marBottom w:val="0"/>
          <w:divBdr>
            <w:top w:val="none" w:sz="0" w:space="0" w:color="auto"/>
            <w:left w:val="none" w:sz="0" w:space="0" w:color="auto"/>
            <w:bottom w:val="none" w:sz="0" w:space="0" w:color="auto"/>
            <w:right w:val="none" w:sz="0" w:space="0" w:color="auto"/>
          </w:divBdr>
          <w:divsChild>
            <w:div w:id="791827453">
              <w:marLeft w:val="0"/>
              <w:marRight w:val="0"/>
              <w:marTop w:val="0"/>
              <w:marBottom w:val="0"/>
              <w:divBdr>
                <w:top w:val="none" w:sz="0" w:space="0" w:color="auto"/>
                <w:left w:val="none" w:sz="0" w:space="0" w:color="auto"/>
                <w:bottom w:val="none" w:sz="0" w:space="0" w:color="auto"/>
                <w:right w:val="none" w:sz="0" w:space="0" w:color="auto"/>
              </w:divBdr>
              <w:divsChild>
                <w:div w:id="324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87833">
      <w:bodyDiv w:val="1"/>
      <w:marLeft w:val="0"/>
      <w:marRight w:val="0"/>
      <w:marTop w:val="0"/>
      <w:marBottom w:val="0"/>
      <w:divBdr>
        <w:top w:val="none" w:sz="0" w:space="0" w:color="auto"/>
        <w:left w:val="none" w:sz="0" w:space="0" w:color="auto"/>
        <w:bottom w:val="none" w:sz="0" w:space="0" w:color="auto"/>
        <w:right w:val="none" w:sz="0" w:space="0" w:color="auto"/>
      </w:divBdr>
    </w:div>
    <w:div w:id="1608847952">
      <w:bodyDiv w:val="1"/>
      <w:marLeft w:val="0"/>
      <w:marRight w:val="0"/>
      <w:marTop w:val="0"/>
      <w:marBottom w:val="0"/>
      <w:divBdr>
        <w:top w:val="none" w:sz="0" w:space="0" w:color="auto"/>
        <w:left w:val="none" w:sz="0" w:space="0" w:color="auto"/>
        <w:bottom w:val="none" w:sz="0" w:space="0" w:color="auto"/>
        <w:right w:val="none" w:sz="0" w:space="0" w:color="auto"/>
      </w:divBdr>
      <w:divsChild>
        <w:div w:id="2033533876">
          <w:marLeft w:val="0"/>
          <w:marRight w:val="0"/>
          <w:marTop w:val="0"/>
          <w:marBottom w:val="0"/>
          <w:divBdr>
            <w:top w:val="none" w:sz="0" w:space="0" w:color="auto"/>
            <w:left w:val="none" w:sz="0" w:space="0" w:color="auto"/>
            <w:bottom w:val="none" w:sz="0" w:space="0" w:color="auto"/>
            <w:right w:val="none" w:sz="0" w:space="0" w:color="auto"/>
          </w:divBdr>
          <w:divsChild>
            <w:div w:id="1071923147">
              <w:marLeft w:val="0"/>
              <w:marRight w:val="0"/>
              <w:marTop w:val="0"/>
              <w:marBottom w:val="0"/>
              <w:divBdr>
                <w:top w:val="none" w:sz="0" w:space="0" w:color="auto"/>
                <w:left w:val="none" w:sz="0" w:space="0" w:color="auto"/>
                <w:bottom w:val="none" w:sz="0" w:space="0" w:color="auto"/>
                <w:right w:val="none" w:sz="0" w:space="0" w:color="auto"/>
              </w:divBdr>
              <w:divsChild>
                <w:div w:id="8232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66630">
      <w:bodyDiv w:val="1"/>
      <w:marLeft w:val="0"/>
      <w:marRight w:val="0"/>
      <w:marTop w:val="0"/>
      <w:marBottom w:val="0"/>
      <w:divBdr>
        <w:top w:val="none" w:sz="0" w:space="0" w:color="auto"/>
        <w:left w:val="none" w:sz="0" w:space="0" w:color="auto"/>
        <w:bottom w:val="none" w:sz="0" w:space="0" w:color="auto"/>
        <w:right w:val="none" w:sz="0" w:space="0" w:color="auto"/>
      </w:divBdr>
    </w:div>
    <w:div w:id="1688285095">
      <w:bodyDiv w:val="1"/>
      <w:marLeft w:val="0"/>
      <w:marRight w:val="0"/>
      <w:marTop w:val="0"/>
      <w:marBottom w:val="0"/>
      <w:divBdr>
        <w:top w:val="none" w:sz="0" w:space="0" w:color="auto"/>
        <w:left w:val="none" w:sz="0" w:space="0" w:color="auto"/>
        <w:bottom w:val="none" w:sz="0" w:space="0" w:color="auto"/>
        <w:right w:val="none" w:sz="0" w:space="0" w:color="auto"/>
      </w:divBdr>
      <w:divsChild>
        <w:div w:id="1609116718">
          <w:marLeft w:val="0"/>
          <w:marRight w:val="0"/>
          <w:marTop w:val="0"/>
          <w:marBottom w:val="0"/>
          <w:divBdr>
            <w:top w:val="none" w:sz="0" w:space="0" w:color="auto"/>
            <w:left w:val="none" w:sz="0" w:space="0" w:color="auto"/>
            <w:bottom w:val="none" w:sz="0" w:space="0" w:color="auto"/>
            <w:right w:val="none" w:sz="0" w:space="0" w:color="auto"/>
          </w:divBdr>
          <w:divsChild>
            <w:div w:id="1718167120">
              <w:marLeft w:val="0"/>
              <w:marRight w:val="0"/>
              <w:marTop w:val="0"/>
              <w:marBottom w:val="0"/>
              <w:divBdr>
                <w:top w:val="none" w:sz="0" w:space="0" w:color="auto"/>
                <w:left w:val="none" w:sz="0" w:space="0" w:color="auto"/>
                <w:bottom w:val="none" w:sz="0" w:space="0" w:color="auto"/>
                <w:right w:val="none" w:sz="0" w:space="0" w:color="auto"/>
              </w:divBdr>
              <w:divsChild>
                <w:div w:id="1563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50481">
      <w:bodyDiv w:val="1"/>
      <w:marLeft w:val="0"/>
      <w:marRight w:val="0"/>
      <w:marTop w:val="0"/>
      <w:marBottom w:val="0"/>
      <w:divBdr>
        <w:top w:val="none" w:sz="0" w:space="0" w:color="auto"/>
        <w:left w:val="none" w:sz="0" w:space="0" w:color="auto"/>
        <w:bottom w:val="none" w:sz="0" w:space="0" w:color="auto"/>
        <w:right w:val="none" w:sz="0" w:space="0" w:color="auto"/>
      </w:divBdr>
      <w:divsChild>
        <w:div w:id="1130126462">
          <w:marLeft w:val="0"/>
          <w:marRight w:val="0"/>
          <w:marTop w:val="0"/>
          <w:marBottom w:val="0"/>
          <w:divBdr>
            <w:top w:val="none" w:sz="0" w:space="0" w:color="auto"/>
            <w:left w:val="none" w:sz="0" w:space="0" w:color="auto"/>
            <w:bottom w:val="none" w:sz="0" w:space="0" w:color="auto"/>
            <w:right w:val="none" w:sz="0" w:space="0" w:color="auto"/>
          </w:divBdr>
          <w:divsChild>
            <w:div w:id="110636664">
              <w:marLeft w:val="0"/>
              <w:marRight w:val="0"/>
              <w:marTop w:val="0"/>
              <w:marBottom w:val="0"/>
              <w:divBdr>
                <w:top w:val="none" w:sz="0" w:space="0" w:color="auto"/>
                <w:left w:val="none" w:sz="0" w:space="0" w:color="auto"/>
                <w:bottom w:val="none" w:sz="0" w:space="0" w:color="auto"/>
                <w:right w:val="none" w:sz="0" w:space="0" w:color="auto"/>
              </w:divBdr>
              <w:divsChild>
                <w:div w:id="186872160">
                  <w:marLeft w:val="0"/>
                  <w:marRight w:val="0"/>
                  <w:marTop w:val="0"/>
                  <w:marBottom w:val="0"/>
                  <w:divBdr>
                    <w:top w:val="none" w:sz="0" w:space="0" w:color="auto"/>
                    <w:left w:val="none" w:sz="0" w:space="0" w:color="auto"/>
                    <w:bottom w:val="none" w:sz="0" w:space="0" w:color="auto"/>
                    <w:right w:val="none" w:sz="0" w:space="0" w:color="auto"/>
                  </w:divBdr>
                  <w:divsChild>
                    <w:div w:id="7885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637024">
      <w:bodyDiv w:val="1"/>
      <w:marLeft w:val="0"/>
      <w:marRight w:val="0"/>
      <w:marTop w:val="0"/>
      <w:marBottom w:val="0"/>
      <w:divBdr>
        <w:top w:val="none" w:sz="0" w:space="0" w:color="auto"/>
        <w:left w:val="none" w:sz="0" w:space="0" w:color="auto"/>
        <w:bottom w:val="none" w:sz="0" w:space="0" w:color="auto"/>
        <w:right w:val="none" w:sz="0" w:space="0" w:color="auto"/>
      </w:divBdr>
      <w:divsChild>
        <w:div w:id="2012828343">
          <w:marLeft w:val="0"/>
          <w:marRight w:val="0"/>
          <w:marTop w:val="0"/>
          <w:marBottom w:val="0"/>
          <w:divBdr>
            <w:top w:val="none" w:sz="0" w:space="0" w:color="auto"/>
            <w:left w:val="none" w:sz="0" w:space="0" w:color="auto"/>
            <w:bottom w:val="none" w:sz="0" w:space="0" w:color="auto"/>
            <w:right w:val="none" w:sz="0" w:space="0" w:color="auto"/>
          </w:divBdr>
          <w:divsChild>
            <w:div w:id="67508779">
              <w:marLeft w:val="0"/>
              <w:marRight w:val="0"/>
              <w:marTop w:val="0"/>
              <w:marBottom w:val="0"/>
              <w:divBdr>
                <w:top w:val="none" w:sz="0" w:space="0" w:color="auto"/>
                <w:left w:val="none" w:sz="0" w:space="0" w:color="auto"/>
                <w:bottom w:val="none" w:sz="0" w:space="0" w:color="auto"/>
                <w:right w:val="none" w:sz="0" w:space="0" w:color="auto"/>
              </w:divBdr>
              <w:divsChild>
                <w:div w:id="1119835919">
                  <w:marLeft w:val="0"/>
                  <w:marRight w:val="0"/>
                  <w:marTop w:val="0"/>
                  <w:marBottom w:val="0"/>
                  <w:divBdr>
                    <w:top w:val="none" w:sz="0" w:space="0" w:color="auto"/>
                    <w:left w:val="none" w:sz="0" w:space="0" w:color="auto"/>
                    <w:bottom w:val="none" w:sz="0" w:space="0" w:color="auto"/>
                    <w:right w:val="none" w:sz="0" w:space="0" w:color="auto"/>
                  </w:divBdr>
                  <w:divsChild>
                    <w:div w:id="9508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49006">
      <w:bodyDiv w:val="1"/>
      <w:marLeft w:val="0"/>
      <w:marRight w:val="0"/>
      <w:marTop w:val="0"/>
      <w:marBottom w:val="0"/>
      <w:divBdr>
        <w:top w:val="none" w:sz="0" w:space="0" w:color="auto"/>
        <w:left w:val="none" w:sz="0" w:space="0" w:color="auto"/>
        <w:bottom w:val="none" w:sz="0" w:space="0" w:color="auto"/>
        <w:right w:val="none" w:sz="0" w:space="0" w:color="auto"/>
      </w:divBdr>
      <w:divsChild>
        <w:div w:id="1240360179">
          <w:marLeft w:val="0"/>
          <w:marRight w:val="0"/>
          <w:marTop w:val="0"/>
          <w:marBottom w:val="0"/>
          <w:divBdr>
            <w:top w:val="none" w:sz="0" w:space="0" w:color="auto"/>
            <w:left w:val="none" w:sz="0" w:space="0" w:color="auto"/>
            <w:bottom w:val="none" w:sz="0" w:space="0" w:color="auto"/>
            <w:right w:val="none" w:sz="0" w:space="0" w:color="auto"/>
          </w:divBdr>
          <w:divsChild>
            <w:div w:id="806777669">
              <w:marLeft w:val="0"/>
              <w:marRight w:val="0"/>
              <w:marTop w:val="0"/>
              <w:marBottom w:val="0"/>
              <w:divBdr>
                <w:top w:val="none" w:sz="0" w:space="0" w:color="auto"/>
                <w:left w:val="none" w:sz="0" w:space="0" w:color="auto"/>
                <w:bottom w:val="none" w:sz="0" w:space="0" w:color="auto"/>
                <w:right w:val="none" w:sz="0" w:space="0" w:color="auto"/>
              </w:divBdr>
              <w:divsChild>
                <w:div w:id="20470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Template>
  <TotalTime>268</TotalTime>
  <Pages>18</Pages>
  <Words>10276</Words>
  <Characters>58574</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Marie Martyn</dc:creator>
  <cp:keywords/>
  <dc:description/>
  <cp:lastModifiedBy>Simona Radutoiu</cp:lastModifiedBy>
  <cp:revision>164</cp:revision>
  <cp:lastPrinted>2025-03-05T15:26:00Z</cp:lastPrinted>
  <dcterms:created xsi:type="dcterms:W3CDTF">2025-11-12T10:07:00Z</dcterms:created>
  <dcterms:modified xsi:type="dcterms:W3CDTF">2025-11-20T10:46:00Z</dcterms:modified>
</cp:coreProperties>
</file>