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rFonts w:ascii="Times New Roman" w:hAnsi="Times New Roman" w:cs="Times New Roman"/>
          <w:b/>
          <w:b/>
          <w:bCs/>
        </w:rPr>
      </w:pPr>
      <w:r>
        <w:rPr>
          <w:rFonts w:cs="Times New Roman" w:ascii="Times New Roman" w:hAnsi="Times New Roman"/>
          <w:b/>
          <w:bCs/>
        </w:rPr>
        <w:t>The common symbiosis pathway controls plant root microbiomes in a host-specific manner</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t>Anna Martyn</w:t>
      </w:r>
      <w:r>
        <w:rPr>
          <w:rFonts w:cs="Times New Roman" w:ascii="Times New Roman" w:hAnsi="Times New Roman"/>
          <w:vertAlign w:val="superscript"/>
        </w:rPr>
        <w:t>1,2#</w:t>
      </w:r>
      <w:r>
        <w:rPr>
          <w:rFonts w:cs="Times New Roman" w:ascii="Times New Roman" w:hAnsi="Times New Roman"/>
        </w:rPr>
        <w:t>, Ib Thorsgaard Jensen</w:t>
      </w:r>
      <w:r>
        <w:rPr>
          <w:rFonts w:cs="Times New Roman" w:ascii="Times New Roman" w:hAnsi="Times New Roman"/>
          <w:vertAlign w:val="superscript"/>
        </w:rPr>
        <w:t>1,3#</w:t>
      </w:r>
      <w:r>
        <w:rPr>
          <w:rFonts w:cs="Times New Roman" w:ascii="Times New Roman" w:hAnsi="Times New Roman"/>
        </w:rPr>
        <w:t>, Camilla Lind Salomonsen</w:t>
      </w:r>
      <w:r>
        <w:rPr>
          <w:rFonts w:cs="Times New Roman" w:ascii="Times New Roman" w:hAnsi="Times New Roman"/>
          <w:vertAlign w:val="superscript"/>
        </w:rPr>
        <w:t>4</w:t>
      </w:r>
      <w:r>
        <w:rPr>
          <w:rFonts w:cs="Times New Roman" w:ascii="Times New Roman" w:hAnsi="Times New Roman"/>
          <w:color w:val="000000"/>
          <w:shd w:fill="FDFCFB" w:val="clear"/>
        </w:rPr>
        <w:t xml:space="preserve">, </w:t>
      </w:r>
      <w:r>
        <w:rPr>
          <w:rFonts w:cs="Times New Roman" w:ascii="Times New Roman" w:hAnsi="Times New Roman"/>
        </w:rPr>
        <w:t>Zuzana Blahovska</w:t>
      </w:r>
      <w:r>
        <w:rPr>
          <w:rFonts w:cs="Times New Roman" w:ascii="Times New Roman" w:hAnsi="Times New Roman"/>
          <w:vertAlign w:val="superscript"/>
        </w:rPr>
        <w:t>1</w:t>
      </w:r>
      <w:r>
        <w:rPr>
          <w:rFonts w:cs="Times New Roman" w:ascii="Times New Roman" w:hAnsi="Times New Roman"/>
        </w:rPr>
        <w:t>, Ke Tao</w:t>
      </w:r>
      <w:r>
        <w:rPr>
          <w:rFonts w:cs="Times New Roman" w:ascii="Times New Roman" w:hAnsi="Times New Roman"/>
          <w:vertAlign w:val="superscript"/>
        </w:rPr>
        <w:t>1</w:t>
      </w:r>
      <w:r>
        <w:rPr>
          <w:rFonts w:cs="Times New Roman" w:ascii="Times New Roman" w:hAnsi="Times New Roman"/>
        </w:rPr>
        <w:t>, Harm Dings</w:t>
      </w:r>
      <w:r>
        <w:rPr>
          <w:rFonts w:cs="Times New Roman" w:ascii="Times New Roman" w:hAnsi="Times New Roman"/>
          <w:vertAlign w:val="superscript"/>
        </w:rPr>
        <w:t>5</w:t>
      </w:r>
      <w:r>
        <w:rPr>
          <w:rFonts w:cs="Times New Roman" w:ascii="Times New Roman" w:hAnsi="Times New Roman"/>
        </w:rPr>
        <w:t>,</w:t>
      </w:r>
      <w:r>
        <w:rPr>
          <w:rFonts w:cs="Times New Roman" w:ascii="Times New Roman" w:hAnsi="Times New Roman"/>
          <w:color w:val="000000"/>
          <w:shd w:fill="FDFCFB" w:val="clear"/>
        </w:rPr>
        <w:t xml:space="preserve"> Þuríður Nótt Björgvinsdóttir</w:t>
      </w:r>
      <w:r>
        <w:rPr>
          <w:rFonts w:cs="Times New Roman" w:ascii="Times New Roman" w:hAnsi="Times New Roman"/>
          <w:color w:val="000000"/>
          <w:shd w:fill="FDFCFB" w:val="clear"/>
          <w:vertAlign w:val="superscript"/>
        </w:rPr>
        <w:t>4</w:t>
      </w:r>
      <w:r>
        <w:rPr>
          <w:rFonts w:cs="Times New Roman" w:ascii="Times New Roman" w:hAnsi="Times New Roman"/>
          <w:color w:val="000000"/>
          <w:shd w:fill="FDFCFB" w:val="clear"/>
        </w:rPr>
        <w:t>, Bent Tolstrup Christensen</w:t>
      </w:r>
      <w:r>
        <w:rPr>
          <w:rFonts w:cs="Times New Roman" w:ascii="Times New Roman" w:hAnsi="Times New Roman"/>
          <w:color w:val="000000"/>
          <w:shd w:fill="FDFCFB" w:val="clear"/>
          <w:vertAlign w:val="superscript"/>
        </w:rPr>
        <w:t>6</w:t>
      </w:r>
      <w:r>
        <w:rPr>
          <w:rFonts w:cs="Times New Roman" w:ascii="Times New Roman" w:hAnsi="Times New Roman"/>
          <w:color w:val="000000"/>
          <w:shd w:fill="FDFCFB" w:val="clear"/>
        </w:rPr>
        <w:t>, Eleni Soumpourou</w:t>
      </w:r>
      <w:r>
        <w:rPr>
          <w:rFonts w:cs="Times New Roman" w:ascii="Times New Roman" w:hAnsi="Times New Roman"/>
          <w:color w:val="000000"/>
          <w:shd w:fill="FDFCFB" w:val="clear"/>
          <w:vertAlign w:val="superscript"/>
        </w:rPr>
        <w:t>7</w:t>
      </w:r>
      <w:r>
        <w:rPr>
          <w:rFonts w:cs="Times New Roman" w:ascii="Times New Roman" w:hAnsi="Times New Roman"/>
          <w:color w:val="000000"/>
          <w:shd w:fill="FDFCFB" w:val="clear"/>
        </w:rPr>
        <w:t>, Giles Oldroyd</w:t>
      </w:r>
      <w:r>
        <w:rPr>
          <w:rFonts w:cs="Times New Roman" w:ascii="Times New Roman" w:hAnsi="Times New Roman"/>
          <w:color w:val="000000"/>
          <w:shd w:fill="FDFCFB" w:val="clear"/>
          <w:vertAlign w:val="superscript"/>
        </w:rPr>
        <w:t>7</w:t>
      </w:r>
      <w:r>
        <w:rPr>
          <w:rFonts w:cs="Times New Roman" w:ascii="Times New Roman" w:hAnsi="Times New Roman"/>
          <w:color w:val="000000"/>
          <w:shd w:fill="FDFCFB" w:val="clear"/>
        </w:rPr>
        <w:t>, Rasmus Waagepetersen</w:t>
      </w:r>
      <w:r>
        <w:rPr>
          <w:rFonts w:cs="Times New Roman" w:ascii="Times New Roman" w:hAnsi="Times New Roman"/>
          <w:color w:val="000000"/>
          <w:shd w:fill="FDFCFB" w:val="clear"/>
          <w:vertAlign w:val="superscript"/>
        </w:rPr>
        <w:t>3</w:t>
      </w:r>
      <w:r>
        <w:rPr>
          <w:rFonts w:cs="Times New Roman" w:ascii="Times New Roman" w:hAnsi="Times New Roman"/>
          <w:color w:val="000000"/>
          <w:shd w:fill="FDFCFB" w:val="clear"/>
        </w:rPr>
        <w:t xml:space="preserve">, </w:t>
      </w:r>
      <w:r>
        <w:rPr>
          <w:rFonts w:cs="Times New Roman" w:ascii="Times New Roman" w:hAnsi="Times New Roman"/>
        </w:rPr>
        <w:t>Marianne Glasius</w:t>
      </w:r>
      <w:r>
        <w:rPr>
          <w:rFonts w:cs="Times New Roman" w:ascii="Times New Roman" w:hAnsi="Times New Roman"/>
          <w:vertAlign w:val="superscript"/>
        </w:rPr>
        <w:t>4</w:t>
      </w:r>
      <w:r>
        <w:rPr>
          <w:rFonts w:cs="Times New Roman" w:ascii="Times New Roman" w:hAnsi="Times New Roman"/>
        </w:rPr>
        <w:t>, Simona Radutoiu</w:t>
      </w:r>
      <w:r>
        <w:rPr>
          <w:rFonts w:cs="Times New Roman" w:ascii="Times New Roman" w:hAnsi="Times New Roman"/>
          <w:vertAlign w:val="superscript"/>
        </w:rPr>
        <w:t>1*</w:t>
      </w:r>
      <w:r>
        <w:rPr>
          <w:rFonts w:cs="Times New Roman" w:ascii="Times New Roman" w:hAnsi="Times New Roman"/>
        </w:rPr>
        <w:t xml:space="preserve">  </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vertAlign w:val="superscript"/>
        </w:rPr>
        <w:t>1</w:t>
      </w:r>
      <w:r>
        <w:rPr>
          <w:rFonts w:cs="Times New Roman" w:ascii="Times New Roman" w:hAnsi="Times New Roman"/>
        </w:rPr>
        <w:t xml:space="preserve"> Department of Molecular Biology and Genetics, Aarhus University, Denmark</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2</w:t>
      </w:r>
      <w:r>
        <w:rPr>
          <w:rFonts w:cs="Times New Roman" w:ascii="Times New Roman" w:hAnsi="Times New Roman"/>
        </w:rPr>
        <w:t xml:space="preserve"> Max-Planck-Institute for Plant Breeding Research, Cologne, Germany</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3</w:t>
      </w:r>
      <w:r>
        <w:rPr>
          <w:rFonts w:cs="Times New Roman" w:ascii="Times New Roman" w:hAnsi="Times New Roman"/>
        </w:rPr>
        <w:t xml:space="preserve"> Department of Mathematical Sciences, Aalborg University, Denmark</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4</w:t>
      </w:r>
      <w:r>
        <w:rPr>
          <w:rFonts w:cs="Times New Roman" w:ascii="Times New Roman" w:hAnsi="Times New Roman"/>
        </w:rPr>
        <w:t xml:space="preserve"> Department of Chemistry, Aarhus University, Denmark</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5</w:t>
      </w:r>
      <w:r>
        <w:rPr>
          <w:rFonts w:cs="Times New Roman" w:ascii="Times New Roman" w:hAnsi="Times New Roman"/>
        </w:rPr>
        <w:t xml:space="preserve"> Department of Plant Sciences, Wageningen University, Netherlands</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6</w:t>
      </w:r>
      <w:r>
        <w:rPr>
          <w:rFonts w:cs="Times New Roman" w:ascii="Times New Roman" w:hAnsi="Times New Roman"/>
        </w:rPr>
        <w:t xml:space="preserve"> Department of Agroecology, Aarhus University, Denmark</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7</w:t>
      </w:r>
      <w:r>
        <w:rPr>
          <w:rFonts w:cs="Times New Roman" w:ascii="Times New Roman" w:hAnsi="Times New Roman"/>
        </w:rPr>
        <w:t xml:space="preserve"> Crop Science Centre, University of Cambridge, United Kingdom</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vertAlign w:val="superscript"/>
        </w:rPr>
        <w:t xml:space="preserve"># </w:t>
      </w:r>
      <w:r>
        <w:rPr>
          <w:rFonts w:cs="Times New Roman" w:ascii="Times New Roman" w:hAnsi="Times New Roman"/>
        </w:rPr>
        <w:t>First authors</w:t>
      </w:r>
    </w:p>
    <w:p>
      <w:pPr>
        <w:pStyle w:val="Normal"/>
        <w:spacing w:lineRule="auto" w:line="276"/>
        <w:jc w:val="both"/>
        <w:rPr>
          <w:rFonts w:ascii="Times New Roman" w:hAnsi="Times New Roman" w:cs="Times New Roman"/>
        </w:rPr>
      </w:pPr>
      <w:r>
        <w:rPr>
          <w:rFonts w:cs="Times New Roman" w:ascii="Times New Roman" w:hAnsi="Times New Roman"/>
          <w:vertAlign w:val="superscript"/>
        </w:rPr>
        <w:t xml:space="preserve">* </w:t>
      </w:r>
      <w:r>
        <w:rPr>
          <w:rFonts w:cs="Times New Roman" w:ascii="Times New Roman" w:hAnsi="Times New Roman"/>
        </w:rPr>
        <w:t>Corresponding author</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E-Mail:</w:t>
      </w:r>
      <w:r>
        <w:rPr>
          <w:rFonts w:cs="Times New Roman" w:ascii="Times New Roman" w:hAnsi="Times New Roman"/>
        </w:rPr>
        <w:t xml:space="preserve"> radutoiu@mbg.au.dk</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commentRangeStart w:id="0"/>
      <w:r>
        <w:rPr>
          <w:rFonts w:cs="Times New Roman" w:ascii="Times New Roman" w:hAnsi="Times New Roman"/>
          <w:b/>
          <w:bCs/>
        </w:rPr>
        <w:t xml:space="preserve">Author Contributions: </w:t>
      </w:r>
      <w:r>
        <w:rPr>
          <w:rFonts w:cs="Times New Roman" w:ascii="Times New Roman" w:hAnsi="Times New Roman"/>
          <w:b/>
          <w:bCs/>
        </w:rPr>
      </w:r>
      <w:commentRangeEnd w:id="0"/>
      <w:r>
        <w:commentReference w:id="0"/>
      </w:r>
      <w:r>
        <w:rPr>
          <w:rFonts w:cs="Times New Roman" w:ascii="Times New Roman" w:hAnsi="Times New Roman"/>
        </w:rPr>
        <w:t xml:space="preserve">A.M., I.T.J, C.L.S, M.G. and S.R. designed the experiments. A.M. performed the experiments with technical support from Z.B., K.T. and H.D. LC-MS/MS was performed by C.L.S, </w:t>
      </w:r>
      <w:r>
        <w:rPr>
          <w:rFonts w:cs="Times New Roman" w:ascii="Times New Roman" w:hAnsi="Times New Roman"/>
          <w:color w:val="000000"/>
          <w:shd w:fill="FDFCFB" w:val="clear"/>
        </w:rPr>
        <w:t>Þ.</w:t>
      </w:r>
      <w:r>
        <w:rPr>
          <w:rFonts w:cs="Times New Roman" w:ascii="Times New Roman" w:hAnsi="Times New Roman"/>
        </w:rPr>
        <w:t xml:space="preserve">N.B. and M.G. Data analysis was performed by A.M., I.T.J. and C.L.S. A.M. wrote the first manuscript draft with following input from all authors. </w:t>
      </w:r>
      <w:r>
        <w:rPr>
          <w:rFonts w:cs="Times New Roman" w:ascii="Times New Roman" w:hAnsi="Times New Roman"/>
          <w:i/>
          <w:iCs/>
        </w:rPr>
        <w:t>Hordeum</w:t>
      </w:r>
      <w:r>
        <w:rPr>
          <w:rFonts w:cs="Times New Roman" w:ascii="Times New Roman" w:hAnsi="Times New Roman"/>
        </w:rPr>
        <w:t xml:space="preserve"> symbiosis mutants were provided by G.O. and E.S. Askov soils were provided by B.T.C.</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Competing Interest Statement: </w:t>
      </w:r>
      <w:r>
        <w:rPr>
          <w:rFonts w:cs="Times New Roman" w:ascii="Times New Roman" w:hAnsi="Times New Roman"/>
        </w:rPr>
        <w:t>The authors declare no competing interests.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Classification:</w:t>
      </w:r>
      <w:r>
        <w:rPr>
          <w:rFonts w:cs="Times New Roman" w:ascii="Times New Roman" w:hAnsi="Times New Roman"/>
        </w:rPr>
        <w:t xml:space="preserve"> Biological Sciences, </w:t>
      </w:r>
      <w:commentRangeStart w:id="1"/>
      <w:r>
        <w:rPr>
          <w:rFonts w:cs="Times New Roman" w:ascii="Times New Roman" w:hAnsi="Times New Roman"/>
        </w:rPr>
        <w:t>Microbiology / Plant Biology</w:t>
      </w:r>
      <w:commentRangeEnd w:id="1"/>
      <w:r>
        <w:commentReference w:id="1"/>
      </w: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Keywords:</w:t>
      </w:r>
      <w:r>
        <w:rPr>
          <w:rFonts w:cs="Times New Roman" w:ascii="Times New Roman" w:hAnsi="Times New Roman"/>
        </w:rPr>
        <w:t xml:space="preserve"> Plant-microbe interactions, root microbiome, symbiosis signalling, root exudates, host-specificity, soil fertilisation</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Abstract</w:t>
      </w:r>
    </w:p>
    <w:p>
      <w:pPr>
        <w:pStyle w:val="Normal"/>
        <w:spacing w:lineRule="auto" w:line="276"/>
        <w:jc w:val="both"/>
        <w:rPr>
          <w:rFonts w:ascii="Times New Roman" w:hAnsi="Times New Roman" w:cs="Times New Roman"/>
        </w:rPr>
      </w:pPr>
      <w:r>
        <w:rPr>
          <w:rFonts w:cs="Times New Roman" w:ascii="Times New Roman" w:hAnsi="Times New Roman"/>
        </w:rPr>
        <w:t xml:space="preserve">Crop nutrition depends on plant-microbe interactions, yet whether conserved genetic components impose universal rules on root microbiome assembly across hosts remains unclear. Here, we show that the Common Symbiosis Signalling Pathway (CSSP), a conserved genetic module controlling endosymbiosis with arbuscular mycorrhizal fungi and nitrogen-fixing bacteria, regulates microbiome assembly in a host-specific manner across fertilisation regimes. Using </w:t>
      </w:r>
      <w:r>
        <w:rPr>
          <w:rFonts w:cs="Times New Roman" w:ascii="Times New Roman" w:hAnsi="Times New Roman"/>
          <w:i/>
          <w:iCs/>
        </w:rPr>
        <w:t>Lotus japonicus</w:t>
      </w:r>
      <w:r>
        <w:rPr>
          <w:rFonts w:cs="Times New Roman" w:ascii="Times New Roman" w:hAnsi="Times New Roman"/>
        </w:rPr>
        <w:t xml:space="preserve"> and </w:t>
      </w:r>
      <w:r>
        <w:rPr>
          <w:rFonts w:cs="Times New Roman" w:ascii="Times New Roman" w:hAnsi="Times New Roman"/>
          <w:i/>
          <w:iCs/>
        </w:rPr>
        <w:t>Hordeum vulgare</w:t>
      </w:r>
      <w:r>
        <w:rPr>
          <w:rFonts w:cs="Times New Roman" w:ascii="Times New Roman" w:hAnsi="Times New Roman"/>
        </w:rPr>
        <w:t xml:space="preserve">, we find that mutations in orthologous CSSP genes remodel root-associated communities in both species, but through distinct taxonomic responses. In </w:t>
      </w:r>
      <w:r>
        <w:rPr>
          <w:rFonts w:cs="Times New Roman" w:ascii="Times New Roman" w:hAnsi="Times New Roman"/>
          <w:i/>
          <w:iCs/>
        </w:rPr>
        <w:t>Lotus</w:t>
      </w:r>
      <w:r>
        <w:rPr>
          <w:rFonts w:cs="Times New Roman" w:ascii="Times New Roman" w:hAnsi="Times New Roman"/>
        </w:rPr>
        <w:t xml:space="preserve">, CSSP disruption reduces rhizobial colonisation and triggers niche replacement by commensals, whereas in Hordeum, the same mutations restructure diverse bacterial lineages without converging on </w:t>
      </w:r>
      <w:r>
        <w:rPr>
          <w:rFonts w:cs="Times New Roman" w:ascii="Times New Roman" w:hAnsi="Times New Roman"/>
          <w:i/>
          <w:iCs/>
        </w:rPr>
        <w:t>Lotus</w:t>
      </w:r>
      <w:r>
        <w:rPr>
          <w:rFonts w:cs="Times New Roman" w:ascii="Times New Roman" w:hAnsi="Times New Roman"/>
        </w:rPr>
        <w:t>-like responses. Root exudate profiling reveals host-distinct metabolic programmes, including differences in phenylpropanoids (flavonoids and coumarins), abscisic acid, and gibberellin pathways, creating chemically divergent environments that likely impose selective pressures on rhizosphere microbial assembly. Across nutrient contexts, soil fertilisation strongly modulated both plant growth and microbiota diversity. Notably, plant nutritional state is encoded in root bacterial community structure, highlighting tight coupling between host physiology and microbiome composition. Together, our results establish that conserved symbiosis signalling controls microbiome assembly, but taxonomic composition is filtered by host-specific metabolic and chemical environments. This conceptual shift extends CSSP function beyond canonical endosymbioses and informs strategies to harness host-tuned microbiomes for sustainable crop nutrition.</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Significance statement</w:t>
      </w:r>
    </w:p>
    <w:p>
      <w:pPr>
        <w:pStyle w:val="Normal"/>
        <w:spacing w:lineRule="auto" w:line="276"/>
        <w:jc w:val="both"/>
        <w:rPr>
          <w:rFonts w:ascii="Times New Roman" w:hAnsi="Times New Roman" w:cs="Times New Roman"/>
          <w:u w:val="single"/>
        </w:rPr>
      </w:pPr>
      <w:r>
        <w:rPr>
          <w:rFonts w:cs="Times New Roman" w:ascii="Times New Roman" w:hAnsi="Times New Roman"/>
        </w:rPr>
        <w:t xml:space="preserve">Plant growth and nutrition rely on interactions with root-associated microbes, yet it is unclear whether conserved genetic pathways dictate microbiome assembly across hosts. We show that the Common Symbiosis Signalling Pathway (CSSP), previously known for controlling arbuscular mycorrhizal and nitrogen-fixing symbioses, also regulates broader root microbial communities in a host-specific manner. Using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we demonstrate that CSSP mutations alter microbial composition differently in each species, linked to changes in root exudates and host metabolism. These findings reveal a previously unrecognised function of CSSP and suggest host-specific pathways could be leveraged to design microbiomes for sustainable crop nutrition.</w:t>
      </w:r>
    </w:p>
    <w:p>
      <w:pPr>
        <w:pStyle w:val="Normal"/>
        <w:spacing w:lineRule="auto" w:line="276"/>
        <w:jc w:val="both"/>
        <w:rPr>
          <w:rFonts w:ascii="Times New Roman" w:hAnsi="Times New Roman" w:cs="Times New Roman"/>
          <w:kern w:val="0"/>
        </w:rPr>
      </w:pPr>
      <w:r>
        <w:rPr>
          <w:rFonts w:cs="Times New Roman" w:ascii="Times New Roman" w:hAnsi="Times New Roman"/>
          <w:kern w:val="0"/>
        </w:rPr>
      </w:r>
    </w:p>
    <w:p>
      <w:pPr>
        <w:pStyle w:val="Normal"/>
        <w:spacing w:lineRule="auto" w:line="276"/>
        <w:jc w:val="both"/>
        <w:rPr>
          <w:rFonts w:ascii="Times New Roman" w:hAnsi="Times New Roman" w:cs="Times New Roman"/>
          <w:b/>
          <w:b/>
          <w:bCs/>
        </w:rPr>
      </w:pPr>
      <w:r>
        <w:rPr>
          <w:rFonts w:cs="Times New Roman" w:ascii="Times New Roman" w:hAnsi="Times New Roman"/>
          <w:b/>
          <w:bCs/>
        </w:rPr>
        <w:t>Introduction</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The steady population increase and high demand for food production put immense pressure on agricultural production systems, raising major concerns about an upcoming global food crisis </w:t>
      </w:r>
      <w:r>
        <w:fldChar w:fldCharType="begin"/>
      </w:r>
      <w:r>
        <w:rPr>
          <w:kern w:val="0"/>
          <w:rFonts w:cs="Times New Roman" w:ascii="Times New Roman" w:hAnsi="Times New Roman"/>
        </w:rPr>
        <w:instrText xml:space="preserve">ADDIN ZOTERO_ITEM CSL_CITATION {"citationID":"z2vUzU28","properties":{"unsorted":false,"formattedCitation":"(1, 2)","plainCitation":"(1, 2)","dontUpdate":true,"noteIndex":0},"citationItems":[{"id":497,"uris":["http://zotero.org/users/16875439/items/9XLY8HGN"],"itemData":{"id":497,"type":"article-journal","abstract":"In the coming years, continued population growth, rising incomes, increasing meat and dairy consumption and expanding biofuel use will place unprecedented demands on the world's agriculture and natural resources. Can we meet society's growing food needs while reducing agriculture's environmental harm? Here, an international team of environmental and agricultural scientists uses new geospatial data and models to identify four strategies that could double food production while reducing environmental impacts. First, halt agricultural expansion. Second, close 'yield gaps' on underperforming lands. Third, increase cropping efficiency. And finally, we need to change our diets and shift crop production away from livestock feed, bioenergy crops and other non-food applications.","container-title":"Nature","DOI":"10.1038/nature10452","ISSN":"1476-4687","issue":"7369","language":"en","license":"2011 Springer Nature Limited","page":"337-342","publisher":"Nature Publishing Group","source":"www.nature.com","title":"Solutions for a cultivated planet","volume":"478","author":[{"family":"Foley","given":"Jonathan A."},{"family":"Ramankutty","given":"Navin"},{"family":"Brauman","given":"Kate A."},{"family":"Cassidy","given":"Emily S."},{"family":"Gerber","given":"James S."},{"family":"Johnston","given":"Matt"},{"family":"Mueller","given":"Nathaniel D."},{"family":"O’Connell","given":"Christine"},{"family":"Ray","given":"Deepak K."},{"family":"West","given":"Paul C."},{"family":"Balzer","given":"Christian"},{"family":"Bennett","given":"Elena M."},{"family":"Carpenter","given":"Stephen R."},{"family":"Hill","given":"Jason"},{"family":"Monfreda","given":"Chad"},{"family":"Polasky","given":"Stephen"},{"family":"Rockström","given":"Johan"},{"family":"Sheehan","given":"John"},{"family":"Siebert","given":"Stefan"},{"family":"Tilman","given":"David"},{"family":"Zaks","given":"David P. M."}],"issued":{"date-parts":[["2011",10]]}}},{"id":499,"uris":["http://zotero.org/users/16875439/items/S7E6MMU8"],"itemData":{"id":499,"type":"article-journal","abstract":"Global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∼1 billion ha of land would be cleared globally by 2050, with CO2-C equivalent greenhouse gas emissions reaching ∼3 Gt y−1 and N use ∼250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∼0.2 billion ha, greenhouse gas emissions of ∼1 Gt y−1, and global N use of ∼225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(1, 2)</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Crop productivity is primarily constrained by insufficient soil nutrients, which are essential for plant growth but often exist in forms inaccessible to plants </w:t>
      </w:r>
      <w:r>
        <w:fldChar w:fldCharType="begin"/>
      </w:r>
      <w:r>
        <w:rPr>
          <w:kern w:val="0"/>
          <w:rFonts w:cs="Times New Roman" w:ascii="Times New Roman" w:hAnsi="Times New Roman"/>
        </w:rPr>
        <w:instrText xml:space="preserve">ADDIN ZOTERO_ITEM CSL_CITATION {"citationID":"1FHvy8Lm","properties":{"unsorted":false,"formattedCitation":"(3\\uc0\\u8211{}5)","plainCitation":"(3–5)","noteIndex":0},"citationItems":[{"id":660,"uris":["http://zotero.org/users/16875439/items/UBJXFSCN"],"itemData":{"id":660,"type":"article-journal","abstract":"Nitrogen is a key element controlling the species composition, diversity, dynamics, and functioning of many terrestrial, freshwater, and marine ecosystems. Many of the original plant species living in these ecosystems are adapted to, and function optimally in, soils and solutions with low levels of available nitrogen. The growth and dynamics of herbivore populations, and ultimately those of their predators, also are affected by N. Agriculture, combustion of fossil fuels, and other human activities have altered the global cycle of N substantially, generally increasing both the availability and the mobility of N over large regions of Earth. The mobility of N means that while most deliberate applications of N occur locally, their influence spreads regionally and even globally. Moreover, many of the mobile forms of N themselves have environmental consequences. Although most nitrogen inputs serve human needs such as agricultural production, their environmental consequences are serious and long term. Based on our review of available scientific evidence, we are certain that human alterations of the nitrogen cycle have: 1) approximately doubled the rate of nitrogen input into the terrestrial nitrogen cycle, with these rates still increasing; 2) increased concentrations of the potent greenhouse gas N$_2$O globally, and increased concentrations of other oxides of nitrogen that drive the formation of photochemical smog over large regions of Earth; 3) caused losses of soil nutrients, such as calcium and potassium, that are essential for the long-term maintenance of soil fertility; 4) contributed substantially to the acidification of soils, streams, and lakes in several regions; and 5) greatly increased the transfer of nitrogen through rivers to estuaries and coastal oceans. In addition, based on our review of available scientific evidence we are confident that human alterations of the nitrogen cycle have: 6) increased the quantity of organic carbon stored within terrestrial ecosystems; 7) accelerated losses of biological diversity, especially losses of plants adapted to efficient use of nitrogen, and losses of the animals and microorganisms that depend on them; and 8) caused changes in the composition and functioning of estuarine and nearshore ecosystems, and contributed to long-term declines in coastal marine fisheries.","container-title":"Ecological Applications","DOI":"10.2307/2269431","ISSN":"1051-0761","issue":"3","page":"737-750","publisher":"[Wiley, Ecological Society of America]","source":"JSTOR","title":"Technical Report: Human Alteration of the Global Nitrogen Cycle: Sources and Consequences","title-short":"Technical Report","volume":"7","author":[{"family":"Vitousek","given":"Peter M."},{"family":"Aber","given":"John D."},{"family":"Howarth","given":"Robert W."},{"family":"Likens","given":"Gene E."},{"family":"Matson","given":"Pamela A."},{"family":"Schindler","given":"David W."},{"family":"Schlesinger","given":"William H."},{"family":"Tilman","given":"David G."}],"issued":{"date-parts":[["1997"]]}}},{"id":649,"uris":["http://zotero.org/users/16875439/items/NSC3HCT9"],"itemData":{"id":649,"type":"article-journal","abstract":"Agrochemicals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P."}],"issued":{"date-parts":[["2017"]]}}},{"id":718,"uris":["http://zotero.org/users/16875439/items/ZFV3ZMRI"],"itemData":{"id":718,"type":"article-journal","abstract":"As primary producers, plants rely on a large aboveground surface area to collect carbon dioxide and sunlight and a large underground surface area to collect the water and mineral nutrients needed to support their growth and development. Accessibility of the essential nutrients nitrogen (N) and phosphorus (P) in the soil is affected by many factors that create a variable spatiotemporal landscape of their availability both at the local and global scale. Plants optimize uptake of the N and P available through modifications to their growth and development and engagement with microorganisms that facilitate their capture. The sensing of these nutrients, as well as the perception of overall nutrient status, shapes the plant's response to its nutrient environment, coordinating its development with microbial engagement to optimize N and P capture and regulate overall plant growth.","container-title":"Science","DOI":"10.1126/science.aba0196","ISSN":"1095-9203","issue":"6486","journalAbbreviation":"Science","language":"eng","page":"eaba0196","PMID":"32241923","publisher-place":"New York, N.Y.","source":"PubMed","title":"A plant's diet, surviving in a variable nutrient environment","volume":"368","author":[{"family":"Oldroyd","given":"Giles E. D."},{"family":"Leyser","given":"Ottoline"}],"issued":{"date-parts":[["2020",4,3]]}}}],"schema":"https://github.com/citation-style-language/schema/raw/master/csl-citation.json"}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(3–5)</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Currently, agricultural practices rely heavily on chemical fertilisers, which are not only costly and inaccessible to most developing countries but also have severe negative environmental effects </w:t>
      </w:r>
      <w:r>
        <w:fldChar w:fldCharType="begin"/>
      </w:r>
      <w:r>
        <w:rPr>
          <w:kern w:val="0"/>
          <w:rFonts w:cs="Times New Roman" w:ascii="Times New Roman" w:hAnsi="Times New Roman"/>
        </w:rPr>
        <w:instrText xml:space="preserve">ADDIN ZOTERO_ITEM CSL_CITATION {"citationID":"w83FEIlU","properties":{"unsorted":false,"formattedCitation":"(4, 5)","plainCitation":"(4, 5)","dontUpdate":true,"noteIndex":0},"citationItems":[{"id":647,"uris":["http://zotero.org/users/16875439/items/HJHW7Y9U"],"itemData":{"id":647,"type":"article-journal","abstract":"Global food demand is increasing rapidly, as are the environmental impacts of agricultural expansion. Here, we project global demand for crop production in 2050 and evaluate the environmental impacts of alternative ways that this demand might be met. We find that per capita demand for crops, when measured as caloric or protein content of all crops combined, has been a similarly increasing function of per capita real income since 1960. This relationship forecasts a 100–110% increase in global crop demand from 2005 to 2050. Quantitative assessments show that the environmental impacts of meeting this demand depend on how global agriculture expands. If current trends of greater agricultural intensification in richer nations and greater land clearing (extensification) in poorer nations were to continue, ∼1 billion ha of land would be cleared globally by 2050, with CO2-C equivalent greenhouse gas emissions reaching ∼3 Gt y−1 and N use ∼250 Mt y−1 by then. In contrast, if 2050 crop demand was met by moderate intensification focused on existing croplands of underyielding nations, adaptation and transfer of high-yielding technologies to these croplands, and global technological improvements, our analyses forecast land clearing of only ∼0.2 billion ha, greenhouse gas emissions of ∼1 Gt y−1, and global N use of ∼225 Mt y−1. Efficient management practices could substantially lower nitrogen use. Attainment of high yields on existing croplands of underyielding nations is of great importance if global crop demand is to be met with minimal environmental impacts.","container-title":"Proceedings of the National Academy of Sciences","DOI":"10.1073/pnas.1116437108","issue":"50","page":"20260-20264","publisher":"Proceedings of the National Academy of Sciences","source":"pnas.org (Atypon)","title":"Global food demand and the sustainable intensification of agriculture","volume":"108","author":[{"family":"Tilman","given":"David"},{"family":"Balzer","given":"Christian"},{"family":"Hill","given":"Jason"},{"family":"Befort","given":"Belinda L."}],"issued":{"date-parts":[["2011",12,13]]}}},{"id":649,"uris":["http://zotero.org/users/16875439/items/NSC3HCT9"],"itemData":{"id":649,"type":"article-journal","abstract":"Agrochemicals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(4, 5)</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To sustainably enhance crop yields, it is crucial to understand how plants naturally optimise nutrient uptake and leverage this knowledge to improve crop productivity while minimising agriculture’s ecological footprint.</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Plants interact with soil microorganisms and host unique microbial communities around their roots, collectively referred to as the ‘root microbiome’ </w:t>
      </w:r>
      <w:r>
        <w:fldChar w:fldCharType="begin"/>
      </w:r>
      <w:r>
        <w:rPr>
          <w:kern w:val="0"/>
          <w:rFonts w:cs="Times New Roman" w:ascii="Times New Roman" w:hAnsi="Times New Roman"/>
        </w:rPr>
        <w:instrText xml:space="preserve">ADDIN ZOTERO_ITEM CSL_CITATION {"citationID":"26strnur","properties":{"unsorted":false,"formattedCitation":"(7\\uc0\\u8211{}9)","plainCitation":"(7–9)","noteIndex":0},"citationItems":[{"id":505,"uris":["http://zotero.org/users/16875439/items/XSQ6B9AG"],"itemData":{"id":505,"type":"article-journal","abstract":"Roots and leaves of healthy plants host taxonomically structured bacterial assemblies, and members of these communities contribute to plant growth and health. We established Arabidopsis leaf- and root-derived microbiota culture collections representing the majority of bacterial species that are reproducibly detectable by culture-independent community sequencing. We found an extensive taxonomic overlap between the leaf and root microbiota. Genome drafts of 400 isolates revealed a large overlap of genome-encoded functional capabilities between leaf- and root-derived bacteria with few significant differences at the level of individual functional categories. Using defined bacterial communities and a gnotobiotic Arabidopsis plant system we show that the isolates form assemblies resembling natural microbiota on their cognate host organs, but are also capable of ectopic leaf or root colonization. While this raises the possibility of reciprocal relocation between root and leaf microbiota members, genome information and recolonization experiments also provide evidence for microbiota specialization to their respective niche.","container-title":"Nature","DOI":"10.1038/nature16192","ISSN":"1476-4687","issue":"7582","journalAbbreviation":"Nature","language":"eng","page":"364-369","PMID":"26633631","source":"PubMed","title":"Functional overlap of the Arabidopsis leaf and root microbiota","volume":"528","author":[{"family":"Bai","given":"Yang"},{"family":"Müller","given":"Daniel B."},{"family":"Srinivas","given":"Girish"},{"family":"Garrido-Oter","given":"Ruben"},{"family":"Potthoff","given":"Eva"},{"family":"Rott","given":"Matthias"},{"family":"Dombrowski","given":"Nina"},{"family":"Münch","given":"Philipp C."},{"family":"Spaepen","given":"Stijn"},{"family":"Remus-Emsermann","given":"Mitja"},{"family":"Hüttel","given":"Bruno"},{"family":"McHardy","given":"Alice C."},{"family":"Vorholt","given":"Julia A."},{"family":"Schulze-Lefert","given":"Paul"}],"issued":{"date-parts":[["2015",12,17]]}}},{"id":501,"uris":["http://zotero.org/users/16875439/items/S8ZKMM3W"],"itemData":{"id":501,"type":"article-journal","abstract":"Land plants associate with a root microbiota distinct from the complex microbial community present in surrounding soil. The microbiota colonizing the rhizosphere (immediately surrounding the root) and the endophytic compartment (within the root) contribute to plant growth, productivity, carbon sequestration and phytoremediation. Colonization of the root occurs despite a sophisticated plant immune system, suggesting finely tuned discrimination of mutualists and commensals from pathogens. Genetic principles governing the derivation of host-specific endophyte communities from soil communities are poorly understood. Here we report the pyrosequencing of the bacterial 16S ribosomal RNA gene of more than 600 Arabidopsis thaliana plants to test the hypotheses that the root rhizosphere and endophytic compartment microbiota of plants grown under controlled conditions in natural soils are sufficiently dependent on the host to remain consistent across different soil types and developmental stages, and sufficiently dependent on host genotype to vary between inbred Arabidopsis accessions. We describe different bacterial communities in two geochemically distinct bulk soils and in rhizosphere and endophytic compartments prepared from roots grown in these soils. The communities in each compartment are strongly influenced by soil type. Endophytic compartments from both soils feature overlapping, low-complexity communities that are markedly enriched in Actinobacteria and specific families from other phyla, notably Proteobacteria. Some bacteria vary quantitatively between plants of different developmental stage and genotype. Our rigorous definition of an endophytic compartment microbiome should facilitate controlled dissection of plant-microbe interactions derived from complex soil communities.","container-title":"Nature","DOI":"10.1038/nature11237","ISSN":"1476-4687","issue":"7409","journalAbbreviation":"Nature","language":"eng","page":"86-90","PMID":"22859206","PMCID":"PMC4074413","source":"PubMed","title":"Defining the core Arabidopsis thaliana root microbiome","volume":"488","author":[{"family":"Lundberg","given":"Derek S."},{"family":"Lebeis","given":"Sarah L."},{"family":"Paredes","given":"Sur Herrera"},{"family":"Yourstone","given":"Scott"},{"family":"Gehring","given":"Jase"},{"family":"Malfatti","given":"Stephanie"},{"family":"Tremblay","given":"Julien"},{"family":"Engelbrektson","given":"Anna"},{"family":"Kunin","given":"Victor"},{"family":"Del Rio","given":"Tijana Glavina"},{"family":"Edgar","given":"Robert C."},{"family":"Eickhorst","given":"Thilo"},{"family":"Ley","given":"Ruth E."},{"family":"Hugenholtz","given":"Philip"},{"family":"Tringe","given":"Susannah Green"},{"family":"Dangl","given":"Jeffery L."}],"issued":{"date-parts":[["2012",8,2]]}}},{"id":503,"uris":["http://zotero.org/users/16875439/items/YL3LZZGV"],"itemData":{"id":503,"type":"article-journal","abstract":"The plant root defines the interface between a multicellular eukaryote and soil, one of the richest microbial ecosystems on Earth. Notably, soil bacteria are able to multiply inside roots as benign endophytes and modulate plant growth and development, with implications ranging from enhanced crop productivity to phytoremediation. Endophytic colonization represents an apparent paradox of plant innate immunity because plant cells can detect an array of microbe-associated molecular patterns (also known as MAMPs) to initiate immune responses to terminate microbial multiplication. Several studies attempted to describe the structure of bacterial root endophytes; however, different sampling protocols and low-resolution profiling methods make it difficult to infer general principles. Here we describe methodology to characterize and compare soil- and root-inhabiting bacterial communities, which reveals not only a function for metabolically active plant cells but also for inert cell-wall features in the selection of soil bacteria for host colonization. We show that the roots of Arabidopsis thaliana, grown in different natural soils under controlled environmental conditions, are preferentially colonized by Proteobacteria, Bacteroidetes and Actinobacteria, and each bacterial phylum is represented by a dominating class or family. Soil type defines the composition of root-inhabiting bacterial communities and host genotype determines their ribotype profiles to a limited extent. The identification of soil-type-specific members within the root-inhabiting assemblies supports our conclusion that these represent soil-derived root endophytes. Surprisingly, plant cell-wall features of other tested plant species seem to provide a sufficient cue for the assembly of approximately 40% of the Arabidopsis bacterial root-inhabiting microbiota, with a bias for Betaproteobacteria. Thus, this root sub-community may not be Arabidopsis-specific but saprophytic bacteria that would naturally be found on any plant root or plant debris in the tested soils. By contrast, colonization of Arabidopsis roots by members of the Actinobacteria depends on other cues from metabolically active host cells.","container-title":"Nature","DOI":"10.1038/nature11336","ISSN":"1476-4687","issue":"7409","journalAbbreviation":"Nature","language":"eng","page":"91-95","PMID":"22859207","source":"PubMed","title":"Revealing structure and assembly cues for Arabidopsis root-inhabiting bacterial microbiota","volume":"488","author":[{"family":"Bulgarelli","given":"Davide"},{"family":"Rott","given":"Matthias"},{"family":"Schlaeppi","given":"Klaus"},{"family":"Ver Loren van Themaat","given":"Emiel"},{"family":"Ahmadinejad","given":"Nahal"},{"family":"Assenza","given":"Federica"},{"family":"Rauf","given":"Philipp"},{"family":"Huettel","given":"Bruno"},{"family":"Reinhardt","given":"Richard"},{"family":"Schmelzer","given":"Elmon"},{"family":"Peplies","given":"Joerg"},{"family":"Gloeckner","given":"Frank Oliver"},{"family":"Amann","given":"Rudolf"},{"family":"Eickhorst","given":"Thilo"},{"family":"Schulze-Lefert","given":"Paul"}],"issued":{"date-parts":[["2012",8,2]]}}}],"schema":"https://github.com/citation-style-language/schema/raw/master/csl-citation.json"}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(7–9)</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Extensive research has demonstrated that the root microbiome contributes substantially to plant health and nutrition </w:t>
      </w:r>
      <w:r>
        <w:fldChar w:fldCharType="begin"/>
      </w:r>
      <w:r>
        <w:rPr>
          <w:kern w:val="0"/>
          <w:rFonts w:cs="Times New Roman" w:ascii="Times New Roman" w:hAnsi="Times New Roman"/>
        </w:rPr>
        <w:instrText xml:space="preserve">ADDIN ZOTERO_ITEM CSL_CITATION {"citationID":"KYIY6hjB","properties":{"unsorted":false,"formattedCitation":"(10)","plainCitation":"(10)","noteIndex":0},"citationItems":[{"id":652,"uris":["http://zotero.org/users/16875439/items/463EKNQL"],"itemData":{"id":652,"type":"article-journal","abstract":"The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(10)</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In some cases, plants establish highly specialised symbiotic relationships with microbes to enhance nutrient acquisition. Two of the best-studied intracellular symbioses are arbuscular mycorrhizal symbiosis (AMS) and symbiotic nitrogen fixation (SNF), which are highly characterised at the molecular and genetic levels. In both associations, the plant host provides photosynthetically derived carbon to its microbial partner in exchange for mineral nutrients, primarily phosphorus in AMS and nitrogen in SNF </w:t>
      </w:r>
      <w:r>
        <w:fldChar w:fldCharType="begin"/>
      </w:r>
      <w:r>
        <w:rPr>
          <w:kern w:val="0"/>
          <w:rFonts w:cs="Times New Roman" w:ascii="Times New Roman" w:hAnsi="Times New Roman"/>
        </w:rPr>
        <w:instrText xml:space="preserve">ADDIN ZOTERO_ITEM CSL_CITATION {"citationID":"gYNpLUZ7","properties":{"unsorted":false,"formattedCitation":"(11)","plainCitation":"(11)","noteIndex":0},"citationItems":[{"id":655,"uris":["http://zotero.org/users/16875439/items/DY664738"],"itemData":{"id":655,"type":"article-journal","abstract":"Plants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(11)</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AMS is highly prevalent in the plant kingdom, occurring in the majority of land plant species </w:t>
      </w:r>
      <w:r>
        <w:fldChar w:fldCharType="begin"/>
      </w:r>
      <w:r>
        <w:rPr>
          <w:kern w:val="0"/>
          <w:rFonts w:cs="Times New Roman" w:ascii="Times New Roman" w:hAnsi="Times New Roman"/>
        </w:rPr>
        <w:instrText xml:space="preserve">ADDIN ZOTERO_ITEM CSL_CITATION {"citationID":"fB5d7zay","properties":{"unsorted":false,"formattedCitation":"(12, 13)","plainCitation":"(12, 13)","noteIndex":0},"citationItems":[{"id":674,"uris":["http://zotero.org/users/16875439/items/T9TF7KZK"],"itemData":{"id":674,"type":"article-journal","abstract":"Arbuscular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(12, 13)</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Under phosphate starvation, plants exude strigolactones into the soil </w:t>
      </w:r>
      <w:r>
        <w:fldChar w:fldCharType="begin"/>
      </w:r>
      <w:r>
        <w:rPr>
          <w:kern w:val="0"/>
          <w:rFonts w:cs="Times New Roman" w:ascii="Times New Roman" w:hAnsi="Times New Roman"/>
        </w:rPr>
        <w:instrText xml:space="preserve">ADDIN ZOTERO_ITEM CSL_CITATION {"citationID":"JiWQokOO","properties":{"unsorted":false,"formattedCitation":"(13\\uc0\\u8211{}16)","plainCitation":"(13–16)","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679,"uris":["http://zotero.org/users/16875439/items/X6A23LS3"],"itemData":{"id":679,"type":"article-journal","abstract":"Arbuscular mycorrhizal (AM) fungi form mutualistic, symbiotic associations with the roots of more than 80% of land plants. The fungi are incapable of completing their life cycle in the absence of a host root. Their spores can germinate and grow in the absence of a host, but their hyphal growth is very limited. Little is known about the molecular mechanisms that govern signalling and recognition between AM fungi and their host plants. In one of the first stages of host recognition, the hyphae of AM fungi show extensive branching in the vicinity of host roots before formation of the appressorium, the structure used to penetrate the plant root. Host roots are known to release signalling molecules that trigger hyphal branching, but these branching factors have not been isolated. Here we have isolated a branching factor from the root exudates of Lotus japonicus and used spectroscopic analysis and chemical synthesis to identify it as a strigolactone, 5-deoxy-strigol. Strigolactones are a group of sesquiterpene lactones, previously isolated as seed-germination stimulants for the parasitic weeds Striga and Orobanche. The natural strigolactones 5-deoxy-strigol, sorgolactone and strigol, and a synthetic analogue, GR24, induced extensive hyphal branching in germinating spores of the AM fungus Gigaspora margarita at very low concentrations.","container-title":"Nature","DOI":"10.1038/nature03608","ISSN":"1476-4687","issue":"7043","journalAbbreviation":"Nature","language":"eng","page":"824-827","PMID":"15944706","source":"PubMed","title":"Plant sesquiterpenes induce hyphal branching in arbuscular mycorrhizal fungi","volume":"435","author":[{"family":"Akiyama","given":"Kohki"},{"family":"Matsuzaki","given":"Ken-ichi"},{"family":"Hayashi","given":"Hideo"}],"issued":{"date-parts":[["2005",6,9]]}}},{"id":681,"uris":["http://zotero.org/users/16875439/items/J8QAFMFZ"],"itemData":{"id":681,"type":"article-journal","abstract":"Phosphorus (P) is an essential macronutrient for plant growth and development. Upon P shortage, plant responds with massive reprogramming of transcription, the Phosphate Starvation Response (PSR). In parallel, the production of strigolactones (SLs)—a class of plant hormones that regulates plant development and rhizosphere signaling molecules—increases. It is unclear, however, what the functional link is between these two processes. In this study, using tomato as a model, RNAseq was used to evaluate the time-resolved changes in gene expression in the roots upon P starvation and, using a tomato CAROTENOID CLEAVAGE DIOXYGENASES 8 (CCD8) RNAi line, what the role of SLs is in this.","container-title":"BMC Plant Biology","DOI":"10.1186/s12870-021-03124-0","ISSN":"1471-2229","issue":"1","journalAbbreviation":"BMC Plant Biol","language":"en","page":"349","source":"Springer Link","title":"The role of strigolactones in P deficiency induced transcriptional changes in tomato roots","volume":"21","author":[{"family":"Wang","given":"Yanting"},{"family":"Duran","given":"Hernando G. Suárez"},{"family":"Haarst","given":"Jan C.","non-dropping-particle":"van"},{"family":"Schijlen","given":"Elio G.W.M"},{"family":"Ruyter-Spira","given":"Carolien"},{"family":"Medema","given":"Marnix H."},{"family":"Dong","given":"Lemeng"},{"family":"Bouwmeester","given":"Harro J."}],"issued":{"date-parts":[["2021",7,23]]}}},{"id":683,"uris":["http://zotero.org/users/16875439/items/GXTMBHJU"],"itemData":{"id":683,"type":"article-journal","abstract":"Strigolactones were originally identified as stimulators of the germination of root-parasitic weeds that pose a serious threat to resource-limited agriculture. They are mostly exuded from roots and function as signalling compounds in the initiation of arbuscular mycorrhizae, which are plant-fungus symbionts with a global effect on carbon and phosphate cycling. Recently, strigolactones were established to be phytohormones that regulate plant shoot architecture by inhibiting the outgrowth of axillary buds. Despite their importance, it is not known how strigolactones are transported. ATP-binding cassette (ABC) transporters, however, are known to have functions in phytohormone translocation. Here we show that the Petunia hybrida ABC transporter PDR1 has a key role in regulating the development of arbuscular mycorrhizae and axillary branches, by functioning as a cellular strigolactone exporter. P. hybrida pdr1 mutants are defective in strigolactone exudation from their roots, resulting in reduced symbiotic interactions. Above ground, pdr1 mutants have an enhanced branching phenotype, which is indicative of impaired strigolactone allocation. Overexpression of Petunia axillaris PDR1 in Arabidopsis thaliana results in increased tolerance to high concentrations of a synthetic strigolactone, consistent with increased export of strigolactones from the roots. PDR1 is the first known component in strigolactone transport, providing new opportunities for investigating and manipulating strigolactone-dependent processes.","container-title":"Nature","DOI":"10.1038/nature10873","ISSN":"1476-4687","issue":"7389","journalAbbreviation":"Nature","language":"eng","page":"341-344","PMID":"22398443","source":"PubMed","title":"A petunia ABC protein controls strigolactone-dependent symbiotic signalling and branching","volume":"483","author":[{"family":"Kretzschmar","given":"Tobias"},{"family":"Kohlen","given":"Wouter"},{"family":"Sasse","given":"Joelle"},{"family":"Borghi","given":"Lorenzo"},{"family":"Schlegel","given":"Markus"},{"family":"Bachelier","given":"Julien B."},{"family":"Reinhardt","given":"Didier"},{"family":"Bours","given":"Ralph"},{"family":"Bouwmeester","given":"Harro J."},{"family":"Martinoia","given":"Enrico"}],"issued":{"date-parts":[["2012",3,7]]}}}],"schema":"https://github.com/citation-style-language/schema/raw/master/csl-citation.json"}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(13–16)</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which arbuscular mycorrhizal fungi (AMF) perceive and respond to by releasing Myc-factors </w:t>
      </w:r>
      <w:r>
        <w:fldChar w:fldCharType="begin"/>
      </w:r>
      <w:r>
        <w:rPr>
          <w:kern w:val="0"/>
          <w:rFonts w:cs="Times New Roman" w:ascii="Times New Roman" w:hAnsi="Times New Roman"/>
        </w:rPr>
        <w:instrText xml:space="preserve">ADDIN ZOTERO_ITEM CSL_CITATION {"citationID":"hQ1oqCb1","properties":{"unsorted":false,"formattedCitation":"(12, 17)","plainCitation":"(12, 17)","noteIndex":0},"citationItems":[{"id":674,"uris":["http://zotero.org/users/16875439/items/T9TF7KZK"],"itemData":{"id":674,"type":"article-journal","abstract":"Arbuscular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mycorrhiza","volume":"6","author":[{"family":"Parniske","given":"Martin"}],"issued":{"date-parts":[["2008",10]]}}},{"id":685,"uris":["http://zotero.org/users/16875439/items/SRTS5MGJ"],"itemData":{"id":685,"type":"article-journal","abstract":"Arbuscular mycorrhiza (AM) is a root endosymbiosis between plants and glomeromycete fungi. It is the most widespread terrestrial plant symbiosis, improving plant uptake of water and mineral nutrients. Yet, despite its crucial role in land ecosystems, molecular mechanisms leading to its formation are just beginning to be unravelled. Recent evidence suggests that AM fungi produce diffusible symbiotic signals. Here we show that Glomus intraradices secretes symbiotic signals that are a mixture of sulphated and non-sulphated simple lipochitooligosaccharides (LCOs), which stimulate formation of AM in plant species of diverse families (Fabaceae, Asteraceae and Umbelliferae). In the legume Medicago truncatula these signals stimulate root growth and branching by the symbiotic DMI signalling pathway. These findings provide a better understanding of the evolution of signalling mechanisms involved in plant root endosymbioses and will greatly facilitate their molecular dissection. They also open the way to using these natural and very active molecules in agriculture.","container-title":"Nature","DOI":"10.1038/nature09622","ISSN":"1476-4687","issue":"7328","journalAbbreviation":"Nature","language":"eng","page":"58-63","PMID":"21209659","source":"PubMed","title":"Fungal lipochitooligosaccharide symbiotic signals in arbuscular mycorrhiza","volume":"469","author":[{"family":"Maillet","given":"Fabienne"},{"family":"Poinsot","given":"Véréna"},{"family":"André","given":"Olivier"},{"family":"Puech-Pagès","given":"Virginie"},{"family":"Haouy","given":"Alexandra"},{"family":"Gueunier","given":"Monique"},{"family":"Cromer","given":"Laurence"},{"family":"Giraudet","given":"Delphine"},{"family":"Formey","given":"Damien"},{"family":"Niebel","given":"Andreas"},{"family":"Martinez","given":"Eduardo Andres"},{"family":"Driguez","given":"Hugues"},{"family":"Bécard","given":"Guillaume"},{"family":"Dénarié","given":"Jean"}],"issued":{"date-parts":[["2011",1,6]]}}}],"schema":"https://github.com/citation-style-language/schema/raw/master/csl-citation.json"}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(12, 17)</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These signals are recognised by specialised plant receptors </w:t>
      </w:r>
      <w:r>
        <w:fldChar w:fldCharType="begin"/>
      </w:r>
      <w:r>
        <w:rPr>
          <w:kern w:val="0"/>
          <w:rFonts w:cs="Times New Roman" w:ascii="Times New Roman" w:hAnsi="Times New Roman"/>
        </w:rPr>
        <w:instrText xml:space="preserve">ADDIN ZOTERO_ITEM CSL_CITATION {"citationID":"pDRxjNcs","properties":{"unsorted":false,"formattedCitation":"(13)","plainCitation":"(13)","noteIndex":0},"citationItems":[{"id":676,"uris":["http://zotero.org/users/16875439/items/GJKQGUL6"],"itemData":{"id":676,"type":"article-journal","abstract":"Most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(13)</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triggering calcium oscillations that activate downstream symbiosis signalling, enabling AMF to colonise the root cortex and form highly branched intracellular feeding structures known as ‘arbuscules’ </w:t>
      </w:r>
      <w:r>
        <w:fldChar w:fldCharType="begin"/>
      </w:r>
      <w:r>
        <w:rPr>
          <w:kern w:val="0"/>
          <w:rFonts w:cs="Times New Roman" w:ascii="Times New Roman" w:hAnsi="Times New Roman"/>
        </w:rPr>
        <w:instrText xml:space="preserve">ADDIN ZOTERO_ITEM CSL_CITATION {"citationID":"euc9il8T","properties":{"unsorted":false,"formattedCitation":"(11, 12, 18, 19)","plainCitation":"(11, 12, 18, 19)","noteIndex":0},"citationItems":[{"id":655,"uris":["http://zotero.org/users/16875439/items/DY664738"],"itemData":{"id":655,"type":"article-journal","abstract":"Plants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mycorrhiza","volume":"6","author":[{"family":"Parniske","given":"Martin"}],"issued":{"date-parts":[["2008",10]]}}},{"id":687,"uris":["http://zotero.org/users/16875439/items/9EDA4J47"],"itemData":{"id":687,"type":"article-journal","abstract":"Understanding how the cell uses a limited set of proteins to transduce very different signals into specific cellular responses is a central goal of cell biology and signal transduction disciplines. Although multifunctionality in signal transduction is widespread, the mechanisms that allow differential modes of signaling in multifunctional signaling pathways are not well defined. In legume plants, a common symbiosis signaling pathway composed of at least seven proteins mediates infection by both mycorrhizal fungi and rhizobial bacteria. Here we show that the symbiosis signaling pathway in legumes differentially transduces both bacterial and fungal signals (inputs) to generate alternative calcium responses (outputs). We show that these differential calcium responses are dependent on the same proteins, DMI1 and DMI2, for their activation, indicating an inherent flexibility in this signaling pathway. By using Lyapunov and other mathematical analyses, we discovered that both bacterial-induced and fungal-induced calcium responses are chaotic in nature. Chaotic systems require minimal energy to produce a wide spectrum of outputs in response to marginally different inputs. The flexibility provided by chaotic systems is consistent with the need to transduce two different signals, one from rhizobial bacteria and one from mycorrhizal fungi, by using common components of a single signaling pathway.","container-title":"Proceedings of the National Academy of Sciences","DOI":"10.1073/pnas.0803499105","issue":"28","page":"9823-9828","publisher":"Proceedings of the National Academy of Sciences","source":"pnas.org (Atypon)","title":"Differential and chaotic calcium signatures in the symbiosis signaling pathway of legumes","volume":"105","author":[{"family":"Kosuta","given":"Sonja"},{"family":"Hazledine","given":"Saul"},{"family":"Sun","given":"Jongho"},{"family":"Miwa","given":"Hiroki"},{"family":"Morris","given":"Richard J."},{"family":"Downie","given":"J. Allan"},{"family":"Oldroyd","given":"Giles E. D."}],"issued":{"date-parts":[["2008",7,15]]}}},{"id":689,"uris":["http://zotero.org/users/16875439/items/5HM8UZH3"],"itemData":{"id":689,"type":"article-journal","abstract":"Arbuscular mycorrhizas (AM) are widespread, ancient endosymbiotic associations that contribute significantly to soil nutrient uptake in plants. We have previously shown that initial fungal penetration of the host root is mediated via a specialized cytoplasmic assembly called the prepenetration apparatus (PPA), which directs AM hyphae through the epidermis (Genre et al., 2005). In vivo confocal microscopy studies performed on Medicago truncatula and Daucus carota, host plants with different patterns of AM colonization, now reveal that subsequent intracellular growth across the root outer cortex is also PPA dependent. On the other hand, inner root cortical colonization leading to arbuscule development involves more varied and complex PPA-related mechanisms. In particular, a striking alignment of polarized PPAs can be observed in adjacent inner cortical cells of D. carota, correlating with the intracellular root colonization strategy of this plant. Ultrastructural analysis of these PPA-containing cells reveals intense membrane trafficking coupled with nuclear enlargement and remodeling, typical features of arbusculated cells. Taken together, these findings imply that prepenetration responses are both conserved and modulated throughout the AM symbiosis as a function of the different stages of fungal accommodation and the host-specific pattern of root colonization. We propose a model for intracellular AM fungal accommodation integrating peri-arbuscular interface formation and the regulation of functional arbuscule development.","container-title":"The Plant Cell","DOI":"10.1105/tpc.108.059014","ISSN":"1040-4651","issue":"5","journalAbbreviation":"Plant Cell","language":"eng","page":"1407-1420","PMID":"18515499","PMCID":"PMC2438458","source":"PubMed","title":"Prepenetration apparatus assembly precedes and predicts the colonization patterns of arbuscular mycorrhizal fungi within the root cortex of both Medicago truncatula and Daucus carota","volume":"20","author":[{"family":"Genre","given":"Andrea"},{"family":"Chabaud","given":"Mireille"},{"family":"Faccio","given":"Antonella"},{"family":"Barker","given":"David G."},{"family":"Bonfante","given":"Paola"}],"issued":{"date-parts":[["2008",5]]}}}],"schema":"https://github.com/citation-style-language/schema/raw/master/csl-citation.json"}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(11, 12, 18, 19)</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These structures provide an extended surface area for nutrient exchange, where the plant supplies carbon sources to the fungus in return for phosphorus </w:t>
      </w:r>
      <w:r>
        <w:fldChar w:fldCharType="begin"/>
      </w:r>
      <w:r>
        <w:rPr>
          <w:kern w:val="0"/>
          <w:rFonts w:cs="Times New Roman" w:ascii="Times New Roman" w:hAnsi="Times New Roman"/>
        </w:rPr>
        <w:instrText xml:space="preserve">ADDIN ZOTERO_ITEM CSL_CITATION {"citationID":"6tm6Xbev","properties":{"unsorted":false,"formattedCitation":"(13, 20)","plainCitation":"(13, 20)","noteIndex":0},"citationItems":[{"id":676,"uris":["http://zotero.org/users/16875439/items/GJKQGUL6"],"itemData":{"id":676,"type":"article-journal","abstract":"Most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id":691,"uris":["http://zotero.org/users/16875439/items/6WTVWY9R"],"itemData":{"id":691,"type":"article-journal","abstract":"Arbuscular mycorrhiza (AM) is a widespread symbiosis between most land plants and fungi of the Glomeromycotina, which has existed for more than 400million years. AM fungi (AMF) improve plant nutrition with mineral nutrients and conversely, their growth and development is fueled by organic carbon supplied from their host. Recent studies demonstrated independently and with different experimental approaches that lipids are transferred from plants to fungi in addition to sugars, and that AMF are dependent on this lipid supply because they lack genes encoding fatty acid synthase I subunits. Dependence on host lipids or lipid parasitism occur in a range of interorganismic associations with participants from almost all kingdoms. Thus, these phenomena seem rather common in mutualistic and parasitic interactions.","container-title":"Current Opinion in Plant Biology","DOI":"10.1016/j.pbi.2018.04.005","ISSN":"1879-0356","journalAbbreviation":"Curr Opin Plant Biol","language":"eng","page":"137-144","PMID":"29729528","source":"PubMed","title":"Cross-kingdom lipid transfer in arbuscular mycorrhiza symbiosis and beyond","volume":"44","author":[{"family":"Keymer","given":"Andreas"},{"family":"Gutjahr","given":"Caroline"}],"issued":{"date-parts":[["2018",8]]}}}],"schema":"https://github.com/citation-style-language/schema/raw/master/csl-citation.json"}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(13, 20)</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In contrast, SNF with nitrogen-fixing bacteria is far less widespread, occurring only in legumes and the tree </w:t>
      </w:r>
      <w:r>
        <w:rPr>
          <w:rFonts w:cs="Times New Roman" w:ascii="Times New Roman" w:hAnsi="Times New Roman"/>
          <w:i/>
          <w:iCs/>
          <w:kern w:val="0"/>
        </w:rPr>
        <w:t>Parasponia</w:t>
      </w:r>
      <w:r>
        <w:rPr>
          <w:rFonts w:cs="Times New Roman" w:ascii="Times New Roman" w:hAnsi="Times New Roman"/>
          <w:kern w:val="0"/>
        </w:rPr>
        <w:t xml:space="preserve"> </w:t>
      </w:r>
      <w:r>
        <w:fldChar w:fldCharType="begin"/>
      </w:r>
      <w:r>
        <w:rPr>
          <w:kern w:val="0"/>
          <w:rFonts w:cs="Times New Roman" w:ascii="Times New Roman" w:hAnsi="Times New Roman"/>
        </w:rPr>
        <w:instrText xml:space="preserve">ADDIN ZOTERO_ITEM CSL_CITATION {"citationID":"YqCV8B4w","properties":{"unsorted":false,"formattedCitation":"(21, 22)","plainCitation":"(21, 22)","noteIndex":0},"citationItems":[{"id":693,"uris":["http://zotero.org/users/16875439/items/47I442CR"],"itemData":{"id":693,"type":"article-journal","abstract":"Plants associate with nitrogen-fixing bacteria to secure nitrogen, which is generally the most limiting nutrient for plant growth. Endosymbiotic nitrogen-fixing associations are widespread among diverse plant lineages, ranging from microalgae to angiosperms, and are primarily one of three types: cyanobacterial, actinorhizal or rhizobial. The large overlap in the signaling pathways and infection components of arbuscular mycorrhizal, actinorhizal and rhizobial symbioses reflects their evolutionary relatedness. These beneficial associations are influenced by environmental factors and other microorganisms in the rhizosphere. In this review, we summarize the diversity of nitrogen-fixing symbioses, key signal transduction pathways and colonization mechanisms relevant to such interactions, and compare and contrast these interactions with arbuscular mycorrhizal associations from an evolutionary standpoint. Additionally, we highlight recent studies on environmental factors regulating nitrogen-fixing symbioses to provide insights into the adaptation of symbiotic plants to complex environments.","container-title":"Current Biology","DOI":"10.1016/j.cub.2023.04.053","ISSN":"0960-9822","issue":"11","journalAbbreviation":"Current Biology","page":"R543-R559","source":"ScienceDirect","title":"Diversity and regulation of symbiotic nitrogen fixation in plants","volume":"33","author":[{"family":"Xu","given":"Peng"},{"family":"Wang","given":"Ertao"}],"issued":{"date-parts":[["2023",6,5]]}}},{"id":695,"uris":["http://zotero.org/users/16875439/items/XMSBY7AK"],"itemData":{"id":695,"type":"article-journal","abstract":"Organisms rely on symbiotic associations for metabolism, protection, and energy. However, these intimate partnerships can be vulnerable to exploitation. What prevents microbial mutualists from parasitizing their hosts? In legumes, there is evidence that hosts have evolved sophisticated mechanisms to manage their symbiotic rhizobia, but the generality and evolutionary origins of these control mechanisms are under debate. Here, we focused on the symbiosis between Parasponia hosts and N2-fixing rhizobium bacteria. Parasponia is the only non-legume lineage to have evolved a rhizobial symbiosis and thus provides an evolutionary replicate to test how rhizobial exploitation is controlled. A key question is whether Parasponia hosts can prevent colonization of rhizobia under high nitrogen conditions, when the contribution of the symbiont becomes nonessential. We grew Parasponia andersonii inoculated with Bradyrhizobium elkanii under four ammonium nitrate concentrations in a controlled growth chamber. We measured shoot and root dry weight, nodule number, nodule fresh weight, nodule volume. To quantify viable rhizobial populations in planta, we crushed nodules and determined colony forming units (CFU), as a rhizobia fitness proxy. We show that, like legumes and actinorhizal plants, P. andersonii is able to control nodule symbiosis in response to exogenous nitrogen. While the relative host growth benefits of inoculation decreased with nitrogen fertilization, our highest ammonium nitrate concentration (3.75 mM) was sufficient to prevent nodule formation on inoculated roots. Rhizobial populations were highest in nitrogen free medium. While we do not yet know the mechanism, our results suggest that control mechanisms over rhizobia are not exclusive to the legume clade.","container-title":"Frontiers in Plant Science","DOI":"10.3389/fpls.2019.01779","ISSN":"1664-462X","journalAbbreviation":"Front Plant Sci","language":"eng","page":"1779","PMID":"32117343","PMCID":"PMC7019102","source":"PubMed","title":"The Non-Legume Parasponia andersonii Mediates the Fitness of Nitrogen-Fixing Rhizobial Symbionts Under High Nitrogen Conditions","volume":"10","author":[{"family":"Dupin","given":"Simon E."},{"family":"Geurts","given":"René"},{"family":"Kiers","given":"E. Toby"}],"issued":{"date-parts":[["2019"]]}}}],"schema":"https://github.com/citation-style-language/schema/raw/master/csl-citation.json"}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(21, 22)</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Legumes release flavonoids </w:t>
      </w:r>
      <w:r>
        <w:fldChar w:fldCharType="begin"/>
      </w:r>
      <w:r>
        <w:rPr>
          <w:kern w:val="0"/>
          <w:rFonts w:cs="Times New Roman" w:ascii="Times New Roman" w:hAnsi="Times New Roman"/>
        </w:rPr>
        <w:instrText xml:space="preserve">ADDIN ZOTERO_ITEM CSL_CITATION {"citationID":"rmrgm9vw","properties":{"unsorted":false,"formattedCitation":"(11, 23, 24)","plainCitation":"(11, 23, 24)","noteIndex":0},"citationItems":[{"id":655,"uris":["http://zotero.org/users/16875439/items/DY664738"],"itemData":{"id":655,"type":"article-journal","abstract":"Plants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D."}],"issued":{"date-parts":[["2013",4]]}}},{"id":698,"uris":["http://zotero.org/users/16875439/items/PABQWDPG"],"itemData":{"id":698,"type":"article-journal","abstract":"As a major component of plant specialized metabolism, phenylpropanoid biosynthetic pathways provide anthocyanins for pigmentation, flavonoids such as flavones for protection against UV photodamage, various flavonoid and isoflavonoid inducers of Rhizobium nodulation genes, polymeric lignin for structural support and assorted antimicrobial phytoalexins. As constituents of plant-rich diets and an assortment of herbal medicinal agents, the phenylpropanoids exhibit measurable cancer chemopreventive, antimitotic, estrogenic, antimalarial, antioxidant and antiasthmatic activities. The health benefits of consuming red wine, which contains significant amounts of 3,4',5-trihydroxystilbene (resveratrol) and other phenylpropanoids, highlight the increasing awareness in the medical community and the public at large as to the potential dietary importance of these plant derived compounds. As recently as a decade ago, little was known about the three-dimensional structure of the enzymes involved in these highly branched biosynthetic pathways. Ten years ago, we initiated X-ray crystallographic analyses of key enzymes of this pathway, complemented by biochemical and enzyme engineering studies. We first investigated chalcone synthase (CHS), the entry point of the flavonoid pathway, and its close relative stilbene synthase (STS). Work soon followed on the O-methyl transferases (OMTs) involved in modifications of chalcone, isoflavonoids and metabolic precursors of lignin. More recently, our groups and others have extended the range of phenylpropanoid pathway structural investigations to include the upstream enzymes responsible for the initial recruitment of phenylalanine and tyrosine, as well as a number of reductases, acyltransferases and ancillary tailoring enzymes of phenylpropanoid-derived metabolites. These structure-function studies collectively provide a comprehensive view of an important aspect of phenylpropanoid metabolism. More specifically, these atomic resolution insights into the architecture and mechanistic underpinnings of phenylpropanoid metabolizing enzymes contribute to our understanding of the emergence and on-going evolution of specialized phenylpropanoid products, and underscore the molecular basis of metabolic biodiversity at the chemical level. Finally, the detailed knowledge of the structure, function and evolution of these enzymes of specialized metabolism provide a set of experimental templates for the enzyme and metabolic engineering of production platforms for diverse novel compounds with desirable dietary and medicinal properties.","container-title":"Plant physiology and biochemistry: PPB","DOI":"10.1016/j.plaphy.2007.12.009","ISSN":"0981-9428","issue":"3","journalAbbreviation":"Plant Physiol Biochem","language":"eng","page":"356-370","PMID":"18272377","PMCID":"PMC2860624","source":"PubMed","title":"Structure and function of enzymes involved in the biosynthesis of phenylpropanoids","volume":"46","author":[{"family":"Ferrer","given":"J.-L."},{"family":"Austin","given":"M. B."},{"family":"Stewart","given":"C."},{"family":"Noel","given":"J. P."}],"issued":{"date-parts":[["2008",3]]}}},{"id":611,"uris":["http://zotero.org/users/16875439/items/FH53YT7M"],"itemData":{"id":611,"type":"article-journal","abstract":"Flavonoids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(11, 23, 24)</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that are detected by nitrogen-fixing bacteria in the soil and activate bacterial production of Nod-factors </w:t>
      </w:r>
      <w:r>
        <w:fldChar w:fldCharType="begin"/>
      </w:r>
      <w:r>
        <w:rPr>
          <w:kern w:val="0"/>
          <w:rFonts w:cs="Times New Roman" w:ascii="Times New Roman" w:hAnsi="Times New Roman"/>
        </w:rPr>
        <w:instrText xml:space="preserve">ADDIN ZOTERO_ITEM CSL_CITATION {"citationID":"Ota85plY","properties":{"unsorted":false,"formattedCitation":"(24, 25)","plainCitation":"(24, 25)","noteIndex":0},"citationItems":[{"id":611,"uris":["http://zotero.org/users/16875439/items/FH53YT7M"],"itemData":{"id":611,"type":"article-journal","abstract":"Flavonoids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D."}],"issued":{"date-parts":[["2016",8,11]]}}},{"id":701,"uris":["http://zotero.org/users/16875439/items/6G5WDC92"],"itemData":{"id":701,"type":"article-journal","abstract":"Nitrogen is essential for the growth of plants. The ability of some plant species to obtain all or part of their requirement for nitrogen by interacti...","container-title":"International Journal of Molecular Sciences","DOI":"10.3390/ijms21165926","ISSN":"1422-0067","issue":"16","language":"en","license":"http://creativecommons.org/licenses/by/3.0/","publisher":"publisher","source":"www.mdpi.com","title":"The Significance of Flavonoids in the Process of Biological Nitrogen Fixation","URL":"https://www.mdpi.com/1422-0067/21/16/5926","volume":"21","author":[{"family":"Dong","given":"Wei"},{"family":"Song","given":"Yuguang"}],"accessed":{"date-parts":[["2026",2,17]]},"issued":{"date-parts":[["2020",8,18]]}}}],"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(24, 25)</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These signals are perceived by the plant, triggering symbiosis signalling, as seen in AMS, but leading to the development of specialised root-derived organelles called ‘nodules’, inside which nitrogen-fixing rhizobia are endocytosed </w:t>
      </w:r>
      <w:r>
        <w:fldChar w:fldCharType="begin"/>
      </w:r>
      <w:r>
        <w:rPr>
          <w:kern w:val="0"/>
          <w:rFonts w:cs="Times New Roman" w:ascii="Times New Roman" w:hAnsi="Times New Roman"/>
        </w:rPr>
        <w:instrText xml:space="preserve">ADDIN ZOTERO_ITEM CSL_CITATION {"citationID":"f5tpVyFt","properties":{"unsorted":false,"formattedCitation":"(11)","plainCitation":"(11)","noteIndex":0},"citationItems":[{"id":655,"uris":["http://zotero.org/users/16875439/items/DY664738"],"itemData":{"id":655,"type":"article-journal","abstract":"Plants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(11)</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Nitrogen fixation is then facilitated by host-supplied sugars and tightly controlled oxygen levels mediated by leghemoglobin </w:t>
      </w:r>
      <w:r>
        <w:fldChar w:fldCharType="begin"/>
      </w:r>
      <w:r>
        <w:rPr>
          <w:kern w:val="0"/>
          <w:rFonts w:cs="Times New Roman" w:ascii="Times New Roman" w:hAnsi="Times New Roman"/>
        </w:rPr>
        <w:instrText xml:space="preserve">ADDIN ZOTERO_ITEM CSL_CITATION {"citationID":"bhqAC8VG","properties":{"unsorted":false,"formattedCitation":"(26\\uc0\\u8211{}30)","plainCitation":"(26–30)","noteIndex":0},"citationItems":[{"id":703,"uris":["http://zotero.org/users/16875439/items/N7L2TWMF"],"itemData":{"id":703,"type":"article-journal","abstract":"Legumes form a symbiosis with rhizobia, a soil bacterium that allows them to access atmospheric nitrogen and deliver it to the plant for growth. Biolo...","container-title":"Molecules","DOI":"10.3390/molecules26226876","ISSN":"1420-3049","issue":"22","language":"en","license":"http://creativecommons.org/licenses/by/3.0/","publisher":"publisher","source":"www.mdpi.com","title":"Malate Transport and Metabolism in Nitrogen-Fixing Legume Nodules","URL":"https://www.mdpi.com/1420-3049/26/22/6876","volume":"26","author":[{"family":"Booth","given":"Nicholas J."},{"family":"Smith","given":"Penelope M. C."},{"family":"Ramesh","given":"Sunita A."},{"family":"Day","given":"David A."}],"accessed":{"date-parts":[["2026",2,17]]},"issued":{"date-parts":[["2021",11,15]]}}},{"id":705,"uris":["http://zotero.org/users/16875439/items/IRR4BV7I"],"itemData":{"id":705,"type":"article-journal","abstract":"The literature concerning the metabolism of carbon compounds during the reduction, assimilation and translocation of nitrogen in root nodules of leguminous plants is reviewed. The reduction of dinitrogen requires an energy source (ATP) and a reluctant which are both supplied by respiratory catabolism of carbohydrates produced by the host plant. Photosynthates are also required to generate the carbon skeletons for amino acid or urcide synthesis during the assimilation of ammonia produced by the bacteria within the nodule tissue. Competition for photosynthates occurs between the bacteroids, nodule tissue and the various vegetative and reproductive sinks in the host plant. The nature of carbon compounds involved in these processes, their routes of metabolism, the mechanisms of control and the partitioning of metabolises between the various sites of utilization are only poorly understood. It is apparent that dinitrogen is reduced to ammonia in the bacteroids. Both fast- and slow-growing strains of Rhizobium possess the Entner-Doudoroff pathway of glucose catabolism, and some, if not all, enzymes of the Emden-Meyerhof pathway. Some bacterial cultures also metabolize carbon through the ketogluconate pathway but only the fast-growing strains of cultured rhizobia possess the key enzyme of the pentose phosphate pathway (6-phosphogluconate dehydrogenase). The host cells are thought to contain the complete Emden-Meyerhof pathway and tricarboxylic acid cycle, which provides the carbon skeletons for assimilation of the ammonia, formed by the bacteroids, into α-amino acids. A pathway of anapleurotic carbon conservation, operative in the host cells, synthesizes oxaloacetic acid through β-carboxylation of phosphoenol pyruvate. This process could be important in the recapture and assimilation of respired CO2 in the rhizosphere. The main route of assimilation of ammonia produced by the bacteroids would appear to be via the glutamine synthetase-glutamate synthase pathway in the host cells. However, glutamate dehydrogenase may also be involved in ammonia assimilation. These enzymes also occur in in vitro cultures of Rhizobium and in bacteroids where they presumably participate in the synthesis of amino acids for growth of the bacteria or bacteroids. Nitrogen assimilated into glutamine or glutamate is exported from the nodules in a variety of forms, which include asparagine, glutamine, aspartate, homoserine and allantoates, in proportions which depend on the legume species. Studies on regulation of the overall process have focussed on expression of bacteroid genes and on the control of enzyme activity, at the level of nitrogenase and enzymes of nitrogen assimilation in particular. However, due to the wide range of experimental techniques, environmental conditions and plant species which have been used, no clear conclusions can yet be drawn. The pathways of carbon flow in nitrogen metabolism, particularly in relation to the synthesis of ureides and the regulation of carbon metabolism, remain key areas for future research in symbiotic nitrogen fixation.","container-title":"Phytochemistry","DOI":"10.1016/0031-9422(80)83181-5","ISSN":"0031-9422","issue":"3","journalAbbreviation":"Phytochemistry","page":"341-355","source":"ScienceDirect","title":"Carbon and nitrogen metabolism in legume root nodules","volume":"19","author":[{"family":"Rawsthorne","given":"Stephen"},{"family":"Minchin","given":"Frank R."},{"family":"Summerfield","given":"Rodney J."},{"family":"Cookson","given":"Claire"},{"family":"Coombs","given":"James"}],"issued":{"date-parts":[["1980",1,1]]}}},{"id":708,"uris":["http://zotero.org/users/16875439/items/U3LIVH5P"],"itemData":{"id":708,"type":"article-journal","abstract":"The previously published simulation of physiological functions occurring in infected cells of soybean nodules has been extended to include consideration of the diffusion of N2 from the outside of a nodule to the nitrogen-fixing bacteroids, in relation to published values for the apparentKm(N2) for nitrogen fixation in the soybean nodule system. Nitrogen fixation is driven by bacteroid respiration, so increases in the average relative oxygenation (Y) of cytoplasmic leghaemoglobin lead to increased bacteroid respiration, increased nitrogen fixation, and greater differences in concentration of dissolved N2 between the cell surface and the innermost bacteroids (d[N2]). Over the range ofY considered, values for d[N2] were from 5.2- to 6.2-fold greater than the corresponding values for d[O2], because of facilitation of O2 flux by cytoplasmic leghaemoglobin. Gradients of [N2] within symbiosomes are small relative to cytoplasmic values and at the symbiosome surface [N2] was greater than 0.4 mol/m3 at the greatest rates of nitrogen fixation calculated. Therefore, it is unlikely that values for [N2] anywhere in the infected cell are low enough to affect rates of nitrogen fixation significantly, unless low external atmospheric N2 pressures are used experimentally.","container-title":"Protoplasma","DOI":"10.1007/BF01279260","ISSN":"1615-6102","issue":"1","journalAbbreviation":"Protoplasma","language":"en","page":"137-142","source":"Springer Link","title":"Delivery of N2 to bacteroids in simulated soybean nodule cells: consideration of gradients of concentration of dissolved N2 in cell walls, cytoplasm, and symbiosomes","title-short":"Delivery of N2 to bacteroids in simulated soybean nodule cells","volume":"206","author":[{"family":"Bergersen","given":"F. J."}],"issued":{"date-parts":[["1999",3,1]]}}},{"id":710,"uris":["http://zotero.org/users/16875439/items/U3BSCMFU"],"itemData":{"id":710,"type":"article-journal","abstract":"Symbiotic nitrogen fixation by rhizobia in legume root nodules injects approximately 40 million tonnes of nitrogen into agricultural systems each year. In exchange for reduced nitrogen from the bacteria, the plant provides rhizobia with reduced carbon and all the essential nutrients required for bacterial metabolism. Symbiotic nitrogen fixation requires exquisite integration of plant and bacterial metabolism. Central to this integration are transporters of both the plant and the rhizobia, which transfer elements and compounds across various plant membranes and the two bacterial membranes. Here we review current knowledge of legume and rhizobial transport and metabolism as they relate to symbiotic nitrogen fixation. Although all legume-rhizobia symbioses have many metabolic features in common, there are also interesting differences between them, which show that evolution has solved metabolic problems in different ways to achieve effective symbiosis in different systems.","container-title":"Annual Review of Plant Biology","DOI":"10.1146/annurev-arplant-050312-120235","ISSN":"1545-2123","journalAbbreviation":"Annu Rev Plant Biol","language":"eng","page":"781-805","PMID":"23451778","source":"PubMed","title":"Transport and metabolism in legume-rhizobia symbioses","volume":"64","author":[{"family":"Udvardi","given":"Michael"},{"family":"Poole","given":"Philip S."}],"issued":{"date-parts":[["2013"]]}}},{"id":712,"uris":["http://zotero.org/users/16875439/items/ED9DQCP4"],"itemData":{"id":712,"type":"article-journal","abstract":"Respiration in support of N(2) fixation by rhizobia in legume root nodules depends on an adequate supply of O(2), but excessive O(2) can damage nitrogenase, the key enzyme. The movement of O(2) into and within the nodule is driven by gradients in the concentration of O(2) or in the oxygenation of the O(2)-carrier, leghaemoglobin. Steeper gradients may increase flux to the sites of respiration, but gradients also raise the possibility of inadequate O(2) in some nodule zones and excessive O(2) in others. No detailed study of O(2) gradients in the interior of nodules has been published previously. Spectral changes in leghaemoglobin with oxygenation, previously used to measure the average O(2) status of the nodule interior, were used to map longitudinal gradients in O(2) and in respiratory capacity in the elongated nodules of alfalfa (Medicago sativa L.) and sweetclover (Melilotus officinalis L.). Variability among nodules under air in the magnitude and direction of internal O(2) gradients was seen in both species. Despite consistently higher respiratory capacity near the meristematic tip, a majority of nodules had higher O(2) towards the tip than towards the base. These results contrast with a previous report, apparently based on limited data, but they are consistent with anatomical and tracer studies showing higher gas permeability near the tip.","container-title":"Journal of Experimental Botany","DOI":"10.1093/jxb/erg097","ISSN":"0022-0957","issue":"384","journalAbbreviation":"J Exp Bot","language":"eng","page":"1085-1091","PMID":"12598578","source":"PubMed","title":"Leghaemoglobin oxygenation gradients in alfalfa and yellow sweetclover nodules","volume":"54","author":[{"family":"Denison","given":"R. Ford"},{"family":"Okano","given":"Yutaka"}],"issued":{"date-parts":[["2003",3]]}}}],"schema":"https://github.com/citation-style-language/schema/raw/master/csl-citation.json"}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(26–30)</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Together, SNF and AMS are essential strategies enabling plants to acquire nutrients critical for growth and reproduction.</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Both symbioses are controlled by a shared genetic pathway known as the ‘Common Symbiosis Signalling Pathway’ (CSSP), which is conserved across land plants </w:t>
      </w:r>
      <w:r>
        <w:fldChar w:fldCharType="begin"/>
      </w:r>
      <w:r>
        <w:rPr>
          <w:kern w:val="0"/>
          <w:rFonts w:cs="Times New Roman" w:ascii="Times New Roman" w:hAnsi="Times New Roman"/>
        </w:rPr>
        <w:instrText xml:space="preserve">ADDIN ZOTERO_ITEM CSL_CITATION {"citationID":"LwNTrGcS","properties":{"unsorted":false,"formattedCitation":"(11, 12, 31\\uc0\\u8211{}34)","plainCitation":"(11, 12, 31–34)","noteIndex":0},"citationItems":[{"id":655,"uris":["http://zotero.org/users/16875439/items/DY664738"],"itemData":{"id":655,"type":"article-journal","abstract":"Plants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D."}],"issued":{"date-parts":[["2013",4]]}}},{"id":674,"uris":["http://zotero.org/users/16875439/items/T9TF7KZK"],"itemData":{"id":674,"type":"article-journal","abstract":"Arbuscular mycorrhiza (AM), a symbiosis between plants and members of an ancient phylum of fungi, the Glomeromycota, improves the supply of water and nutrients, such as phosphate and nitrogen, to the host plant. In return, up to 20% of plant-fixed carbon is transferred to the fungus. Nutrient transport occurs through symbiotic structures inside plant root cells known as arbuscules. AM development is accompanied by an exchange of signalling molecules between the symbionts. A novel class of plant hormones known as strigolactones are exuded by the plant roots. On the one hand, strigolactones stimulate fungal metabolism and branching. On the other hand, they also trigger seed germination of parasitic plants. Fungi release signalling molecules, in the form of 'Myc factors' that trigger symbiotic root responses. Plant genes required for AM development have been characterized. During evolution, the genetic programme for AM has been recruited for other plant root symbioses: functional adaptation of a plant receptor kinase that is essential for AM symbiosis paved the way for nitrogen-fixing bacteria to form intracellular symbioses with plant cells.","container-title":"Nature Reviews. Microbiology","DOI":"10.1038/nrmicro1987","ISSN":"1740-1534","issue":"10","journalAbbreviation":"Nat Rev Microbiol","language":"eng","page":"763-775","PMID":"18794914","source":"PubMed","title":"Arbuscular mycorrhiza: the mother of plant root endosymbioses","title-short":"Arbuscular mycorrhiza","volume":"6","author":[{"family":"Parniske","given":"Martin"}],"issued":{"date-parts":[["2008",10]]}}},{"id":714,"uris":["http://zotero.org/users/16875439/items/NEQ9HF62"],"itemData":{"id":714,"type":"chapter","abstract":"Interestingly, part of the common symbiotic signaling pathway (CSSP or SYM) has been co-opted by other symbiotic interactions besides legume or Mycorrhizae. Therefore the rhizobial symbiosis has co-opted elements of the AM symbiosis. In fact several Medicago truncatula legume mutants in genes in the signal transduction pathway are simultaneously Nod- and Myc-, while other components, such as NSP1 seem to have been duplicated from the AM SYM pathway and recruited specifically for the Rhizobium-legume symbiosis. Monocots, such as rice, also interact symbiotically with mycorrhizal fungi and contain a CSSP or SYM pathway similar to that in legumes, suggesting an ancient origin of this signaling pathway, and revealing an extraordinary degree of conservation. Selected cross-complementation experiments have shown that some but not all rice CSSP pathway genes are functionally conserved with the corresponding legume genes.","container-title":"The Model Legume Medicago truncatula","DOI":"10.1002/9781119409144.part8","ISBN":"978-1-119-40914-4","language":"en","license":"Copyright © 2020 John Wiley &amp; Sons, Inc. All rights reserved.","note":"section: 8\n_eprint: https://onlinelibrary.wiley.com/doi/pdf/10.1002/9781119409144.part8\nDOI: 10.1002/9781119409144.part8","page":"521-521","publisher":"John Wiley &amp; Sons, Ltd","source":"Wiley Online Library","title":"The common symbiotic signaling pathway (CSSP or SYM)","URL":"https://onlinelibrary.wiley.com/doi/abs/10.1002/9781119409144.part8","author":[{"family":"Bruijn","given":"Frans J.","non-dropping-particle":"de"}],"accessed":{"date-parts":[["2026",2,17]]},"issued":{"date-parts":[["2020"]]}}},{"id":716,"uris":["http://zotero.org/users/16875439/items/VWELNMB9"],"itemData":{"id":716,"type":"article-journal","abstract":"During 450 million years of diversification on land, plants and microbes have evolved together. This is reflected in today’s continuum of associations, ranging from parasitism to mutualism. Through phylogenetics, cell biology, and reverse genetics extending beyond flowering plants into bryophytes, scientists have started to unravel the genetic basis and evolutionary trajectories of plant-microbe associations. Protection against pathogens and support of beneficial, symbiotic, microorganisms are sustained by a blend of conserved and clade-specific plant mechanisms evolving at different speeds. We propose that symbiosis consistently emerges from the co-option of protection mechanisms and general cell biology principles. Exploring and harnessing the diversity of molecular mechanisms used in nonflowering plant-microbe interactions may extend the possibilities for engineering symbiosis-competent and pathogen-resilient crops.","container-title":"Science","DOI":"10.1126/science.aba6605","issue":"6531","page":"eaba6605","publisher":"American Association for the Advancement of Science","source":"science.org (Atypon)","title":"Plant evolution driven by interactions with symbiotic and pathogenic microbes","volume":"371","author":[{"family":"Delaux","given":"Pierre-Marc"},{"family":"Schornack","given":"Sebastian"}],"issued":{"date-parts":[["2021",2,19]]}}},{"id":721,"uris":["http://zotero.org/users/16875439/items/2ZBAGHAM"],"itemData":{"id":721,"type":"article-journal","abstract":"Knowledge about signaling in arbuscular mycorrhizal (AM) symbioses is currently restricted to the common symbiosis (SYM) signaling pathway discovered in legumes. This pathway includes calcium as a second messenger and regulates both AM and rhizobial symbioses. Both monocotyledons and dicotyledons form symbiotic associations with AM fungi, and although they differ markedly in the organization of their root systems, the morphology of colonization is similar. To identify and dissect AM-specific signaling in rice (Oryza sativa), we developed molecular phenotyping tools based on gene expression patterns that monitor various steps of AM colonization. These tools were used to distinguish common SYM-dependent and -independent signaling by examining rice mutants of selected putative legume signaling orthologs predicted to be perturbed both upstream (CASTOR and POLLUX) and downstream (CCAMK and CYCLOPS) of the central, calcium-spiking signal. All four mutants displayed impaired AM interactions and altered AM-specific gene expression patterns, therefore demonstrating functional conservation of SYM signaling between distant plant species. In addition, differential gene expression patterns in the mutants provided evidence for AM-specific but SYM-independent signaling in rice and furthermore for unexpected deviations from the SYM pathway downstream of calcium spiking.","container-title":"The Plant Cell","DOI":"10.1105/tpc.108.062414","ISSN":"1040-4651","issue":"11","journalAbbreviation":"Plant Cell","language":"eng","page":"2989-3005","PMID":"19033527","PMCID":"PMC2613669","source":"PubMed","title":"Arbuscular mycorrhiza-specific signaling in rice transcends the common symbiosis signaling pathway","volume":"20","author":[{"family":"Gutjahr","given":"Caroline"},{"family":"Banba","given":"Mari"},{"family":"Croset","given":"Vincent"},{"family":"An","given":"Kyungsook"},{"family":"Miyao","given":"Akio"},{"family":"An","given":"Gynheung"},{"family":"Hirochika","given":"Hirohiko"},{"family":"Imaizumi-Anraku","given":"Haruko"},{"family":"Paszkowski","given":"Uta"}],"issued":{"date-parts":[["2008",11]]}}},{"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(11, 12, 31–34)</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The CSSP is fundamental to both symbioses and operates not only in legumes, which facilitate both SNF and AMS, but also in cereals, which establish only AMS </w:t>
      </w:r>
      <w:r>
        <w:fldChar w:fldCharType="begin"/>
      </w:r>
      <w:r>
        <w:rPr>
          <w:kern w:val="0"/>
          <w:rFonts w:cs="Times New Roman" w:ascii="Times New Roman" w:hAnsi="Times New Roman"/>
        </w:rPr>
        <w:instrText xml:space="preserve">ADDIN ZOTERO_ITEM CSL_CITATION {"citationID":"pNmhwcWm","properties":{"unsorted":false,"formattedCitation":"(34)","plainCitation":"(34)","noteIndex":0},"citationItems":[{"id":723,"uris":["http://zotero.org/users/16875439/items/D5DTQEUZ"],"itemData":{"id":723,"type":"article-journal","abstract":"Establishment of arbuscular mycorrhizal interactions involves plant recognition of diffusible signals from the fungus, including lipochitooligosaccharides (LCOs) and chitooligosaccharides (COs). Nitrogen-fixing rhizobial bacteria that associate with leguminous plants also signal to their hosts via LCOs, the so-called Nod factors. Here, we have assessed the induction of symbiotic signaling by the arbuscular mycorrhizal (Myc) fungal-produced LCOs and COs in legumes and rice (Oryza sativa). We show that Myc-LCOs and tetra-acetyl chitotetraose (CO4) activate the common symbiosis signaling pathway, with resultant calcium oscillations in root epidermal cells of Medicago truncatula and Lotus japonicus. The nature of the calcium oscillations is similar for LCOs produced by rhizobial bacteria and by mycorrhizal fungi; however, Myc-LCOs activate distinct gene expression. Calcium oscillations were activated in rice atrichoblasts by CO4, but not the Myc-LCOs, whereas a mix of CO4 and Myc-LCOs activated calcium oscillations in rice trichoblasts. In contrast, stimulation of lateral root emergence occurred following treatment with Myc-LCOs, but not CO4, in M. truncatula, whereas both Myc-LCOs and CO4 were active in rice. Our work indicates that legumes and non-legumes differ in their perception of Myc-LCO and CO signals, suggesting that different plant species respond to different components in the mix of signals produced by arbuscular mycorrhizal fungi.","container-title":"The Plant Cell","DOI":"10.1105/tpc.114.131326","ISSN":"1532-298X","issue":"3","journalAbbreviation":"Plant Cell","language":"eng","page":"823-838","PMID":"25724637","PMCID":"PMC4558648","source":"PubMed","title":"Activation of symbiosis signaling by arbuscular mycorrhizal fungi in legumes and rice","volume":"27","author":[{"family":"Sun","given":"Jongho"},{"family":"Miller","given":"J. Benjamin"},{"family":"Granqvist","given":"Emma"},{"family":"Wiley-Kalil","given":"Audrey"},{"family":"Gobbato","given":"Enrico"},{"family":"Maillet","given":"Fabienne"},{"family":"Cottaz","given":"Sylvain"},{"family":"Samain","given":"Eric"},{"family":"Venkateshwaran","given":"Muthusubramanian"},{"family":"Fort","given":"Sébastien"},{"family":"Morris","given":"Richard J."},{"family":"Ané","given":"Jean-Michel"},{"family":"Dénarié","given":"Jean"},{"family":"Oldroyd","given":"Giles E. D."}],"issued":{"date-parts":[["2015",3]]}}}],"schema":"https://github.com/citation-style-language/schema/raw/master/csl-citation.json"}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(34)</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A key CSSP gene is SYMRK, encoding a receptor-like kinase that acts as first shared component of the pathway, interacting with Myc- and Nod-factor receptors and associating with regulatory proteins to trigger the release of calcium (Ca</w:t>
      </w:r>
      <w:r>
        <w:rPr>
          <w:rFonts w:cs="Times New Roman" w:ascii="Times New Roman" w:hAnsi="Times New Roman"/>
          <w:kern w:val="0"/>
          <w:vertAlign w:val="superscript"/>
        </w:rPr>
        <w:t>2+</w:t>
      </w:r>
      <w:r>
        <w:rPr>
          <w:rFonts w:cs="Times New Roman" w:ascii="Times New Roman" w:hAnsi="Times New Roman"/>
          <w:kern w:val="0"/>
        </w:rPr>
        <w:t xml:space="preserve">) signals </w:t>
      </w:r>
      <w:r>
        <w:fldChar w:fldCharType="begin"/>
      </w:r>
      <w:r>
        <w:rPr>
          <w:kern w:val="0"/>
          <w:rFonts w:cs="Times New Roman" w:ascii="Times New Roman" w:hAnsi="Times New Roman"/>
        </w:rPr>
        <w:instrText xml:space="preserve">ADDIN ZOTERO_ITEM CSL_CITATION {"citationID":"RNgjR6YG","properties":{"unsorted":false,"formattedCitation":"(35\\uc0\\u8211{}38)","plainCitation":"(35–38)","noteIndex":0},"citationItems":[{"id":726,"uris":["http://zotero.org/users/16875439/items/QJS4544G"],"itemData":{"id":726,"type":"article-journal","abstract":"Plants form root symbioses with fungi and bacteria to improve their nutrient supply. SYMBIOSIS RECEPTOR-LIKE KINASE (SYMRK) is required for phosphate-acquiring arbuscular mycorrhiza, as well as for the nitrogen-fixing root nodule symbiosis of legumes and actinorhizal plants, but its precise function was completely unclear. Here we show that the extracytoplasmic region of SYMRK, which comprises three leucine-rich repeats (LRRs) and a malectin-like domain (MLD) related to a carbohydrate-binding protein from Xenopus laevis, is cleaved to release the MLD in the absence of symbiotic stimulation. A conserved sequence motif--GDPC--that connects the MLD to the LRRs is required for MLD release. We discovered that Nod factor receptor 5 (NFR5) forms a complex with the SYMRK version that remains after MLD release (SYMRK-ΔMLD). SYMRK-ΔMLD outcompeted full-length SYMRK for NFR5 interaction, indicating that the MLD negatively interferes with complex formation. SYMRK-ΔMLD is present at lower amounts than MLD, suggesting rapid degradation after MLD release. A deletion of the entire extracytoplasmic region increased protein abundance, suggesting that the LRR region promotes degradation. Curiously, this deletion led to excessive infection thread formation, highlighting the importance of fine-tuned regulation of SYMRK by its ectodomain.","container-title":"Current biology: CB","DOI":"10.1016/j.cub.2013.12.053","ISSN":"1879-0445","issue":"4","journalAbbreviation":"Curr Biol","language":"eng","page":"422-427","PMID":"24508172","source":"PubMed","title":"Cleavage of the SYMBIOSIS RECEPTOR-LIKE KINASE ectodomain promotes complex formation with Nod factor receptor 5","volume":"24","author":[{"family":"Antolín-Llovera","given":"Meritxell"},{"family":"Ried","given":"Martina K."},{"family":"Parniske","given":"Martin"}],"issued":{"date-parts":[["2014",2,17]]}}},{"id":729,"uris":["http://zotero.org/users/16875439/items/J3ZYNGPR"],"itemData":{"id":729,"type":"article-journal","abstract":"• The colonization of Lotus japonicus roots by the arbuscular mycorrhizal fungus Glomus intraradices was analysed in plant mutants affected in the symbiosis genes, SYM15 or SYMRK. SYMRK encodes an LRR receptor-like kinase that is, like the SYM15 gene, essential for both mycorrhizal and rhizobial symbioses. • Different colonization patterns were observed in growing vs meristematically arrested roots. • Three steps in the interaction were differentially impaired in the mutants: surface opening, where the anticlinal cell walls of two adjacent epidermal cells separate from each other in the vicinity of fungal hyphae; intracellular passage of hyphae through an exodermal cell and an adjacent cell of the outermost cortical layer; and arbuscule formation in cells of the two innermost cortical layers. • The combined results indicate that LjSYMRK is required for the intracellular passage through exodermis and outermost cortical cell layer whereas LjSYM15 is required for surface opening and arbuscule formation.","container-title":"New Phytologist","DOI":"10.1111/j.1469-8137.2004.01123.x","ISSN":"1469-8137","issue":"2","language":"en","note":"_eprint: https://nph.onlinelibrary.wiley.com/doi/pdf/10.1111/j.1469-8137.2004.01123.x","page":"381-392","source":"Wiley Online Library","title":"Distinct roles of Lotus japonicus SYMRK and SYM15 in root colonization and arbuscule formation","volume":"163","author":[{"family":"Demchenko","given":"Kirill"},{"family":"Winzer","given":"Thilo"},{"family":"Stougaard","given":"Jens"},{"family":"Parniske","given":"Martin"},{"family":"Pawlowski","given":"Katharina"}],"issued":{"date-parts":[["2004"]]}}},{"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R."}],"issued":{"date-parts":[["2024",2,20]]}}},{"id":732,"uris":["http://zotero.org/users/16875439/items/TN52BYRX"],"itemData":{"id":732,"type":"article-journal","abstract":"Root endosymbioses vitally contribute to plant nutrition and fitness worldwide. Nitrogen-fixing root nodulation, confined to four plant orders, encompasses two distinct types of associations, the interaction of legumes (Fabales) with rhizobia bacteria and actinorhizal symbioses, where the bacterial symbionts are actinomycetes of the genus Frankia. Although several genetic components of the host–symbiont interaction have been identified in legumes, the genetic basis of actinorhiza formation is unknown. Here, we show that the receptor-like kinase gene SymRK, which is required for nodulation in legumes, is also necessary for actinorhiza formation in the tree Casuarina glauca. This indicates that both types of nodulation symbiosis share genetic components. Like several other legume genes involved in the interaction with rhizobia, SymRK is also required for the interaction with arbuscular mycorrhiza (AM) fungi. We show that SymRK is involved in AM formation in C. glauca as well and can restore both nodulation and AM symbioses in a Lotus japonicus symrk mutant. Taken together, our results demonstrate that SymRK functions as a vital component of the genetic basis for both plant–fungal and plant–bacterial endosymbioses and is conserved between legumes and actinorhiza-forming Fagales.","container-title":"Proceedings of the National Academy of Sciences","DOI":"10.1073/pnas.0710618105","issue":"12","page":"4928-4932","publisher":"Proceedings of the National Academy of Sciences","source":"pnas.org (Atypon)","title":"SymRK defines a common genetic basis for plant root endosymbioses with arbuscular mycorrhiza fungi, rhizobia, and Frankiabacteria","volume":"105","author":[{"family":"Gherbi","given":"Hassen"},{"family":"Markmann","given":"Katharina"},{"family":"Svistoonoff","given":"Sergio"},{"family":"Estevan","given":"Joan"},{"family":"Autran","given":"Daphné"},{"family":"Giczey","given":"Gabor"},{"family":"Auguy","given":"Florence"},{"family":"Péret","given":"Benjamin"},{"family":"Laplaze","given":"Laurent"},{"family":"Franche","given":"Claudine"},{"family":"Parniske","given":"Martin"},{"family":"Bogusz","given":"Didier"}],"issued":{"date-parts":[["2008",3,25]]}}}],"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(35–38)</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These Ca</w:t>
      </w:r>
      <w:r>
        <w:rPr>
          <w:rFonts w:cs="Times New Roman" w:ascii="Times New Roman" w:hAnsi="Times New Roman"/>
          <w:kern w:val="0"/>
          <w:vertAlign w:val="superscript"/>
        </w:rPr>
        <w:t>2+</w:t>
      </w:r>
      <w:r>
        <w:rPr>
          <w:rFonts w:cs="Times New Roman" w:ascii="Times New Roman" w:hAnsi="Times New Roman"/>
          <w:kern w:val="0"/>
        </w:rPr>
        <w:t xml:space="preserve"> signals are decoded by the nucleus-localised calcium- and calmodulin-dependent serine/threonine protein kinase CCaMK, which is considered the central regulator of symbiosis signal transduction </w:t>
      </w:r>
      <w:r>
        <w:fldChar w:fldCharType="begin"/>
      </w:r>
      <w:r>
        <w:rPr>
          <w:kern w:val="0"/>
          <w:rFonts w:cs="Times New Roman" w:ascii="Times New Roman" w:hAnsi="Times New Roman"/>
        </w:rPr>
        <w:instrText xml:space="preserve">ADDIN ZOTERO_ITEM CSL_CITATION {"citationID":"ccUZ9Acz","properties":{"unsorted":false,"formattedCitation":"(39\\uc0\\u8211{}42)","plainCitation":"(39–42)","noteIndex":0},"citationItems":[{"id":734,"uris":["http://zotero.org/users/16875439/items/J8QTTBAQ"],"itemData":{"id":734,"type":"article-journal","abstract":"Calcium ion (Ca(2+)) is one of the very important ubiquitous intracellular second messenger molecules involved in many signal transduction pathways in plants. The cytosolic free Ca(2+) concentration ([Ca(2+)](cyt)) have been found to increased in response to many physiological stimuli such as light, touch, pathogenic elicitor, plant hormones and abiotic stresses including high salinity, cold and drought. This Ca(2+) spikes normally result from two opposing reactions, Ca(2+) influx through channels or Ca(2+) efflux through pumps. The removal of Ca(2+) from the cytosol against its electrochemical gradient to either the apoplast or to intracellular organelles requires energized 'active' transport. Ca(2+)-ATPases and H(+)/Ca(2+) antiporters are the key proteins catalyzing this movement. The increased level of Ca(2+) is recognised by some Ca(2+)-sensors or calcium-binding proteins, which can activate many calcium dependent protein kinases. These kinases regulate the function of many genes including stress responsive genes, resulted in the phenotypic response of stress tolerance. Calcium signaling is also involved in the regulation of cell cycle progression in response to abiotic stress. The regulation of gene expression by cellular calcium is also crucial for plant defense against various stresses. However, the number of genes known to respond to specific transient calcium signals is limited. This review article describes several aspects of calcium signaling such as Ca(2+) requiremant and its role in plants, Ca(2+) transporters, Ca(2+)-ATPases, H(+)/ Ca(2+)-antiporter, Ca(2+)-signature, Ca(2+)-memory and various Ca(2+)-binding proteins (with and without EF hand).","container-title":"Plant Signaling &amp; Behavior","DOI":"10.4161/psb.2.2.4176","ISSN":"1559-2316","issue":"2","journalAbbreviation":"Plant Signal Behav","language":"eng","page":"79-85","PMID":"19516972","PMCID":"PMC2633903","source":"PubMed","title":"Calcium signaling network in plants: an overview","title-short":"Calcium signaling network in plants","volume":"2","author":[{"family":"Tuteja","given":"Narendra"},{"family":"Mahajan","given":"Shilpi"}],"issued":{"date-parts":[["2007",3]]}}},{"id":737,"uris":["http://zotero.org/users/16875439/items/LXXPKLFM"],"itemData":{"id":737,"type":"article-journal","abstract":"Legumes can enter into symbiotic relationships with both nitrogen-fixing bacteria (rhizobia) and mycorrhizal fungi. Nodulation by rhizobia results from a signal transduction pathway induced in legume roots by rhizobial Nod factors. DMI3, a Medicago truncatula gene that acts immediately downstream of calcium spiking in this signaling pathway and is required for both nodulation and mycorrhizal infection, has high sequence similarity to genes encoding calcium and calmodulin-dependent protein kinases (CCaMKs). This indicates that calcium spiking is likely an essential component of the signaling cascade leading to nodule development and mycorrhizal infection, and sheds light on the biological role of plant CCaMKs.","container-title":"Science","DOI":"10.1126/science.1093038","ISSN":"1095-9203","issue":"5662","journalAbbreviation":"Science","language":"eng","page":"1361-1364","PMID":"14963335","publisher-place":"New York, N.Y.","source":"PubMed","title":"A putative Ca2+ and calmodulin-dependent protein kinase required for bacterial and fungal symbioses","volume":"303","author":[{"family":"Lévy","given":"Julien"},{"family":"Bres","given":"Cécile"},{"family":"Geurts","given":"René"},{"family":"Chalhoub","given":"Boulos"},{"family":"Kulikova","given":"Olga"},{"family":"Duc","given":"Gérard"},{"family":"Journet","given":"Etienne-Pascal"},{"family":"Ané","given":"Jean-Michel"},{"family":"Lauber","given":"Emmanuelle"},{"family":"Bisseling","given":"Ton"},{"family":"Dénarié","given":"Jean"},{"family":"Rosenberg","given":"Charles"},{"family":"Debellé","given":"Frédéric"}],"issued":{"date-parts":[["2004",2,27]]}}},{"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742,"uris":["http://zotero.org/users/16875439/items/QYF2EBU2"],"itemData":{"id":742,"type":"article-journal","abstract":"In the establishment of the legume-rhizobial symbiosis, bacterial lipochitooligosaccharide signaling molecules termed Nod factors activate the formation of a novel root organ, the nodule. Nod factors elicit several responses in plant root hair cells, including oscillations in cytoplasmic calcium levels (termed calcium spiking) and alterations in root hair growth. A number of plant mutants with defects in the Nod factor signaling pathway have been identified. One such Medicago truncatula mutant, dmi3, exhibits calcium spiking and root hair swelling in response to Nod factor, but fails to initiate symbiotic gene expression or cell divisions for nodule formation. On the basis of these data, it is thought that the dmi3 mutant perceives Nod factor but fails to transduce the signal downstream of calcium spiking. Additionally, the dmi3 mutant is defective in the symbiosis with mycorrhizal fungi, indicating the importance of the encoded protein in multiple symbioses. We report the identification of the DMI3 gene, using a gene cloning method based on transcript abundance. We show that transcript-based cloning is a valid approach for cloning genes in barley, indicating the value of this technology in crop plants. DMI3 encodes a calcium/calmodulin-dependent protein kinase. Mutants in pea sym9 have phenotypes similar to dmi3 and have alterations in this gene. The DMI3 class of proteins is well conserved among plants that interact with mycorrhizal fungi, but it is less conserved in Arabidopsis thaliana, which does not participate in the mycorrhizal symbiosis.","container-title":"Proceedings of the National Academy of Sciences of the United States of America","DOI":"10.1073/pnas.0400595101","ISSN":"0027-8424","issue":"13","journalAbbreviation":"Proc Natl Acad Sci U S A","language":"eng","page":"4701-4705","PMID":"15070781","PMCID":"PMC384810","source":"PubMed","title":"A Ca2+/calmodulin-dependent protein kinase required for symbiotic nodule development: Gene identification by transcript-based cloning","title-short":"A Ca2+/calmodulin-dependent protein kinase required for symbiotic nodule development","volume":"101","author":[{"family":"Mitra","given":"Raka M."},{"family":"Gleason","given":"Cynthia A."},{"family":"Edwards","given":"Anne"},{"family":"Hadfield","given":"James"},{"family":"Downie","given":"J. Allan"},{"family":"Oldroyd","given":"Giles E. D."},{"family":"Long","given":"Sharon R."}],"issued":{"date-parts":[["2004",3,30]]}}}],"schema":"https://github.com/citation-style-language/schema/raw/master/csl-citation.json"}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(39–42)</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CCaMK acts as pacemaker, interpreting Ca</w:t>
      </w:r>
      <w:r>
        <w:rPr>
          <w:rFonts w:cs="Times New Roman" w:ascii="Times New Roman" w:hAnsi="Times New Roman"/>
          <w:kern w:val="0"/>
          <w:vertAlign w:val="superscript"/>
        </w:rPr>
        <w:t>2+</w:t>
      </w:r>
      <w:r>
        <w:rPr>
          <w:rFonts w:cs="Times New Roman" w:ascii="Times New Roman" w:hAnsi="Times New Roman"/>
          <w:kern w:val="0"/>
        </w:rPr>
        <w:t xml:space="preserve"> oscillations to activate endosymbiotic programs </w:t>
      </w:r>
      <w:r>
        <w:fldChar w:fldCharType="begin"/>
      </w:r>
      <w:r>
        <w:rPr>
          <w:kern w:val="0"/>
          <w:rFonts w:cs="Times New Roman" w:ascii="Times New Roman" w:hAnsi="Times New Roman"/>
        </w:rPr>
        <w:instrText xml:space="preserve">ADDIN ZOTERO_ITEM CSL_CITATION {"citationID":"fRLxDvza","properties":{"unsorted":false,"formattedCitation":"(43)","plainCitation":"(43)","noteIndex":0},"citationItems":[{"id":609,"uris":["http://zotero.org/users/16875439/items/3DR3LB7T"],"itemData":{"id":609,"type":"article-journal","abstract":"Nutrient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(43)</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CCaMK activates a complex transcriptional network involving genes essential for one or both symbioses </w:t>
      </w:r>
      <w:r>
        <w:fldChar w:fldCharType="begin"/>
      </w:r>
      <w:r>
        <w:rPr>
          <w:kern w:val="0"/>
          <w:rFonts w:cs="Times New Roman" w:ascii="Times New Roman" w:hAnsi="Times New Roman"/>
        </w:rPr>
        <w:instrText xml:space="preserve">ADDIN ZOTERO_ITEM CSL_CITATION {"citationID":"tffu4RBG","properties":{"unsorted":false,"formattedCitation":"(41, 44\\uc0\\u8211{}46)","plainCitation":"(41, 44–46)","noteIndex":0},"citationItems":[{"id":739,"uris":["http://zotero.org/users/16875439/items/2E7Z79GD"],"itemData":{"id":739,"type":"article-journal","abstract":"In legumes, Ca(2+)/calmodulin-dependent protein kinase (CCaMK) is a component of the common symbiosis genes that are required for both root nodule (RN) and arbuscular mycorrhiza (AM) symbioses and is thought to be a decoder of Ca(2+) spiking, one of the earliest cellular responses to microbial signals. A gain-of-function mutation of CCaMK has been shown to induce spontaneous nodulation without rhizobia, but the significance of CCaMK activation in bacterial and/or fungal infection processes is not fully understood. Here we show that a gain-of-function CCaMK(T265D) suppresses loss-of-function mutations of common symbiosis genes required for the generation of Ca(2+) spiking, not only for nodule organogenesis but also for successful infection of rhizobia and AM fungi, demonstrating that the common symbiosis genes upstream of Ca(2+) spiking are required solely to activate CCaMK. In RN symbiosis, however, CCaMK(T265D) induced nodule organogenesis, but not rhizobial infection, on Nod factor receptor (NFRs) mutants. We propose a model of symbiotic signaling in host legume plants, in which CCaMK plays a key role in the coordinated induction of infection thread formation and nodule organogenesis.","container-title":"The Plant Journal: For Cell and Molecular Biology","DOI":"10.1111/j.1365-313X.2010.04228.x","ISSN":"1365-313X","issue":"1","journalAbbreviation":"Plant J","language":"eng","page":"141-154","PMID":"20409002","PMCID":"PMC2916219","source":"PubMed","title":"A dominant function of CCaMK in intracellular accommodation of bacterial and fungal endosymbionts","volume":"63","author":[{"family":"Hayashi","given":"Teruyuki"},{"family":"Banba","given":"Mari"},{"family":"Shimoda","given":"Yoshikazu"},{"family":"Kouchi","given":"Hiroshi"},{"family":"Hayashi","given":"Makoto"},{"family":"Imaizumi-Anraku","given":"Haruko"}],"issued":{"date-parts":[["2010",7,1]]}}},{"id":745,"uris":["http://zotero.org/users/16875439/items/SZABBDXS"],"itemData":{"id":745,"type":"article-journal","abstract":"The initiation of intracellular infection of legume roots by symbiotic rhizobia bacteria and arbuscular mycorrhiza (AM) fungi is preceded by the induction of calcium signatures in and around the nucleus of root epidermal cells. Although a calcium and calmodulin-dependent kinase (CCaMK) is a key mediator of symbiotic root responses, the decoding of the calcium signal and the molecular events downstream are only poorly understood. Here, we characterize Lotus japonicus cyclops mutants on which microbial infection was severely inhibited. In contrast, nodule organogenesis was initiated in response to rhizobia, but arrested prematurely. This arrest was overcome when a deregulated CCaMK mutant version was introduced into cyclops mutants, conferring the development of full-sized, spontaneous nodules. Because cyclops mutants block symbiotic infection but are competent for nodule development, they reveal a bifurcation of signal transduction downstream of CCaMK. We identified CYCLOPS by positional cloning. CYCLOPS carries a functional nuclear localization signal and a predicted coiled-coil domain. We observed colocalization and physical interaction between CCaMK and CYCLOPS in plant and yeast cell nuclei in the absence of symbiotic stimulation. Importantly, CYCLOPS is a phosphorylation substrate of CCaMK in vitro. Cyclops mutants of rice were impaired in AM, and rice CYCLOPS could restore symbiosis in Lotus cyclops mutants, indicating a functional conservation across angiosperms. Our results suggest that CYCLOPS forms an ancient, preassembled signal transduction complex with CCaMK that is specifically required for infection, whereas organogenesis likely requires additional yet-to-be identified CCaMK interactors or substrates.","container-title":"Proceedings of the National Academy of Sciences","DOI":"10.1073/pnas.0806858105","issue":"51","page":"20540-20545","publisher":"Proceedings of the National Academy of Sciences","source":"pnas.org (Atypon)","title":"CYCLOPS, a mediator of symbiotic intracellular accommodation","volume":"105","author":[{"family":"Yano","given":"Koji"},{"family":"Yoshida","given":"Satoko"},{"family":"Müller","given":"Judith"},{"family":"Singh","given":"Sylvia"},{"family":"Banba","given":"Mari"},{"family":"Vickers","given":"Kate"},{"family":"Markmann","given":"Katharina"},{"family":"White","given":"Catharine"},{"family":"Schuller","given":"Bettina"},{"family":"Sato","given":"Shusei"},{"family":"Asamizu","given":"Erika"},{"family":"Tabata","given":"Satoshi"},{"family":"Murooka","given":"Yoshikatsu"},{"family":"Perry","given":"Jillian"},{"family":"Wang","given":"Trevor L."},{"family":"Kawaguchi","given":"Masayoshi"},{"family":"Imaizumi-Anraku","given":"Haruko"},{"family":"Hayashi","given":"Makoto"},{"family":"Parniske","given":"Martin"}],"issued":{"date-parts":[["2008",12,23]]}}},{"id":747,"uris":["http://zotero.org/users/16875439/items/5YIZU8QY"],"itemData":{"id":747,"type":"article-journal","abstract":"Legumes form endosymbiotic associations with nitrogen-fixing bacteria and arbuscular mycorrhizal (AM) fungi which facilitate nutrient uptake. Both symbiotic interactions require a molecular signal exchange between the plant and the symbiont, and this involves a conserved symbiosis (Sym) signaling pathway. In order to identify plant genes required for intracellular accommodation of nitrogen-fixing bacteria and AM fungi, we characterized Medicago truncatula symbiotic mutants defective for rhizobial infection of nodule cells and colonization of root cells by AM hyphae. Here, we describe mutants impaired in the interacting protein of DMI3 (IPD3) gene, which has been identified earlier as an interacting partner of the calcium/calmodulin-dependent protein, a member of the Sym pathway. The ipd3 mutants are impaired in both rhizobial and mycorrhizal colonization and we show that IPD3 is necessary for appropriate Nod-factor-induced gene expression. This indicates that IPD3 is a member of the common Sym pathway. We observed differences in the severity of ipd3 mutants that appear to be the result of the genetic background. This supports the hypothesis that IPD3 function is partially redundant and, thus, additional genetic components must exist that have analogous functions to IPD3. This explains why mutations in an essential component of the Sym pathway have defects at late stages of the symbiotic interactions.","container-title":"Molecular plant-microbe interactions: MPMI","DOI":"10.1094/MPMI-01-11-0015","ISSN":"0894-0282","issue":"11","journalAbbreviation":"Mol Plant Microbe Interact","language":"eng","page":"1345-1358","PMID":"21692638","source":"PubMed","title":"Medicago truncatula IPD3 is a member of the common symbiotic signaling pathway required for rhizobial and mycorrhizal symbioses","volume":"24","author":[{"family":"Horváth","given":"Beatrix"},{"family":"Yeun","given":"Li Huey"},{"family":"Domonkos","given":"Agota"},{"family":"Halász","given":"Gábor"},{"family":"Gobbato","given":"Enrico"},{"family":"Ayaydin","given":"Ferhan"},{"family":"Miró","given":"Krisztina"},{"family":"Hirsch","given":"Sibylle"},{"family":"Sun","given":"Jongho"},{"family":"Tadege","given":"Million"},{"family":"Ratet","given":"Pascal"},{"family":"Mysore","given":"Kirankumar S."},{"family":"Ané","given":"Jean-Michel"},{"family":"Oldroyd","given":"Giles E. D."},{"family":"Kaló","given":"Péter"}],"issued":{"date-parts":[["2011",11]]}}},{"id":749,"uris":["http://zotero.org/users/16875439/items/F2X2CF3M"],"itemData":{"id":749,"type":"article-journal","abstract":"Bacterial infection of interior tissues of legume root nodules is controlled at the epidermal cell layer and is closely coordinated with progressing organ development. Using spontaneous nodulating Lotus japonicus plant mutants to uncouple nodule organogenesis from infection, we have determined the role of 16 genes in these two developmental processes. We show that host-encoded mechanisms control three alternative entry processes operating in the epidermis, the root cortex and at the single cell level. Single cell infection did not involve the formation of trans-cellular infection threads and was independent of host Nod-factor receptors and bacterial Nod-factor signals. In contrast, Nod-factor perception was required for epidermal root hair infection threads, whereas primary signal transduction genes preceding the secondary Ca2+ oscillations have an indirect role. We provide support for the origin of rhizobial infection through direct intercellular epidermal invasion and subsequent evolution of crack entry and root hair invasions observed in most extant legumes.","container-title":"Nature Communications","DOI":"10.1038/ncomms1009","ISSN":"2041-1723","issue":"1","journalAbbreviation":"Nat Commun","language":"en","license":"2010 The Author(s)","page":"10","publisher":"Nature Publishing Group","source":"www.nature.com","title":"The molecular network governing nodule organogenesis and infection in the model legume Lotus japonicus","volume":"1","author":[{"family":"Madsen","given":"Lene H."},{"family":"Tirichine","given":"Leïla"},{"family":"Jurkiewicz","given":"Anna"},{"family":"Sullivan","given":"John T."},{"family":"Heckmann","given":"Anne B."},{"family":"Bek","given":"Anita S."},{"family":"Ronson","given":"Clive W."},{"family":"James","given":"Euan K."},{"family":"Stougaard","given":"Jens"}],"issued":{"date-parts":[["2010",4,12]]}}}],"schema":"https://github.com/citation-style-language/schema/raw/master/csl-citation.json"}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(41, 44–46)</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Among these, the GRAS-domain transcription factors Nodulation Signalling Pathway1 (NSP1) and NSP2 are crucial. These proteins regulate nodule formation and bacterial infection during SNF and play a key role in strigolactone biosynthesis during early AMS </w:t>
      </w:r>
      <w:r>
        <w:fldChar w:fldCharType="begin"/>
      </w:r>
      <w:r>
        <w:rPr>
          <w:kern w:val="0"/>
          <w:rFonts w:cs="Times New Roman" w:ascii="Times New Roman" w:hAnsi="Times New Roman"/>
        </w:rPr>
        <w:instrText xml:space="preserve">ADDIN ZOTERO_ITEM CSL_CITATION {"citationID":"SU2xSpdV","properties":{"unsorted":false,"formattedCitation":"(11, 47\\uc0\\u8211{}50)","plainCitation":"(11, 47–50)","noteIndex":0},"citationItems":[{"id":655,"uris":["http://zotero.org/users/16875439/items/DY664738"],"itemData":{"id":655,"type":"article-journal","abstract":"Plants establish beneficial associations with nitrogen-fixing bacteria and with arbuscular mycorrhizal fungi (AMF) to facilitate the acquisition of nutrients that are limiting to plant growth. These symbiotic associations must be newly established in each plant, and this involves the recognition of diffusible lipochitooligosaccharide (LCO) signals called nodulation factors (Nod factors) and mycorrhizal factors (Myc factors), produced by rhizobia and AMF, respectively.Receptors containing oligosaccharide-binding LysM domains are involved in the recognition of LCOs from microbial symbionts. Two such receptors, Nod factor receptor 1 (NFR1) and NFR5, have been shown to bind Nod factors directly.Recognition of a range of microbial oligosaccharides involves LysM-containing receptor complexes. These receptors can be involved in the promotion of symbiont infection or the restriction of pathogen colonization.A common symbiosis signalling pathway is involved in the promotion of rhizobial and mycorrhizal associations. This signalling pathway uses oscillations in calcium as a secondary messenger. Despite the commonality in signalling in these symbiosis pathways, specificity must be maintained to ensure appropriate responses to each symbiont.The production of symbiont-induced calcium oscillations involves a cation channel (or channels) that is most probably associated with potassium flow, a SERCA-type calcium pump and an as-yet-undefined calcium channel. Modelling suggests that these three components are sufficient for self-sustaining calcium oscillations.Recognition of calcium oscillations involves calcium- and calmodulin-dependent serine/threonine protein kinase (CCaMK), which associates with and phosphorylates a transcriptional regulator. Autoactivation of this calcium-signalling complex is sufficient to promote symbiotic responses.Transcription factor complexes involving a variety of GRAS domain-containing proteins are involved in regulating symbiotic gene expression. The specificity of symbiosis signalling seems to be defined by differential complexes of GRAS domain proteins, and these different complexes have specific roles in the regulation of plant gene expression associated with either rhizobia or AMF.","container-title":"Nature Reviews Microbiology","DOI":"10.1038/nrmicro2990","ISSN":"1740-1534","issue":"4","journalAbbreviation":"Nat Rev Microbiol","language":"en","license":"2013 Springer Nature Limited","page":"252-263","publisher":"Nature Publishing Group","source":"www.nature.com","title":"Speak, friend, and enter: signalling systems that promote beneficial symbiotic associations in plants","title-short":"Speak, friend, and enter","volume":"11","author":[{"family":"Oldroyd","given":"Giles E. D."}],"issued":{"date-parts":[["2013",4]]}}},{"id":751,"uris":["http://zotero.org/users/16875439/items/HN2WYETT"],"itemData":{"id":751,"type":"article-journal","abstract":"A new nodulation-defective mutant of Lotus japonicus does not initiate nodule cortical cell division in response to Mesorhizobium loti, but induces root hair deformation, Nod factor-induced calcium spiking, and mycorrhization. This phenotype, together with mapping data, suggested that the mutation could be in the ortholog of the Medicago truncatula NSP1 gene (MtNSP1). The sequence of the orthologous gene (LjNSP1) in the L. japonicus mutant (Ljnsp1-1) revealed a mutation causing a premature stop resulting in loss of the C-terminal 23 amino acids. We also sequenced the NSP2 gene from L. japonicus (LjNSP2). A mutant (Ljnsp2-3) with a premature stop codon was identified by TILLING showing a similar phenotype to Ljnsp1-1. Both LjNSP1 and LjNSP2 are predicted GRAS (GAI, RGA, SCR) domain transcriptional regulators. Transcript steady-state levels of LjNSP1 and LjNSP2 initially decreased and then increased following infection by M. loti. In hairy root transformations, LjNSP1 and MtNSP1 complemented both Mtnsp1-1 and Ljnsp1-1 mutants, demonstrating that these orthologous proteins have a conserved biochemical function. A Nicotiana benthamiana NSP1-like gene (NbNSP1) was shown to restore nodule formation in both Ljnsp1-1 and Mtnsp1-1 mutants, indicating that NSP1 regulators from legumes and non-legumes can propagate the Nod factor-induced signal, activating appropriate downstream targets. The L. japonicus nodules complemented with NbNSP1 contained some cells with abnormal bacteroids and could fix nitrogen. However, the NbNSP1-complemented M. truncatula nodules did not fix nitrogen and contained very few bacteria released from infection threads. These observations suggest that NSP1 is also involved in infection, bacterial release, and normal bacteroid formation in nodule cells.","container-title":"Plant Physiology","DOI":"10.1104/pp.106.089508","ISSN":"0032-0889","issue":"4","journalAbbreviation":"Plant Physiol","language":"eng","page":"1739-1750","PMID":"17071642","PMCID":"PMC1676053","source":"PubMed","title":"Lotus japonicus nodulation requires two GRAS domain regulators, one of which is functionally conserved in a non-legume","volume":"142","author":[{"family":"Heckmann","given":"Anne B."},{"family":"Lombardo","given":"Fabien"},{"family":"Miwa","given":"Hiroki"},{"family":"Perry","given":"Jillian A."},{"family":"Bunnewell","given":"Sue"},{"family":"Parniske","given":"Martin"},{"family":"Wang","given":"Trevor L."},{"family":"Downie","given":"J. Allan"}],"issued":{"date-parts":[["2006",12]]}}},{"id":754,"uris":["http://zotero.org/users/16875439/items/QU4VLIXD"],"itemData":{"id":754,"type":"article-journal","abstract":"For almost a century now it has been speculated that a transfer of the largely legume-specific symbiosis with nitrogen fixing rhizobium would be profitable in agriculture [1,2]. Up to now such a step has not been achieved, despite intensive research in this era. Novel insights in the underlying signalling networks leading to intracellular accommodation of rhizobium as well as mycorrhizal fungi of the Glomeromycota order show extensive commonalities between both interactions. As mycorrhizae symbiosis can be established basically with most higher plant species it raises questions why is it only in a few taxonomic lineages that the underlying signalling network could be hijacked by rhizobium. Unravelling this will lead to insights that are essential to achieve an old dream.","container-title":"Current Opinion in Plant Biology","DOI":"10.1016/j.pbi.2012.04.004","ISSN":"1879-0356","issue":"4","journalAbbreviation":"Curr Opin Plant Biol","language":"eng","page":"438-443","PMID":"22633856","source":"PubMed","title":"Exploiting an ancient signalling machinery to enjoy a nitrogen fixing symbiosis","volume":"15","author":[{"family":"Geurts","given":"Rene"},{"family":"Lillo","given":"Alessandra"},{"family":"Bisseling","given":"Ton"}],"issued":{"date-parts":[["2012",8]]}}},{"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(11, 47–50)</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In conclusion, the CSSP is the central regulatory network governing both SNF and AMS. A growing research field focuses on elucidating individual CSSP gene functions to enhance plant nitrogen and phosphorus uptake, with the goal of improving agricultural productivity </w:t>
      </w:r>
      <w:r>
        <w:fldChar w:fldCharType="begin"/>
      </w:r>
      <w:r>
        <w:rPr>
          <w:kern w:val="0"/>
          <w:rFonts w:cs="Times New Roman" w:ascii="Times New Roman" w:hAnsi="Times New Roman"/>
        </w:rPr>
        <w:instrText xml:space="preserve">ADDIN ZOTERO_ITEM CSL_CITATION {"citationID":"pRYidVkH","properties":{"unsorted":false,"formattedCitation":"(37, 51\\uc0\\u8211{}54)","plainCitation":"(37, 51–54)","noteIndex":0},"citationItems":[{"id":664,"uris":["http://zotero.org/users/16875439/items/N3YMASZK"],"itemData":{"id":664,"type":"article-journal","abstract":"Receptor signalling determines cellular responses and is crucial for defining specific biological outcomes. In legume root cells, highly similar and structurally conserved chitin and Nod factor receptor kinases activate immune or symbiotic pathways, respectively, when chitinous ligands are perceived1. Here we show that specific amino acid residues in the intracellular part of the Nod factor receptor NFR1 control signalling specificity and enable the distinction of immune and symbiotic responses. Functional investigation of CERK6, NFR1 and receptor variants thereof revealed a conserved motif that we term Symbiosis Determinant 1 in the juxtamembrane region of the kinase domain, which is key for symbiotic signalling. We show that two residues in Symbiosis Determinant 1 are indispensable hallmarks of NFR1-type receptors and are sufficient to convert Lotus CERK6 and barley RLK4 kinase outputs to enable symbiotic signalling in Lotus japonicus.","container-title":"Nature","DOI":"10.1038/s41586-025-09696-3","ISSN":"1476-4687","issue":"8093","journalAbbreviation":"Nature","language":"eng","page":"443-450","PMID":"41193803","source":"PubMed","title":"Two residues reprogram immunity receptors for nitrogen-fixing symbiosis","volume":"648","author":[{"family":"Tsitsikli","given":"Magdalini"},{"family":"Simonsen","given":"Bine"},{"family":"Luu","given":"Thi-Bich"},{"family":"Larsen","given":"Maria M."},{"family":"Andersen","given":"Camilla G."},{"family":"Gysel","given":"Kira"},{"family":"Lironi","given":"Damiano"},{"family":"Krönauer","given":"Christina"},{"family":"Rübsam","given":"Henriette"},{"family":"Hansen","given":"Simon B."},{"family":"Bærentsen","given":"René"},{"family":"Wulff","given":"Jesper Lundsgaard"},{"family":"Johansen","given":"Sarah Holt"},{"family":"Sezer","given":"Gülendam"},{"family":"Stougaard","given":"Jens"},{"family":"Andersen","given":"Kasper Røjkjær"},{"family":"Radutoiu","given":"Simona"}],"issued":{"date-parts":[["2025",12]]}}},{"id":666,"uris":["http://zotero.org/users/16875439/items/QEPDY45U"],"itemData":{"id":666,"type":"article-journal","abstract":"Plants have colonized lands 450 million years ago. This terrestrialization was facilitated by developmental and functional innovations. Recent evo-devo approaches have demonstrated that one of these innovations was the mutualistic arbuscular mycorrhizal symbiosis (AMS). The genetic pathways that have been involved in the establishment and functioning of AMS since its evolution remain poorly described. Here, we found that intracellular colonization by AM fungi induces a transcriptional reporter of the common symbiosis pathway, well-described in angiosperms, in the liverwort Marchantia paleacea. Mutants of either of the three main genes of this pathway, SYMRK, CCaMK, and CYCLOPS, disrupt the ability of M. paleacea to associate with AM fungi. Finally, overexpressing gain-of-function CCaMK or CYCLOPS leads to convergent transcriptomic signatures that partially overlap with AMS. Altogether, our data indicate that plants have maintained three genes of the common symbiotic pathway to support symbiotic interactions since their most recent common ancestor.","container-title":"Proceedings of the National Academy of Sciences","DOI":"10.1073/pnas.2408539121","issue":"1","page":"e2408539121","publisher":"Proceedings of the National Academy of Sciences","source":"pnas.org (Atypon)","title":"Conservation of symbiotic signaling since the most recent common ancestor of land plants","volume":"122","author":[{"family":"Vernié","given":"Tatiana"},{"family":"Rich","given":"Mélanie"},{"family":"Pellen","given":"Tifenn"},{"family":"Teyssier","given":"Eve"},{"family":"Garrigues","given":"Vincent"},{"family":"Chauderon","given":"Lucie"},{"family":"Medioni","given":"Lauréna"},{"family":"Beveren","given":"Fabian","non-dropping-particle":"van"},{"family":"Libourel","given":"Cyril"},{"family":"Keller","given":"Jean"},{"family":"Girou","given":"Camille"},{"family":"Lefort","given":"Corinne"},{"family":"Le Ru","given":"Aurélie"},{"family":"Martinez","given":"Yves"},{"family":"Reinhardt","given":"Didier"},{"family":"Kodama","given":"Kyoichi"},{"family":"Shimazaki","given":"Shota"},{"family":"Morel","given":"Patrice"},{"family":"Kyozuka","given":"Junko"},{"family":"Mbengue","given":"Malick"},{"family":"Vandenbussche","given":"Michiel"},{"family":"Delaux","given":"Pierre-Marc"}],"issued":{"date-parts":[["2025",1,7]]}}},{"id":667,"uris":["http://zotero.org/users/16875439/items/C5D4FKRG"],"itemData":{"id":667,"type":"article-journal","abstract":"Understanding the composition and activation of multicomponent receptor complexes is a challenge in biology. To address this, we developed a synthetic approach based on nanobodies to drive assembly and activation of cell surface receptors and apply the concept by manipulating receptors that govern plant symbiosis with nitrogen-fixing bacteria. We show that the Lotus japonicus Nod factor receptors NFR1 and NFR5 constitute the core receptor complex initiating the cortical root nodule organogenesis program as well as the epidermal program controlling infection. We find that organogenesis signaling is mediated by the intracellular kinase domains whereas infection requires functional ectodomains. Finally, we identify evolutionarily distant barley receptors that activate root nodule organogenesis, which could enable engineering of biological nitrogen-fixation into cereals.","container-title":"Science","DOI":"10.1126/science.ade9204","issue":"6629","page":"272-277","publisher":"American Association for the Advancement of Science","source":"science.org (Atypon)","title":"Nanobody-driven signaling reveals the core receptor complex in root nodule symbiosis","volume":"379","author":[{"family":"Rübsam","given":"Henriette"},{"family":"Krönauer","given":"Christina"},{"family":"Abel","given":"Nikolaj B."},{"family":"Ji","given":"Hongtao"},{"family":"Lironi","given":"Damiano"},{"family":"Hansen","given":"Simon B."},{"family":"Nadzieja","given":"Marcin"},{"family":"Kolte","given":"Marie V."},{"family":"Abel","given":"Dörte"},{"family":"Jong","given":"Noor","non-dropping-particle":"de"},{"family":"Madsen","given":"Lene H."},{"family":"Liu","given":"Huijun"},{"family":"Stougaard","given":"Jens"},{"family":"Radutoiu","given":"Simona"},{"family":"Andersen","given":"Kasper R."}],"issued":{"date-parts":[["2023",1,20]]}}},{"id":669,"uris":["http://zotero.org/users/16875439/items/KCV5EL55"],"itemData":{"id":669,"type":"article-journal","abstract":"Symbiosis receptor-like kinase SYMRK is required for root nodule symbiosis between legume plants and nitrogen-fixing bacteria. To understand symbiotic signaling from SYMRK, we determined the crystal structure to 1.95 Å and mapped the phosphorylation sites onto the intracellular domain. We identified four serine residues in a conserved \"alpha-I\" motif, located on the border between the kinase core domain and the flexible C-terminal tail, that, when phosphorylated, drives organogenesis. Substituting the four serines with alanines abolished symbiotic signaling, while substituting them with phosphorylation-mimicking aspartates induced the formation of spontaneous nodules in the absence of bacteria. These findings show that the signaling pathway controlling root nodule organogenesis is mediated by SYMRK phosphorylation, which may help when engineering this trait into non-legume plants.","container-title":"Proceedings of the National Academy of Sciences of the United States of America","DOI":"10.1073/pnas.2311522121","ISSN":"1091-6490","issue":"8","journalAbbreviation":"Proc Natl Acad Sci U S A","language":"eng","page":"e2311522121","PMID":"38363863","PMCID":"PMC10895371","source":"PubMed","title":"Phosphorylation of the alpha-I motif in SYMRK drives root nodule organogenesis","volume":"121","author":[{"family":"Abel","given":"Nikolaj B."},{"family":"Nørgaard","given":"Malita M. M."},{"family":"Hansen","given":"Simon B."},{"family":"Gysel","given":"Kira"},{"family":"Díez","given":"Ignacio Arribas"},{"family":"Jensen","given":"Ole N."},{"family":"Stougaard","given":"Jens"},{"family":"Andersen","given":"Kasper R."}],"issued":{"date-parts":[["2024",2,20]]}}},{"id":672,"uris":["http://zotero.org/users/16875439/items/3VGX5JXF"],"itemData":{"id":672,"type":"article-journal","abstract":"Symbiotic nitrogen fixation represents a crucial yet energy-demanding strategy for legumes to survive in nutrient-poor soils. We highlight the multifaceted roles of NSP1 and NSP2 in this symbiosis and propose their function as ‘nutrient-responsive regulators’, integrating environmental signals, physiological status, and nutrient availability, to ensure nodulation occurs only under favorable conditions.","container-title":"Trends in Plant Science","DOI":"10.1016/j.tplants.2025.05.008","ISSN":"1360-1385","issue":"9","journalAbbreviation":"Trends in Plant Science","page":"925-928","source":"ScienceDirect","title":"Unlocking the role of &lt;i&gt;NSP1&lt;/i&gt; and &lt;i&gt;NSP2&lt;/i&gt;: nutrient-responsive regulators in nodulation","title-short":"Unlocking the role of &lt;i&gt;NSP1&lt;/i&gt; and &lt;i&gt;NSP2&lt;/i&gt;","volume":"30","author":[{"family":"Gao","given":"Jin-Peng"},{"family":"Chiu","given":"Chai Hao"},{"family":"Oldroyd","given":"Giles E. D."}],"issued":{"date-parts":[["2025",9,1]]}}}],"schema":"https://github.com/citation-style-language/schema/raw/master/csl-citation.json"}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(37, 51–54)</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Recent studies have begun exploring whether individual CSSP genes may influence not only the establishment of symbioses but also broader microbial associations. Mutations in CSSP genes have been shown to alter bacterial and fungal communities in legumes, highlighting a potential role for these genes beyond symbiosis </w:t>
      </w:r>
      <w:r>
        <w:fldChar w:fldCharType="begin"/>
      </w:r>
      <w:r>
        <w:rPr>
          <w:kern w:val="0"/>
          <w:rFonts w:cs="Times New Roman" w:ascii="Times New Roman" w:hAnsi="Times New Roman"/>
        </w:rPr>
        <w:instrText xml:space="preserve">ADDIN ZOTERO_ITEM CSL_CITATION {"citationID":"sajeYqHS","properties":{"unsorted":false,"formattedCitation":"(55\\uc0\\u8211{}59)","plainCitation":"(55–59)","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S."}],"issued":{"date-parts":[["2022",11]]}}},{"id":657,"uris":["http://zotero.org/users/16875439/items/MVDSWHKC"],"itemData":{"id":657,"type":"article-journal","abstract":"The effects of the Oryza sativa calcium/calmodulin-dependent protein kinase OsCCaMK genotype (dominant homozygous [D], heterozygous [H], recessive homozygous [R]) on rice root-associated bacteria, including endophytes and epiphytes, were examined by using a Tos17 rice mutant line under paddy and upland field conditions. Roots were sampled at the flowering stage and were subjected to clone library analyses. The relative abundance of Alphaproteobacteria was noticeably decreased in R plants under both paddy and upland conditions (0.8% and 3.0%, respectively) relative to those in D plants (10.3% and 17.4%, respectively). Population shifts of the Sphingomonadales and Rhizobiales were mainly responsible for this low abundance in R plants. The abundance of Anaerolineae (Chloroflexi) and Clostridia (Firmicutes) was increased in R plants under paddy conditions. The abundance of a subpopulation of Actinobacteria (Saccharothrix spp. and unclassified Actinosynnemataceae) was increased in R plants under upland conditions. Principal coordinate analysis revealed unidirectional community shifts in relation to OsCCaMK gene dosage under both conditions. In addition, shoot length, tiller number, and plant weight decreased as the OsCCaMK gene dosage decreased under upland conditions. These results suggest significant impacts of OsCCaMK on both the diversity of root-associated bacteria and rice plant growth under both paddy and upland field conditions.","container-title":"Applied and Environmental Microbiology","DOI":"10.1128/AEM.00315-11","ISSN":"1098-5336","issue":"13","journalAbbreviation":"Appl Environ Microbiol","language":"eng","page":"4399-4405","PMID":"21551283","PMCID":"PMC3127688","source":"PubMed","title":"The genotype of the calcium/calmodulin-dependent protein kinase gene (CCaMK) determines bacterial community diversity in rice roots under paddy and upland field conditions","volume":"77","author":[{"family":"Ikeda","given":"Seishi"},{"family":"Okubo","given":"Takashi"},{"family":"Takeda","given":"Naoya"},{"family":"Banba","given":"Mari"},{"family":"Sasaki","given":"Kazuhiro"},{"family":"Imaizumi-Anraku","given":"Haruko"},{"family":"Fujihara","given":"Shinsuke"},{"family":"Ohwaki","given":"Yoshinari"},{"family":"Ohshima","given":"Kenshiro"},{"family":"Fukuta","given":"Yoshimichi"},{"family":"Eda","given":"Shima"},{"family":"Mitsui","given":"Hisayuki"},{"family":"Hattori","given":"Masahira"},{"family":"Sato","given":"Tadashi"},{"family":"Shinano","given":"Takuro"},{"family":"Minamisawa","given":"Kiwamu"}],"issued":{"date-parts":[["2011",7]]}}}],"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(55–59)</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.Whether similar effects occur in non-leguminous plants, such as cereals, remains unclear. Cereals lack the ability to facilitate SNF and often suffer from nitrogen deficiencies, making it particularly interesting to investigate whether the CSSP also influences colonisation by other beneficial soil bacteria, such as free-living nitrogen-fixing isolates.</w:t>
      </w:r>
    </w:p>
    <w:p>
      <w:pPr>
        <w:pStyle w:val="Normal"/>
        <w:spacing w:lineRule="auto" w:line="276"/>
        <w:jc w:val="both"/>
        <w:rPr>
          <w:rFonts w:ascii="Times New Roman" w:hAnsi="Times New Roman" w:cs="Times New Roman"/>
          <w:kern w:val="0"/>
        </w:rPr>
      </w:pPr>
      <w:r>
        <w:rPr>
          <w:rFonts w:cs="Times New Roman" w:ascii="Times New Roman" w:hAnsi="Times New Roman"/>
          <w:kern w:val="0"/>
        </w:rPr>
        <w:t>Here, we tested the hypothesis that the CSSP shapes root-associated microbial communities in both a legume (</w:t>
      </w:r>
      <w:r>
        <w:rPr>
          <w:rFonts w:cs="Times New Roman" w:ascii="Times New Roman" w:hAnsi="Times New Roman"/>
          <w:i/>
          <w:iCs/>
          <w:kern w:val="0"/>
        </w:rPr>
        <w:t>Lotus japonicus</w:t>
      </w:r>
      <w:r>
        <w:rPr>
          <w:rFonts w:cs="Times New Roman" w:ascii="Times New Roman" w:hAnsi="Times New Roman"/>
          <w:kern w:val="0"/>
        </w:rPr>
        <w:t>) and a cereal (</w:t>
      </w:r>
      <w:r>
        <w:rPr>
          <w:rFonts w:cs="Times New Roman" w:ascii="Times New Roman" w:hAnsi="Times New Roman"/>
          <w:i/>
          <w:iCs/>
          <w:kern w:val="0"/>
        </w:rPr>
        <w:t>Hordeum vulgare</w:t>
      </w:r>
      <w:r>
        <w:rPr>
          <w:rFonts w:cs="Times New Roman" w:ascii="Times New Roman" w:hAnsi="Times New Roman"/>
          <w:kern w:val="0"/>
        </w:rPr>
        <w:t>). Using mutants impaired in orthologous CSSP genes (</w:t>
      </w:r>
      <w:r>
        <w:rPr>
          <w:rFonts w:cs="Times New Roman" w:ascii="Times New Roman" w:hAnsi="Times New Roman"/>
          <w:i/>
          <w:iCs/>
          <w:kern w:val="0"/>
        </w:rPr>
        <w:t>symrk</w:t>
      </w:r>
      <w:r>
        <w:rPr>
          <w:rFonts w:cs="Times New Roman" w:ascii="Times New Roman" w:hAnsi="Times New Roman"/>
          <w:kern w:val="0"/>
        </w:rPr>
        <w:t xml:space="preserve">, </w:t>
      </w:r>
      <w:r>
        <w:rPr>
          <w:rFonts w:cs="Times New Roman" w:ascii="Times New Roman" w:hAnsi="Times New Roman"/>
          <w:i/>
          <w:iCs/>
          <w:kern w:val="0"/>
        </w:rPr>
        <w:t>ccamk</w:t>
      </w:r>
      <w:r>
        <w:rPr>
          <w:rFonts w:cs="Times New Roman" w:ascii="Times New Roman" w:hAnsi="Times New Roman"/>
          <w:kern w:val="0"/>
        </w:rPr>
        <w:t xml:space="preserve">, </w:t>
      </w:r>
      <w:r>
        <w:rPr>
          <w:rFonts w:cs="Times New Roman" w:ascii="Times New Roman" w:hAnsi="Times New Roman"/>
          <w:i/>
          <w:iCs/>
          <w:kern w:val="0"/>
        </w:rPr>
        <w:t>nsp1</w:t>
      </w:r>
      <w:r>
        <w:rPr>
          <w:rFonts w:cs="Times New Roman" w:ascii="Times New Roman" w:hAnsi="Times New Roman"/>
          <w:kern w:val="0"/>
        </w:rPr>
        <w:t xml:space="preserve">, </w:t>
      </w:r>
      <w:r>
        <w:rPr>
          <w:rFonts w:cs="Times New Roman" w:ascii="Times New Roman" w:hAnsi="Times New Roman"/>
          <w:i/>
          <w:iCs/>
          <w:kern w:val="0"/>
        </w:rPr>
        <w:t>nsp2</w:t>
      </w:r>
      <w:r>
        <w:rPr>
          <w:rFonts w:cs="Times New Roman" w:ascii="Times New Roman" w:hAnsi="Times New Roman"/>
          <w:kern w:val="0"/>
        </w:rPr>
        <w:t xml:space="preserve">), we examined how disrupted symbiosis signalling influences root microbiota composition, root exudate profiles, and plant growth. By combining these genetic perturbations with soils subjected to long-term differential nitrogen and phosphorus fertilisation, we show that soil nutrient status strongly affects root-associated bacterial communities and that microbiota composition can accurately predict the plant’s nutritional state. Independent of nutrient availability, active symbiosis signalling exerts a strong influence on bacterial community assembly in both hosts. In </w:t>
      </w:r>
      <w:r>
        <w:rPr>
          <w:rFonts w:cs="Times New Roman" w:ascii="Times New Roman" w:hAnsi="Times New Roman"/>
          <w:i/>
          <w:iCs/>
          <w:kern w:val="0"/>
        </w:rPr>
        <w:t>Lotus</w:t>
      </w:r>
      <w:r>
        <w:rPr>
          <w:rFonts w:cs="Times New Roman" w:ascii="Times New Roman" w:hAnsi="Times New Roman"/>
          <w:kern w:val="0"/>
        </w:rPr>
        <w:t xml:space="preserve">, CSSP mutants primarily lose symbiont colonisation, creating opportunities for other microbes to occupy available niches, whereas in </w:t>
      </w:r>
      <w:r>
        <w:rPr>
          <w:rFonts w:cs="Times New Roman" w:ascii="Times New Roman" w:hAnsi="Times New Roman"/>
          <w:i/>
          <w:iCs/>
          <w:kern w:val="0"/>
        </w:rPr>
        <w:t>Hordeum</w:t>
      </w:r>
      <w:r>
        <w:rPr>
          <w:rFonts w:cs="Times New Roman" w:ascii="Times New Roman" w:hAnsi="Times New Roman"/>
          <w:kern w:val="0"/>
        </w:rPr>
        <w:t>, colonisation by diverse bacterial taxa is broadly altered. These community shifts appear to be linked to CSSP-dependent changes in root exudation, particularly affecting phenylpropanoids and phenolic acids. Together, our findings demonstrate that CSSP genes play a broader role in plant</w:t>
      </w:r>
      <w:r>
        <w:rPr>
          <w:rFonts w:cs="Times New Roman" w:ascii="Times New Roman" w:hAnsi="Times New Roman"/>
          <w:color w:val="000000" w:themeColor="text1"/>
          <w:kern w:val="0"/>
        </w:rPr>
        <w:t>-</w:t>
      </w:r>
      <w:r>
        <w:rPr>
          <w:rFonts w:cs="Times New Roman" w:ascii="Times New Roman" w:hAnsi="Times New Roman"/>
          <w:kern w:val="0"/>
        </w:rPr>
        <w:t>microbe interactions beyond their known functions in SNF and AMS.</w:t>
      </w:r>
    </w:p>
    <w:p>
      <w:pPr>
        <w:pStyle w:val="Normal"/>
        <w:spacing w:lineRule="auto" w:line="276"/>
        <w:jc w:val="both"/>
        <w:rPr>
          <w:rFonts w:ascii="Times New Roman" w:hAnsi="Times New Roman" w:eastAsia="Times New Roman" w:cs="Times New Roman"/>
          <w:color w:val="222222"/>
          <w:kern w:val="0"/>
          <w:lang w:eastAsia="en-GB"/>
          <w14:ligatures w14:val="none"/>
        </w:rPr>
      </w:pPr>
      <w:r>
        <w:rPr>
          <w:rFonts w:eastAsia="Times New Roman" w:cs="Times New Roman" w:ascii="Times New Roman" w:hAnsi="Times New Roman"/>
          <w:color w:val="222222"/>
          <w:kern w:val="0"/>
          <w:lang w:eastAsia="en-GB"/>
          <w14:ligatures w14:val="none"/>
        </w:rPr>
      </w:r>
    </w:p>
    <w:p>
      <w:pPr>
        <w:pStyle w:val="Normal"/>
        <w:spacing w:lineRule="auto" w:line="276"/>
        <w:jc w:val="both"/>
        <w:rPr>
          <w:rFonts w:ascii="Times New Roman" w:hAnsi="Times New Roman" w:cs="Times New Roman"/>
          <w:b/>
          <w:b/>
          <w:bCs/>
        </w:rPr>
      </w:pPr>
      <w:r>
        <w:rPr>
          <w:rFonts w:cs="Times New Roman" w:ascii="Times New Roman" w:hAnsi="Times New Roman"/>
          <w:b/>
          <w:bCs/>
        </w:rPr>
        <w:t>Results</w:t>
      </w:r>
    </w:p>
    <w:p>
      <w:pPr>
        <w:pStyle w:val="Normal"/>
        <w:spacing w:lineRule="auto" w:line="276"/>
        <w:jc w:val="both"/>
        <w:rPr>
          <w:rFonts w:ascii="Times New Roman" w:hAnsi="Times New Roman" w:cs="Times New Roman"/>
          <w:b/>
          <w:b/>
          <w:bCs/>
        </w:rPr>
      </w:pPr>
      <w:r>
        <w:rPr>
          <w:rFonts w:cs="Times New Roman" w:ascii="Times New Roman" w:hAnsi="Times New Roman"/>
          <w:b/>
          <w:bCs/>
        </w:rPr>
        <w:t>Long-term effects of soil fertilisation on soil bacterial communities</w:t>
      </w:r>
    </w:p>
    <w:p>
      <w:pPr>
        <w:pStyle w:val="Normal"/>
        <w:spacing w:lineRule="auto" w:line="276"/>
        <w:jc w:val="both"/>
        <w:rPr>
          <w:rFonts w:ascii="Times New Roman" w:hAnsi="Times New Roman" w:cs="Times New Roman"/>
        </w:rPr>
      </w:pPr>
      <w:r>
        <w:rPr>
          <w:rFonts w:cs="Times New Roman" w:ascii="Times New Roman" w:hAnsi="Times New Roman"/>
        </w:rPr>
        <w:t xml:space="preserve">Christensen </w:t>
      </w:r>
      <w:r>
        <w:rPr>
          <w:rFonts w:cs="Times New Roman" w:ascii="Times New Roman" w:hAnsi="Times New Roman"/>
          <w:i/>
          <w:iCs/>
        </w:rPr>
        <w:t>et al</w:t>
      </w:r>
      <w:r>
        <w:rPr>
          <w:rFonts w:cs="Times New Roman" w:ascii="Times New Roman" w:hAnsi="Times New Roman"/>
        </w:rPr>
        <w:t xml:space="preserve">. (2022) conducted a long-term field study in Askov, Denmark, where plots had been consistently treated with specific fertiliser combinations for over 125 years </w:t>
      </w:r>
      <w:r>
        <w:fldChar w:fldCharType="begin"/>
      </w:r>
      <w:r>
        <w:rPr>
          <w:rFonts w:cs="Times New Roman" w:ascii="Times New Roman" w:hAnsi="Times New Roman"/>
        </w:rPr>
        <w:instrText xml:space="preserve">ADDIN ZOTERO_ITEM CSL_CITATION {"citationID":"jGzfJ1H3","properties":{"unsorted":false,"formattedCitation":"(60)","plainCitation":"(60)","noteIndex":0},"citationItems":[{"id":511,"uris":["http://zotero.org/users/16875439/items/HBBTIG79"],"itemData":{"id":511,"type":"article-journal","abstract":"Long-term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(60)</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Crop plants were grown in well-documented annual rotations, and bulk soil was collected for scientific analyses. In our study, we used three soils from this experiment (hereafter soil types) that had been subjected to: (1) nitrogen-, phosphorus-, and potassium fertilisation (NPK); (2) nitrogen-deficient soil (PK); and (3) unfertilised soil (UF). All soils followed the same crop rotation and agricultural practices over time. Given the long-term fertilisation history, we first asked whether these treatments had influenced soil bacterial communities. Profiling the soil microbiota using 16S V5-V7 rRNA amplicon sequencing (</w:t>
      </w:r>
      <w:r>
        <w:rPr>
          <w:rFonts w:cs="Times New Roman" w:ascii="Times New Roman" w:hAnsi="Times New Roman"/>
          <w:highlight w:val="cyan"/>
        </w:rPr>
        <w:t>Fig.</w:t>
      </w:r>
      <w:r>
        <w:rPr>
          <w:rFonts w:cs="Times New Roman" w:ascii="Times New Roman" w:hAnsi="Times New Roman"/>
          <w:color w:val="FF0000"/>
          <w:highlight w:val="cyan"/>
        </w:rPr>
        <w:t xml:space="preserve"> </w:t>
      </w:r>
      <w:r>
        <w:rPr>
          <w:rFonts w:cs="Times New Roman" w:ascii="Times New Roman" w:hAnsi="Times New Roman"/>
          <w:highlight w:val="cyan"/>
        </w:rPr>
        <w:t>1</w:t>
      </w:r>
      <w:r>
        <w:rPr>
          <w:rFonts w:cs="Times New Roman" w:ascii="Times New Roman" w:hAnsi="Times New Roman"/>
        </w:rPr>
        <w:t>) revealed similar within-sample diversity (alpha diversity, Chao1 index) across the three soils (</w:t>
      </w:r>
      <w:r>
        <w:rPr>
          <w:rFonts w:cs="Times New Roman" w:ascii="Times New Roman" w:hAnsi="Times New Roman"/>
          <w:highlight w:val="cyan"/>
        </w:rPr>
        <w:t>Fig. 1B</w:t>
      </w:r>
      <w:r>
        <w:rPr>
          <w:rFonts w:cs="Times New Roman" w:ascii="Times New Roman" w:hAnsi="Times New Roman"/>
        </w:rPr>
        <w:t xml:space="preserve">), but substantial differences in community composition (between-sample diversity, beta diversity; Bray-Curtis dissimilarities, </w:t>
      </w:r>
      <w:r>
        <w:rPr>
          <w:rFonts w:cs="Times New Roman" w:ascii="Times New Roman" w:hAnsi="Times New Roman"/>
          <w:highlight w:val="cyan"/>
        </w:rPr>
        <w:t>Fig. 1C</w:t>
      </w:r>
      <w:r>
        <w:rPr>
          <w:rFonts w:cs="Times New Roman" w:ascii="Times New Roman" w:hAnsi="Times New Roman"/>
        </w:rPr>
        <w:t xml:space="preserve">). Several well-known bacterial orders </w:t>
      </w:r>
      <w:r>
        <w:fldChar w:fldCharType="begin"/>
      </w:r>
      <w:r>
        <w:rPr>
          <w:rFonts w:cs="Times New Roman" w:ascii="Times New Roman" w:hAnsi="Times New Roman"/>
        </w:rPr>
        <w:instrText xml:space="preserve">ADDIN ZOTERO_ITEM CSL_CITATION {"citationID":"PzFgZAQ9","properties":{"unsorted":false,"formattedCitation":"(61)","plainCitation":"(61)","noteIndex":0},"citationItems":[{"id":565,"uris":["http://zotero.org/users/16875439/items/SXAZQ5JI"],"itemData":{"id":565,"type":"article-journal","abstract":"The immense diversity of soil bacterial communities has stymied efforts to characterize individual taxa and document their global distributions. We analyzed soils from 237 locations across six continents and found that only 2% of bacterial phylotypes (~500 phylotypes) consistently accounted for almost half of the soil bacterial communities worldwide. Despite the overwhelming diversity of bacterial communities, relatively few bacterial taxa are abundant in soils globally. We clustered these dominant taxa into ecological groups to build the first global atlas of soil bacterial taxa. Our study narrows down the immense number of bacterial taxa to a “most wanted” list that will be fruitful targets for genomic and cultivation-based efforts aimed at improving our understanding of soil microbes and their contributions to ecosystem functioning.","container-title":"Science","DOI":"10.1126/science.aap9516","issue":"6373","page":"320-325","publisher":"American Association for the Advancement of Science","source":"science.org (Atypon)","title":"A global atlas of the dominant bacteria found in soil","volume":"359","author":[{"family":"Delgado-Baquerizo","given":"Manuel"},{"family":"Oliverio","given":"Angela M."},{"family":"Brewer","given":"Tess E."},{"family":"Benavent-González","given":"Alberto"},{"family":"Eldridge","given":"David J."},{"family":"Bardgett","given":"Richard D."},{"family":"Maestre","given":"Fernando T."},{"family":"Singh","given":"Brajesh K."},{"family":"Fierer","given":"Noah"}],"issued":{"date-parts":[["2018",1,19]]}}}],"schema":"https://github.com/citation-style-language/schema/raw/master/csl-citation.json"}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(61)</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were among the most abundant taxa (</w:t>
      </w:r>
      <w:r>
        <w:rPr>
          <w:rFonts w:cs="Times New Roman" w:ascii="Times New Roman" w:hAnsi="Times New Roman"/>
          <w:highlight w:val="cyan"/>
        </w:rPr>
        <w:t>Fig. 1D</w:t>
      </w:r>
      <w:r>
        <w:rPr>
          <w:rFonts w:cs="Times New Roman" w:ascii="Times New Roman" w:hAnsi="Times New Roman"/>
        </w:rPr>
        <w:t xml:space="preserve">), with some showing differential abundance across soil types; for example, </w:t>
      </w:r>
      <w:r>
        <w:rPr>
          <w:rFonts w:cs="Times New Roman" w:ascii="Times New Roman" w:hAnsi="Times New Roman"/>
          <w:i/>
          <w:iCs/>
        </w:rPr>
        <w:t xml:space="preserve">Pseudomonadales </w:t>
      </w:r>
      <w:r>
        <w:rPr>
          <w:rFonts w:cs="Times New Roman" w:ascii="Times New Roman" w:hAnsi="Times New Roman"/>
        </w:rPr>
        <w:t xml:space="preserve">were enriched in UF, whereas </w:t>
      </w:r>
      <w:r>
        <w:rPr>
          <w:rFonts w:cs="Times New Roman" w:ascii="Times New Roman" w:hAnsi="Times New Roman"/>
          <w:i/>
          <w:iCs/>
        </w:rPr>
        <w:t>Bacillales</w:t>
      </w:r>
      <w:r>
        <w:rPr>
          <w:rFonts w:cs="Times New Roman" w:ascii="Times New Roman" w:hAnsi="Times New Roman"/>
        </w:rPr>
        <w:t xml:space="preserve">, </w:t>
      </w:r>
      <w:r>
        <w:rPr>
          <w:rFonts w:cs="Times New Roman" w:ascii="Times New Roman" w:hAnsi="Times New Roman"/>
          <w:i/>
          <w:iCs/>
        </w:rPr>
        <w:t>Gaiellales</w:t>
      </w:r>
      <w:r>
        <w:rPr>
          <w:rFonts w:cs="Times New Roman" w:ascii="Times New Roman" w:hAnsi="Times New Roman"/>
        </w:rPr>
        <w:t xml:space="preserve">, and </w:t>
      </w:r>
      <w:r>
        <w:rPr>
          <w:rFonts w:cs="Times New Roman" w:ascii="Times New Roman" w:hAnsi="Times New Roman"/>
          <w:i/>
          <w:iCs/>
        </w:rPr>
        <w:t>Xanthomonadales</w:t>
      </w:r>
      <w:r>
        <w:rPr>
          <w:rFonts w:cs="Times New Roman" w:ascii="Times New Roman" w:hAnsi="Times New Roman"/>
        </w:rPr>
        <w:t xml:space="preserve"> were more abundant in NPK soil (</w:t>
      </w:r>
      <w:r>
        <w:rPr>
          <w:rFonts w:cs="Times New Roman" w:ascii="Times New Roman" w:hAnsi="Times New Roman"/>
          <w:highlight w:val="cyan"/>
        </w:rPr>
        <w:t>Fig. 1E</w:t>
      </w:r>
      <w:r>
        <w:rPr>
          <w:rFonts w:cs="Times New Roman" w:ascii="Times New Roman" w:hAnsi="Times New Roman"/>
        </w:rPr>
        <w:t>). A similar number of</w:t>
      </w:r>
      <w:r>
        <w:rPr>
          <w:rFonts w:cs="Times New Roman" w:ascii="Times New Roman" w:hAnsi="Times New Roman"/>
          <w:color w:val="000000" w:themeColor="text1"/>
        </w:rPr>
        <w:t xml:space="preserve"> amplicon sequence variants (</w:t>
      </w:r>
      <w:r>
        <w:rPr>
          <w:rFonts w:cs="Times New Roman" w:ascii="Times New Roman" w:hAnsi="Times New Roman"/>
        </w:rPr>
        <w:t>ASVs; ~1200) was identified in all soils, of which fewer than 40% were shared across soil types (</w:t>
      </w:r>
      <w:r>
        <w:rPr>
          <w:rFonts w:cs="Times New Roman" w:ascii="Times New Roman" w:hAnsi="Times New Roman"/>
          <w:highlight w:val="cyan"/>
        </w:rPr>
        <w:t>Fig. 1F, Suppl. Table 1</w:t>
      </w:r>
      <w:r>
        <w:rPr>
          <w:rFonts w:cs="Times New Roman" w:ascii="Times New Roman" w:hAnsi="Times New Roman"/>
        </w:rPr>
        <w:t>). Both unique and shared ASVs spanned a broad range of bacterial orders, indicating that long-term fertilisation influenced community composition at both low and higher taxonomic levels (</w:t>
      </w:r>
      <w:r>
        <w:rPr>
          <w:rFonts w:cs="Times New Roman" w:ascii="Times New Roman" w:hAnsi="Times New Roman"/>
          <w:highlight w:val="cyan"/>
        </w:rPr>
        <w:t>Fig. 1F</w:t>
      </w:r>
      <w:r>
        <w:rPr>
          <w:rFonts w:cs="Times New Roman" w:ascii="Times New Roman" w:hAnsi="Times New Roman"/>
        </w:rPr>
        <w:t>). This demonstrates that long-term fertilisation maintains overall diversity while shaping bacterial community composition, resulting in distinct communities likely adapted to the specific soil conditions imposed by different fertilisation regimes.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commentRangeStart w:id="2"/>
      <w:r>
        <w:rPr>
          <w:rFonts w:cs="Times New Roman" w:ascii="Times New Roman" w:hAnsi="Times New Roman"/>
          <w:b/>
          <w:bCs/>
        </w:rPr>
        <w:t>Host-specific colonisation by distinct soil microbiota members</w:t>
      </w:r>
      <w:commentRangeEnd w:id="2"/>
      <w:r>
        <w:commentReference w:id="2"/>
      </w:r>
      <w:r>
        <w:rPr>
          <w:rFonts w:cs="Times New Roman" w:ascii="Times New Roman" w:hAnsi="Times New Roman"/>
          <w:b/>
          <w:bCs/>
        </w:rPr>
      </w:r>
    </w:p>
    <w:p>
      <w:pPr>
        <w:pStyle w:val="Normal"/>
        <w:spacing w:lineRule="auto" w:line="276"/>
        <w:jc w:val="both"/>
        <w:rPr>
          <w:rFonts w:ascii="Times New Roman" w:hAnsi="Times New Roman" w:cs="Times New Roman"/>
        </w:rPr>
      </w:pPr>
      <w:r>
        <w:rPr>
          <w:rFonts w:cs="Times New Roman" w:ascii="Times New Roman" w:hAnsi="Times New Roman"/>
        </w:rPr>
        <w:t xml:space="preserve">Next, we cultivated </w:t>
      </w:r>
      <w:r>
        <w:rPr>
          <w:rFonts w:cs="Times New Roman" w:ascii="Times New Roman" w:hAnsi="Times New Roman"/>
          <w:i/>
          <w:iCs/>
        </w:rPr>
        <w:t xml:space="preserve">Lotus </w:t>
      </w:r>
      <w:r>
        <w:rPr>
          <w:rFonts w:cs="Times New Roman" w:ascii="Times New Roman" w:hAnsi="Times New Roman"/>
        </w:rPr>
        <w:t xml:space="preserve">and </w:t>
      </w:r>
      <w:r>
        <w:rPr>
          <w:rFonts w:cs="Times New Roman" w:ascii="Times New Roman" w:hAnsi="Times New Roman"/>
          <w:i/>
          <w:iCs/>
        </w:rPr>
        <w:t>Hordeum</w:t>
      </w:r>
      <w:r>
        <w:rPr>
          <w:rFonts w:cs="Times New Roman" w:ascii="Times New Roman" w:hAnsi="Times New Roman"/>
        </w:rPr>
        <w:t xml:space="preserve"> wild-type in the three soils (NPK, PK and UF) for three weeks (</w:t>
      </w:r>
      <w:r>
        <w:rPr>
          <w:rFonts w:cs="Times New Roman" w:ascii="Times New Roman" w:hAnsi="Times New Roman"/>
          <w:highlight w:val="cyan"/>
        </w:rPr>
        <w:t>Fig. 2A</w:t>
      </w:r>
      <w:r>
        <w:rPr>
          <w:rFonts w:cs="Times New Roman" w:ascii="Times New Roman" w:hAnsi="Times New Roman"/>
        </w:rPr>
        <w:t xml:space="preserve">) and assessed their phenotype and associated microbiota. Shoot fresh weight revealed that, as expected </w:t>
      </w:r>
      <w:r>
        <w:fldChar w:fldCharType="begin"/>
      </w:r>
      <w:r>
        <w:rPr>
          <w:rFonts w:cs="Times New Roman" w:ascii="Times New Roman" w:hAnsi="Times New Roman"/>
        </w:rPr>
        <w:instrText xml:space="preserve">ADDIN ZOTERO_ITEM CSL_CITATION {"citationID":"zfummPwO","properties":{"unsorted":false,"formattedCitation":"(62)","plainCitation":"(62)","noteIndex":0},"citationItems":[{"id":573,"uris":["http://zotero.org/users/16875439/items/WBTKLK9P"],"itemData":{"id":573,"type":"article-journal","abstract":"Macronutrients are essential elements for plant growth and development. In natural, non-cultivated systems, the availability of macronutrients is not a limiting factor of growth, due to fast recycling mechanisms. However, their availability might be an issue in modern agricultural practices, since soil has been frequently over exploited. From a crop management perspective, the nitrogen (N), phosphorus (P) and potassium (K) are three important limiting factors and therefore frequently added as fertilizers. NPK are among the nutrients that have been reported to alter post-embryonic root developmental processes and consequently, impairs crop yield. To cope with nutrients scarcity, plants have evolved several mechanisms involved in metabolic, physiological and developmental adaptations. In this scenario, microRNAs (miRNAs) have emerged as additional key regulators of nutrients uptake and assimilation. Some studies have demonstrated the intrinsic relation between miRNAs and their targets, and how they can modulate plants to deal with the NPK availability. In this review we focus on miRNAs and their regulation of targets involved in NPK metabolism. In general, NPK starvation is related with miRNAs that are involved in root-architectural changes and uptake activity modulation. We further show that several miRNAs were discovered to be involved in plant–microbe symbiosis during N and P uptake, and in this way we present a global view of some studies that were conducted in the last years. The integration of current knowledge about miRNA-NPK signaling may help future studies to focus in good candidates genes for the development of important tools for plant nutritional breeding.","container-title":"Frontiers in Plant Science","DOI":"10.3389/fpls.2015.00451","ISSN":"1664-462X","journalAbbreviation":"Front. Plant Sci.","language":"English","publisher":"Frontiers","source":"Frontiers","title":"NPK macronutrients and microRNA homeostasis","URL":"https://www.frontiersin.org/journals/plant-science/articles/10.3389/fpls.2015.00451/full","volume":"6","author":[{"family":"Kulcheski","given":"Franceli R."},{"family":"Côrrea","given":"Régis"},{"family":"Gomes","given":"Igor A."},{"family":"Lima","given":"Júlio C.","non-dropping-particle":"de"},{"family":"Margis","given":"Rogerio"}],"accessed":{"date-parts":[["2026",2,16]]},"issued":{"date-parts":[["2015",6,16]]}}}],"schema":"https://github.com/citation-style-language/schema/raw/master/csl-citation.json"}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(62)</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kern w:val="0"/>
        </w:rPr>
        <w:t xml:space="preserve">, </w:t>
      </w:r>
      <w:r>
        <w:rPr>
          <w:rFonts w:cs="Times New Roman" w:ascii="Times New Roman" w:hAnsi="Times New Roman"/>
        </w:rPr>
        <w:t>fertilisation levels had a significant effect on plant growth, with reduced growth as nutrient availability decreased (</w:t>
      </w:r>
      <w:r>
        <w:rPr>
          <w:rFonts w:cs="Times New Roman" w:ascii="Times New Roman" w:hAnsi="Times New Roman"/>
          <w:highlight w:val="cyan"/>
        </w:rPr>
        <w:t>Fig. 2B</w:t>
      </w:r>
      <w:r>
        <w:rPr>
          <w:rFonts w:cs="Times New Roman" w:ascii="Times New Roman" w:hAnsi="Times New Roman"/>
        </w:rPr>
        <w:t>)</w:t>
      </w:r>
      <w:r>
        <w:rPr>
          <w:rFonts w:cs="Times New Roman" w:ascii="Times New Roman" w:hAnsi="Times New Roman"/>
          <w:kern w:val="0"/>
        </w:rPr>
        <w:t xml:space="preserve">. </w:t>
      </w:r>
      <w:r>
        <w:rPr>
          <w:rFonts w:cs="Times New Roman" w:ascii="Times New Roman" w:hAnsi="Times New Roman"/>
          <w:i/>
          <w:iCs/>
          <w:kern w:val="0"/>
        </w:rPr>
        <w:t xml:space="preserve">Lotus </w:t>
      </w:r>
      <w:r>
        <w:rPr>
          <w:rFonts w:cs="Times New Roman" w:ascii="Times New Roman" w:hAnsi="Times New Roman"/>
          <w:kern w:val="0"/>
        </w:rPr>
        <w:t>formed pink root nodules in all soils, although nodule numbers were significantly higher in PK and UF than in NPK, reflecting nitrogen repression of symbiosis (</w:t>
      </w:r>
      <w:r>
        <w:rPr>
          <w:rFonts w:cs="Times New Roman" w:ascii="Times New Roman" w:hAnsi="Times New Roman"/>
          <w:kern w:val="0"/>
          <w:highlight w:val="cyan"/>
        </w:rPr>
        <w:t>Fig.2C</w:t>
      </w:r>
      <w:r>
        <w:rPr>
          <w:rFonts w:cs="Times New Roman" w:ascii="Times New Roman" w:hAnsi="Times New Roman"/>
          <w:kern w:val="0"/>
        </w:rPr>
        <w:t xml:space="preserve">). The highest nodule counts were observed in PK, likely due to sufficient phosphorus supporting SNF </w:t>
      </w:r>
      <w:r>
        <w:fldChar w:fldCharType="begin"/>
      </w:r>
      <w:r>
        <w:rPr>
          <w:kern w:val="0"/>
          <w:rFonts w:cs="Times New Roman" w:ascii="Times New Roman" w:hAnsi="Times New Roman"/>
        </w:rPr>
        <w:instrText xml:space="preserve">ADDIN ZOTERO_ITEM CSL_CITATION {"citationID":"n3fVcX90","properties":{"unsorted":false,"formattedCitation":"(63)","plainCitation":"(63)","noteIndex":0},"citationItems":[{"id":570,"uris":["http://zotero.org/users/16875439/items/PS5SHXCM"],"itemData":{"id":570,"type":"article-journal","abstract":"Access to fixed or available forms of nitrogen limits the productivity of crop plants and thus food production. Nitrogenous fertilizer production currently represents a significant expense for the efficient growth of various crops in the developed world. There are significant potential gains to be had from reducing dependence on nitrogenous fertilizers in agriculture in the developed world and in developing countries, and there is significant interest in research on biological nitrogen fixation and prospects for increasing its importance in an agricultural setting. Biological nitrogen fixation is the conversion of atmospheric N2 to NH3, a form that can be used by plants. However, the process is restricted to bacteria and archaea and does not occur in eukaryotes. Symbiotic nitrogen fixation is part of a mutualistic relationship in which plants provide a niche and fixed carbon to bacteria in exchange for fixed nitrogen. This process is restricted mainly to legumes in agricultural systems, and there is considerable interest in exploring whether similar symbioses can be developed in nonlegumes, which produce the bulk of human food. We are at a juncture at which the fundamental understanding of biological nitrogen fixation has matured to a level that we can think about engineering symbiotic relationships using synthetic biology approaches. This minireview highlights the fundamental advances in our understanding of biological nitrogen fixation in the context of a blueprint for expanding symbiotic nitrogen fixation to a greater diversity of crop plants through synthetic biology.","container-title":"Applied and Environmental Microbiology","DOI":"10.1128/AEM.01055-16","ISSN":"1098-5336","issue":"13","journalAbbreviation":"Appl Environ Microbiol","language":"eng","page":"3698-3710","PMID":"27084023","PMCID":"PMC4907175","source":"PubMed","title":"Symbiotic Nitrogen Fixation and the Challenges to Its Extension to Nonlegumes","volume":"82","author":[{"family":"Mus","given":"Florence"},{"family":"Crook","given":"Matthew B."},{"family":"Garcia","given":"Kevin"},{"family":"Garcia Costas","given":"Amaya"},{"family":"Geddes","given":"Barney A."},{"family":"Kouri","given":"Evangelia D."},{"family":"Paramasivan","given":"Ponraj"},{"family":"Ryu","given":"Min-Hyung"},{"family":"Oldroyd","given":"Giles E. D."},{"family":"Poole","given":"Philip S."},{"family":"Udvardi","given":"Michael K."},{"family":"Voigt","given":"Christopher A."},{"family":"Ané","given":"Jean-Michel"},{"family":"Peters","given":"John W."}],"issued":{"date-parts":[["2016",7,1]]}}}],"schema":"https://github.com/citation-style-language/schema/raw/master/csl-citation.json"}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(63)</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w:t>
      </w:r>
      <w:r>
        <w:rPr>
          <w:rFonts w:cs="Times New Roman" w:ascii="Times New Roman" w:hAnsi="Times New Roman"/>
        </w:rPr>
        <w:t xml:space="preserve"> We collected rhizosphere, root, and nodule samples for microbiome analysis. As expected, alpha diversity was highest in rhizosphere samples of both hosts, followed by root and then nodule samples (Chao1 index, </w:t>
      </w:r>
      <w:r>
        <w:rPr>
          <w:rFonts w:cs="Times New Roman" w:ascii="Times New Roman" w:hAnsi="Times New Roman"/>
          <w:highlight w:val="cyan"/>
        </w:rPr>
        <w:t>Suppl. Fig. 1A,B</w:t>
      </w:r>
      <w:r>
        <w:rPr>
          <w:rFonts w:cs="Times New Roman" w:ascii="Times New Roman" w:hAnsi="Times New Roman"/>
        </w:rPr>
        <w:t xml:space="preserve">) </w:t>
      </w:r>
      <w:r>
        <w:fldChar w:fldCharType="begin"/>
      </w:r>
      <w:r>
        <w:rPr>
          <w:rFonts w:cs="Times New Roman" w:ascii="Times New Roman" w:hAnsi="Times New Roman"/>
        </w:rPr>
        <w:instrText xml:space="preserve">ADDIN ZOTERO_ITEM CSL_CITATION {"citationID":"ehYt9TqX","properties":{"unsorted":false,"formattedCitation":"(56)","plainCitation":"(56)","noteIndex":0},"citationItems":[{"id":575,"uris":["http://zotero.org/users/16875439/items/634WQWZN"],"itemData":{"id":575,"type":"article-journal","abstract":"Lotus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(56)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Fertilisation history did not affect alpha diversity in </w:t>
      </w:r>
      <w:r>
        <w:rPr>
          <w:rFonts w:cs="Times New Roman" w:ascii="Times New Roman" w:hAnsi="Times New Roman"/>
          <w:i/>
          <w:iCs/>
        </w:rPr>
        <w:t>Hordeum</w:t>
      </w:r>
      <w:r>
        <w:rPr>
          <w:rFonts w:cs="Times New Roman" w:ascii="Times New Roman" w:hAnsi="Times New Roman"/>
        </w:rPr>
        <w:t xml:space="preserve">, but </w:t>
      </w:r>
      <w:r>
        <w:rPr>
          <w:rFonts w:cs="Times New Roman" w:ascii="Times New Roman" w:hAnsi="Times New Roman"/>
          <w:i/>
          <w:iCs/>
        </w:rPr>
        <w:t>Lotus</w:t>
      </w:r>
      <w:r>
        <w:rPr>
          <w:rFonts w:cs="Times New Roman" w:ascii="Times New Roman" w:hAnsi="Times New Roman"/>
        </w:rPr>
        <w:t xml:space="preserve"> rhizosphere communities exhibited reduced diversity in PK and UF soils (</w:t>
      </w:r>
      <w:r>
        <w:rPr>
          <w:rFonts w:cs="Times New Roman" w:ascii="Times New Roman" w:hAnsi="Times New Roman"/>
          <w:highlight w:val="cyan"/>
        </w:rPr>
        <w:t>Suppl. Fig. 1A,B</w:t>
      </w:r>
      <w:r>
        <w:rPr>
          <w:rFonts w:cs="Times New Roman" w:ascii="Times New Roman" w:hAnsi="Times New Roman"/>
        </w:rPr>
        <w:t>), coinciding with higher nodule numbers (</w:t>
      </w:r>
      <w:r>
        <w:rPr>
          <w:rFonts w:cs="Times New Roman" w:ascii="Times New Roman" w:hAnsi="Times New Roman"/>
          <w:highlight w:val="cyan"/>
        </w:rPr>
        <w:t>Fig.2C</w:t>
      </w:r>
      <w:r>
        <w:rPr>
          <w:rFonts w:cs="Times New Roman" w:ascii="Times New Roman" w:hAnsi="Times New Roman"/>
        </w:rPr>
        <w:t xml:space="preserve">), consistent with SNF contributing to rhizosphere microbiota structuring </w:t>
      </w:r>
      <w:r>
        <w:fldChar w:fldCharType="begin"/>
      </w:r>
      <w:r>
        <w:rPr>
          <w:rFonts w:cs="Times New Roman" w:ascii="Times New Roman" w:hAnsi="Times New Roman"/>
        </w:rPr>
        <w:instrText xml:space="preserve">ADDIN ZOTERO_ITEM CSL_CITATION {"citationID":"Y0XR0WL3","properties":{"unsorted":false,"formattedCitation":"(55)","plainCitation":"(55)","noteIndex":0},"citationItems":[{"id":577,"uris":["http://zotero.org/users/16875439/items/4YKUMNYH"],"itemData":{"id":577,"type":"article-journal","abstract":"Symbiosis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(55)</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Beta diversity was significanlty influenced by both sample fraction and soil type in both plants (</w:t>
      </w:r>
      <w:r>
        <w:rPr>
          <w:rFonts w:cs="Times New Roman" w:ascii="Times New Roman" w:hAnsi="Times New Roman"/>
          <w:highlight w:val="cyan"/>
        </w:rPr>
        <w:t>Fig. 2D</w:t>
      </w:r>
      <w:r>
        <w:rPr>
          <w:rFonts w:cs="Times New Roman" w:ascii="Times New Roman" w:hAnsi="Times New Roman"/>
        </w:rPr>
        <w:t xml:space="preserve">), with clear separation of rhizosphere and root communities. </w:t>
      </w:r>
      <w:r>
        <w:rPr>
          <w:rFonts w:cs="Times New Roman" w:ascii="Times New Roman" w:hAnsi="Times New Roman"/>
          <w:i/>
          <w:iCs/>
        </w:rPr>
        <w:t>Lotus</w:t>
      </w:r>
      <w:r>
        <w:rPr>
          <w:rFonts w:cs="Times New Roman" w:ascii="Times New Roman" w:hAnsi="Times New Roman"/>
        </w:rPr>
        <w:t xml:space="preserve"> nodule communities displayed similar beta diversity patterns across soils (</w:t>
      </w:r>
      <w:r>
        <w:rPr>
          <w:rFonts w:cs="Times New Roman" w:ascii="Times New Roman" w:hAnsi="Times New Roman"/>
          <w:highlight w:val="cyan"/>
        </w:rPr>
        <w:t>Fig. 2D</w:t>
      </w:r>
      <w:r>
        <w:rPr>
          <w:rFonts w:cs="Times New Roman" w:ascii="Times New Roman" w:hAnsi="Times New Roman"/>
        </w:rPr>
        <w:t xml:space="preserve">). Community structure analysis revealed common features in both hosts. </w:t>
      </w:r>
      <w:r>
        <w:rPr>
          <w:rFonts w:cs="Times New Roman" w:ascii="Times New Roman" w:hAnsi="Times New Roman"/>
          <w:i/>
          <w:iCs/>
        </w:rPr>
        <w:t>Burkholderiales</w:t>
      </w:r>
      <w:r>
        <w:rPr>
          <w:rFonts w:cs="Times New Roman" w:ascii="Times New Roman" w:hAnsi="Times New Roman"/>
        </w:rPr>
        <w:t xml:space="preserve"> was the most abundant order, while </w:t>
      </w:r>
      <w:r>
        <w:rPr>
          <w:rFonts w:cs="Times New Roman" w:ascii="Times New Roman" w:hAnsi="Times New Roman"/>
          <w:i/>
          <w:iCs/>
        </w:rPr>
        <w:t>Rhizobiales</w:t>
      </w:r>
      <w:r>
        <w:rPr>
          <w:rFonts w:cs="Times New Roman" w:ascii="Times New Roman" w:hAnsi="Times New Roman"/>
        </w:rPr>
        <w:t xml:space="preserve"> was particularly enriched in </w:t>
      </w:r>
      <w:r>
        <w:rPr>
          <w:rFonts w:cs="Times New Roman" w:ascii="Times New Roman" w:hAnsi="Times New Roman"/>
          <w:i/>
          <w:iCs/>
        </w:rPr>
        <w:t>Lotus</w:t>
      </w:r>
      <w:r>
        <w:rPr>
          <w:rFonts w:cs="Times New Roman" w:ascii="Times New Roman" w:hAnsi="Times New Roman"/>
        </w:rPr>
        <w:t xml:space="preserve"> root and nodule fractions due to highly competitive symbionts (</w:t>
      </w:r>
      <w:r>
        <w:rPr>
          <w:rFonts w:cs="Times New Roman" w:ascii="Times New Roman" w:hAnsi="Times New Roman"/>
          <w:highlight w:val="cyan"/>
        </w:rPr>
        <w:t>Fig. 2E, Suppl. Fig. 1C,D</w:t>
      </w:r>
      <w:r>
        <w:rPr>
          <w:rFonts w:cs="Times New Roman" w:ascii="Times New Roman" w:hAnsi="Times New Roman"/>
        </w:rPr>
        <w:t xml:space="preserve">). Additional host-specific colonisation patterns were observed, including a higher abundance of  </w:t>
      </w:r>
      <w:r>
        <w:rPr>
          <w:rFonts w:cs="Times New Roman" w:ascii="Times New Roman" w:hAnsi="Times New Roman"/>
          <w:i/>
          <w:iCs/>
        </w:rPr>
        <w:t>Pseudomonadales</w:t>
      </w:r>
      <w:r>
        <w:rPr>
          <w:rFonts w:cs="Times New Roman" w:ascii="Times New Roman" w:hAnsi="Times New Roman"/>
        </w:rPr>
        <w:t xml:space="preserve"> in </w:t>
      </w:r>
      <w:r>
        <w:rPr>
          <w:rFonts w:cs="Times New Roman" w:ascii="Times New Roman" w:hAnsi="Times New Roman"/>
          <w:i/>
          <w:iCs/>
        </w:rPr>
        <w:t>Lotus</w:t>
      </w:r>
      <w:r>
        <w:rPr>
          <w:rFonts w:cs="Times New Roman" w:ascii="Times New Roman" w:hAnsi="Times New Roman"/>
        </w:rPr>
        <w:t xml:space="preserve">, whereas </w:t>
      </w:r>
      <w:r>
        <w:rPr>
          <w:rFonts w:cs="Times New Roman" w:ascii="Times New Roman" w:hAnsi="Times New Roman"/>
          <w:i/>
          <w:iCs/>
        </w:rPr>
        <w:t>Flavobacteriales</w:t>
      </w:r>
      <w:r>
        <w:rPr>
          <w:rFonts w:cs="Times New Roman" w:ascii="Times New Roman" w:hAnsi="Times New Roman"/>
        </w:rPr>
        <w:t xml:space="preserve"> and </w:t>
      </w:r>
      <w:r>
        <w:rPr>
          <w:rFonts w:cs="Times New Roman" w:ascii="Times New Roman" w:hAnsi="Times New Roman"/>
          <w:i/>
          <w:iCs/>
        </w:rPr>
        <w:t>Streptomycetales</w:t>
      </w:r>
      <w:r>
        <w:rPr>
          <w:rFonts w:cs="Times New Roman" w:ascii="Times New Roman" w:hAnsi="Times New Roman"/>
        </w:rPr>
        <w:t xml:space="preserve"> were more prevalent in </w:t>
      </w:r>
      <w:r>
        <w:rPr>
          <w:rFonts w:cs="Times New Roman" w:ascii="Times New Roman" w:hAnsi="Times New Roman"/>
          <w:i/>
          <w:iCs/>
        </w:rPr>
        <w:t>Hordeum</w:t>
      </w:r>
      <w:r>
        <w:rPr>
          <w:rFonts w:cs="Times New Roman" w:ascii="Times New Roman" w:hAnsi="Times New Roman"/>
        </w:rPr>
        <w:t xml:space="preserve">, with the latter particularly enriched in roots. Soil-dependent community shifts were also detected. For instance, </w:t>
      </w:r>
      <w:r>
        <w:rPr>
          <w:rFonts w:cs="Times New Roman" w:ascii="Times New Roman" w:hAnsi="Times New Roman"/>
          <w:i/>
          <w:iCs/>
        </w:rPr>
        <w:t>Burkholderiales</w:t>
      </w:r>
      <w:r>
        <w:rPr>
          <w:rFonts w:cs="Times New Roman" w:ascii="Times New Roman" w:hAnsi="Times New Roman"/>
        </w:rPr>
        <w:t xml:space="preserve"> were the most abundant in PK and UF in both hosts. In </w:t>
      </w:r>
      <w:r>
        <w:rPr>
          <w:rFonts w:cs="Times New Roman" w:ascii="Times New Roman" w:hAnsi="Times New Roman"/>
          <w:i/>
          <w:iCs/>
        </w:rPr>
        <w:t>Lotus</w:t>
      </w:r>
      <w:r>
        <w:rPr>
          <w:rFonts w:cs="Times New Roman" w:ascii="Times New Roman" w:hAnsi="Times New Roman"/>
        </w:rPr>
        <w:t xml:space="preserve">, </w:t>
      </w:r>
      <w:r>
        <w:rPr>
          <w:rFonts w:cs="Times New Roman" w:ascii="Times New Roman" w:hAnsi="Times New Roman"/>
          <w:i/>
          <w:iCs/>
        </w:rPr>
        <w:t>Chloroflexales</w:t>
      </w:r>
      <w:r>
        <w:rPr>
          <w:rFonts w:cs="Times New Roman" w:ascii="Times New Roman" w:hAnsi="Times New Roman"/>
        </w:rPr>
        <w:t xml:space="preserve"> were enriched in rhizosphere and root fractions when plants were grown in UF soil, while </w:t>
      </w:r>
      <w:r>
        <w:rPr>
          <w:rFonts w:cs="Times New Roman" w:ascii="Times New Roman" w:hAnsi="Times New Roman"/>
          <w:i/>
          <w:iCs/>
        </w:rPr>
        <w:t>Sphingomonadales</w:t>
      </w:r>
      <w:r>
        <w:rPr>
          <w:rFonts w:cs="Times New Roman" w:ascii="Times New Roman" w:hAnsi="Times New Roman"/>
        </w:rPr>
        <w:t xml:space="preserve"> (root) and </w:t>
      </w:r>
      <w:r>
        <w:rPr>
          <w:rFonts w:cs="Times New Roman" w:ascii="Times New Roman" w:hAnsi="Times New Roman"/>
          <w:i/>
          <w:iCs/>
        </w:rPr>
        <w:t>Streptomycetales</w:t>
      </w:r>
      <w:r>
        <w:rPr>
          <w:rFonts w:cs="Times New Roman" w:ascii="Times New Roman" w:hAnsi="Times New Roman"/>
        </w:rPr>
        <w:t xml:space="preserve"> (rhizosphere) were more abundant in NPK. In </w:t>
      </w:r>
      <w:r>
        <w:rPr>
          <w:rFonts w:cs="Times New Roman" w:ascii="Times New Roman" w:hAnsi="Times New Roman"/>
          <w:i/>
          <w:iCs/>
        </w:rPr>
        <w:t>Hordeum</w:t>
      </w:r>
      <w:r>
        <w:rPr>
          <w:rFonts w:cs="Times New Roman" w:ascii="Times New Roman" w:hAnsi="Times New Roman"/>
        </w:rPr>
        <w:t xml:space="preserve">, </w:t>
      </w:r>
      <w:r>
        <w:rPr>
          <w:rFonts w:cs="Times New Roman" w:ascii="Times New Roman" w:hAnsi="Times New Roman"/>
          <w:i/>
          <w:iCs/>
        </w:rPr>
        <w:t>Caulobacterales</w:t>
      </w:r>
      <w:r>
        <w:rPr>
          <w:rFonts w:cs="Times New Roman" w:ascii="Times New Roman" w:hAnsi="Times New Roman"/>
        </w:rPr>
        <w:t xml:space="preserve"> were reduced in NPK roots, while </w:t>
      </w:r>
      <w:r>
        <w:rPr>
          <w:rFonts w:cs="Times New Roman" w:ascii="Times New Roman" w:hAnsi="Times New Roman"/>
          <w:i/>
          <w:iCs/>
        </w:rPr>
        <w:t>Flavobacteriales</w:t>
      </w:r>
      <w:r>
        <w:rPr>
          <w:rFonts w:cs="Times New Roman" w:ascii="Times New Roman" w:hAnsi="Times New Roman"/>
        </w:rPr>
        <w:t xml:space="preserve"> increased  in PK and UF (</w:t>
      </w:r>
      <w:r>
        <w:rPr>
          <w:rFonts w:cs="Times New Roman" w:ascii="Times New Roman" w:hAnsi="Times New Roman"/>
          <w:highlight w:val="cyan"/>
        </w:rPr>
        <w:t>Fig. 2E, Suppl. Fig. 1C</w:t>
      </w:r>
      <w:r>
        <w:rPr>
          <w:rFonts w:cs="Times New Roman" w:ascii="Times New Roman" w:hAnsi="Times New Roman"/>
        </w:rPr>
        <w:t xml:space="preserve">). </w:t>
      </w:r>
      <w:r>
        <w:rPr>
          <w:rFonts w:cs="Times New Roman" w:ascii="Times New Roman" w:hAnsi="Times New Roman"/>
          <w:i/>
          <w:iCs/>
        </w:rPr>
        <w:t>Lotus</w:t>
      </w:r>
      <w:r>
        <w:rPr>
          <w:rFonts w:cs="Times New Roman" w:ascii="Times New Roman" w:hAnsi="Times New Roman"/>
        </w:rPr>
        <w:t xml:space="preserve"> nodules were colonised by </w:t>
      </w:r>
      <w:r>
        <w:rPr>
          <w:rFonts w:cs="Times New Roman" w:ascii="Times New Roman" w:hAnsi="Times New Roman"/>
          <w:i/>
          <w:iCs/>
        </w:rPr>
        <w:t>Mesorhizobium</w:t>
      </w:r>
      <w:r>
        <w:rPr>
          <w:rFonts w:cs="Times New Roman" w:ascii="Times New Roman" w:hAnsi="Times New Roman"/>
        </w:rPr>
        <w:t xml:space="preserve"> and </w:t>
      </w:r>
      <w:r>
        <w:rPr>
          <w:rFonts w:cs="Times New Roman" w:ascii="Times New Roman" w:hAnsi="Times New Roman"/>
          <w:i/>
          <w:iCs/>
        </w:rPr>
        <w:t>Pseudomonas</w:t>
      </w:r>
      <w:r>
        <w:rPr>
          <w:rFonts w:cs="Times New Roman" w:ascii="Times New Roman" w:hAnsi="Times New Roman"/>
        </w:rPr>
        <w:t xml:space="preserve"> ASVs, which largely overlapped between soils but differed in individual abundances in the nodules (</w:t>
      </w:r>
      <w:r>
        <w:rPr>
          <w:rFonts w:cs="Times New Roman" w:ascii="Times New Roman" w:hAnsi="Times New Roman"/>
          <w:highlight w:val="cyan"/>
        </w:rPr>
        <w:t>Suppl. Fig. 1D</w:t>
      </w:r>
      <w:r>
        <w:rPr>
          <w:rFonts w:cs="Times New Roman" w:ascii="Times New Roman" w:hAnsi="Times New Roman"/>
        </w:rPr>
        <w:t xml:space="preserve">). Together, these results show that long-term fertilisation regimes significantly impact plant fitness and associated root microbiota, and that different hosts adapt to the given differences and selectively recruit specific bacterial members, reinforcing the concept of host preference </w:t>
      </w:r>
      <w:r>
        <w:fldChar w:fldCharType="begin"/>
      </w:r>
      <w:r>
        <w:rPr>
          <w:rFonts w:cs="Times New Roman" w:ascii="Times New Roman" w:hAnsi="Times New Roman"/>
        </w:rPr>
        <w:instrText xml:space="preserve">ADDIN ZOTERO_ITEM CSL_CITATION {"citationID":"mKvyHJh6","properties":{"unsorted":false,"formattedCitation":"(64)","plainCitation":"(64)","noteIndex":0},"citationItems":[{"id":580,"uris":["http://zotero.org/users/16875439/items/97Y2M4HL"],"itemData":{"id":580,"type":"article-journal","abstract":"Roots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(64)</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High accuracy prediction of plant nutrient status based on bacterial community compositions</w:t>
      </w:r>
    </w:p>
    <w:p>
      <w:pPr>
        <w:pStyle w:val="Normal"/>
        <w:spacing w:lineRule="auto" w:line="276"/>
        <w:jc w:val="both"/>
        <w:rPr>
          <w:rFonts w:ascii="Times New Roman" w:hAnsi="Times New Roman" w:cs="Times New Roman"/>
        </w:rPr>
      </w:pPr>
      <w:r>
        <w:rPr>
          <w:rFonts w:cs="Times New Roman" w:ascii="Times New Roman" w:hAnsi="Times New Roman"/>
        </w:rPr>
        <w:t xml:space="preserve">Following the observed large differences in rhizosphere and root microbiota across the different soils, we asked whether these microbial signatures could be used to predict the nutritional state of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rPr>
        <w:t>Hordeum</w:t>
      </w:r>
      <w:r>
        <w:rPr>
          <w:rFonts w:cs="Times New Roman" w:ascii="Times New Roman" w:hAnsi="Times New Roman"/>
          <w:iCs/>
        </w:rPr>
        <w:t>.</w:t>
      </w:r>
      <w:r>
        <w:rPr>
          <w:rFonts w:cs="Times New Roman" w:ascii="Times New Roman" w:hAnsi="Times New Roman"/>
        </w:rPr>
        <w:t xml:space="preserve"> We developed a two-step classification model trained on bacterial community profiles from plants grown in NPK, PK, and UF soils. The first model distinguishes plants grown in NPK soil from those in non-NPK soil, while the second model further separated PK from UF samples (</w:t>
      </w:r>
      <w:r>
        <w:rPr>
          <w:rFonts w:cs="Times New Roman" w:ascii="Times New Roman" w:hAnsi="Times New Roman"/>
          <w:highlight w:val="cyan"/>
        </w:rPr>
        <w:t>Fig. 3A</w:t>
      </w:r>
      <w:r>
        <w:rPr>
          <w:rFonts w:cs="Times New Roman" w:ascii="Times New Roman" w:hAnsi="Times New Roman"/>
        </w:rPr>
        <w:t>). Predictions were based on log-ratios of relative abundances of specific ASV combinations from rhizosphere or root microbiomes (</w:t>
      </w:r>
      <w:r>
        <w:rPr>
          <w:rFonts w:cs="Times New Roman" w:ascii="Times New Roman" w:hAnsi="Times New Roman"/>
          <w:highlight w:val="cyan"/>
        </w:rPr>
        <w:t>Fig. 3C; Suppl. Table 2</w:t>
      </w:r>
      <w:r>
        <w:rPr>
          <w:rFonts w:cs="Times New Roman" w:ascii="Times New Roman" w:hAnsi="Times New Roman"/>
        </w:rPr>
        <w:t>), which together accounted for 1-12% of total relative abundance (</w:t>
      </w:r>
      <w:r>
        <w:rPr>
          <w:rFonts w:cs="Times New Roman" w:ascii="Times New Roman" w:hAnsi="Times New Roman"/>
          <w:highlight w:val="cyan"/>
        </w:rPr>
        <w:t>Fig. 3D</w:t>
      </w:r>
      <w:r>
        <w:rPr>
          <w:rFonts w:cs="Times New Roman" w:ascii="Times New Roman" w:hAnsi="Times New Roman"/>
        </w:rPr>
        <w:t xml:space="preserve">). Remarkably, the model achieved an overall accuracy of 93.3% using </w:t>
      </w:r>
      <w:r>
        <w:rPr>
          <w:rFonts w:cs="Times New Roman" w:ascii="Times New Roman" w:hAnsi="Times New Roman"/>
          <w:i/>
          <w:iCs/>
        </w:rPr>
        <w:t>Lotus</w:t>
      </w:r>
      <w:r>
        <w:rPr>
          <w:rFonts w:cs="Times New Roman" w:ascii="Times New Roman" w:hAnsi="Times New Roman"/>
        </w:rPr>
        <w:t xml:space="preserve"> and 80-83.3% using </w:t>
      </w:r>
      <w:r>
        <w:rPr>
          <w:rFonts w:cs="Times New Roman" w:ascii="Times New Roman" w:hAnsi="Times New Roman"/>
          <w:i/>
          <w:iCs/>
        </w:rPr>
        <w:t>Hordeum</w:t>
      </w:r>
      <w:r>
        <w:rPr>
          <w:rFonts w:cs="Times New Roman" w:ascii="Times New Roman" w:hAnsi="Times New Roman"/>
        </w:rPr>
        <w:t xml:space="preserve"> rhizosphere and root microbiome data, with only 15 out of 120 samples not previously seen by the model being misclassified (</w:t>
      </w:r>
      <w:r>
        <w:rPr>
          <w:rFonts w:cs="Times New Roman" w:ascii="Times New Roman" w:hAnsi="Times New Roman"/>
          <w:highlight w:val="cyan"/>
        </w:rPr>
        <w:t>Fig. 3B,C</w:t>
      </w:r>
      <w:r>
        <w:rPr>
          <w:rFonts w:cs="Times New Roman" w:ascii="Times New Roman" w:hAnsi="Times New Roman"/>
        </w:rPr>
        <w:t xml:space="preserve">). For </w:t>
      </w:r>
      <w:r>
        <w:rPr>
          <w:rFonts w:cs="Times New Roman" w:ascii="Times New Roman" w:hAnsi="Times New Roman"/>
          <w:i/>
          <w:iCs/>
        </w:rPr>
        <w:t>Lotus</w:t>
      </w:r>
      <w:r>
        <w:rPr>
          <w:rFonts w:cs="Times New Roman" w:ascii="Times New Roman" w:hAnsi="Times New Roman"/>
        </w:rPr>
        <w:t xml:space="preserve">, influential ASVs belonged to </w:t>
      </w:r>
      <w:r>
        <w:rPr>
          <w:rFonts w:cs="Times New Roman" w:ascii="Times New Roman" w:hAnsi="Times New Roman"/>
          <w:i/>
          <w:iCs/>
        </w:rPr>
        <w:t>Burkholderiales</w:t>
      </w:r>
      <w:r>
        <w:rPr>
          <w:rFonts w:cs="Times New Roman" w:ascii="Times New Roman" w:hAnsi="Times New Roman"/>
        </w:rPr>
        <w:t xml:space="preserve"> (</w:t>
      </w:r>
      <w:r>
        <w:rPr>
          <w:rFonts w:cs="Times New Roman" w:ascii="Times New Roman" w:hAnsi="Times New Roman"/>
          <w:i/>
          <w:iCs/>
        </w:rPr>
        <w:t>Oxalobacteraceae</w:t>
      </w:r>
      <w:r>
        <w:rPr>
          <w:rFonts w:cs="Times New Roman" w:ascii="Times New Roman" w:hAnsi="Times New Roman"/>
        </w:rPr>
        <w:t xml:space="preserve">, </w:t>
      </w:r>
      <w:r>
        <w:rPr>
          <w:rFonts w:cs="Times New Roman" w:ascii="Times New Roman" w:hAnsi="Times New Roman"/>
          <w:i/>
          <w:iCs/>
        </w:rPr>
        <w:t>Comamonadaceae</w:t>
      </w:r>
      <w:r>
        <w:rPr>
          <w:rFonts w:cs="Times New Roman" w:ascii="Times New Roman" w:hAnsi="Times New Roman"/>
        </w:rPr>
        <w:t xml:space="preserve">), along with </w:t>
      </w:r>
      <w:r>
        <w:rPr>
          <w:rFonts w:cs="Times New Roman" w:ascii="Times New Roman" w:hAnsi="Times New Roman"/>
          <w:i/>
          <w:iCs/>
        </w:rPr>
        <w:t>Pseudomonadales</w:t>
      </w:r>
      <w:r>
        <w:rPr>
          <w:rFonts w:cs="Times New Roman" w:ascii="Times New Roman" w:hAnsi="Times New Roman"/>
        </w:rPr>
        <w:t xml:space="preserve"> and </w:t>
      </w:r>
      <w:r>
        <w:rPr>
          <w:rFonts w:cs="Times New Roman" w:ascii="Times New Roman" w:hAnsi="Times New Roman"/>
          <w:i/>
          <w:iCs/>
        </w:rPr>
        <w:t>Rhizobiales</w:t>
      </w:r>
      <w:r>
        <w:rPr>
          <w:rFonts w:cs="Times New Roman" w:ascii="Times New Roman" w:hAnsi="Times New Roman"/>
        </w:rPr>
        <w:t>, each displaying compartment- and soil-type-specific associations (</w:t>
      </w:r>
      <w:r>
        <w:rPr>
          <w:rFonts w:cs="Times New Roman" w:ascii="Times New Roman" w:hAnsi="Times New Roman"/>
          <w:highlight w:val="cyan"/>
        </w:rPr>
        <w:t>Fig. 3D, Suppl. Table 2</w:t>
      </w:r>
      <w:r>
        <w:rPr>
          <w:rFonts w:cs="Times New Roman" w:ascii="Times New Roman" w:hAnsi="Times New Roman"/>
        </w:rPr>
        <w:t xml:space="preserve">). In </w:t>
      </w:r>
      <w:r>
        <w:rPr>
          <w:rFonts w:cs="Times New Roman" w:ascii="Times New Roman" w:hAnsi="Times New Roman"/>
          <w:i/>
          <w:iCs/>
        </w:rPr>
        <w:t>Hordeum</w:t>
      </w:r>
      <w:r>
        <w:rPr>
          <w:rFonts w:cs="Times New Roman" w:ascii="Times New Roman" w:hAnsi="Times New Roman"/>
        </w:rPr>
        <w:t xml:space="preserve">, a broader taxonomic range contributed to prediction accuracy, with </w:t>
      </w:r>
      <w:r>
        <w:rPr>
          <w:rFonts w:cs="Times New Roman" w:ascii="Times New Roman" w:hAnsi="Times New Roman"/>
          <w:i/>
          <w:iCs/>
        </w:rPr>
        <w:t>Burkholderiales</w:t>
      </w:r>
      <w:r>
        <w:rPr>
          <w:rFonts w:cs="Times New Roman" w:ascii="Times New Roman" w:hAnsi="Times New Roman"/>
        </w:rPr>
        <w:t xml:space="preserve">, </w:t>
      </w:r>
      <w:r>
        <w:rPr>
          <w:rFonts w:cs="Times New Roman" w:ascii="Times New Roman" w:hAnsi="Times New Roman"/>
          <w:i/>
          <w:iCs/>
        </w:rPr>
        <w:t>Caulobacterales</w:t>
      </w:r>
      <w:r>
        <w:rPr>
          <w:rFonts w:cs="Times New Roman" w:ascii="Times New Roman" w:hAnsi="Times New Roman"/>
        </w:rPr>
        <w:t xml:space="preserve">, </w:t>
      </w:r>
      <w:r>
        <w:rPr>
          <w:rFonts w:cs="Times New Roman" w:ascii="Times New Roman" w:hAnsi="Times New Roman"/>
          <w:i/>
          <w:iCs/>
        </w:rPr>
        <w:t>Flavobacteriales</w:t>
      </w:r>
      <w:r>
        <w:rPr>
          <w:rFonts w:cs="Times New Roman" w:ascii="Times New Roman" w:hAnsi="Times New Roman"/>
        </w:rPr>
        <w:t xml:space="preserve">, </w:t>
      </w:r>
      <w:r>
        <w:rPr>
          <w:rFonts w:cs="Times New Roman" w:ascii="Times New Roman" w:hAnsi="Times New Roman"/>
          <w:i/>
          <w:iCs/>
        </w:rPr>
        <w:t>Pseudomonadales</w:t>
      </w:r>
      <w:r>
        <w:rPr>
          <w:rFonts w:cs="Times New Roman" w:ascii="Times New Roman" w:hAnsi="Times New Roman"/>
        </w:rPr>
        <w:t xml:space="preserve">, and </w:t>
      </w:r>
      <w:r>
        <w:rPr>
          <w:rFonts w:cs="Times New Roman" w:ascii="Times New Roman" w:hAnsi="Times New Roman"/>
          <w:i/>
          <w:iCs/>
        </w:rPr>
        <w:t>Streptomycetales</w:t>
      </w:r>
      <w:r>
        <w:rPr>
          <w:rFonts w:cs="Times New Roman" w:ascii="Times New Roman" w:hAnsi="Times New Roman"/>
        </w:rPr>
        <w:t xml:space="preserve"> ASVs particularly important across all soil-compartment combinations. </w:t>
      </w:r>
      <w:r>
        <w:rPr>
          <w:rFonts w:cs="Times New Roman" w:ascii="Times New Roman" w:hAnsi="Times New Roman"/>
          <w:i/>
          <w:iCs/>
        </w:rPr>
        <w:t>Pseudonocardiales</w:t>
      </w:r>
      <w:r>
        <w:rPr>
          <w:rFonts w:cs="Times New Roman" w:ascii="Times New Roman" w:hAnsi="Times New Roman"/>
        </w:rPr>
        <w:t xml:space="preserve"> ASVs were additional predictors of PK cultivation in rhizosphere samples, while </w:t>
      </w:r>
      <w:r>
        <w:rPr>
          <w:rFonts w:cs="Times New Roman" w:ascii="Times New Roman" w:hAnsi="Times New Roman"/>
          <w:i/>
          <w:iCs/>
        </w:rPr>
        <w:t>Cellvibrionales</w:t>
      </w:r>
      <w:r>
        <w:rPr>
          <w:rFonts w:cs="Times New Roman" w:ascii="Times New Roman" w:hAnsi="Times New Roman"/>
        </w:rPr>
        <w:t xml:space="preserve"> ASVs were used for PK predictions for root samples (</w:t>
      </w:r>
      <w:r>
        <w:rPr>
          <w:rFonts w:cs="Times New Roman" w:ascii="Times New Roman" w:hAnsi="Times New Roman"/>
          <w:highlight w:val="cyan"/>
        </w:rPr>
        <w:t>Fig. 3D, Suppl. Table 2)</w:t>
      </w:r>
      <w:r>
        <w:rPr>
          <w:rFonts w:cs="Times New Roman" w:ascii="Times New Roman" w:hAnsi="Times New Roman"/>
        </w:rPr>
        <w:t>. Predictive ASVs differed substantially between the two hosts and were only partially conserved across fertilisation regimes, suggesting that each plant species recruits distinct microbial indicators of nutrient status rather than relying on universal predictors. In summary, our model based on bacterial community profiles provides a robust tool for predicting plant nutrient status with high accuracy, highlighting the plant-specific recruitment of indicator taxa and the intricate interplay between host species, soil type, and microbial community composition.</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Impairment of symbiosis signalling genes alters microbiome assemblies</w:t>
      </w:r>
    </w:p>
    <w:p>
      <w:pPr>
        <w:pStyle w:val="Normal"/>
        <w:spacing w:lineRule="auto" w:line="276"/>
        <w:jc w:val="both"/>
        <w:rPr>
          <w:rFonts w:ascii="Times New Roman" w:hAnsi="Times New Roman" w:cs="Times New Roman"/>
          <w:kern w:val="0"/>
        </w:rPr>
      </w:pPr>
      <w:r>
        <w:rPr>
          <w:rFonts w:cs="Times New Roman" w:ascii="Times New Roman" w:hAnsi="Times New Roman"/>
        </w:rPr>
        <w:t xml:space="preserve">Building on the observed effects of soil nutrient levels and host-determined root-associated communities, we tested whether active symbiosis signalling in wild-type </w:t>
      </w:r>
      <w:r>
        <w:rPr>
          <w:rFonts w:cs="Times New Roman" w:ascii="Times New Roman" w:hAnsi="Times New Roman"/>
          <w:i/>
        </w:rPr>
        <w:t>Lotus</w:t>
      </w:r>
      <w:r>
        <w:rPr>
          <w:rFonts w:cs="Times New Roman" w:ascii="Times New Roman" w:hAnsi="Times New Roman"/>
          <w:iCs/>
        </w:rPr>
        <w:t xml:space="preserve"> and </w:t>
      </w:r>
      <w:r>
        <w:rPr>
          <w:rFonts w:cs="Times New Roman" w:ascii="Times New Roman" w:hAnsi="Times New Roman"/>
          <w:i/>
          <w:iCs/>
        </w:rPr>
        <w:t>Hordeum</w:t>
      </w:r>
      <w:r>
        <w:rPr>
          <w:rFonts w:cs="Times New Roman" w:ascii="Times New Roman" w:hAnsi="Times New Roman"/>
        </w:rPr>
        <w:t xml:space="preserve"> contributes to the assembly of their associated microbial communities. To address this, we compared CSSP mutants (</w:t>
      </w:r>
      <w:r>
        <w:rPr>
          <w:rFonts w:cs="Times New Roman" w:ascii="Times New Roman" w:hAnsi="Times New Roman"/>
          <w:i/>
          <w:iCs/>
        </w:rPr>
        <w:t>symrk</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w:t>
      </w:r>
      <w:r>
        <w:rPr>
          <w:rFonts w:cs="Times New Roman" w:ascii="Times New Roman" w:hAnsi="Times New Roman"/>
          <w:i/>
          <w:iCs/>
        </w:rPr>
        <w:t>nsp1</w:t>
      </w:r>
      <w:r>
        <w:rPr>
          <w:rFonts w:cs="Times New Roman" w:ascii="Times New Roman" w:hAnsi="Times New Roman"/>
        </w:rPr>
        <w:t xml:space="preserve">, and </w:t>
      </w:r>
      <w:r>
        <w:rPr>
          <w:rFonts w:cs="Times New Roman" w:ascii="Times New Roman" w:hAnsi="Times New Roman"/>
          <w:i/>
          <w:iCs/>
        </w:rPr>
        <w:t>nsp2</w:t>
      </w:r>
      <w:r>
        <w:rPr>
          <w:rFonts w:cs="Times New Roman" w:ascii="Times New Roman" w:hAnsi="Times New Roman"/>
        </w:rPr>
        <w:t>) cultivated in the three soil types with their corresponding wild-type plants (</w:t>
      </w:r>
      <w:r>
        <w:rPr>
          <w:rFonts w:cs="Times New Roman" w:ascii="Times New Roman" w:hAnsi="Times New Roman"/>
          <w:highlight w:val="cyan"/>
        </w:rPr>
        <w:t>Fig. 4A</w:t>
      </w:r>
      <w:r>
        <w:rPr>
          <w:rFonts w:cs="Times New Roman" w:ascii="Times New Roman" w:hAnsi="Times New Roman"/>
        </w:rPr>
        <w:t xml:space="preserve">). In </w:t>
      </w:r>
      <w:r>
        <w:rPr>
          <w:rFonts w:cs="Times New Roman" w:ascii="Times New Roman" w:hAnsi="Times New Roman"/>
          <w:i/>
          <w:iCs/>
        </w:rPr>
        <w:t>Lotus</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nsp1</w:t>
      </w:r>
      <w:r>
        <w:rPr>
          <w:rFonts w:cs="Times New Roman" w:ascii="Times New Roman" w:hAnsi="Times New Roman"/>
        </w:rPr>
        <w:t xml:space="preserve"> mutants showed significantly reduced growth in NPK soil, while all mutants exhibited reduced growth in PK and UF soils (</w:t>
      </w:r>
      <w:r>
        <w:rPr>
          <w:rFonts w:cs="Times New Roman" w:ascii="Times New Roman" w:hAnsi="Times New Roman"/>
          <w:highlight w:val="cyan"/>
        </w:rPr>
        <w:t>Fig. 4B</w:t>
      </w:r>
      <w:r>
        <w:rPr>
          <w:rFonts w:cs="Times New Roman" w:ascii="Times New Roman" w:hAnsi="Times New Roman"/>
        </w:rPr>
        <w:t>). This growth reduction likely reflects the loss of SNF, consistent with the absence of nodules in all mutants (</w:t>
      </w:r>
      <w:r>
        <w:rPr>
          <w:rFonts w:cs="Times New Roman" w:ascii="Times New Roman" w:hAnsi="Times New Roman"/>
          <w:highlight w:val="cyan"/>
        </w:rPr>
        <w:t>Suppl. Fig. 2A</w:t>
      </w:r>
      <w:r>
        <w:rPr>
          <w:rFonts w:cs="Times New Roman" w:ascii="Times New Roman" w:hAnsi="Times New Roman"/>
        </w:rPr>
        <w:t>). Additionally, AMS colonisation was diminished,</w:t>
      </w:r>
      <w:r>
        <w:rPr>
          <w:rFonts w:cs="Times New Roman" w:ascii="Times New Roman" w:hAnsi="Times New Roman"/>
          <w:kern w:val="0"/>
        </w:rPr>
        <w:t xml:space="preserve"> which is crucial for P acquisition, particularly under P-limited conditions </w:t>
      </w:r>
      <w:r>
        <w:fldChar w:fldCharType="begin"/>
      </w:r>
      <w:r>
        <w:rPr>
          <w:kern w:val="0"/>
          <w:rFonts w:cs="Times New Roman" w:ascii="Times New Roman" w:hAnsi="Times New Roman"/>
        </w:rPr>
        <w:instrText xml:space="preserve">ADDIN ZOTERO_ITEM CSL_CITATION {"citationID":"SJ4imBuz","properties":{"unsorted":false,"formattedCitation":"(13)","plainCitation":"(13)","noteIndex":0},"citationItems":[{"id":676,"uris":["http://zotero.org/users/16875439/items/GJKQGUL6"],"itemData":{"id":676,"type":"article-journal","abstract":"Most land plants engage in mutually beneficial interactions with arbuscular mycorrhizal (AM) fungi, the fungus providing phosphate and nitrogen in exchange for fixed carbon. During presymbiosis, both organisms communicate via oligosaccharides and butenolides. The requirement for a rice chitin receptor in symbiosis-induced lateral root development suggests that cell division programs operate in inner root tissues during both AM and nodule symbioses. Furthermore, the identification of transcription factors underpinning arbuscule development and degeneration reemphasized the plant's regulatory dominance in AM symbiosis. Finally, the finding that AM fungi, as lipid auxotrophs, depend on plant fatty acids (FAs) to complete their asexual life cycle revealed the basis for fungal biotrophy. Intriguingly, lipid metabolism is also central for asexual reproduction and interaction of the fungal sister clade, the Mucoromycotina, with endobacteria, indicative of an evolutionarily ancient role for lipids in fungal mutualism.","container-title":"Annual Review of Phytopathology","DOI":"10.1146/annurev-phyto-080516-035521","ISSN":"1545-2107","journalAbbreviation":"Annu Rev Phytopathol","language":"eng","page":"135-160","PMID":"29856935","source":"PubMed","title":"Mechanisms Underlying Establishment of Arbuscular Mycorrhizal Symbioses","volume":"56","author":[{"family":"Choi","given":"Jeongmin"},{"family":"Summers","given":"William"},{"family":"Paszkowski","given":"Uta"}],"issued":{"date-parts":[["2018",8,25]]}}}],"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(13)</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further explaining reduced growth in UF soil</w:t>
      </w:r>
      <w:r>
        <w:rPr>
          <w:rFonts w:cs="Times New Roman" w:ascii="Times New Roman" w:hAnsi="Times New Roman"/>
          <w:highlight w:val="red"/>
        </w:rPr>
        <w:t xml:space="preserve"> </w:t>
      </w:r>
      <w:commentRangeStart w:id="3"/>
      <w:r>
        <w:rPr>
          <w:rFonts w:cs="Times New Roman" w:ascii="Times New Roman" w:hAnsi="Times New Roman"/>
          <w:highlight w:val="red"/>
        </w:rPr>
        <w:t>(double check whether AM colonisation quantified)</w:t>
      </w:r>
      <w:r>
        <w:rPr>
          <w:rFonts w:cs="Times New Roman" w:ascii="Times New Roman" w:hAnsi="Times New Roman"/>
        </w:rPr>
        <w:t>.</w:t>
      </w:r>
      <w:r>
        <w:rPr>
          <w:rFonts w:cs="Times New Roman" w:ascii="Times New Roman" w:hAnsi="Times New Roman"/>
        </w:rPr>
      </w:r>
      <w:commentRangeEnd w:id="3"/>
      <w:r>
        <w:commentReference w:id="3"/>
      </w:r>
      <w:r>
        <w:rPr>
          <w:rFonts w:cs="Times New Roman" w:ascii="Times New Roman" w:hAnsi="Times New Roman"/>
        </w:rPr>
        <w:t xml:space="preserve"> In </w:t>
      </w:r>
      <w:r>
        <w:rPr>
          <w:rFonts w:cs="Times New Roman" w:ascii="Times New Roman" w:hAnsi="Times New Roman"/>
          <w:i/>
          <w:iCs/>
        </w:rPr>
        <w:t>Hordeum</w:t>
      </w:r>
      <w:r>
        <w:rPr>
          <w:rFonts w:cs="Times New Roman" w:ascii="Times New Roman" w:hAnsi="Times New Roman"/>
        </w:rPr>
        <w:t xml:space="preserve">, growth was significantly reduced in </w:t>
      </w:r>
      <w:r>
        <w:rPr>
          <w:rFonts w:cs="Times New Roman" w:ascii="Times New Roman" w:hAnsi="Times New Roman"/>
          <w:i/>
          <w:iCs/>
        </w:rPr>
        <w:t>ccamk</w:t>
      </w:r>
      <w:r>
        <w:rPr>
          <w:rFonts w:cs="Times New Roman" w:ascii="Times New Roman" w:hAnsi="Times New Roman"/>
        </w:rPr>
        <w:t xml:space="preserve"> mutants across all soils, whereas other mutants showed milder effects (</w:t>
      </w:r>
      <w:r>
        <w:rPr>
          <w:rFonts w:cs="Times New Roman" w:ascii="Times New Roman" w:hAnsi="Times New Roman"/>
          <w:highlight w:val="cyan"/>
        </w:rPr>
        <w:t>Fig. 4B</w:t>
      </w:r>
      <w:r>
        <w:rPr>
          <w:rFonts w:cs="Times New Roman" w:ascii="Times New Roman" w:hAnsi="Times New Roman"/>
        </w:rPr>
        <w:t>). This reduction was not observed under axenic conditions (</w:t>
      </w:r>
      <w:r>
        <w:rPr>
          <w:rFonts w:cs="Times New Roman" w:ascii="Times New Roman" w:hAnsi="Times New Roman"/>
          <w:highlight w:val="cyan"/>
        </w:rPr>
        <w:t>Suppl. Fig. 2B</w:t>
      </w:r>
      <w:r>
        <w:rPr>
          <w:rFonts w:cs="Times New Roman" w:ascii="Times New Roman" w:hAnsi="Times New Roman"/>
        </w:rPr>
        <w:t xml:space="preserve">), indicating that the phenotype depends on the presence of soil microbes. Furthermore, none of the </w:t>
      </w:r>
      <w:r>
        <w:rPr>
          <w:rFonts w:cs="Times New Roman" w:ascii="Times New Roman" w:hAnsi="Times New Roman"/>
          <w:i/>
          <w:iCs/>
          <w:kern w:val="0"/>
        </w:rPr>
        <w:t>Hordeum</w:t>
      </w:r>
      <w:r>
        <w:rPr>
          <w:rFonts w:cs="Times New Roman" w:ascii="Times New Roman" w:hAnsi="Times New Roman"/>
          <w:kern w:val="0"/>
        </w:rPr>
        <w:t xml:space="preserve"> genotypes had established AMS at this stage, suggesting that this symbiosis was not responsible for the observed growth differences. Alpha diversity was generally unaffected by CSSP impairment, with only minor differences in the </w:t>
      </w:r>
      <w:r>
        <w:rPr>
          <w:rFonts w:cs="Times New Roman" w:ascii="Times New Roman" w:hAnsi="Times New Roman"/>
          <w:i/>
          <w:iCs/>
          <w:kern w:val="0"/>
        </w:rPr>
        <w:t>Hordeum</w:t>
      </w:r>
      <w:r>
        <w:rPr>
          <w:rFonts w:cs="Times New Roman" w:ascii="Times New Roman" w:hAnsi="Times New Roman"/>
          <w:kern w:val="0"/>
        </w:rPr>
        <w:t xml:space="preserve"> rhizosphere of </w:t>
      </w:r>
      <w:r>
        <w:rPr>
          <w:rFonts w:cs="Times New Roman" w:ascii="Times New Roman" w:hAnsi="Times New Roman"/>
          <w:i/>
          <w:iCs/>
          <w:kern w:val="0"/>
        </w:rPr>
        <w:t>ccamk</w:t>
      </w:r>
      <w:r>
        <w:rPr>
          <w:rFonts w:cs="Times New Roman" w:ascii="Times New Roman" w:hAnsi="Times New Roman"/>
          <w:kern w:val="0"/>
        </w:rPr>
        <w:t xml:space="preserve"> and </w:t>
      </w:r>
      <w:r>
        <w:rPr>
          <w:rFonts w:cs="Times New Roman" w:ascii="Times New Roman" w:hAnsi="Times New Roman"/>
          <w:i/>
          <w:iCs/>
          <w:kern w:val="0"/>
        </w:rPr>
        <w:t>nsp1</w:t>
      </w:r>
      <w:r>
        <w:rPr>
          <w:rFonts w:cs="Times New Roman" w:ascii="Times New Roman" w:hAnsi="Times New Roman"/>
          <w:kern w:val="0"/>
        </w:rPr>
        <w:t xml:space="preserve"> mutants (NPK soil) and in the roots of </w:t>
      </w:r>
      <w:r>
        <w:rPr>
          <w:rFonts w:cs="Times New Roman" w:ascii="Times New Roman" w:hAnsi="Times New Roman"/>
          <w:i/>
          <w:iCs/>
          <w:kern w:val="0"/>
        </w:rPr>
        <w:t>Hordeum</w:t>
      </w:r>
      <w:r>
        <w:rPr>
          <w:rFonts w:cs="Times New Roman" w:ascii="Times New Roman" w:hAnsi="Times New Roman"/>
          <w:kern w:val="0"/>
        </w:rPr>
        <w:t xml:space="preserve"> </w:t>
      </w:r>
      <w:r>
        <w:rPr>
          <w:rFonts w:cs="Times New Roman" w:ascii="Times New Roman" w:hAnsi="Times New Roman"/>
          <w:i/>
          <w:iCs/>
          <w:kern w:val="0"/>
        </w:rPr>
        <w:t>nsp1</w:t>
      </w:r>
      <w:r>
        <w:rPr>
          <w:rFonts w:cs="Times New Roman" w:ascii="Times New Roman" w:hAnsi="Times New Roman"/>
          <w:kern w:val="0"/>
        </w:rPr>
        <w:t xml:space="preserve"> and </w:t>
      </w:r>
      <w:r>
        <w:rPr>
          <w:rFonts w:cs="Times New Roman" w:ascii="Times New Roman" w:hAnsi="Times New Roman"/>
          <w:i/>
          <w:iCs/>
          <w:kern w:val="0"/>
        </w:rPr>
        <w:t>nsp2</w:t>
      </w:r>
      <w:r>
        <w:rPr>
          <w:rFonts w:cs="Times New Roman" w:ascii="Times New Roman" w:hAnsi="Times New Roman"/>
          <w:kern w:val="0"/>
        </w:rPr>
        <w:t xml:space="preserve"> mutants (PK and UF soils, respectively) (</w:t>
      </w:r>
      <w:r>
        <w:rPr>
          <w:rFonts w:cs="Times New Roman" w:ascii="Times New Roman" w:hAnsi="Times New Roman"/>
          <w:kern w:val="0"/>
          <w:highlight w:val="cyan"/>
        </w:rPr>
        <w:t>Suppl. Fig. 3A,B</w:t>
      </w:r>
      <w:r>
        <w:rPr>
          <w:rFonts w:cs="Times New Roman" w:ascii="Times New Roman" w:hAnsi="Times New Roman"/>
          <w:kern w:val="0"/>
        </w:rPr>
        <w:t>). Beta diversity was primarily driven by soil type (</w:t>
      </w:r>
      <w:r>
        <w:rPr>
          <w:rFonts w:cs="Times New Roman" w:ascii="Times New Roman" w:hAnsi="Times New Roman"/>
          <w:kern w:val="0"/>
          <w:highlight w:val="cyan"/>
        </w:rPr>
        <w:t>Fig. 4C, Suppl. Fig. 3C,D</w:t>
      </w:r>
      <w:r>
        <w:rPr>
          <w:rFonts w:cs="Times New Roman" w:ascii="Times New Roman" w:hAnsi="Times New Roman"/>
          <w:kern w:val="0"/>
        </w:rPr>
        <w:t>), although differential clustering of genotypes was observed across plant-soil-fraction combinations (</w:t>
      </w:r>
      <w:r>
        <w:rPr>
          <w:rFonts w:cs="Times New Roman" w:ascii="Times New Roman" w:hAnsi="Times New Roman"/>
          <w:kern w:val="0"/>
          <w:highlight w:val="cyan"/>
        </w:rPr>
        <w:t>Fig. 4C, Suppl. Fig. 3E,F</w:t>
      </w:r>
      <w:r>
        <w:rPr>
          <w:rFonts w:cs="Times New Roman" w:ascii="Times New Roman" w:hAnsi="Times New Roman"/>
          <w:kern w:val="0"/>
        </w:rPr>
        <w:t>). Analysis of cumulative relative abundances at the bacterial order level revealed genotype- and soil-specific patterns across wild-type and CSSP mutants (</w:t>
      </w:r>
      <w:r>
        <w:rPr>
          <w:rFonts w:cs="Times New Roman" w:ascii="Times New Roman" w:hAnsi="Times New Roman"/>
          <w:kern w:val="0"/>
          <w:highlight w:val="cyan"/>
        </w:rPr>
        <w:t>Suppl. Fig. 4A,B</w:t>
      </w:r>
      <w:r>
        <w:rPr>
          <w:rFonts w:cs="Times New Roman" w:ascii="Times New Roman" w:hAnsi="Times New Roman"/>
          <w:kern w:val="0"/>
        </w:rPr>
        <w:t xml:space="preserve">). In the </w:t>
      </w:r>
      <w:r>
        <w:rPr>
          <w:rFonts w:cs="Times New Roman" w:ascii="Times New Roman" w:hAnsi="Times New Roman"/>
          <w:i/>
          <w:iCs/>
          <w:kern w:val="0"/>
        </w:rPr>
        <w:t>Lotus</w:t>
      </w:r>
      <w:r>
        <w:rPr>
          <w:rFonts w:cs="Times New Roman" w:ascii="Times New Roman" w:hAnsi="Times New Roman"/>
          <w:kern w:val="0"/>
        </w:rPr>
        <w:t xml:space="preserve"> rhizosphere, symbiosis impairment affected the abundance of several bacterial orders, while in roots, the order </w:t>
      </w:r>
      <w:r>
        <w:rPr>
          <w:rFonts w:cs="Times New Roman" w:ascii="Times New Roman" w:hAnsi="Times New Roman"/>
          <w:i/>
          <w:iCs/>
          <w:kern w:val="0"/>
        </w:rPr>
        <w:t>Rhizobiales</w:t>
      </w:r>
      <w:r>
        <w:rPr>
          <w:rFonts w:cs="Times New Roman" w:ascii="Times New Roman" w:hAnsi="Times New Roman"/>
          <w:kern w:val="0"/>
        </w:rPr>
        <w:t xml:space="preserve"> in particular was reduced in all mutants across all soils, likely due to impaired symbiont colonisation (</w:t>
      </w:r>
      <w:commentRangeStart w:id="4"/>
      <w:r>
        <w:rPr>
          <w:rFonts w:cs="Times New Roman" w:ascii="Times New Roman" w:hAnsi="Times New Roman"/>
          <w:kern w:val="0"/>
          <w:highlight w:val="cyan"/>
        </w:rPr>
        <w:t>Suppl. Fig. 4</w:t>
      </w:r>
      <w:r>
        <w:rPr>
          <w:rFonts w:cs="Times New Roman" w:ascii="Times New Roman" w:hAnsi="Times New Roman"/>
          <w:kern w:val="0"/>
          <w:highlight w:val="cyan"/>
        </w:rPr>
      </w:r>
      <w:commentRangeEnd w:id="4"/>
      <w:r>
        <w:commentReference w:id="4"/>
      </w:r>
      <w:r>
        <w:rPr>
          <w:rFonts w:cs="Times New Roman" w:ascii="Times New Roman" w:hAnsi="Times New Roman"/>
          <w:kern w:val="0"/>
          <w:highlight w:val="cyan"/>
        </w:rPr>
        <w:t>B</w:t>
      </w:r>
      <w:r>
        <w:rPr>
          <w:rFonts w:cs="Times New Roman" w:ascii="Times New Roman" w:hAnsi="Times New Roman"/>
          <w:kern w:val="0"/>
        </w:rPr>
        <w:t xml:space="preserve">). In </w:t>
      </w:r>
      <w:r>
        <w:rPr>
          <w:rFonts w:cs="Times New Roman" w:ascii="Times New Roman" w:hAnsi="Times New Roman"/>
          <w:i/>
          <w:iCs/>
          <w:kern w:val="0"/>
        </w:rPr>
        <w:t>Hordeum</w:t>
      </w:r>
      <w:r>
        <w:rPr>
          <w:rFonts w:cs="Times New Roman" w:ascii="Times New Roman" w:hAnsi="Times New Roman"/>
          <w:kern w:val="0"/>
        </w:rPr>
        <w:t xml:space="preserve">, the strongest effects occurred in </w:t>
      </w:r>
      <w:r>
        <w:rPr>
          <w:rFonts w:cs="Times New Roman" w:ascii="Times New Roman" w:hAnsi="Times New Roman"/>
          <w:i/>
          <w:iCs/>
          <w:kern w:val="0"/>
        </w:rPr>
        <w:t>ccamk</w:t>
      </w:r>
      <w:r>
        <w:rPr>
          <w:rFonts w:cs="Times New Roman" w:ascii="Times New Roman" w:hAnsi="Times New Roman"/>
          <w:kern w:val="0"/>
        </w:rPr>
        <w:t xml:space="preserve"> and </w:t>
      </w:r>
      <w:r>
        <w:rPr>
          <w:rFonts w:cs="Times New Roman" w:ascii="Times New Roman" w:hAnsi="Times New Roman"/>
          <w:i/>
          <w:iCs/>
          <w:kern w:val="0"/>
        </w:rPr>
        <w:t>nsp</w:t>
      </w:r>
      <w:r>
        <w:rPr>
          <w:rFonts w:cs="Times New Roman" w:ascii="Times New Roman" w:hAnsi="Times New Roman"/>
          <w:kern w:val="0"/>
        </w:rPr>
        <w:t xml:space="preserve"> mutants in both rhizosphere and root fractions, involving taxa such as </w:t>
      </w:r>
      <w:r>
        <w:rPr>
          <w:rFonts w:cs="Times New Roman" w:ascii="Times New Roman" w:hAnsi="Times New Roman"/>
          <w:i/>
          <w:iCs/>
          <w:kern w:val="0"/>
        </w:rPr>
        <w:t>Burkholderiales</w:t>
      </w:r>
      <w:r>
        <w:rPr>
          <w:rFonts w:cs="Times New Roman" w:ascii="Times New Roman" w:hAnsi="Times New Roman"/>
          <w:kern w:val="0"/>
        </w:rPr>
        <w:t xml:space="preserve">, </w:t>
      </w:r>
      <w:r>
        <w:rPr>
          <w:rFonts w:cs="Times New Roman" w:ascii="Times New Roman" w:hAnsi="Times New Roman"/>
          <w:i/>
          <w:iCs/>
          <w:kern w:val="0"/>
        </w:rPr>
        <w:t>Caulobacterales</w:t>
      </w:r>
      <w:r>
        <w:rPr>
          <w:rFonts w:cs="Times New Roman" w:ascii="Times New Roman" w:hAnsi="Times New Roman"/>
          <w:kern w:val="0"/>
        </w:rPr>
        <w:t xml:space="preserve">, and </w:t>
      </w:r>
      <w:r>
        <w:rPr>
          <w:rFonts w:cs="Times New Roman" w:ascii="Times New Roman" w:hAnsi="Times New Roman"/>
          <w:i/>
          <w:iCs/>
          <w:kern w:val="0"/>
        </w:rPr>
        <w:t>Pseudomonadales</w:t>
      </w:r>
      <w:r>
        <w:rPr>
          <w:rFonts w:cs="Times New Roman" w:ascii="Times New Roman" w:hAnsi="Times New Roman"/>
          <w:kern w:val="0"/>
        </w:rPr>
        <w:t xml:space="preserve"> (</w:t>
      </w:r>
      <w:r>
        <w:rPr>
          <w:rFonts w:cs="Times New Roman" w:ascii="Times New Roman" w:hAnsi="Times New Roman"/>
          <w:kern w:val="0"/>
          <w:highlight w:val="cyan"/>
        </w:rPr>
        <w:t>Suppl. Fig. 4B</w:t>
      </w:r>
      <w:r>
        <w:rPr>
          <w:rFonts w:cs="Times New Roman" w:ascii="Times New Roman" w:hAnsi="Times New Roman"/>
          <w:kern w:val="0"/>
        </w:rPr>
        <w:t>).</w:t>
      </w:r>
    </w:p>
    <w:p>
      <w:pPr>
        <w:pStyle w:val="Normal"/>
        <w:spacing w:lineRule="auto" w:line="276"/>
        <w:jc w:val="both"/>
        <w:rPr>
          <w:rFonts w:ascii="Times New Roman" w:hAnsi="Times New Roman" w:cs="Times New Roman"/>
          <w:kern w:val="0"/>
        </w:rPr>
      </w:pPr>
      <w:r>
        <w:rPr>
          <w:rFonts w:cs="Times New Roman" w:ascii="Times New Roman" w:hAnsi="Times New Roman"/>
          <w:kern w:val="0"/>
        </w:rPr>
        <w:t>Differential abundance analysis (</w:t>
      </w:r>
      <w:r>
        <w:rPr>
          <w:rFonts w:cs="Times New Roman" w:ascii="Times New Roman" w:hAnsi="Times New Roman"/>
          <w:kern w:val="0"/>
          <w:highlight w:val="cyan"/>
        </w:rPr>
        <w:t>Fig. 4D, Suppl. Table 3</w:t>
      </w:r>
      <w:r>
        <w:rPr>
          <w:rFonts w:cs="Times New Roman" w:ascii="Times New Roman" w:hAnsi="Times New Roman"/>
          <w:kern w:val="0"/>
        </w:rPr>
        <w:t xml:space="preserve">) identified ASVs representing approximately 6-20% of the total relative abundance in wild-type roots that showed altered colonisation in CSSP mutants in both hosts. These ASVs spanned a broad taxonomic range. In </w:t>
      </w:r>
      <w:r>
        <w:rPr>
          <w:rFonts w:cs="Times New Roman" w:ascii="Times New Roman" w:hAnsi="Times New Roman"/>
          <w:i/>
          <w:iCs/>
          <w:kern w:val="0"/>
        </w:rPr>
        <w:t>Lotus</w:t>
      </w:r>
      <w:r>
        <w:rPr>
          <w:rFonts w:cs="Times New Roman" w:ascii="Times New Roman" w:hAnsi="Times New Roman"/>
          <w:kern w:val="0"/>
        </w:rPr>
        <w:t xml:space="preserve">, all mutants displayed reduced colonisation of </w:t>
      </w:r>
      <w:r>
        <w:rPr>
          <w:rFonts w:cs="Times New Roman" w:ascii="Times New Roman" w:hAnsi="Times New Roman"/>
          <w:i/>
          <w:iCs/>
          <w:kern w:val="0"/>
        </w:rPr>
        <w:t>Rhizobiales</w:t>
      </w:r>
      <w:r>
        <w:rPr>
          <w:rFonts w:cs="Times New Roman" w:ascii="Times New Roman" w:hAnsi="Times New Roman"/>
          <w:kern w:val="0"/>
        </w:rPr>
        <w:t xml:space="preserve"> ASVs, most likely symbiotic rhizobia, alongside other taxa that showed genotype-specific shifts. In </w:t>
      </w:r>
      <w:r>
        <w:rPr>
          <w:rFonts w:cs="Times New Roman" w:ascii="Times New Roman" w:hAnsi="Times New Roman"/>
          <w:i/>
          <w:iCs/>
          <w:kern w:val="0"/>
        </w:rPr>
        <w:t>Hordeum</w:t>
      </w:r>
      <w:r>
        <w:rPr>
          <w:rFonts w:cs="Times New Roman" w:ascii="Times New Roman" w:hAnsi="Times New Roman"/>
          <w:kern w:val="0"/>
        </w:rPr>
        <w:t xml:space="preserve">, several </w:t>
      </w:r>
      <w:r>
        <w:rPr>
          <w:rFonts w:cs="Times New Roman" w:ascii="Times New Roman" w:hAnsi="Times New Roman"/>
          <w:i/>
          <w:iCs/>
          <w:kern w:val="0"/>
        </w:rPr>
        <w:t>Burkholderiales</w:t>
      </w:r>
      <w:r>
        <w:rPr>
          <w:rFonts w:cs="Times New Roman" w:ascii="Times New Roman" w:hAnsi="Times New Roman"/>
          <w:kern w:val="0"/>
        </w:rPr>
        <w:t xml:space="preserve">, </w:t>
      </w:r>
      <w:r>
        <w:rPr>
          <w:rFonts w:cs="Times New Roman" w:ascii="Times New Roman" w:hAnsi="Times New Roman"/>
          <w:i/>
          <w:iCs/>
          <w:kern w:val="0"/>
        </w:rPr>
        <w:t>Micromonosporales</w:t>
      </w:r>
      <w:r>
        <w:rPr>
          <w:rFonts w:cs="Times New Roman" w:ascii="Times New Roman" w:hAnsi="Times New Roman"/>
          <w:kern w:val="0"/>
        </w:rPr>
        <w:t xml:space="preserve">, </w:t>
      </w:r>
      <w:r>
        <w:rPr>
          <w:rFonts w:cs="Times New Roman" w:ascii="Times New Roman" w:hAnsi="Times New Roman"/>
          <w:i/>
          <w:iCs/>
          <w:kern w:val="0"/>
        </w:rPr>
        <w:t>Propionibacteriales</w:t>
      </w:r>
      <w:r>
        <w:rPr>
          <w:rFonts w:cs="Times New Roman" w:ascii="Times New Roman" w:hAnsi="Times New Roman"/>
          <w:kern w:val="0"/>
        </w:rPr>
        <w:t xml:space="preserve">, and </w:t>
      </w:r>
      <w:r>
        <w:rPr>
          <w:rFonts w:cs="Times New Roman" w:ascii="Times New Roman" w:hAnsi="Times New Roman"/>
          <w:i/>
          <w:iCs/>
          <w:kern w:val="0"/>
        </w:rPr>
        <w:t>Rhizobiales</w:t>
      </w:r>
      <w:r>
        <w:rPr>
          <w:rFonts w:cs="Times New Roman" w:ascii="Times New Roman" w:hAnsi="Times New Roman"/>
          <w:kern w:val="0"/>
        </w:rPr>
        <w:t xml:space="preserve"> ASVs were consistently reduced in all mutants (or at least in </w:t>
      </w:r>
      <w:r>
        <w:rPr>
          <w:rFonts w:cs="Times New Roman" w:ascii="Times New Roman" w:hAnsi="Times New Roman"/>
          <w:i/>
          <w:iCs/>
          <w:kern w:val="0"/>
        </w:rPr>
        <w:t>ccamk</w:t>
      </w:r>
      <w:r>
        <w:rPr>
          <w:rFonts w:cs="Times New Roman" w:ascii="Times New Roman" w:hAnsi="Times New Roman"/>
          <w:kern w:val="0"/>
        </w:rPr>
        <w:t xml:space="preserve"> and </w:t>
      </w:r>
      <w:r>
        <w:rPr>
          <w:rFonts w:cs="Times New Roman" w:ascii="Times New Roman" w:hAnsi="Times New Roman"/>
          <w:i/>
          <w:iCs/>
          <w:kern w:val="0"/>
        </w:rPr>
        <w:t>nsps</w:t>
      </w:r>
      <w:r>
        <w:rPr>
          <w:rFonts w:cs="Times New Roman" w:ascii="Times New Roman" w:hAnsi="Times New Roman"/>
          <w:kern w:val="0"/>
        </w:rPr>
        <w:t>), while other taxa showed mutant-specific enrichment or depletion patterns.</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Overall, impairment of the CSSP at different stages not only impacted plant growth but also significantly influenced the colonisation of a diverse range of bacteria in the </w:t>
      </w:r>
      <w:r>
        <w:rPr>
          <w:rFonts w:cs="Times New Roman" w:ascii="Times New Roman" w:hAnsi="Times New Roman"/>
          <w:i/>
          <w:iCs/>
          <w:kern w:val="0"/>
        </w:rPr>
        <w:t>Lotus</w:t>
      </w:r>
      <w:r>
        <w:rPr>
          <w:rFonts w:cs="Times New Roman" w:ascii="Times New Roman" w:hAnsi="Times New Roman"/>
          <w:kern w:val="0"/>
        </w:rPr>
        <w:t xml:space="preserve"> and </w:t>
      </w:r>
      <w:r>
        <w:rPr>
          <w:rFonts w:cs="Times New Roman" w:ascii="Times New Roman" w:hAnsi="Times New Roman"/>
          <w:i/>
          <w:iCs/>
          <w:kern w:val="0"/>
        </w:rPr>
        <w:t>Hordeum</w:t>
      </w:r>
      <w:r>
        <w:rPr>
          <w:rFonts w:cs="Times New Roman" w:ascii="Times New Roman" w:hAnsi="Times New Roman"/>
          <w:kern w:val="0"/>
        </w:rPr>
        <w:t xml:space="preserve"> rhizosphere and roots. The distinct microbiome shifts observed across individual mutants, despite equal impairment of SNF and/or AMS, indicate that CSSP genes contribute more broadly to plant</w:t>
      </w:r>
      <w:r>
        <w:rPr>
          <w:rFonts w:cs="Times New Roman" w:ascii="Times New Roman" w:hAnsi="Times New Roman"/>
          <w:color w:val="000000" w:themeColor="text1"/>
          <w:kern w:val="0"/>
        </w:rPr>
        <w:t>-</w:t>
      </w:r>
      <w:r>
        <w:rPr>
          <w:rFonts w:cs="Times New Roman" w:ascii="Times New Roman" w:hAnsi="Times New Roman"/>
          <w:kern w:val="0"/>
        </w:rPr>
        <w:t xml:space="preserve">microbe interactions beyond their established symbiotic roles. The particularly strong growth defect of </w:t>
      </w:r>
      <w:r>
        <w:rPr>
          <w:rFonts w:cs="Times New Roman" w:ascii="Times New Roman" w:hAnsi="Times New Roman"/>
          <w:i/>
          <w:iCs/>
          <w:kern w:val="0"/>
        </w:rPr>
        <w:t>Hordeum</w:t>
      </w:r>
      <w:r>
        <w:rPr>
          <w:rFonts w:cs="Times New Roman" w:ascii="Times New Roman" w:hAnsi="Times New Roman"/>
          <w:kern w:val="0"/>
        </w:rPr>
        <w:t xml:space="preserve"> </w:t>
      </w:r>
      <w:r>
        <w:rPr>
          <w:rFonts w:cs="Times New Roman" w:ascii="Times New Roman" w:hAnsi="Times New Roman"/>
          <w:i/>
          <w:iCs/>
          <w:kern w:val="0"/>
        </w:rPr>
        <w:t>ccamk</w:t>
      </w:r>
      <w:r>
        <w:rPr>
          <w:rFonts w:cs="Times New Roman" w:ascii="Times New Roman" w:hAnsi="Times New Roman"/>
          <w:kern w:val="0"/>
        </w:rPr>
        <w:t xml:space="preserve"> in the presence of microbes suggests an additional, yet poorly characterised, function of this gene in regulating plant performance when grown in complex microbial environments.</w:t>
      </w:r>
    </w:p>
    <w:p>
      <w:pPr>
        <w:pStyle w:val="Normal"/>
        <w:spacing w:lineRule="auto" w:line="276"/>
        <w:jc w:val="both"/>
        <w:rPr>
          <w:rFonts w:ascii="Times New Roman" w:hAnsi="Times New Roman" w:cs="Times New Roman"/>
          <w:kern w:val="0"/>
        </w:rPr>
      </w:pPr>
      <w:r>
        <w:rPr>
          <w:rFonts w:cs="Times New Roman" w:ascii="Times New Roman" w:hAnsi="Times New Roman"/>
          <w:kern w:val="0"/>
        </w:rPr>
      </w:r>
    </w:p>
    <w:p>
      <w:pPr>
        <w:pStyle w:val="Normal"/>
        <w:spacing w:lineRule="auto" w:line="276"/>
        <w:jc w:val="both"/>
        <w:rPr>
          <w:rFonts w:ascii="Times New Roman" w:hAnsi="Times New Roman" w:cs="Times New Roman"/>
          <w:b/>
          <w:b/>
          <w:bCs/>
        </w:rPr>
      </w:pPr>
      <w:r>
        <w:rPr>
          <w:rFonts w:cs="Times New Roman" w:ascii="Times New Roman" w:hAnsi="Times New Roman"/>
          <w:b/>
          <w:bCs/>
        </w:rPr>
        <w:t>Symbiosis signalling pathways can be linked to differential root exudation in both hosts</w:t>
      </w:r>
    </w:p>
    <w:p>
      <w:pPr>
        <w:pStyle w:val="Normal"/>
        <w:spacing w:lineRule="auto" w:line="276"/>
        <w:jc w:val="both"/>
        <w:rPr>
          <w:rFonts w:ascii="Times New Roman" w:hAnsi="Times New Roman" w:cs="Times New Roman"/>
        </w:rPr>
      </w:pPr>
      <w:r>
        <w:rPr>
          <w:rFonts w:cs="Times New Roman" w:ascii="Times New Roman" w:hAnsi="Times New Roman"/>
        </w:rPr>
        <w:t>Root exudates are key drivers of interactions at the root</w:t>
      </w:r>
      <w:r>
        <w:rPr>
          <w:rFonts w:cs="Times New Roman" w:ascii="Times New Roman" w:hAnsi="Times New Roman"/>
          <w:color w:val="000000" w:themeColor="text1"/>
          <w:kern w:val="0"/>
        </w:rPr>
        <w:t>-</w:t>
      </w:r>
      <w:r>
        <w:rPr>
          <w:rFonts w:cs="Times New Roman" w:ascii="Times New Roman" w:hAnsi="Times New Roman"/>
        </w:rPr>
        <w:t xml:space="preserve">soil interface, forming a diverse chemical pool that fosters microbial competition and cooperation </w:t>
      </w:r>
      <w:r>
        <w:fldChar w:fldCharType="begin"/>
      </w:r>
      <w:r>
        <w:rPr>
          <w:rFonts w:cs="Times New Roman" w:ascii="Times New Roman" w:hAnsi="Times New Roman"/>
        </w:rPr>
        <w:instrText xml:space="preserve">ADDIN ZOTERO_ITEM CSL_CITATION {"citationID":"E0PNyKhj","properties":{"unsorted":false,"formattedCitation":"(65\\uc0\\u8211{}67)","plainCitation":"(65–67)","noteIndex":0},"citationItems":[{"id":760,"uris":["http://zotero.org/users/16875439/items/CV8VP6NC"],"itemData":{"id":760,"type":"article-journal","abstract":"This article describes the composition of root exudates, how these metabolites are released to the rhizosphere and their importance in the recruitment of beneficial microbiota that alleviate plant stress. Metabolites secreted to the rhizosphere by roots are involved in several processes. By modulating the composition of the root exudates, plants can modify soil properties to adapt and ensure their survival under adverse conditions. They use several strategies such as (1) changing soil pH to solubilize nutrients into assimilable forms, (2) chelating toxic compounds, (3) attracting beneficial microbiota, or (4) releasing toxic substances for pathogens, etc. In this work, the composition of root exudates as well as the different mechanisms of root exudation have been reviewed. Existing methodologies to collect root exudates, indicating their advantages and disadvantages, are also described. Factors affecting root exudation have been exposed, including physical, chemical, and biological agents which can produce qualitative and quantitative changes in exudate composition. Finally, since root exudates play an important role in the recruitment of mycorrhizal fungi and plant growth-promoting rhizobacteria (PGPR), the mechanisms of interaction between plants and the beneficial microbiota have been highlighted.","container-title":"Plant Cell Reports","DOI":"10.1007/s00299-019-02447-5","ISSN":"1432-203X","issue":"1","journalAbbreviation":"Plant Cell Rep","language":"eng","page":"3-17","PMID":"31346716","source":"PubMed","title":"Root exudates: from plant to rhizosphere and beyond","title-short":"Root exudates","volume":"39","author":[{"family":"Vives-Peris","given":"Vicente"},{"family":"Ollas","given":"Carlos","non-dropping-particle":"de"},{"family":"Gómez-Cadenas","given":"Aurelio"},{"family":"Pérez-Clemente","given":"Rosa María"}],"issued":{"date-parts":[["2020",1]]}}},{"id":763,"uris":["http://zotero.org/users/16875439/items/WGQN7ADL"],"itemData":{"id":763,"type":"article-journal","abstract":"Root exudation is an important process determining plant interactions with the soil environment. Many studies have linked this process to soil nutrient mobilization. Yet, it remains unresolved how exudation is controlled and how exactly and under what circumstances plants benefit from exudation. The majority of root exudates include primary metabolites (sugars, amino acids and organic acids) believed to be passively lost from the root and used by rhizosphere-dwelling microbes. In this review, we synthetize recent advances in ecology and plant biology to explain and propose mechanisms by which root exudation of primary metabolites is controlled, and what role their exudation plays in plant nutrient acquisition strategies. Specifically, we propose a novel conceptual framework for root exudates. This framework is built upon two main concepts: (i) root exudation of primary metabolites is driven by diffusion, with plants and microbes both modulating concentration gradients and therefore diffusion rates to soil depending on their nutritional status; (ii) exuded metabolite concentrations can be sensed at the root tip and signals are translated to modify root architecture. The flux of primary metabolites through root exudation is mostly located at the root tip, where the lack of cell differentiation favors diffusion of metabolites to the soil. We show examples of how the root tip senses concentration changes of exuded metabolites and translate that into signals to modify root growth. Plants can modify the concentration of metabolites either by controlling source/sink processes or by expressing and regulating efflux carriers, therefore challenging the idea of root exudation as a purely unregulated passive process. Through root exudate flux, plants can locally enhance concentrations of many common metabolites which can serve as sensors and integrators of the plant nutritional status and of the nutrient availability in the surrounding environment. Plant-associated micro-organisms also constitute a strong sink for plant carbon thereby increasing concentration gradients of metabolites and affecting root exudation. Understanding the mechanisms of, and the effects that, environmental stimuli have on the magnitude and type of root exudation will ultimately improve our knowledge of processes determining soil CO2 emissions, ecosystem functioning and how to improve the sustainability of agricultural production.","container-title":"Frontiers in Plant Science","DOI":"10.3389/fpls.2019.00157","ISSN":"1664-462X","journalAbbreviation":"Front. Plant Sci.","language":"English","publisher":"Frontiers","source":"Frontiers","title":"Root Exudation of Primary Metabolites: Mechanisms and Their Roles in Plant Responses to Environmental Stimuli","title-short":"Root Exudation of Primary Metabolites","URL":"https://www.frontiersin.org/journals/plant-science/articles/10.3389/fpls.2019.00157/full","volume":"10","author":[{"family":"Canarini","given":"Alberto"},{"family":"Kaiser","given":"Christina"},{"family":"Merchant","given":"Andrew"},{"family":"Richter","given":"Andreas"},{"family":"Wanek","given":"Wolfgang"}],"accessed":{"date-parts":[["2026",2,17]]},"issued":{"date-parts":[["2019",2,21]]}}},{"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kern w:val="0"/>
        </w:rPr>
        <w:t>(65–67)</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Beyond serving as a nutrient source, root exudates contain defence-related metabolites with antimicrobial properties, as well as signalling molecules that are important for communication with beneficial microbes </w:t>
      </w:r>
      <w:r>
        <w:fldChar w:fldCharType="begin"/>
      </w:r>
      <w:r>
        <w:rPr>
          <w:rFonts w:cs="Times New Roman" w:ascii="Times New Roman" w:hAnsi="Times New Roman"/>
        </w:rPr>
        <w:instrText xml:space="preserve">ADDIN ZOTERO_ITEM CSL_CITATION {"citationID":"WSgItRE2","properties":{"unsorted":false,"formattedCitation":"(10, 67)","plainCitation":"(10, 67)","noteIndex":0},"citationItems":[{"id":652,"uris":["http://zotero.org/users/16875439/items/463EKNQL"],"itemData":{"id":652,"type":"article-journal","abstract":"The root microbiome refers to the community of microbes living in association with a plant's roots, and includes mutualists, pathogens, and commensals. Here we focus on recent advances in the study of root commensal community which is the major research object of microbiome-related researches. With the rapid development of new technologies, plant-commensal interactions can be explored with unprecedented breadth and depth. Both the soil environment and the host plant drive commensal community assembly. The bulk soil is the seed bank of potential commensals, and plants use root exudates and immune responses to build healthy microbial communities from the available microbes. The plant microbiome extends the functional system of plants by participating in a variety of processes, including nutrient absorption, growth promotion, and resistance to biotic and abiotic stresses. Plants and their microbiomes have evolved adaptation strategies over time. However, there is still a huge gap in our understanding of the regulatory mechanisms of plant-commensal interactions. In this review, we summarize recent research on the assembly of root microbial communities and the effects of these communities on plant growth and development, and look at the prospects for promoting sustainable agricultural development through the study of the root microbiome.","container-title":"Journal of Integrative Plant Biology","DOI":"10.1111/jipb.13226","ISSN":"1744-7909","issue":"2","journalAbbreviation":"J Integr Plant Biol","language":"eng","page":"230-243","PMID":"35029016","source":"PubMed","title":"The root microbiome: Community assembly and its contributions to plant fitness","title-short":"The root microbiome","volume":"64","author":[{"family":"Bai","given":"Bo"},{"family":"Liu","given":"Weidong"},{"family":"Qiu","given":"Xingyu"},{"family":"Zhang","given":"Jie"},{"family":"Zhang","given":"Jingying"},{"family":"Bai","given":"Yang"}],"issued":{"date-parts":[["2022",2]]}}},{"id":765,"uris":["http://zotero.org/users/16875439/items/LJXBD2XK"],"itemData":{"id":765,"type":"article-journal","abstract":"The rhizosphere encompasses the millimeters of soil surrounding a plant root where complex biological and ecological processes occur. This review describes recent advances in elucidating the role of root exudates in interactions between plant roots and other plants, microbes, and nematodes present in the rhizosphere. Evidence indicating that root exudates may take part in the signaling events that initiate the execution of these interactions is also presented. Various positive and negative plant-plant and plant-microbe interactions are highlighted and described from the molecular to the ecosystem scale. Furthermore, methodologies to address these interactions under laboratory conditions are presented.","container-title":"Annual Review of Plant Biology","DOI":"10.1146/annurev.arplant.57.032905.105159","ISSN":"1543-5008","journalAbbreviation":"Annu Rev Plant Biol","language":"eng","page":"233-266","PMID":"16669762","source":"PubMed","title":"The role of root exudates in rhizosphere interactions with plants and other organisms","volume":"57","author":[{"family":"Bais","given":"Harsh P."},{"family":"Weir","given":"Tiffany L."},{"family":"Perry","given":"Laura G."},{"family":"Gilroy","given":"Simon"},{"family":"Vivanco","given":"Jorge M."}],"issued":{"date-parts":[["2006"]]}}}],"schema":"https://github.com/citation-style-language/schema/raw/master/csl-citation.json"}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(10, 67)</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Previous work has shown that NSP1/NSP2 genes modulate strigolactone production, and CCaMK modulates phenylpropanoid biosynthesis during symbiosis </w:t>
      </w:r>
      <w:r>
        <w:fldChar w:fldCharType="begin"/>
      </w:r>
      <w:r>
        <w:rPr>
          <w:rFonts w:cs="Times New Roman" w:ascii="Times New Roman" w:hAnsi="Times New Roman"/>
        </w:rPr>
        <w:instrText xml:space="preserve">ADDIN ZOTERO_ITEM CSL_CITATION {"citationID":"blDdbZvx","properties":{"unsorted":false,"formattedCitation":"(43, 49)","plainCitation":"(43, 49)","noteIndex":0},"citationItems":[{"id":609,"uris":["http://zotero.org/users/16875439/items/3DR3LB7T"],"itemData":{"id":609,"type":"article-journal","abstract":"Nutrient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M."},{"family":"Charpentier","given":"Myriam"}],"issued":{"date-parts":[["2025",2]]}}},{"id":756,"uris":["http://zotero.org/users/16875439/items/ACD73XU9"],"itemData":{"id":756,"type":"article-journal","abstract":"Legume GRAS (GAI, RGA, SCR)-type transcription factors NODULATION SIGNALING PATHWAY1 (NSP1) and NSP2 are essential for rhizobium Nod factor-induced nodulation. Both proteins are considered to be Nod factor response factors regulating gene expression after symbiotic signaling. However, legume NSP1 and NSP2 can be functionally replaced by nonlegume orthologs, including rice (Oryza sativa) NSP1 and NSP2, indicating that both proteins are functionally conserved in higher plants. Here, we show that NSP1 and NSP2 are indispensable for strigolactone (SL) biosynthesis in the legume Medicago truncatula and in rice. Mutant nsp1 plants do not produce SLs, whereas in M. truncatula, NSP2 is essential for conversion of orobanchol into didehydro-orobanchol, which is the main SL produced by this species. The disturbed SL biosynthesis in nsp1 nsp2 mutant backgrounds correlates with reduced expression of DWARF27, a gene essential for SL biosynthesis. Rice and M. truncatula represent distinct phylogenetic lineages that split approximately 150 million years ago. Therefore, we conclude that regulation of SL biosynthesis by NSP1 and NSP2 is an ancestral function conserved in higher plants. NSP1 and NSP2 are single-copy genes in legumes, which implies that both proteins fulfill dual regulatory functions to control downstream targets after rhizobium-induced signaling as well as SL biosynthesis in nonsymbiotic conditions.","container-title":"The Plant Cell","DOI":"10.1105/tpc.111.089771","ISSN":"1040-4651","issue":"10","journalAbbreviation":"Plant Cell","page":"3853-3865","source":"Silverchair","title":"Strigolactone Biosynthesis in Medicago  truncatula and Rice Requires the Symbiotic GRAS-Type Transcription Factors NSP1 and NSP2","volume":"23","author":[{"family":"Liu","given":"Wei"},{"family":"Kohlen","given":"Wouter"},{"family":"Lillo","given":"Alessandra"},{"family":"Op den Camp","given":"Rik"},{"family":"Ivanov","given":"Sergey"},{"family":"Hartog","given":"Marijke"},{"family":"Limpens","given":"Erik"},{"family":"Jamil","given":"Muhammad"},{"family":"Smaczniak","given":"Cezary"},{"family":"Kaufmann","given":"Kerstin"},{"family":"Yang","given":"Wei-Cai"},{"family":"Hooiveld","given":"Guido J.E.J."},{"family":"Charnikhova","given":"Tatsiana"},{"family":"Bouwmeester","given":"Harro J."},{"family":"Bisseling","given":"Ton"},{"family":"Geurts","given":"René"}],"issued":{"date-parts":[["2011",10,1]]}}}],"schema":"https://github.com/citation-style-language/schema/raw/master/csl-citation.json"}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(43, 49)</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To assess whether the observed effects of CSSP mutations on root-associated bacterial communities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 xml:space="preserve">Hordeum </w:t>
      </w:r>
      <w:r>
        <w:rPr>
          <w:rFonts w:cs="Times New Roman" w:ascii="Times New Roman" w:hAnsi="Times New Roman"/>
        </w:rPr>
        <w:t xml:space="preserve">are linked to alterations in root exudates, we analysed root exudate composition in CSSP mutants and wild-type plants under sterile, low-nutrient conditions using untargeted LC-MS/MS. Due to differences in plant phenology, two distinct methods for extracting root exudates were used for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hence, only comparisons between genotypes of the same species are presented here.</w:t>
      </w:r>
    </w:p>
    <w:p>
      <w:pPr>
        <w:pStyle w:val="Normal"/>
        <w:spacing w:lineRule="auto" w:line="276"/>
        <w:jc w:val="both"/>
        <w:rPr>
          <w:rFonts w:ascii="Times New Roman" w:hAnsi="Times New Roman" w:cs="Times New Roman"/>
        </w:rPr>
      </w:pPr>
      <w:r>
        <w:rPr>
          <w:rFonts w:cs="Times New Roman" w:ascii="Times New Roman" w:hAnsi="Times New Roman"/>
        </w:rPr>
        <w:t xml:space="preserve">After removal of background signals based on negative controls, we detected </w:t>
      </w:r>
      <w:commentRangeStart w:id="5"/>
      <w:r>
        <w:rPr>
          <w:rFonts w:cs="Times New Roman" w:ascii="Times New Roman" w:hAnsi="Times New Roman"/>
        </w:rPr>
        <w:t xml:space="preserve">767 and 678 </w:t>
      </w:r>
      <w:r>
        <w:rPr>
          <w:rFonts w:cs="Times New Roman" w:ascii="Times New Roman" w:hAnsi="Times New Roman"/>
        </w:rPr>
      </w:r>
      <w:commentRangeEnd w:id="5"/>
      <w:r>
        <w:commentReference w:id="5"/>
      </w:r>
      <w:r>
        <w:rPr>
          <w:rFonts w:cs="Times New Roman" w:ascii="Times New Roman" w:hAnsi="Times New Roman"/>
        </w:rPr>
        <w:t xml:space="preserve">metabolic features across all genotypes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respectively. These metabolites spanned diverse chemical classes, including alkaloids, amino acids and peptides, carbohydrates, fatty acids, polyketides, shikimates and phenylpropanoids, and terpenoids (</w:t>
      </w:r>
      <w:r>
        <w:rPr>
          <w:rFonts w:cs="Times New Roman" w:ascii="Times New Roman" w:hAnsi="Times New Roman"/>
          <w:highlight w:val="cyan"/>
        </w:rPr>
        <w:t>Suppl. Fig. 5</w:t>
      </w:r>
      <w:r>
        <w:rPr>
          <w:rFonts w:cs="Times New Roman" w:ascii="Times New Roman" w:hAnsi="Times New Roman"/>
        </w:rPr>
        <w:t xml:space="preserve">). The exudate profiles of all CSSP mutants, except for </w:t>
      </w:r>
      <w:r>
        <w:rPr>
          <w:rFonts w:cs="Times New Roman" w:ascii="Times New Roman" w:hAnsi="Times New Roman"/>
          <w:i/>
          <w:iCs/>
        </w:rPr>
        <w:t>Hordeum</w:t>
      </w:r>
      <w:r>
        <w:rPr>
          <w:rFonts w:cs="Times New Roman" w:ascii="Times New Roman" w:hAnsi="Times New Roman"/>
        </w:rPr>
        <w:t xml:space="preserve"> </w:t>
      </w:r>
      <w:r>
        <w:rPr>
          <w:rFonts w:cs="Times New Roman" w:ascii="Times New Roman" w:hAnsi="Times New Roman"/>
          <w:i/>
          <w:iCs/>
        </w:rPr>
        <w:t>symrk</w:t>
      </w:r>
      <w:r>
        <w:rPr>
          <w:rFonts w:cs="Times New Roman" w:ascii="Times New Roman" w:hAnsi="Times New Roman"/>
        </w:rPr>
        <w:t>, displayed distinct clustering relative to their respective wild-type (</w:t>
      </w:r>
      <w:r>
        <w:rPr>
          <w:rFonts w:cs="Times New Roman" w:ascii="Times New Roman" w:hAnsi="Times New Roman"/>
          <w:highlight w:val="cyan"/>
        </w:rPr>
        <w:t>Fig. 5A</w:t>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rPr>
        <w:t xml:space="preserve">In </w:t>
      </w:r>
      <w:r>
        <w:rPr>
          <w:rFonts w:cs="Times New Roman" w:ascii="Times New Roman" w:hAnsi="Times New Roman"/>
          <w:i/>
          <w:iCs/>
        </w:rPr>
        <w:t>Lotus</w:t>
      </w:r>
      <w:r>
        <w:rPr>
          <w:rFonts w:cs="Times New Roman" w:ascii="Times New Roman" w:hAnsi="Times New Roman"/>
        </w:rPr>
        <w:t xml:space="preserve">, shikimates and phenylpropanoids were significantly reduced in CSSP mutants, particularly in </w:t>
      </w:r>
      <w:r>
        <w:rPr>
          <w:rFonts w:cs="Times New Roman" w:ascii="Times New Roman" w:hAnsi="Times New Roman"/>
          <w:i/>
          <w:iCs/>
        </w:rPr>
        <w:t>nsps</w:t>
      </w:r>
      <w:r>
        <w:rPr>
          <w:rFonts w:cs="Times New Roman" w:ascii="Times New Roman" w:hAnsi="Times New Roman"/>
        </w:rPr>
        <w:t xml:space="preserve"> compared to WT (</w:t>
      </w:r>
      <w:r>
        <w:rPr>
          <w:rFonts w:cs="Times New Roman" w:ascii="Times New Roman" w:hAnsi="Times New Roman"/>
          <w:highlight w:val="cyan"/>
        </w:rPr>
        <w:t>Suppl. Fig. 5</w:t>
      </w:r>
      <w:r>
        <w:rPr>
          <w:rFonts w:cs="Times New Roman" w:ascii="Times New Roman" w:hAnsi="Times New Roman"/>
        </w:rPr>
        <w:t xml:space="preserve">). We identified between 125 and 335 metabolites with differential intensity in individual </w:t>
      </w:r>
      <w:r>
        <w:rPr>
          <w:rFonts w:cs="Times New Roman" w:ascii="Times New Roman" w:hAnsi="Times New Roman"/>
          <w:i/>
          <w:iCs/>
        </w:rPr>
        <w:t>Lotus</w:t>
      </w:r>
      <w:r>
        <w:rPr>
          <w:rFonts w:cs="Times New Roman" w:ascii="Times New Roman" w:hAnsi="Times New Roman"/>
        </w:rPr>
        <w:t xml:space="preserve"> CSSP mutants relative to the wild-type (hereafter differentially exuded metabolites, DEM), spanning multiple compound classes and indicating a broad impact of CSSP mutations (</w:t>
      </w:r>
      <w:r>
        <w:rPr>
          <w:rFonts w:cs="Times New Roman" w:ascii="Times New Roman" w:hAnsi="Times New Roman"/>
          <w:highlight w:val="cyan"/>
        </w:rPr>
        <w:t>Fig. 5B,C, Suppl. Table 4</w:t>
      </w:r>
      <w:r>
        <w:rPr>
          <w:rFonts w:cs="Times New Roman" w:ascii="Times New Roman" w:hAnsi="Times New Roman"/>
        </w:rPr>
        <w:t>). Notably, phenylpropanoids, including cinnamic acids and derivatives, isoflavonoids, and flavonoids, were strongly reduced across all mutants (</w:t>
      </w:r>
      <w:r>
        <w:rPr>
          <w:rFonts w:cs="Times New Roman" w:ascii="Times New Roman" w:hAnsi="Times New Roman"/>
          <w:highlight w:val="cyan"/>
        </w:rPr>
        <w:t>Fig. 5C</w:t>
      </w:r>
      <w:r>
        <w:rPr>
          <w:rFonts w:cs="Times New Roman" w:ascii="Times New Roman" w:hAnsi="Times New Roman"/>
        </w:rPr>
        <w:t xml:space="preserve">). Structural predictions identified several well-known components of the phenylpropanoid pathway, including Coumaric acid (Feature269), Ferulic acid (455), Vanillic acid (285), Naringenin (973), Vestitione (1053), Biochanin A (1047), Formononetin (945), Vestitol (976), Dehydroquercetin (1177), Diosmetin (1182), Wogonin (1046), and Velutin (1320), mostly reduced in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w:t>
      </w:r>
      <w:r>
        <w:rPr>
          <w:rFonts w:cs="Times New Roman" w:ascii="Times New Roman" w:hAnsi="Times New Roman"/>
        </w:rPr>
        <w:t xml:space="preserve"> mutants (</w:t>
      </w:r>
      <w:r>
        <w:rPr>
          <w:rFonts w:cs="Times New Roman" w:ascii="Times New Roman" w:hAnsi="Times New Roman"/>
          <w:highlight w:val="cyan"/>
        </w:rPr>
        <w:t>Fig. 5D</w:t>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rPr>
        <w:t xml:space="preserve">In </w:t>
      </w:r>
      <w:r>
        <w:rPr>
          <w:rFonts w:cs="Times New Roman" w:ascii="Times New Roman" w:hAnsi="Times New Roman"/>
          <w:i/>
          <w:iCs/>
        </w:rPr>
        <w:t>Hordeum</w:t>
      </w:r>
      <w:r>
        <w:rPr>
          <w:rFonts w:cs="Times New Roman" w:ascii="Times New Roman" w:hAnsi="Times New Roman"/>
        </w:rPr>
        <w:t xml:space="preserve">, the wild-type and </w:t>
      </w:r>
      <w:r>
        <w:rPr>
          <w:rFonts w:cs="Times New Roman" w:ascii="Times New Roman" w:hAnsi="Times New Roman"/>
          <w:i/>
          <w:iCs/>
        </w:rPr>
        <w:t>symrk</w:t>
      </w:r>
      <w:r>
        <w:rPr>
          <w:rFonts w:cs="Times New Roman" w:ascii="Times New Roman" w:hAnsi="Times New Roman"/>
        </w:rPr>
        <w:t xml:space="preserve"> exudate profiles were similar, whereas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w:t>
      </w:r>
      <w:r>
        <w:rPr>
          <w:rFonts w:cs="Times New Roman" w:ascii="Times New Roman" w:hAnsi="Times New Roman"/>
        </w:rPr>
        <w:t xml:space="preserve"> mutants exhibited pronounced metabolic shifts (</w:t>
      </w:r>
      <w:r>
        <w:rPr>
          <w:rFonts w:cs="Times New Roman" w:ascii="Times New Roman" w:hAnsi="Times New Roman"/>
          <w:highlight w:val="cyan"/>
        </w:rPr>
        <w:t>Fig. 5A</w:t>
      </w:r>
      <w:r>
        <w:rPr>
          <w:rFonts w:cs="Times New Roman" w:ascii="Times New Roman" w:hAnsi="Times New Roman"/>
        </w:rPr>
        <w:t xml:space="preserve">). The number of DEM was low in </w:t>
      </w:r>
      <w:r>
        <w:rPr>
          <w:rFonts w:cs="Times New Roman" w:ascii="Times New Roman" w:hAnsi="Times New Roman"/>
          <w:i/>
          <w:iCs/>
        </w:rPr>
        <w:t>symrk</w:t>
      </w:r>
      <w:r>
        <w:rPr>
          <w:rFonts w:cs="Times New Roman" w:ascii="Times New Roman" w:hAnsi="Times New Roman"/>
        </w:rPr>
        <w:t xml:space="preserve"> mutants (12), but up to 277 DEM were detected in other mutants (</w:t>
      </w:r>
      <w:r>
        <w:rPr>
          <w:rFonts w:cs="Times New Roman" w:ascii="Times New Roman" w:hAnsi="Times New Roman"/>
          <w:highlight w:val="cyan"/>
        </w:rPr>
        <w:t>Fig. 5B</w:t>
      </w:r>
      <w:r>
        <w:rPr>
          <w:rFonts w:cs="Times New Roman" w:ascii="Times New Roman" w:hAnsi="Times New Roman"/>
        </w:rPr>
        <w:t>), spanning several compound classes (</w:t>
      </w:r>
      <w:r>
        <w:rPr>
          <w:rFonts w:cs="Times New Roman" w:ascii="Times New Roman" w:hAnsi="Times New Roman"/>
          <w:highlight w:val="cyan"/>
        </w:rPr>
        <w:t>Fig. 5C, Suppl. Table 5</w:t>
      </w:r>
      <w:r>
        <w:rPr>
          <w:rFonts w:cs="Times New Roman" w:ascii="Times New Roman" w:hAnsi="Times New Roman"/>
        </w:rPr>
        <w:t>). Well-characterised compounds included Gibberellin (2546), Abscisic acid (2889), and phenylpropanoids Esculetin (495), Paeonin C (3095), Isoorientin (3069), and Sapopharin (3288) (</w:t>
      </w:r>
      <w:r>
        <w:rPr>
          <w:rFonts w:cs="Times New Roman" w:ascii="Times New Roman" w:hAnsi="Times New Roman"/>
          <w:highlight w:val="cyan"/>
        </w:rPr>
        <w:t>Fig. 5D</w:t>
      </w:r>
      <w:r>
        <w:rPr>
          <w:rFonts w:cs="Times New Roman" w:ascii="Times New Roman" w:hAnsi="Times New Roman"/>
        </w:rPr>
        <w:t xml:space="preserve">). Most of these compounds were reduced in </w:t>
      </w:r>
      <w:r>
        <w:rPr>
          <w:rFonts w:cs="Times New Roman" w:ascii="Times New Roman" w:hAnsi="Times New Roman"/>
          <w:i/>
          <w:iCs/>
        </w:rPr>
        <w:t>ccamk</w:t>
      </w:r>
      <w:r>
        <w:rPr>
          <w:rFonts w:cs="Times New Roman" w:ascii="Times New Roman" w:hAnsi="Times New Roman"/>
        </w:rPr>
        <w:t xml:space="preserve"> and/or </w:t>
      </w:r>
      <w:r>
        <w:rPr>
          <w:rFonts w:cs="Times New Roman" w:ascii="Times New Roman" w:hAnsi="Times New Roman"/>
          <w:i/>
          <w:iCs/>
        </w:rPr>
        <w:t>nsp</w:t>
      </w:r>
      <w:r>
        <w:rPr>
          <w:rFonts w:cs="Times New Roman" w:ascii="Times New Roman" w:hAnsi="Times New Roman"/>
        </w:rPr>
        <w:t xml:space="preserve"> mutants, except for Abscisic acid, which was exuded at higher levels in </w:t>
      </w:r>
      <w:r>
        <w:rPr>
          <w:rFonts w:cs="Times New Roman" w:ascii="Times New Roman" w:hAnsi="Times New Roman"/>
          <w:i/>
          <w:iCs/>
        </w:rPr>
        <w:t>nsp</w:t>
      </w:r>
      <w:r>
        <w:rPr>
          <w:rFonts w:cs="Times New Roman" w:ascii="Times New Roman" w:hAnsi="Times New Roman"/>
        </w:rPr>
        <w:t xml:space="preserve"> mutants.</w:t>
      </w:r>
    </w:p>
    <w:p>
      <w:pPr>
        <w:pStyle w:val="Normal"/>
        <w:spacing w:lineRule="auto" w:line="276"/>
        <w:jc w:val="both"/>
        <w:rPr>
          <w:rFonts w:ascii="Times New Roman" w:hAnsi="Times New Roman" w:cs="Times New Roman"/>
        </w:rPr>
      </w:pPr>
      <w:r>
        <w:rPr>
          <w:rFonts w:cs="Times New Roman" w:ascii="Times New Roman" w:hAnsi="Times New Roman"/>
        </w:rPr>
        <w:t xml:space="preserve">Although direct comparisons between species cannot be made due to differences in plant phenology, phenylpropanoids were consistently affected in CSSP mutants of both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w:t>
      </w:r>
      <w:r>
        <w:rPr>
          <w:rFonts w:cs="Times New Roman" w:ascii="Times New Roman" w:hAnsi="Times New Roman"/>
          <w:highlight w:val="cyan"/>
        </w:rPr>
        <w:t>Fig. 5C,D</w:t>
      </w:r>
      <w:r>
        <w:rPr>
          <w:rFonts w:cs="Times New Roman" w:ascii="Times New Roman" w:hAnsi="Times New Roman"/>
        </w:rPr>
        <w:t xml:space="preserve">), suggesting a conserved role of CSSP genes in regulating their biosynthesis. However, the specific phenylpropanoid compounds altered were host-specific. In </w:t>
      </w:r>
      <w:r>
        <w:rPr>
          <w:rFonts w:cs="Times New Roman" w:ascii="Times New Roman" w:hAnsi="Times New Roman"/>
          <w:i/>
          <w:iCs/>
        </w:rPr>
        <w:t>Lotus</w:t>
      </w:r>
      <w:r>
        <w:rPr>
          <w:rFonts w:cs="Times New Roman" w:ascii="Times New Roman" w:hAnsi="Times New Roman"/>
        </w:rPr>
        <w:t xml:space="preserve">, isoflavonoid biosynthesis was primarily affected, whereas in </w:t>
      </w:r>
      <w:r>
        <w:rPr>
          <w:rFonts w:cs="Times New Roman" w:ascii="Times New Roman" w:hAnsi="Times New Roman"/>
          <w:i/>
          <w:iCs/>
        </w:rPr>
        <w:t>Hordeum</w:t>
      </w:r>
      <w:r>
        <w:rPr>
          <w:rFonts w:cs="Times New Roman" w:ascii="Times New Roman" w:hAnsi="Times New Roman"/>
        </w:rPr>
        <w:t xml:space="preserve">, coumarins and glycosylated flavonoids showed the strongest changes. Beyond phenylpropanoids, certain metabolites such as plant hormones gibberellin and abscisic acid were modulated in </w:t>
      </w:r>
      <w:r>
        <w:rPr>
          <w:rFonts w:cs="Times New Roman" w:ascii="Times New Roman" w:hAnsi="Times New Roman"/>
          <w:i/>
          <w:iCs/>
        </w:rPr>
        <w:t>Hordeum</w:t>
      </w:r>
      <w:r>
        <w:rPr>
          <w:rFonts w:cs="Times New Roman" w:ascii="Times New Roman" w:hAnsi="Times New Roman"/>
        </w:rPr>
        <w:t xml:space="preserve">, whereas these compounds did not show significant changes in </w:t>
      </w:r>
      <w:r>
        <w:rPr>
          <w:rFonts w:cs="Times New Roman" w:ascii="Times New Roman" w:hAnsi="Times New Roman"/>
          <w:i/>
          <w:iCs/>
        </w:rPr>
        <w:t>Lotus</w:t>
      </w:r>
      <w:r>
        <w:rPr>
          <w:rFonts w:cs="Times New Roman" w:ascii="Times New Roman" w:hAnsi="Times New Roman"/>
        </w:rPr>
        <w:t xml:space="preserve"> (considering only metabolites with confidently assigned molecular formulas).</w:t>
      </w:r>
    </w:p>
    <w:p>
      <w:pPr>
        <w:pStyle w:val="Normal"/>
        <w:spacing w:lineRule="auto" w:line="276"/>
        <w:jc w:val="both"/>
        <w:rPr>
          <w:rFonts w:ascii="Times New Roman" w:hAnsi="Times New Roman" w:cs="Times New Roman"/>
          <w:kern w:val="0"/>
        </w:rPr>
      </w:pPr>
      <w:r>
        <w:rPr>
          <w:rFonts w:cs="Times New Roman" w:ascii="Times New Roman" w:hAnsi="Times New Roman"/>
        </w:rPr>
        <w:t xml:space="preserve">In summary, CSSP mutations affect hundreds of metabolites across diverse chemical classes. Some shifts are conserved across hosts (phenylpropanoids), whereas others are species-specific (isoflavonoids in </w:t>
      </w:r>
      <w:r>
        <w:rPr>
          <w:rFonts w:cs="Times New Roman" w:ascii="Times New Roman" w:hAnsi="Times New Roman"/>
          <w:i/>
          <w:iCs/>
        </w:rPr>
        <w:t>Lotus</w:t>
      </w:r>
      <w:r>
        <w:rPr>
          <w:rFonts w:cs="Times New Roman" w:ascii="Times New Roman" w:hAnsi="Times New Roman"/>
        </w:rPr>
        <w:t xml:space="preserve">; gibberellins and abscisic acid in </w:t>
      </w:r>
      <w:r>
        <w:rPr>
          <w:rFonts w:cs="Times New Roman" w:ascii="Times New Roman" w:hAnsi="Times New Roman"/>
          <w:i/>
          <w:iCs/>
        </w:rPr>
        <w:t>Hordeum</w:t>
      </w:r>
      <w:r>
        <w:rPr>
          <w:rFonts w:cs="Times New Roman" w:ascii="Times New Roman" w:hAnsi="Times New Roman"/>
        </w:rPr>
        <w:t>) and genotype-specific. These findings suggest that CSSP genes regulate not only the biosynthesis of well-characterised symbiosis-related compounds but also broader metabolic processes. The observed genotype- and species-specific differences in exudate profiles could explain the shifts in root-associated microbial communities.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Community shifts were replicated in gnotobiotic systems with synthetic bacterial communities</w:t>
      </w:r>
    </w:p>
    <w:p>
      <w:pPr>
        <w:pStyle w:val="Normal"/>
        <w:spacing w:lineRule="auto" w:line="276"/>
        <w:jc w:val="both"/>
        <w:rPr>
          <w:rFonts w:ascii="Times New Roman" w:hAnsi="Times New Roman" w:cs="Times New Roman"/>
        </w:rPr>
      </w:pPr>
      <w:r>
        <w:rPr>
          <w:rFonts w:cs="Times New Roman" w:ascii="Times New Roman" w:hAnsi="Times New Roman"/>
        </w:rPr>
        <w:t xml:space="preserve">Our findings demonstrate a significant effect of symbiosis signalling on bacterial community establishment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grown in soil, as well as on their root exudate profiles under sterile conditions. However, soil is a complex environment, making it difficult to dissect individual plant-microbe interactions and uncover possible mechanisms underlying the observed community shifts. We therefore asked whether these effects could be recapitulated under controlled experimental conditions using complex but defined bacterial communities. For this, we employed controlled growth systems (Material and methods) with reconstituted synthetic communities (SynComs) to determine whether the effects of impaired symbiosis signalling on bacterial colonisation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are directly plant-mediated, likely via altered root exudation, and independent of other soil environmental factors. We used SynComs composed of bacterial isolates derived from healthy, soil-grown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plants, representing native members of their respective core microbiota (</w:t>
      </w:r>
      <w:r>
        <w:rPr>
          <w:rFonts w:cs="Times New Roman" w:ascii="Times New Roman" w:hAnsi="Times New Roman"/>
          <w:i/>
          <w:iCs/>
        </w:rPr>
        <w:t>Lotus</w:t>
      </w:r>
      <w:r>
        <w:rPr>
          <w:rFonts w:cs="Times New Roman" w:ascii="Times New Roman" w:hAnsi="Times New Roman"/>
        </w:rPr>
        <w:t xml:space="preserve"> collection: Lj-SPHERE </w:t>
      </w:r>
      <w:r>
        <w:fldChar w:fldCharType="begin"/>
      </w:r>
      <w:r>
        <w:rPr>
          <w:rFonts w:cs="Times New Roman" w:ascii="Times New Roman" w:hAnsi="Times New Roman"/>
        </w:rPr>
        <w:instrText xml:space="preserve">ADDIN ZOTERO_ITEM CSL_CITATION {"citationID":"0hxeo0WA","properties":{"unsorted":false,"formattedCitation":"(64)","plainCitation":"(64)","noteIndex":0},"citationItems":[{"id":580,"uris":["http://zotero.org/users/16875439/items/97Y2M4HL"],"itemData":{"id":580,"type":"article-journal","abstract":"Roots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(64)</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t>
      </w:r>
      <w:commentRangeStart w:id="6"/>
      <w:r>
        <w:rPr>
          <w:rFonts w:cs="Times New Roman" w:ascii="Times New Roman" w:hAnsi="Times New Roman"/>
          <w:i/>
          <w:iCs/>
        </w:rPr>
        <w:t>Hordeum</w:t>
      </w:r>
      <w:r>
        <w:rPr>
          <w:rFonts w:cs="Times New Roman" w:ascii="Times New Roman" w:hAnsi="Times New Roman"/>
        </w:rPr>
        <w:t xml:space="preserve"> collection: </w:t>
      </w:r>
      <w:r>
        <w:fldChar w:fldCharType="begin"/>
      </w:r>
      <w:r>
        <w:rPr>
          <w:rFonts w:cs="Times New Roman" w:ascii="Times New Roman" w:hAnsi="Times New Roman"/>
        </w:rPr>
        <w:instrText xml:space="preserve">ADDIN ZOTERO_ITEM CSL_CITATION {"citationID":"1nECalt0","properties":{"unsorted":false,"formattedCitation":"(68)","plainCitation":"(68)","noteIndex":0},"citationItems":[{"id":662,"uris":["http://zotero.org/users/16875439/items/APJU6DYA"],"itemData":{"id":662,"type":"article","abstract":"Host-associated microbiota follow predictable assembly patterns but exhibit significant variation at the bacterial isolate level, depending on the host and environmental context. This variability poses challenges for studying, predicting, and engineering microbiomes. Here we examined how Arabidopsis, Barley, and Lotus plants recruit specific bacteria from highly complex synthetic communities (SynComs) composed of hundreds of bacterial isolates originating from these plants when grown in natural soil. We discovered that, despite their taxonomic diversity, bacteria enriched by these three plant species encode largely overlapping functions. A set of 266 functions common among all host-associated communities was identified at the foundation of the microbiota's functional potential. Analysis of the differences observed between root-associated communities revealed that functions recruited by Arabidopsis and Barley were primarily driven by the SynCom composition, while Lotus selected fewer isolates but with more diverse functionalities, akin to a \"Swiss army knife\" strategy. We analysed the variation at the functional level and found this can be explained by the combined functions of bacteria at the family level. Additionally, across major taxa, the isolates covering a broader range of their family's functional diversity achieved higher relative abundance in the root communities. Our work sheds light on key functions and principles guiding the recruitment of bacterial isolates into root microbiota, offering valuable insights for microbiome engineering and inoculant discovery at a previously inaccessible taxonomic level.","DOI":"10.1101/2024.08.22.609090","language":"en","license":"© 2024, Posted by Cold Spring Harbor Laboratory. This pre-print is available under a Creative Commons License (Attribution-NonCommercial-NoDerivs 4.0 International), CC BY-NC-ND 4.0, as described at http://creativecommons.org/licenses/by-nc-nd/4.0/","note":"page: 2024.08.22.609090\nsection: New Results","publisher":"bioRxiv","source":"bioRxiv","title":"Functional capacities drive recruitment of bacteria into plant root microbiota","URL":"https://www.biorxiv.org/content/10.1101/2024.08.22.609090v1","author":[{"family":"Selten","given":"Gijs"},{"family":"Lamouche","given":"Florian"},{"family":"Gomez-Repolles","given":"Adrian"},{"family":"Blahovska","given":"Zuzana"},{"family":"Kelly","given":"Simon"},{"family":"Jonge","given":"Ronnie","dropping-particle":"de"},{"family":"Radutoiu","given":"Simona"}],"accessed":{"date-parts":[["2026",2,17]]},"issued":{"date-parts":[["2024",8,22]]}}}],"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(68)</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t>
      </w:r>
      <w:r>
        <w:rPr>
          <w:rFonts w:cs="Times New Roman" w:ascii="Times New Roman" w:hAnsi="Times New Roman"/>
        </w:rPr>
      </w:r>
      <w:commentRangeEnd w:id="6"/>
      <w:r>
        <w:commentReference w:id="6"/>
      </w:r>
      <w:r>
        <w:rPr>
          <w:rFonts w:cs="Times New Roman" w:ascii="Times New Roman" w:hAnsi="Times New Roman"/>
        </w:rPr>
        <w:t xml:space="preserve">Methods; </w:t>
      </w:r>
      <w:r>
        <w:rPr>
          <w:rFonts w:cs="Times New Roman" w:ascii="Times New Roman" w:hAnsi="Times New Roman"/>
          <w:highlight w:val="magenta"/>
        </w:rPr>
        <w:t>Suppl. Tables 8, 9</w:t>
      </w:r>
      <w:r>
        <w:rPr>
          <w:rFonts w:cs="Times New Roman" w:ascii="Times New Roman" w:hAnsi="Times New Roman"/>
        </w:rPr>
        <w:t>). Wild-type plants and CSSP mutants (</w:t>
      </w:r>
      <w:r>
        <w:rPr>
          <w:rFonts w:cs="Times New Roman" w:ascii="Times New Roman" w:hAnsi="Times New Roman"/>
          <w:i/>
          <w:iCs/>
        </w:rPr>
        <w:t>symrk</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w:t>
      </w:r>
      <w:r>
        <w:rPr>
          <w:rFonts w:cs="Times New Roman" w:ascii="Times New Roman" w:hAnsi="Times New Roman"/>
          <w:i/>
          <w:iCs/>
        </w:rPr>
        <w:t>nsp1</w:t>
      </w:r>
      <w:r>
        <w:rPr>
          <w:rFonts w:cs="Times New Roman" w:ascii="Times New Roman" w:hAnsi="Times New Roman"/>
        </w:rPr>
        <w:t xml:space="preserve">, </w:t>
      </w:r>
      <w:r>
        <w:rPr>
          <w:rFonts w:cs="Times New Roman" w:ascii="Times New Roman" w:hAnsi="Times New Roman"/>
          <w:i/>
          <w:iCs/>
        </w:rPr>
        <w:t>nsp2</w:t>
      </w:r>
      <w:r>
        <w:rPr>
          <w:rFonts w:cs="Times New Roman" w:ascii="Times New Roman" w:hAnsi="Times New Roman"/>
        </w:rPr>
        <w:t xml:space="preserve">) were cultivated under sterile, low-nutrient conditions and inoculated with either the Lj-SPHERE SynCom (291 isolates) or the </w:t>
      </w:r>
      <w:r>
        <w:rPr>
          <w:rFonts w:cs="Times New Roman" w:ascii="Times New Roman" w:hAnsi="Times New Roman"/>
          <w:i/>
          <w:iCs/>
        </w:rPr>
        <w:t>Hordeum</w:t>
      </w:r>
      <w:r>
        <w:rPr>
          <w:rFonts w:cs="Times New Roman" w:ascii="Times New Roman" w:hAnsi="Times New Roman"/>
        </w:rPr>
        <w:t xml:space="preserve"> SynCom (316 isolates), respectively (</w:t>
      </w:r>
      <w:r>
        <w:rPr>
          <w:rFonts w:cs="Times New Roman" w:ascii="Times New Roman" w:hAnsi="Times New Roman"/>
          <w:highlight w:val="magenta"/>
        </w:rPr>
        <w:t>Fig. 6A</w:t>
      </w:r>
      <w:r>
        <w:rPr>
          <w:rFonts w:cs="Times New Roman" w:ascii="Times New Roman" w:hAnsi="Times New Roman"/>
        </w:rPr>
        <w:t>). Rhizosphere and root communities were analysed after three weeks using 16S rRNA (V5-V7) amplicon sequencing, alongside plant phenotypic measurements.</w:t>
      </w:r>
    </w:p>
    <w:p>
      <w:pPr>
        <w:pStyle w:val="Normal"/>
        <w:spacing w:lineRule="auto" w:line="276"/>
        <w:jc w:val="both"/>
        <w:rPr>
          <w:rStyle w:val="Annotationreference"/>
          <w:rFonts w:ascii="Times New Roman" w:hAnsi="Times New Roman" w:cs="Times New Roman"/>
          <w:sz w:val="24"/>
          <w:szCs w:val="24"/>
        </w:rPr>
      </w:pPr>
      <w:r>
        <w:rPr>
          <w:rFonts w:cs="Times New Roman" w:ascii="Times New Roman" w:hAnsi="Times New Roman"/>
        </w:rPr>
        <w:t xml:space="preserve">In </w:t>
      </w:r>
      <w:r>
        <w:rPr>
          <w:rFonts w:cs="Times New Roman" w:ascii="Times New Roman" w:hAnsi="Times New Roman"/>
          <w:i/>
          <w:iCs/>
        </w:rPr>
        <w:t>Lotus</w:t>
      </w:r>
      <w:r>
        <w:rPr>
          <w:rFonts w:cs="Times New Roman" w:ascii="Times New Roman" w:hAnsi="Times New Roman"/>
        </w:rPr>
        <w:t xml:space="preserve">, all CSSP mutants exhibited reduced growth, with the strongest effects observed in </w:t>
      </w:r>
      <w:r>
        <w:rPr>
          <w:rFonts w:cs="Times New Roman" w:ascii="Times New Roman" w:hAnsi="Times New Roman"/>
          <w:i/>
          <w:iCs/>
        </w:rPr>
        <w:t>symrk</w:t>
      </w:r>
      <w:r>
        <w:rPr>
          <w:rFonts w:cs="Times New Roman" w:ascii="Times New Roman" w:hAnsi="Times New Roman"/>
        </w:rPr>
        <w:t xml:space="preserve"> and </w:t>
      </w:r>
      <w:r>
        <w:rPr>
          <w:rFonts w:cs="Times New Roman" w:ascii="Times New Roman" w:hAnsi="Times New Roman"/>
          <w:i/>
          <w:iCs/>
        </w:rPr>
        <w:t>nsp1</w:t>
      </w:r>
      <w:r>
        <w:rPr>
          <w:rFonts w:cs="Times New Roman" w:ascii="Times New Roman" w:hAnsi="Times New Roman"/>
        </w:rPr>
        <w:t xml:space="preserve"> mutants (</w:t>
      </w:r>
      <w:r>
        <w:rPr>
          <w:rFonts w:cs="Times New Roman" w:ascii="Times New Roman" w:hAnsi="Times New Roman"/>
          <w:highlight w:val="magenta"/>
        </w:rPr>
        <w:t>Fig. 6B</w:t>
      </w:r>
      <w:r>
        <w:rPr>
          <w:rFonts w:cs="Times New Roman" w:ascii="Times New Roman" w:hAnsi="Times New Roman"/>
        </w:rPr>
        <w:t>), consistent with results obtained in depleted soil conditions (</w:t>
      </w:r>
      <w:r>
        <w:rPr>
          <w:rFonts w:cs="Times New Roman" w:ascii="Times New Roman" w:hAnsi="Times New Roman"/>
          <w:highlight w:val="magenta"/>
        </w:rPr>
        <w:t>Fig. 4B</w:t>
      </w:r>
      <w:r>
        <w:rPr>
          <w:rFonts w:cs="Times New Roman" w:ascii="Times New Roman" w:hAnsi="Times New Roman"/>
        </w:rPr>
        <w:t xml:space="preserve">). None of the mutants developed root nodules, and thus, SNF formation was exclusive to </w:t>
      </w:r>
      <w:r>
        <w:rPr>
          <w:rFonts w:cs="Times New Roman" w:ascii="Times New Roman" w:hAnsi="Times New Roman"/>
          <w:i/>
          <w:iCs/>
        </w:rPr>
        <w:t>Lotus</w:t>
      </w:r>
      <w:r>
        <w:rPr>
          <w:rFonts w:cs="Times New Roman" w:ascii="Times New Roman" w:hAnsi="Times New Roman"/>
        </w:rPr>
        <w:t xml:space="preserve"> wild-type (</w:t>
      </w:r>
      <w:r>
        <w:rPr>
          <w:rFonts w:cs="Times New Roman" w:ascii="Times New Roman" w:hAnsi="Times New Roman"/>
          <w:highlight w:val="magenta"/>
        </w:rPr>
        <w:t>Suppl. Fig. 6D</w:t>
      </w:r>
      <w:r>
        <w:rPr>
          <w:rFonts w:cs="Times New Roman" w:ascii="Times New Roman" w:hAnsi="Times New Roman"/>
        </w:rPr>
        <w:t>). Alpha diversity of bacterial communities was generally comparable between the rhizosphere and root fractions, whereas nodule diversity was reduced, consistent with previous findings (</w:t>
      </w:r>
      <w:r>
        <w:rPr>
          <w:rFonts w:cs="Times New Roman" w:ascii="Times New Roman" w:hAnsi="Times New Roman"/>
          <w:highlight w:val="magenta"/>
        </w:rPr>
        <w:t>Suppl. Fig. 6A</w:t>
      </w:r>
      <w:r>
        <w:rPr>
          <w:rFonts w:cs="Times New Roman" w:ascii="Times New Roman" w:hAnsi="Times New Roman"/>
        </w:rPr>
        <w:t xml:space="preserve">). Between </w:t>
      </w:r>
      <w:r>
        <w:rPr>
          <w:rFonts w:cs="Times New Roman" w:ascii="Times New Roman" w:hAnsi="Times New Roman"/>
          <w:i/>
          <w:iCs/>
        </w:rPr>
        <w:t>Lotus</w:t>
      </w:r>
      <w:r>
        <w:rPr>
          <w:rFonts w:cs="Times New Roman" w:ascii="Times New Roman" w:hAnsi="Times New Roman"/>
        </w:rPr>
        <w:t xml:space="preserve"> genotypes, no significant differences in alpha diversity were observed, however, beta diversity analysis revealed a clear separation between wild-type and CSSP mutants in both rhizosphere and root compartments (</w:t>
      </w:r>
      <w:r>
        <w:rPr>
          <w:rFonts w:cs="Times New Roman" w:ascii="Times New Roman" w:hAnsi="Times New Roman"/>
          <w:highlight w:val="magenta"/>
        </w:rPr>
        <w:t>Fig. 6C</w:t>
      </w:r>
      <w:r>
        <w:rPr>
          <w:rFonts w:cs="Times New Roman" w:ascii="Times New Roman" w:hAnsi="Times New Roman"/>
        </w:rPr>
        <w:t xml:space="preserve">). Additionally, rhizosphere communities of </w:t>
      </w:r>
      <w:r>
        <w:rPr>
          <w:rFonts w:cs="Times New Roman" w:ascii="Times New Roman" w:hAnsi="Times New Roman"/>
          <w:i/>
          <w:iCs/>
        </w:rPr>
        <w:t>ccamk</w:t>
      </w:r>
      <w:r>
        <w:rPr>
          <w:rFonts w:cs="Times New Roman" w:ascii="Times New Roman" w:hAnsi="Times New Roman"/>
        </w:rPr>
        <w:t xml:space="preserve"> mutants formed a distinct cluster, separate from both wild-type and other mutant genotypes. Several of the most abundant bacterial orders (</w:t>
      </w:r>
      <w:r>
        <w:rPr>
          <w:rFonts w:cs="Times New Roman" w:ascii="Times New Roman" w:hAnsi="Times New Roman"/>
          <w:highlight w:val="magenta"/>
        </w:rPr>
        <w:t>Suppl. Fig. 6C</w:t>
      </w:r>
      <w:r>
        <w:rPr>
          <w:rFonts w:cs="Times New Roman" w:ascii="Times New Roman" w:hAnsi="Times New Roman"/>
        </w:rPr>
        <w:t xml:space="preserve">), including </w:t>
      </w:r>
      <w:r>
        <w:rPr>
          <w:rFonts w:cs="Times New Roman" w:ascii="Times New Roman" w:hAnsi="Times New Roman"/>
          <w:i/>
          <w:iCs/>
        </w:rPr>
        <w:t>Burkholderiales</w:t>
      </w:r>
      <w:r>
        <w:rPr>
          <w:rFonts w:cs="Times New Roman" w:ascii="Times New Roman" w:hAnsi="Times New Roman"/>
        </w:rPr>
        <w:t xml:space="preserve">, </w:t>
      </w:r>
      <w:r>
        <w:rPr>
          <w:rFonts w:cs="Times New Roman" w:ascii="Times New Roman" w:hAnsi="Times New Roman"/>
          <w:i/>
          <w:iCs/>
        </w:rPr>
        <w:t>Flavobacteriales</w:t>
      </w:r>
      <w:r>
        <w:rPr>
          <w:rFonts w:cs="Times New Roman" w:ascii="Times New Roman" w:hAnsi="Times New Roman"/>
        </w:rPr>
        <w:t xml:space="preserve">, </w:t>
      </w:r>
      <w:r>
        <w:rPr>
          <w:rFonts w:cs="Times New Roman" w:ascii="Times New Roman" w:hAnsi="Times New Roman"/>
          <w:i/>
          <w:iCs/>
        </w:rPr>
        <w:t>Pseudomonadales</w:t>
      </w:r>
      <w:r>
        <w:rPr>
          <w:rFonts w:cs="Times New Roman" w:ascii="Times New Roman" w:hAnsi="Times New Roman"/>
        </w:rPr>
        <w:t xml:space="preserve">, and </w:t>
      </w:r>
      <w:r>
        <w:rPr>
          <w:rFonts w:cs="Times New Roman" w:ascii="Times New Roman" w:hAnsi="Times New Roman"/>
          <w:i/>
          <w:iCs/>
        </w:rPr>
        <w:t>Rhizobiales</w:t>
      </w:r>
      <w:r>
        <w:rPr>
          <w:rFonts w:cs="Times New Roman" w:ascii="Times New Roman" w:hAnsi="Times New Roman"/>
        </w:rPr>
        <w:t xml:space="preserve">, showed altered relative abundances across </w:t>
      </w:r>
      <w:r>
        <w:rPr>
          <w:rFonts w:cs="Times New Roman" w:ascii="Times New Roman" w:hAnsi="Times New Roman"/>
          <w:i/>
          <w:iCs/>
        </w:rPr>
        <w:t>Lotus</w:t>
      </w:r>
      <w:r>
        <w:rPr>
          <w:rFonts w:cs="Times New Roman" w:ascii="Times New Roman" w:hAnsi="Times New Roman"/>
        </w:rPr>
        <w:t xml:space="preserve"> genotypes (</w:t>
      </w:r>
      <w:r>
        <w:rPr>
          <w:rFonts w:cs="Times New Roman" w:ascii="Times New Roman" w:hAnsi="Times New Roman"/>
          <w:highlight w:val="magenta"/>
        </w:rPr>
        <w:t>Fig. 6D, Suppl. Fig. 6C</w:t>
      </w:r>
      <w:r>
        <w:rPr>
          <w:rFonts w:cs="Times New Roman" w:ascii="Times New Roman" w:hAnsi="Times New Roman"/>
        </w:rPr>
        <w:t xml:space="preserve">). In roots, </w:t>
      </w:r>
      <w:r>
        <w:rPr>
          <w:rFonts w:cs="Times New Roman" w:ascii="Times New Roman" w:hAnsi="Times New Roman"/>
          <w:i/>
          <w:iCs/>
        </w:rPr>
        <w:t>Rhizobiales</w:t>
      </w:r>
      <w:r>
        <w:rPr>
          <w:rFonts w:cs="Times New Roman" w:ascii="Times New Roman" w:hAnsi="Times New Roman"/>
        </w:rPr>
        <w:t xml:space="preserve"> were significantly reduced in CSSP mutants, primarily due to the decline in abundance of symbiotic </w:t>
      </w:r>
      <w:r>
        <w:rPr>
          <w:rFonts w:cs="Times New Roman" w:ascii="Times New Roman" w:hAnsi="Times New Roman"/>
          <w:i/>
          <w:iCs/>
        </w:rPr>
        <w:t>Mesorhizobium</w:t>
      </w:r>
      <w:r>
        <w:rPr>
          <w:rFonts w:cs="Times New Roman" w:ascii="Times New Roman" w:hAnsi="Times New Roman"/>
        </w:rPr>
        <w:t xml:space="preserve"> isolates, which dominated wild-type roots and nodules but were nearly absent from mutant roots (</w:t>
      </w:r>
      <w:r>
        <w:rPr>
          <w:rFonts w:cs="Times New Roman" w:ascii="Times New Roman" w:hAnsi="Times New Roman"/>
          <w:highlight w:val="magenta"/>
        </w:rPr>
        <w:t>Fig.6E</w:t>
      </w:r>
      <w:r>
        <w:rPr>
          <w:rFonts w:cs="Times New Roman" w:ascii="Times New Roman" w:hAnsi="Times New Roman"/>
        </w:rPr>
        <w:t xml:space="preserve">, </w:t>
      </w:r>
      <w:r>
        <w:rPr>
          <w:rFonts w:cs="Times New Roman" w:ascii="Times New Roman" w:hAnsi="Times New Roman"/>
          <w:highlight w:val="magenta"/>
        </w:rPr>
        <w:t>Suppl. Fig. 6E</w:t>
      </w:r>
      <w:r>
        <w:rPr>
          <w:rFonts w:cs="Times New Roman" w:ascii="Times New Roman" w:hAnsi="Times New Roman"/>
        </w:rPr>
        <w:t xml:space="preserve">). More than </w:t>
      </w:r>
      <w:commentRangeStart w:id="7"/>
      <w:r>
        <w:rPr>
          <w:rFonts w:cs="Times New Roman" w:ascii="Times New Roman" w:hAnsi="Times New Roman"/>
        </w:rPr>
        <w:t>65%</w:t>
      </w:r>
      <w:r>
        <w:rPr>
          <w:rFonts w:cs="Times New Roman" w:ascii="Times New Roman" w:hAnsi="Times New Roman"/>
        </w:rPr>
      </w:r>
      <w:commentRangeEnd w:id="7"/>
      <w:r>
        <w:commentReference w:id="7"/>
      </w:r>
      <w:r>
        <w:rPr>
          <w:rFonts w:cs="Times New Roman" w:ascii="Times New Roman" w:hAnsi="Times New Roman"/>
        </w:rPr>
        <w:t xml:space="preserve"> of detected isolates showed differential abundance in at least one CSSP mutant relative to wild-type (</w:t>
      </w:r>
      <w:r>
        <w:rPr>
          <w:rFonts w:cs="Times New Roman" w:ascii="Times New Roman" w:hAnsi="Times New Roman"/>
          <w:highlight w:val="magenta"/>
        </w:rPr>
        <w:t>Fig.6E, Suppl. Table 6</w:t>
      </w:r>
      <w:r>
        <w:rPr>
          <w:rFonts w:cs="Times New Roman" w:ascii="Times New Roman" w:hAnsi="Times New Roman"/>
        </w:rPr>
        <w:t xml:space="preserve">). These differentially abundant isolates were largely overlapping between rhizosphere and root fractions and spanned all major bacterial orders. Non-symbiotic </w:t>
      </w:r>
      <w:r>
        <w:rPr>
          <w:rFonts w:cs="Times New Roman" w:ascii="Times New Roman" w:hAnsi="Times New Roman"/>
          <w:i/>
          <w:iCs/>
        </w:rPr>
        <w:t>Rhizobiales</w:t>
      </w:r>
      <w:r>
        <w:rPr>
          <w:rFonts w:cs="Times New Roman" w:ascii="Times New Roman" w:hAnsi="Times New Roman"/>
        </w:rPr>
        <w:t xml:space="preserve"> genera increased in abundance, as well as a range of </w:t>
      </w:r>
      <w:r>
        <w:rPr>
          <w:rFonts w:cs="Times New Roman" w:ascii="Times New Roman" w:hAnsi="Times New Roman"/>
          <w:i/>
          <w:iCs/>
        </w:rPr>
        <w:t>Burkholderiales</w:t>
      </w:r>
      <w:r>
        <w:rPr>
          <w:rFonts w:cs="Times New Roman" w:ascii="Times New Roman" w:hAnsi="Times New Roman"/>
        </w:rPr>
        <w:t xml:space="preserve"> and </w:t>
      </w:r>
      <w:r>
        <w:rPr>
          <w:rFonts w:cs="Times New Roman" w:ascii="Times New Roman" w:hAnsi="Times New Roman"/>
          <w:i/>
          <w:iCs/>
        </w:rPr>
        <w:t>Pseudomonadales</w:t>
      </w:r>
      <w:r>
        <w:rPr>
          <w:rFonts w:cs="Times New Roman" w:ascii="Times New Roman" w:hAnsi="Times New Roman"/>
        </w:rPr>
        <w:t>. While some isolates showed consistent changes in abundance across all mutants, others exhibited genotype-specific effects (</w:t>
      </w:r>
      <w:r>
        <w:rPr>
          <w:rFonts w:cs="Times New Roman" w:ascii="Times New Roman" w:hAnsi="Times New Roman"/>
          <w:highlight w:val="magenta"/>
        </w:rPr>
        <w:t>Fig. 6E</w:t>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rPr>
        <w:t xml:space="preserve">In </w:t>
      </w:r>
      <w:r>
        <w:rPr>
          <w:rFonts w:cs="Times New Roman" w:ascii="Times New Roman" w:hAnsi="Times New Roman"/>
          <w:i/>
          <w:iCs/>
        </w:rPr>
        <w:t>Hordeum</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w:t>
      </w:r>
      <w:r>
        <w:rPr>
          <w:rFonts w:cs="Times New Roman" w:ascii="Times New Roman" w:hAnsi="Times New Roman"/>
        </w:rPr>
        <w:t xml:space="preserve"> mutants also exhibited reduced growth (</w:t>
      </w:r>
      <w:r>
        <w:rPr>
          <w:rFonts w:cs="Times New Roman" w:ascii="Times New Roman" w:hAnsi="Times New Roman"/>
          <w:highlight w:val="magenta"/>
        </w:rPr>
        <w:t>Fig. 6B</w:t>
      </w:r>
      <w:r>
        <w:rPr>
          <w:rFonts w:cs="Times New Roman" w:ascii="Times New Roman" w:hAnsi="Times New Roman"/>
        </w:rPr>
        <w:t>). As observed in soil-grown plants, this growth reduction was not due to lack of AMS, since AMS was absent in both wild-type and CSSP mutants at the harvest time point (</w:t>
      </w:r>
      <w:commentRangeStart w:id="8"/>
      <w:r>
        <w:rPr>
          <w:rFonts w:cs="Times New Roman" w:ascii="Times New Roman" w:hAnsi="Times New Roman"/>
          <w:highlight w:val="red"/>
        </w:rPr>
        <w:t>DO WE HAVE PHOTOS/DATA FOR THIS?</w:t>
      </w:r>
      <w:r>
        <w:rPr>
          <w:rFonts w:cs="Times New Roman" w:ascii="Times New Roman" w:hAnsi="Times New Roman"/>
          <w:highlight w:val="red"/>
        </w:rPr>
      </w:r>
      <w:commentRangeEnd w:id="8"/>
      <w:r>
        <w:commentReference w:id="8"/>
      </w:r>
      <w:r>
        <w:rPr>
          <w:rFonts w:cs="Times New Roman" w:ascii="Times New Roman" w:hAnsi="Times New Roman"/>
        </w:rPr>
        <w:t>). Alpha diversity did not differ significantly between compartments or genotypes (</w:t>
      </w:r>
      <w:r>
        <w:rPr>
          <w:rFonts w:cs="Times New Roman" w:ascii="Times New Roman" w:hAnsi="Times New Roman"/>
          <w:highlight w:val="magenta"/>
        </w:rPr>
        <w:t>Suppl. Fig. 6A</w:t>
      </w:r>
      <w:r>
        <w:rPr>
          <w:rFonts w:cs="Times New Roman" w:ascii="Times New Roman" w:hAnsi="Times New Roman"/>
        </w:rPr>
        <w:t xml:space="preserve">), whereas beta diversity analysis revealed that wild-type assembled communities distinct from those of CSSP mutants, particularly in </w:t>
      </w:r>
      <w:r>
        <w:rPr>
          <w:rFonts w:cs="Times New Roman" w:ascii="Times New Roman" w:hAnsi="Times New Roman"/>
          <w:i/>
          <w:iCs/>
        </w:rPr>
        <w:t>ccamk</w:t>
      </w:r>
      <w:r>
        <w:rPr>
          <w:rFonts w:cs="Times New Roman" w:ascii="Times New Roman" w:hAnsi="Times New Roman"/>
        </w:rPr>
        <w:t xml:space="preserve"> and </w:t>
      </w:r>
      <w:r>
        <w:rPr>
          <w:rFonts w:cs="Times New Roman" w:ascii="Times New Roman" w:hAnsi="Times New Roman"/>
          <w:i/>
          <w:iCs/>
        </w:rPr>
        <w:t>nsp</w:t>
      </w:r>
      <w:r>
        <w:rPr>
          <w:rFonts w:cs="Times New Roman" w:ascii="Times New Roman" w:hAnsi="Times New Roman"/>
        </w:rPr>
        <w:t xml:space="preserve"> mutants (</w:t>
      </w:r>
      <w:r>
        <w:rPr>
          <w:rFonts w:cs="Times New Roman" w:ascii="Times New Roman" w:hAnsi="Times New Roman"/>
          <w:highlight w:val="magenta"/>
        </w:rPr>
        <w:t>Fig. 6C</w:t>
      </w:r>
      <w:r>
        <w:rPr>
          <w:rFonts w:cs="Times New Roman" w:ascii="Times New Roman" w:hAnsi="Times New Roman"/>
        </w:rPr>
        <w:t>). Among the most abundant bacterial orders (</w:t>
      </w:r>
      <w:r>
        <w:rPr>
          <w:rFonts w:cs="Times New Roman" w:ascii="Times New Roman" w:hAnsi="Times New Roman"/>
          <w:highlight w:val="magenta"/>
        </w:rPr>
        <w:t>Suppl. Fig. 6C</w:t>
      </w:r>
      <w:r>
        <w:rPr>
          <w:rFonts w:cs="Times New Roman" w:ascii="Times New Roman" w:hAnsi="Times New Roman"/>
        </w:rPr>
        <w:t xml:space="preserve">), </w:t>
      </w:r>
      <w:r>
        <w:rPr>
          <w:rFonts w:cs="Times New Roman" w:ascii="Times New Roman" w:hAnsi="Times New Roman"/>
          <w:i/>
          <w:iCs/>
        </w:rPr>
        <w:t>Burkholderiales</w:t>
      </w:r>
      <w:r>
        <w:rPr>
          <w:rFonts w:cs="Times New Roman" w:ascii="Times New Roman" w:hAnsi="Times New Roman"/>
        </w:rPr>
        <w:t xml:space="preserve">, </w:t>
      </w:r>
      <w:r>
        <w:rPr>
          <w:rFonts w:cs="Times New Roman" w:ascii="Times New Roman" w:hAnsi="Times New Roman"/>
          <w:i/>
          <w:iCs/>
        </w:rPr>
        <w:t>Pseudomonadales</w:t>
      </w:r>
      <w:r>
        <w:rPr>
          <w:rFonts w:cs="Times New Roman" w:ascii="Times New Roman" w:hAnsi="Times New Roman"/>
        </w:rPr>
        <w:t xml:space="preserve">, </w:t>
      </w:r>
      <w:r>
        <w:rPr>
          <w:rFonts w:cs="Times New Roman" w:ascii="Times New Roman" w:hAnsi="Times New Roman"/>
          <w:i/>
          <w:iCs/>
        </w:rPr>
        <w:t>Sphingomonadales</w:t>
      </w:r>
      <w:r>
        <w:rPr>
          <w:rFonts w:cs="Times New Roman" w:ascii="Times New Roman" w:hAnsi="Times New Roman"/>
        </w:rPr>
        <w:t xml:space="preserve">, and </w:t>
      </w:r>
      <w:r>
        <w:rPr>
          <w:rFonts w:cs="Times New Roman" w:ascii="Times New Roman" w:hAnsi="Times New Roman"/>
          <w:i/>
          <w:iCs/>
        </w:rPr>
        <w:t>Xanthomonadales</w:t>
      </w:r>
      <w:r>
        <w:rPr>
          <w:rFonts w:cs="Times New Roman" w:ascii="Times New Roman" w:hAnsi="Times New Roman"/>
        </w:rPr>
        <w:t xml:space="preserve"> were differently represented when the CSSP was impaired (</w:t>
      </w:r>
      <w:r>
        <w:rPr>
          <w:rFonts w:cs="Times New Roman" w:ascii="Times New Roman" w:hAnsi="Times New Roman"/>
          <w:highlight w:val="magenta"/>
        </w:rPr>
        <w:t>Fig. 6D</w:t>
      </w:r>
      <w:r>
        <w:rPr>
          <w:rFonts w:cs="Times New Roman" w:ascii="Times New Roman" w:hAnsi="Times New Roman"/>
        </w:rPr>
        <w:t>). At the isolate level, a substantial proportion of the detected community (</w:t>
      </w:r>
      <w:commentRangeStart w:id="9"/>
      <w:r>
        <w:rPr>
          <w:rFonts w:cs="Times New Roman" w:ascii="Times New Roman" w:hAnsi="Times New Roman"/>
          <w:highlight w:val="red"/>
        </w:rPr>
        <w:t>PERCENTAGE</w:t>
      </w:r>
      <w:r>
        <w:rPr>
          <w:rFonts w:cs="Times New Roman" w:ascii="Times New Roman" w:hAnsi="Times New Roman"/>
          <w:highlight w:val="red"/>
        </w:rPr>
      </w:r>
      <w:commentRangeEnd w:id="9"/>
      <w:r>
        <w:commentReference w:id="9"/>
      </w:r>
      <w:r>
        <w:rPr>
          <w:rFonts w:cs="Times New Roman" w:ascii="Times New Roman" w:hAnsi="Times New Roman"/>
        </w:rPr>
        <w:t>), spanning a diverse taxonomic range, exhibited genotype-dependent colonisation patterns (</w:t>
      </w:r>
      <w:r>
        <w:rPr>
          <w:rFonts w:cs="Times New Roman" w:ascii="Times New Roman" w:hAnsi="Times New Roman"/>
          <w:highlight w:val="magenta"/>
        </w:rPr>
        <w:t>Fig. 6E, Suppl. Table 7</w:t>
      </w:r>
      <w:r>
        <w:rPr>
          <w:rFonts w:cs="Times New Roman" w:ascii="Times New Roman" w:hAnsi="Times New Roman"/>
        </w:rPr>
        <w:t>), highlighting both shared and host-specific responses.</w:t>
      </w:r>
    </w:p>
    <w:p>
      <w:pPr>
        <w:pStyle w:val="Normal"/>
        <w:spacing w:lineRule="auto" w:line="276"/>
        <w:jc w:val="both"/>
        <w:rPr>
          <w:rFonts w:ascii="Times New Roman" w:hAnsi="Times New Roman" w:cs="Times New Roman"/>
        </w:rPr>
      </w:pPr>
      <w:r>
        <w:rPr>
          <w:rFonts w:cs="Times New Roman" w:ascii="Times New Roman" w:hAnsi="Times New Roman"/>
        </w:rPr>
        <w:t xml:space="preserve">In summary, the observed effects of impaired symbiosis signalling on plant performance, root exudation, and root-associated microbiota were recapitulated in reconstitution experiments using defined complex SynComs. These results confirm that CSSP genes influence not only symbiotic interactions but also the assembly of commensal root microbiota, with pronounced effects on plant growth. Although members of </w:t>
      </w:r>
      <w:r>
        <w:rPr>
          <w:rFonts w:cs="Times New Roman" w:ascii="Times New Roman" w:hAnsi="Times New Roman"/>
          <w:i/>
          <w:iCs/>
        </w:rPr>
        <w:t>Rhizobiales</w:t>
      </w:r>
      <w:r>
        <w:rPr>
          <w:rFonts w:cs="Times New Roman" w:ascii="Times New Roman" w:hAnsi="Times New Roman"/>
        </w:rPr>
        <w:t xml:space="preserve"> and </w:t>
      </w:r>
      <w:r>
        <w:rPr>
          <w:rFonts w:cs="Times New Roman" w:ascii="Times New Roman" w:hAnsi="Times New Roman"/>
          <w:i/>
          <w:iCs/>
        </w:rPr>
        <w:t>Burkholderiales</w:t>
      </w:r>
      <w:r>
        <w:rPr>
          <w:rFonts w:cs="Times New Roman" w:ascii="Times New Roman" w:hAnsi="Times New Roman"/>
        </w:rPr>
        <w:t xml:space="preserve"> were most strongly affected in both hosts, the specific bacterial taxa responding to CSSP impairment differed across mutants and plant species, underscoring broader and host-specific roles of symbiosis signalling pathways in structuring root-associated bacterial communities.</w:t>
      </w:r>
    </w:p>
    <w:p>
      <w:pPr>
        <w:pStyle w:val="Normal"/>
        <w:spacing w:lineRule="auto" w:line="276"/>
        <w:jc w:val="both"/>
        <w:rPr>
          <w:rFonts w:ascii="Times New Roman" w:hAnsi="Times New Roman" w:cs="Times New Roman"/>
          <w:b/>
          <w:b/>
          <w:bCs/>
          <w:highlight w:val="green"/>
        </w:rPr>
      </w:pPr>
      <w:r>
        <w:rPr>
          <w:rFonts w:cs="Times New Roman" w:ascii="Times New Roman" w:hAnsi="Times New Roman"/>
          <w:b/>
          <w:bCs/>
          <w:highlight w:val="green"/>
        </w:rPr>
      </w:r>
    </w:p>
    <w:p>
      <w:pPr>
        <w:pStyle w:val="Normal"/>
        <w:spacing w:lineRule="auto" w:line="276"/>
        <w:jc w:val="both"/>
        <w:rPr>
          <w:rFonts w:ascii="Times New Roman" w:hAnsi="Times New Roman" w:cs="Times New Roman"/>
          <w:b/>
          <w:b/>
          <w:bCs/>
        </w:rPr>
      </w:pPr>
      <w:r>
        <w:rPr>
          <w:rFonts w:cs="Times New Roman" w:ascii="Times New Roman" w:hAnsi="Times New Roman"/>
          <w:b/>
          <w:bCs/>
        </w:rPr>
        <w:t>Discussion</w:t>
      </w:r>
    </w:p>
    <w:p>
      <w:pPr>
        <w:pStyle w:val="Normal"/>
        <w:spacing w:lineRule="auto" w:line="276"/>
        <w:jc w:val="both"/>
        <w:rPr>
          <w:rFonts w:ascii="Times New Roman" w:hAnsi="Times New Roman" w:cs="Times New Roman"/>
        </w:rPr>
      </w:pPr>
      <w:r>
        <w:rPr>
          <w:rFonts w:cs="Times New Roman" w:ascii="Times New Roman" w:hAnsi="Times New Roman"/>
        </w:rPr>
        <w:t xml:space="preserve">Plants integrate environmental and genetic cues to shape root-associated microbiomes, yet the mechanisms linking host signalling pathways to microbial recruitment remain poorly understood. Here, we show that the CSSP regulates root microbiota composition, plant growth, and exudate profiles in both the legume </w:t>
      </w:r>
      <w:r>
        <w:rPr>
          <w:rFonts w:cs="Times New Roman" w:ascii="Times New Roman" w:hAnsi="Times New Roman"/>
          <w:i/>
          <w:iCs/>
        </w:rPr>
        <w:t>Lotus japonicus</w:t>
      </w:r>
      <w:r>
        <w:rPr>
          <w:rFonts w:cs="Times New Roman" w:ascii="Times New Roman" w:hAnsi="Times New Roman"/>
        </w:rPr>
        <w:t xml:space="preserve"> and the cereal </w:t>
      </w:r>
      <w:r>
        <w:rPr>
          <w:rFonts w:cs="Times New Roman" w:ascii="Times New Roman" w:hAnsi="Times New Roman"/>
          <w:i/>
          <w:iCs/>
        </w:rPr>
        <w:t>Hordeum vulgare</w:t>
      </w:r>
      <w:r>
        <w:rPr>
          <w:rFonts w:cs="Times New Roman" w:ascii="Times New Roman" w:hAnsi="Times New Roman"/>
        </w:rPr>
        <w:t>. Soil- and SynCom-grown plants reveal that host species and genotype shape microbial communities, with CSSP-dependent changes in root exudates driving key shifts in microbiome assembly. These findings highlight a central role for symbiosis signalling beyond classical symbioses in shaping plant-microbe interactions.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color w:val="000000" w:themeColor="text1"/>
        </w:rPr>
      </w:pPr>
      <w:r>
        <w:rPr>
          <w:rFonts w:cs="Times New Roman" w:ascii="Times New Roman" w:hAnsi="Times New Roman"/>
        </w:rPr>
        <w:t xml:space="preserve">Long-term soil fertilisation leaves persistent imprints on microbial communities, known as soil microbial memory or legacy effects </w:t>
      </w:r>
      <w:r>
        <w:fldChar w:fldCharType="begin"/>
      </w:r>
      <w:r>
        <w:rPr>
          <w:rFonts w:cs="Times New Roman" w:ascii="Times New Roman" w:hAnsi="Times New Roman"/>
        </w:rPr>
        <w:instrText xml:space="preserve">ADDIN ZOTERO_ITEM CSL_CITATION {"citationID":"dudcPCTM","properties":{"unsorted":false,"formattedCitation":"(69, 70)","plainCitation":"(69, 70)","noteIndex":0},"citationItems":[{"id":582,"uris":["http://zotero.org/users/16875439/items/PCNJQEHI"],"itemData":{"id":582,"type":"article-journal","abstract":"Drought alters the soil microbiota by selecting for functional traits that preserve fitness in dry conditions. Legacy effects or ecological memory refers to how past stress exposure influences microbiota responses to future environmental challenges. How precipitation legacy effects impact soil microorganisms and plants is unclear, especially in the context of subsequent drought. Here we characterized the metagenomes of six prairie soils spanning a precipitation gradient in Kansas, United States. A microbial precipitation legacy, which persisted over a 5-month-long experimental drought, mitigated the negative physiological effects of acute drought for a native wild grass species, but not for the domesticated crop species maize. RNA sequencing of roots revealed that soil microbiota with a low precipitation legacy altered expression of plant genes that mediate transpiration and intrinsic water-use efficiency during drought. Our results show how historical exposure to water stress alters soil microbiota, with consequences for future drought responses of some plant species.","container-title":"Nature Microbiology","DOI":"10.1038/s41564-025-02148-8","ISSN":"2058-5276","issue":"11","journalAbbreviation":"Nat Microbiol","language":"en","license":"2025 The Author(s)","page":"2823-2844","publisher":"Nature Publishing Group","source":"www.nature.com","title":"Precipitation legacy effects on soil microbiota facilitate adaptive drought responses in plants","volume":"10","author":[{"family":"Ginnan","given":"Nichole A."},{"family":"Custódio","given":"Valéria"},{"family":"Gopaulchan","given":"David"},{"family":"Ford","given":"Natalie"},{"family":"Salas-González","given":"Isai"},{"family":"Jones","given":"Dylan H."},{"family":"Wells","given":"Darren M."},{"family":"Moreno","given":"Ângela"},{"family":"Castrillo","given":"Gabriel"},{"family":"Wagner","given":"Maggie R."}],"issued":{"date-parts":[["2025",11]]}}},{"id":584,"uris":["http://zotero.org/users/16875439/items/5YLQZXNP"],"itemData":{"id":584,"type":"article-journal","abstract":"In recent years, there has been considerable progress in determining the soil properties that influence the structure of the soil microbiome. By contrast, the effects of microorganisms on their soil habitat have received less attention with most previous studies focusing on microbial contributions to soil carbon and nitrogen dynamics. However, soil microorganisms are not only involved in nutrient cycling and organic matter transformations but also alter the soil habitat through various biochemical and biophysical mechanisms. Such microbially mediated modifications of soil properties can have local impacts on microbiome assembly with pronounced ecological ramifications. In this Review, we describe the processes by which microorganisms modify the soil environment, considering soil physics, hydrology and chemistry. We explore how microorganism–soil interactions can generate feedback loops and discuss how microbially mediated modifications of soil properties can serve as an alternative avenue for the management and manipulation of microbiomes to combat soil threats and global change.","container-title":"Nature Reviews Microbiology","DOI":"10.1038/s41579-023-00980-5","ISSN":"1740-1534","issue":"4","journalAbbreviation":"Nat Rev Microbiol","language":"en","license":"2023 Springer Nature Limited","page":"226-239","publisher":"Nature Publishing Group","source":"www.nature.com","title":"The interplay between microbial communities and soil properties","volume":"22","author":[{"family":"Philippot","given":"Laurent"},{"family":"Chenu","given":"Claire"},{"family":"Kappler","given":"Andreas"},{"family":"Rillig","given":"Matthias C."},{"family":"Fierer","given":"Noah"}],"issued":{"date-parts":[["2024",4]]}}}],"schema":"https://github.com/citation-style-language/schema/raw/master/csl-citation.json"}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(69, 70)</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NPK, PK, and UF regimes generated distinct soil microbiota, with strong beta-diversity shifts while alpha diversity remained largely stable. This indicates that nutrient inputs reorganise community composition without changing overall bacterial richness, likely reflecting functional redundancy and niche construction within the soil microbiome </w:t>
      </w:r>
      <w:r>
        <w:fldChar w:fldCharType="begin"/>
      </w:r>
      <w:r>
        <w:rPr>
          <w:rFonts w:cs="Times New Roman" w:ascii="Times New Roman" w:hAnsi="Times New Roman"/>
        </w:rPr>
        <w:instrText xml:space="preserve">ADDIN ZOTERO_ITEM CSL_CITATION {"citationID":"V9yC2Epc","properties":{"unsorted":false,"formattedCitation":"(71\\uc0\\u8211{}74)","plainCitation":"(71–74)","noteIndex":0},"citationItems":[{"id":586,"uris":["http://zotero.org/users/16875439/items/NB52I2WE"],"itemData":{"id":586,"type":"article-journal","abstract":"Soil microbiomes play important roles in supporting agricultural ecosystems. However, it is still not well-known how soil microbiomes and their functionality respond to fertilization in various cropping systems. Here we examined the effects of 36 years of phosphorus, nitrogen, and manure application on soil bacterial communities, functionality and crop productivity in three contrasting cropping systems (i.e., continuous leguminous alfalfa (AC), continuous winter wheat (WC), and grain-legume rotation of winter wheat + millet - pea - winter wheat (GLR)) in a highland region of China’s Loess Plateau. We showed that long-term fertilization significantly affected soil bacterial communities and that the effects varied with cropping system. Compared with the unfertilized control, fertilization increased soil bacterial richness and diversity in the leguminous AC system, whereas it decreased those in the GLR system. Fertilization, particularly manure application, enlarged the differences in soil bacterial communities among cropping systems. Soil bacterial communities were mostly affected by the soil organic carbon and nitrogen contents in the WC and GLR systems, but by the soil available phosphorous content in the AC system. Crop productivity was closely associated with the abundance of fertilization-responsive taxa in the three cropping systems. Our study highlights that legume and non-legume cropping systems should be disentangled when assessing the responses of soil microbial communities to long-term fertilizer application.","container-title":"ISME Communications","DOI":"10.1038/s43705-023-00286-w","ISSN":"2730-6151","issue":"1","journalAbbreviation":"ISME COMMUN.","language":"en","license":"2023 The Author(s)","page":"81","publisher":"Nature Publishing Group","source":"www.nature.com","title":"Contrasting response of soil microbiomes to long-term fertilization in various highland cropping systems","volume":"3","author":[{"family":"Kong","given":"Weibo"},{"family":"Qiu","given":"Liping"},{"family":"Ishii","given":"Satoshi"},{"family":"Jia","given":"Xiaoxu"},{"family":"Su","given":"Fuyuan"},{"family":"Song","given":"Yu"},{"family":"Hao","given":"Mingde"},{"family":"Shao","given":"Mingan"},{"family":"Wei","given":"Xiaorong"}],"issued":{"date-parts":[["2023",8,18]]}}},{"id":588,"uris":["http://zotero.org/users/16875439/items/FMZV79Q9"],"itemData":{"id":588,"type":"article-journal","abstract":"The relative importance of size and composition of microbial communities in ecosystem functioning is poorly understood. Here, we investigated how community composition and size of selected functional guilds in the nitrogen cycle correlated with agroecosystem functioning, which was defined as microbial process rates, total crop yield and nitrogen content in the crop. Soil was sampled from a 50-year fertilizer trial and the treatments comprised unfertilized bare fallow, unfertilized with crop, and plots with crop fertilized with calcium nitrate, ammonium sulfate, solid cattle manure or sewage sludge. The size of the functional guilds and the total bacterial community were greatly affected by the fertilization regimes, especially by the sewage sludge and ammonium sulfate treatments. The community size results were combined with previously published data on the composition of the corresponding communities, potential ammonia oxidation, denitrification, basal and substrate-induced respiration rates, in addition to crop yield for an integrated analysis. It was found that differences in size, rather than composition, correlated with differences in process rates for the denitrifier and ammonia-oxidizing archaeal and total bacterial communities, whereas neither differences in size nor composition was correlated with differences in process rates for the ammonia-oxidizing bacterial community. In contrast, the composition of nitrate-reducing, denitrifying and total bacterial communities co-varied with primary production and both were strongly linked to soil properties.","container-title":"The ISME Journal","DOI":"10.1038/ismej.2008.128","ISSN":"1751-7362","issue":"5","journalAbbreviation":"ISME J","page":"597-605","source":"Silverchair","title":"Relationship between N-cycling communities and ecosystem functioning in a 50-year-old fertilization experiment","volume":"3","author":[{"family":"Hallin","given":"Sara"},{"family":"Jones","given":"Christopher M"},{"family":"Schloter","given":"Michael"},{"family":"Philippot","given":"Laurent"}],"issued":{"date-parts":[["2009",5,1]]}}},{"id":591,"uris":["http://zotero.org/users/16875439/items/HAIP258X"],"itemData":{"id":591,"type":"article-journal","abstract":"Root-associated microbiomes contribute to plant growth and health, and are dynamically affected by plant development and changes in the soil environment. However, how different fertilizer regimes affect quantitative changes in microbial assembly to effect plant growth remains obscure. Here, we explore the temporal dynamics of the root-associated bacteria of soybean using quantitative microbiome profiling (QMP) to examine its response to unbalanced fertilizer treatments (i.e., lacking either N, P or K) and its role in sustaining plant growth after four decades of unbalanced fertilization. We show that the root-associated bacteria exhibit strong succession during plant development, and bacterial loads largely increase at later stages, particularly for Bacteroidetes. Unbalanced fertilization has a significant effect on the assembly of the soybean rhizosphere bacteria, and in the absence of N fertilizer the bacterial community diverges from that of fertilized plants, while lacking P fertilizer impedes the total load and turnover of rhizosphere bacteria. Importantly, a SynCom derived from the low-nitrogen-enriched cluster is capable of stimulating plant growth, corresponding with the stabilized soybean productivity in the absence of N fertilizer. These findings provide new insights in the quantitative dynamics of the root-associated microbiome and highlight a key ecological cluster with prospects for sustainable agricultural management.","container-title":"Nature Communications","DOI":"10.1038/s41467-024-45925-5","ISSN":"2041-1723","issue":"1","journalAbbreviation":"Nat Commun","language":"en","license":"2024 The Author(s)","page":"1668","publisher":"Nature Publishing Group","source":"www.nature.com","title":"Dynamic root microbiome sustains soybean productivity under unbalanced fertilization","volume":"15","author":[{"family":"Wang","given":"Mingxing"},{"family":"Ge","given":"An-Hui"},{"family":"Ma","given":"Xingzhu"},{"family":"Wang","given":"Xiaolin"},{"family":"Xie","given":"Qiujin"},{"family":"Wang","given":"Like"},{"family":"Song","given":"Xianwei"},{"family":"Jiang","given":"Mengchen"},{"family":"Yang","given":"Weibing"},{"family":"Murray","given":"Jeremy D."},{"family":"Wang","given":"Yayu"},{"family":"Liu","given":"Huan"},{"family":"Cao","given":"Xiaofeng"},{"family":"Wang","given":"Ertao"}],"issued":{"date-parts":[["2024",2,23]]}}},{"id":593,"uris":["http://zotero.org/users/16875439/items/MX4DQZF8"],"itemData":{"id":593,"type":"article-journal","abstract":"Plant-soil feedbacks are shaped by microbial legacies that plants leave in the soil. We tested the persistence of these legacies after subsequent colonization by the same or other plant species using 6 typical grassland plant species. Soil fungal legacies were detectable for months, but the current plant effect on fungi amplified in time. By contrast, in bacterial communities, legacies faded away rapidly and bacteria communities were influenced strongly by the current plant. However, both fungal and bacterial legacies were conserved inside the roots of the current plant species and their composition significantly correlated with plant growth. Hence, microbial soil legacies present at the time of plant establishment play a vital role in shaping plant growth even when these legacies have faded away in the soil due the growth of the current plant species. We conclude that soil microbiome legacies are reversible and versatile, but that they can create plant-soil feedbacks via altering the endophytic community acquired during early ontogeny.","container-title":"Nature Communications","DOI":"10.1038/s41467-021-25971-z","ISSN":"2041-1723","issue":"1","journalAbbreviation":"Nat Commun","language":"en","license":"2021 The Author(s)","page":"5686","publisher":"Nature Publishing Group","source":"www.nature.com","title":"Persistence of plant-mediated microbial soil legacy effects in soil and inside roots","volume":"12","author":[{"family":"Hannula","given":"S. Emilia"},{"family":"Heinen","given":"Robin"},{"family":"Huberty","given":"Martine"},{"family":"Steinauer","given":"Katja"},{"family":"De Long","given":"Jonathan R."},{"family":"Jongen","given":"Renske"},{"family":"Bezemer","given":"T. Martijn"}],"issued":{"date-parts":[["2021",9,28]]}}}],"schema":"https://github.com/citation-style-language/schema/raw/master/csl-citation.json"}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kern w:val="0"/>
        </w:rPr>
        <w:t>(71–74)</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t>
      </w:r>
      <w:r>
        <w:rPr>
          <w:rFonts w:cs="Times New Roman" w:ascii="Times New Roman" w:hAnsi="Times New Roman"/>
          <w:color w:val="000000" w:themeColor="text1"/>
        </w:rPr>
        <w:t xml:space="preserve">Microbiota composition proved to be a robust predictor of plant nutrient status, with predictive ASVs differing between </w:t>
      </w:r>
      <w:r>
        <w:rPr>
          <w:rFonts w:cs="Times New Roman" w:ascii="Times New Roman" w:hAnsi="Times New Roman"/>
          <w:i/>
          <w:iCs/>
          <w:color w:val="000000" w:themeColor="text1"/>
        </w:rPr>
        <w:t>Lotus</w:t>
      </w:r>
      <w:r>
        <w:rPr>
          <w:rFonts w:cs="Times New Roman" w:ascii="Times New Roman" w:hAnsi="Times New Roman"/>
          <w:color w:val="000000" w:themeColor="text1"/>
        </w:rPr>
        <w:t xml:space="preserve"> and </w:t>
      </w:r>
      <w:r>
        <w:rPr>
          <w:rFonts w:cs="Times New Roman" w:ascii="Times New Roman" w:hAnsi="Times New Roman"/>
          <w:i/>
          <w:iCs/>
          <w:color w:val="000000" w:themeColor="text1"/>
        </w:rPr>
        <w:t>Hordeum</w:t>
      </w:r>
      <w:r>
        <w:rPr>
          <w:rFonts w:cs="Times New Roman" w:ascii="Times New Roman" w:hAnsi="Times New Roman"/>
          <w:color w:val="000000" w:themeColor="text1"/>
        </w:rPr>
        <w:t xml:space="preserve">, highlighting </w:t>
      </w:r>
      <w:r>
        <w:rPr>
          <w:rFonts w:cs="Times New Roman" w:ascii="Times New Roman" w:hAnsi="Times New Roman"/>
        </w:rPr>
        <w:t xml:space="preserve">species-specific recruitment under </w:t>
      </w:r>
      <w:r>
        <w:rPr>
          <w:rFonts w:cs="Times New Roman" w:ascii="Times New Roman" w:hAnsi="Times New Roman"/>
          <w:color w:val="000000" w:themeColor="text1"/>
        </w:rPr>
        <w:t xml:space="preserve">contrasting soils. These results support the emerging concept that plant-associated microbiomes can provide diagnostic and predictive information on host nutritional state </w:t>
      </w:r>
      <w:r>
        <w:fldChar w:fldCharType="begin"/>
      </w:r>
      <w:r>
        <w:rPr>
          <w:rFonts w:cs="Times New Roman" w:ascii="Times New Roman" w:hAnsi="Times New Roman"/>
          <w:color w:val="000000"/>
        </w:rPr>
        <w:instrText xml:space="preserve">ADDIN ZOTERO_ITEM CSL_CITATION {"citationID":"PrERH22g","properties":{"unsorted":false,"formattedCitation":"(55, 75\\uc0\\u8211{}77)","plainCitation":"(55, 75–77)","noteIndex":0},"citationItems":[{"id":577,"uris":["http://zotero.org/users/16875439/items/4YKUMNYH"],"itemData":{"id":577,"type":"article-journal","abstract":"Symbiosis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id":595,"uris":["http://zotero.org/users/16875439/items/NPHENS3P"],"itemData":{"id":595,"type":"article-journal","abstract":"Root-associated microbiomes in the rhizosphere (rhizobiomes) are increasingly known to play an important role in nutrient acquisition, stress tolerance, and disease resistance of plants. However, it remains largely unclear to what extent these rhizobiomes contribute to trait variation for different genotypes and if their inclusion in the genomic selection protocol can enhance prediction accuracy. To address these questions, we developed a microbiome-enabled genomic selection method that incorporated host SNPs and amplicon sequence variants from plant rhizobiomes in a maize diversity panel under high and low nitrogen (N) field conditions. Our cross-validation results showed that the microbiome-enabled genomic selection model significantly outperformed the conventional genomic selection model for nearly all time-series traits related to plant growth and N responses, with an average relative improvement of 3.7%. The improvement was more pronounced under low N conditions (8.4-40.2% of relative improvement), consistent with the view that some beneficial microbes can enhance N nutrient uptake, particularly in low N fields. However, our study could not definitively rule out the possibility that the observed improvement is partially due to the amplicon sequence variants being influenced by microenvironments. Using a high-dimensional mediation analysis method, our study has also identified microbial mediators that establish a link between plant genotype and phenotype. Some of the detected mediator microbes were previously reported to promote plant growth. The enhanced prediction accuracy of the microbiome-enabled genomic selection models, demonstrated in a single environment, serves as a proof-of-concept for the potential application of microbiome-enabled plant breeding for sustainable agriculture.","container-title":"G3","DOI":"10.1093/g3journal/jkad286","ISSN":"2160-1836","issue":"3","journalAbbreviation":"G3 (Bethesda)","language":"eng","page":"jkad286","PMID":"38113533","PMCID":"PMC11090461","publisher-place":"Bethesda, Md.","source":"PubMed","title":"Microbiome-enabled genomic selection improves prediction accuracy for nitrogen-related traits in maize","volume":"14","author":[{"family":"Yang","given":"Zhikai"},{"family":"Zhao","given":"Tianjing"},{"family":"Cheng","given":"Hao"},{"family":"Yang","given":"Jinliang"}],"issued":{"date-parts":[["2024",3,6]]}}},{"id":598,"uris":["http://zotero.org/users/16875439/items/D762HN2K"],"itemData":{"id":598,"type":"article-journal","abstract":"Coevolution within the plant holobiont extends the capacity of host plants for nutrient acquisition and stress resistance. However, the role of the rhizospheric microbiota in maintaining multinutrient utilization (i.e. multinutrient traits) in the host remains to be elucidated. Multinutrient cycling index (MNC), analogous to the widely used multifunctionality index, provides a straightforward and interpretable measure of the multinutrient traits in host plants. Using tomato as a model plant, we characterized MNC (based on multiple aboveground nutrient contents) in host plants under different nitrogen and water supply regimes and explored the associations between rhizospheric bacterial community assemblages and host plant multinutrient profiles. Rhizosphere bacterial community diversity, quantitative abundance, predicted function, and key topological features of the co-occurrence network were more sensitive to water supply than to nitrogen supply. A core bacteriome comprising 61 genera, such as Candidatus Koribacter and Streptomyces, persisted across different habitats and served as a key predictor of host plant nutrient uptake. The MNC index increased with greater diversity and higher core taxon abundance in the rhizobacterial community, while decreasing with higher average degree and graph density of rhizobacterial co-occurrence network. Multinutrient absorption by host plants was primarily regulated by community diversity and rhizobacterial network complexity under the interaction of nitrogen and water. The high biodiversity and complex species interactions of the rhizospheric bacteriome play crucial roles in host plant performance. This study supports the development of rhizosphere microbiome engineering, facilitating effective manipulation of the microbiome for enhanced plant benefits, which supports sustainable agricultural practices and plant health.","container-title":"Horticulture Research","DOI":"10.1093/hr/uhae290","ISSN":"2662-6810","issue":"2","journalAbbreviation":"Hortic Res","page":"uhae290","source":"Silverchair","title":"Diversity and interactions of rhizobacteria determine multinutrient traits in tomato host plants under nitrogen and water disturbances","volume":"12","author":[{"family":"Shi","given":"Wen-Xuan"},{"family":"Guo","given":"Jun-Jie"},{"family":"Yu","given":"Xin-Xuan"},{"family":"Li","given":"Zhi-Xing"},{"family":"Weng","given":"Bo-Yang"},{"family":"Wang","given":"Dan-Xia"},{"family":"Su","given":"Shi-Hao"},{"family":"Sun","given":"Yu-Fei"},{"family":"Tan","given":"Jin-Fang"},{"family":"Xie","given":"Ruo-Han"}],"issued":{"date-parts":[["2025",2,3]]}}},{"id":600,"uris":["http://zotero.org/users/16875439/items/NT2B4DUT"],"itemData":{"id":600,"type":"article-journal","abstract":"The effects of global warming, population growth, and economic development are increasing the frequency of extreme weather events, such as drought. Among abiotic stresses, drought has the greatest impact on soil biological activity and crop yields. The rhizosphere microbiota, which represents a second gene pool for plants, may help alleviate the effects of drought on crops. In order to investigate the structure and diversity of the bacterial communities on drought stress, this study analyzed the differences in the bacterial communities by high-throughput sequencing and bioinformatical analyses in the rhizosphere of Arabidopsis thaliana under normal and drought conditions. Based on analysis of α and β diversity, the results showed that drought stress had no significant effect on species diversity between groups, but affected species composition. Difference analysis of the treatments showed that the bacteria with positive responses to drought stress were Burkholderia-Caballeronia-Paraburkholderia (BCP) and Streptomyces. Drought stress reduced the complexity of the rhizosphere bacterial co-occurrence network. Streptomyces was at the core of the network in both the control and drought treatments, whereas the enrichment of BCP under drought conditions was likely due to a decrease in competitors. Functional prediction showed that the core bacteria metabolized a wide range of carbohydrates, such as pentose, glycans, and aromatic compounds. Our results provide a scientific and theoretical basis for the use of rhizosphere microbial communities to alleviate plant drought stress and the further exploration of rhizosphere microbial interactions under drought stress.","container-title":"Microorganisms","DOI":"10.3390/microorganisms12040790","ISSN":"2076-2607","issue":"4","journalAbbreviation":"Microorganisms","language":"eng","page":"790","PMID":"38674734","PMCID":"PMC11052302","source":"PubMed","title":"Analysis and Functional Prediction of Core Bacteria in the Arabidopsis Rhizosphere Microbiome under Drought Stress","volume":"12","author":[{"family":"Zhang","given":"Jianfeng"},{"family":"Zhang","given":"Hengfei"},{"family":"Luo","given":"Shouyang"},{"family":"Ye","given":"Libo"},{"family":"Wang","given":"Changji"},{"family":"Wang","given":"Xiaonan"},{"family":"Tian","given":"Chunjie"},{"family":"Sun","given":"Yu"}],"issued":{"date-parts":[["2024",4,12]]}}}],"schema":"https://github.com/citation-style-language/schema/raw/master/csl-citation.json"}</w:instrText>
      </w:r>
      <w:r>
        <w:rPr>
          <w:rFonts w:cs="Times New Roman" w:ascii="Times New Roman" w:hAnsi="Times New Roman"/>
          <w:color w:val="000000" w:themeColor="text1"/>
        </w:rPr>
      </w:r>
      <w:r>
        <w:rPr>
          <w:rFonts w:cs="Times New Roman" w:ascii="Times New Roman" w:hAnsi="Times New Roman"/>
          <w:color w:val="000000"/>
        </w:rPr>
        <w:fldChar w:fldCharType="separate"/>
      </w:r>
      <w:r>
        <w:rPr>
          <w:rFonts w:cs="Times New Roman" w:ascii="Times New Roman" w:hAnsi="Times New Roman"/>
          <w:color w:val="000000" w:themeColor="text1"/>
        </w:rPr>
      </w:r>
      <w:r>
        <w:rPr>
          <w:rFonts w:cs="Times New Roman" w:ascii="Times New Roman" w:hAnsi="Times New Roman"/>
          <w:color w:val="000000"/>
          <w:kern w:val="0"/>
        </w:rPr>
        <w:t>(55, 75–77)</w:t>
      </w:r>
      <w:r>
        <w:rPr>
          <w:rFonts w:cs="Times New Roman" w:ascii="Times New Roman" w:hAnsi="Times New Roman"/>
          <w:color w:val="000000" w:themeColor="text1"/>
        </w:rPr>
      </w:r>
      <w:r>
        <w:rPr>
          <w:rFonts w:cs="Times New Roman" w:ascii="Times New Roman" w:hAnsi="Times New Roman"/>
          <w:color w:val="000000"/>
        </w:rPr>
        <w:fldChar w:fldCharType="end"/>
      </w:r>
      <w:r>
        <w:rPr>
          <w:rFonts w:cs="Times New Roman" w:ascii="Times New Roman" w:hAnsi="Times New Roman"/>
          <w:color w:val="000000" w:themeColor="text1"/>
        </w:rPr>
        <w:t>. While extending this approach to other soils will require testing across different environments and microbial communities, our findings demonstrate the power of integrating soil legacy with host-microbiome interactions to monitor and potentially guide plant nutrition and precision nutrient management.</w:t>
      </w:r>
    </w:p>
    <w:p>
      <w:pPr>
        <w:pStyle w:val="Normal"/>
        <w:spacing w:lineRule="auto" w:line="276"/>
        <w:jc w:val="both"/>
        <w:rPr>
          <w:rFonts w:ascii="Times New Roman" w:hAnsi="Times New Roman" w:cs="Times New Roman"/>
          <w:color w:val="FFE599" w:themeColor="accent4" w:themeTint="66"/>
        </w:rPr>
      </w:pPr>
      <w:r>
        <w:rPr>
          <w:rFonts w:cs="Times New Roman" w:ascii="Times New Roman" w:hAnsi="Times New Roman"/>
          <w:color w:val="FFE599" w:themeColor="accent4" w:themeTint="66"/>
        </w:rPr>
      </w:r>
    </w:p>
    <w:p>
      <w:pPr>
        <w:pStyle w:val="Normal"/>
        <w:spacing w:lineRule="auto" w:line="276"/>
        <w:jc w:val="both"/>
        <w:rPr>
          <w:rFonts w:ascii="Times New Roman" w:hAnsi="Times New Roman" w:cs="Times New Roman"/>
        </w:rPr>
      </w:pPr>
      <w:r>
        <w:rPr>
          <w:rFonts w:cs="Times New Roman" w:ascii="Times New Roman" w:hAnsi="Times New Roman"/>
          <w:color w:val="000000" w:themeColor="text1"/>
        </w:rPr>
        <w:t xml:space="preserve">Beyond soil-driven effects, our results reveal that the CSSP exerts broad, host-specific influence over root-associated microbial communities, extending well beyond its canonical roles in rhizobial and mycorrhizal interactions. Host-specific microbial assembly represents a first layer of community differentiation, as previously established. On top of this, we uncover a second, CSSP-dependent layer, in which plants actively shape microbiota composition, likely through modulation of root exudates. In </w:t>
      </w:r>
      <w:r>
        <w:rPr>
          <w:rFonts w:cs="Times New Roman" w:ascii="Times New Roman" w:hAnsi="Times New Roman"/>
          <w:i/>
          <w:iCs/>
          <w:color w:val="000000" w:themeColor="text1"/>
        </w:rPr>
        <w:t>Lotus</w:t>
      </w:r>
      <w:r>
        <w:rPr>
          <w:rFonts w:cs="Times New Roman" w:ascii="Times New Roman" w:hAnsi="Times New Roman"/>
          <w:color w:val="000000" w:themeColor="text1"/>
        </w:rPr>
        <w:t xml:space="preserve">, disruption of nodule formation and rhizobial communication allowed commensal enrichment and niche replacement. In </w:t>
      </w:r>
      <w:r>
        <w:rPr>
          <w:rFonts w:cs="Times New Roman" w:ascii="Times New Roman" w:hAnsi="Times New Roman"/>
          <w:i/>
          <w:iCs/>
          <w:color w:val="000000" w:themeColor="text1"/>
        </w:rPr>
        <w:t>Hordeum</w:t>
      </w:r>
      <w:r>
        <w:rPr>
          <w:rFonts w:cs="Times New Roman" w:ascii="Times New Roman" w:hAnsi="Times New Roman"/>
          <w:color w:val="000000" w:themeColor="text1"/>
        </w:rPr>
        <w:t xml:space="preserve">, CSSP mutants exhibited extensive microbial shifts despite the absence of AMS, demonstrating conserved effects across hosts. Prior work in legumes documented similar community shifts upon SNF disruption </w:t>
      </w:r>
      <w:r>
        <w:fldChar w:fldCharType="begin"/>
      </w:r>
      <w:r>
        <w:rPr>
          <w:rFonts w:cs="Times New Roman" w:ascii="Times New Roman" w:hAnsi="Times New Roman"/>
          <w:color w:val="000000"/>
        </w:rPr>
        <w:instrText xml:space="preserve">ADDIN ZOTERO_ITEM CSL_CITATION {"citationID":"t3JKNVK3","properties":{"unsorted":false,"formattedCitation":"(56\\uc0\\u8211{}58)","plainCitation":"(56–58)","noteIndex":0},"citationItems":[{"id":575,"uris":["http://zotero.org/users/16875439/items/634WQWZN"],"itemData":{"id":575,"type":"article-journal","abstract":"Lotus japonicus has been used for decades as a model legume to study the establishment\nof binary symbiotic relationships with nitrogen-fixing rhizo...","container-title":"Proceedings of the National Academy of Sciences","DOI":"10.1073/pnas.1616564113","issue":"49","language":"en","page":"E7996-E8005","publisher":"Proceedings of the National Academy of Sciences","source":"www.pnas.org","title":"Root nodule symbiosis in Lotus japonicus drives the establishment of distinctive rhizosphere, root, and nodule bacterial communities","volume":"113","author":[{"family":"Zgadzaj","given":"Rafal"},{"family":"Garrido-Oter","given":"Ruben"},{"family":"Jensen","given":"Dorthe Bodker"},{"family":"Koprivova","given":"Anna"},{"family":"Schulze-Lefert","given":"Paul"},{"family":"Radutoiu","given":"Simona"}],"issued":{"date-parts":[["2016",12,6]]}}},{"id":605,"uris":["http://zotero.org/users/16875439/items/F5TUGV4D"],"itemData":{"id":605,"type":"article-journal","abstract":"The plant common symbiosis signalling (SYM) pathway has shared function between interactions with rhizobia and arbuscular mycorrhizal fungi, the two most important symbiotic interactions between plants and microorganisms that are crucial in plant and agricultural yields. Here, we determine the role of the plant SYM pathway in the structure and abundance of the microbiota in the model legume Medicago truncatula and whether this is controlled by the nitrogen or phosphorus status of the plant. We show that SYM mutants (dmi3) differ substantially from the wild type (WT) in the absolute abundance of the root microbiota, especially under nitrogen limitation. Changes in the structure of the microbiota were less pronounced and depended on both plant genotype and nutrient status. Thus, the SYM pathway has a major impact on microbial abundance in M. truncatula and also subtly alters the composition of the microbiota.","container-title":"Environmental Microbiology","DOI":"10.1111/1462-2920.16164","ISSN":"1462-2920","issue":"11","journalAbbreviation":"Environ Microbiol","language":"eng","page":"5524-5533","PMID":"36054464","PMCID":"PMC9804836","source":"PubMed","title":"Nodulation and nitrogen fixation in Medicago truncatula strongly alters the abundance of its root microbiota and subtly affects its structure","volume":"24","author":[{"family":"Tkacz","given":"Andrzej"},{"family":"Ledermann","given":"Raphael"},{"family":"Martyn","given":"Anna"},{"family":"Schornack","given":"Sebastian"},{"family":"Oldroyd","given":"Giles E. D."},{"family":"Poole","given":"Philip S."}],"issued":{"date-parts":[["2022",11]]}}},{"id":603,"uris":["http://zotero.org/users/16875439/items/K4TDA6DX"],"itemData":{"id":603,"type":"article-journal","abstract":"The wild legume Lotus japonicus engages in mutualistic symbiotic relationships with arbuscular mycorrhiza (AM) fungi and nitrogen-fixing rhizobia. Using plants grown in natural soil and community profiling of bacterial 16S rRNA genes and fungal internal transcribed spacers (ITSs), we examined the role of the Lotus symbiosis genes RAM1, NFR5, SYMRK, and CCaMK in structuring bacterial and fungal root-associated communities. We found host genotype-dependent community shifts in the root and rhizosphere compartments that were mainly confined to bacteria in nfr5 or fungi in ram1 mutants, while symrk and ccamk plants displayed major changes across both microbial kingdoms. We observed in all AM mutant roots an almost complete depletion of a large number of Glomeromycota taxa that was accompanied by a concomitant enrichment of Helotiales and Nectriaceae fungi, suggesting compensatory niche replacement within the fungal community. A subset of Glomeromycota whose colonization is strictly dependent on the common symbiosis pathway was retained in ram1 mutants, indicating that RAM1 is dispensable for intraradical colonization by some Glomeromycota fungi. However, intraradical colonization by bacteria belonging to the Burkholderiaceae and Anaeroplasmataceae is dependent on AM root infection, revealing a microbial interkingdom interaction. Despite the overall robustness of the bacterial root microbiota against major changes in the composition of root-associated fungal assemblages, bacterial and fungal cooccurrence network analysis demonstrates that simultaneous disruption of AM and rhizobium symbiosis increases the connectivity among taxa of the bacterial root microbiota. Our findings imply a broad role for Lotus symbiosis genes in structuring the root microbiota and identify unexpected microbial interkingdom interactions between root symbionts and commensal communities.IMPORTANCE Studies on symbiosis genes in plants typically focus on binary interactions between roots and soilborne nitrogen-fixing rhizobia or mycorrhizal fungi in laboratory environments. We utilized wild type and symbiosis mutants of a model legume, grown in natural soil, in which bacterial, fungal, or both symbioses are impaired to examine potential interactions between the symbionts and commensal microorganisms of the root microbiota when grown in natural soil. This revealed microbial interkingdom interactions between the root symbionts and fungal as well as bacterial commensal communities. Nevertheless, the bacterial root microbiota remains largely robust when fungal symbiosis is impaired. Our work implies a broad role for host symbiosis genes in structuring the root microbiota of legumes.","container-title":"mBio","DOI":"10.1128/mBio.01833-19","ISSN":"2150-7511","issue":"5","journalAbbreviation":"mBio","language":"eng","page":"e01833-19","PMID":"31594815","PMCID":"PMC6786870","source":"PubMed","title":"Lotus japonicus Symbiosis Genes Impact Microbial Interactions between Symbionts and Multikingdom Commensal Communities","volume":"10","author":[{"family":"Thiergart","given":"Thorsten"},{"family":"Zgadzaj","given":"Rafal"},{"family":"Bozsóki","given":"Zoltán"},{"family":"Garrido-Oter","given":"Ruben"},{"family":"Radutoiu","given":"Simona"},{"family":"Schulze-Lefert","given":"Paul"}],"issued":{"date-parts":[["2019",10,8]]}}}],"schema":"https://github.com/citation-style-language/schema/raw/master/csl-citation.json"}</w:instrText>
      </w:r>
      <w:r>
        <w:rPr>
          <w:rFonts w:cs="Times New Roman" w:ascii="Times New Roman" w:hAnsi="Times New Roman"/>
          <w:color w:val="000000" w:themeColor="text1"/>
        </w:rPr>
      </w:r>
      <w:r>
        <w:rPr>
          <w:rFonts w:cs="Times New Roman" w:ascii="Times New Roman" w:hAnsi="Times New Roman"/>
          <w:color w:val="000000"/>
        </w:rPr>
        <w:fldChar w:fldCharType="separate"/>
      </w:r>
      <w:r>
        <w:rPr>
          <w:rFonts w:cs="Times New Roman" w:ascii="Times New Roman" w:hAnsi="Times New Roman"/>
          <w:color w:val="000000" w:themeColor="text1"/>
        </w:rPr>
      </w:r>
      <w:r>
        <w:rPr>
          <w:rFonts w:cs="Times New Roman" w:ascii="Times New Roman" w:hAnsi="Times New Roman"/>
          <w:color w:val="000000"/>
          <w:kern w:val="0"/>
        </w:rPr>
        <w:t>(56–58)</w:t>
      </w:r>
      <w:r>
        <w:rPr>
          <w:rFonts w:cs="Times New Roman" w:ascii="Times New Roman" w:hAnsi="Times New Roman"/>
          <w:color w:val="000000" w:themeColor="text1"/>
        </w:rPr>
      </w:r>
      <w:r>
        <w:rPr>
          <w:rFonts w:cs="Times New Roman" w:ascii="Times New Roman" w:hAnsi="Times New Roman"/>
          <w:color w:val="000000"/>
        </w:rPr>
        <w:fldChar w:fldCharType="end"/>
      </w:r>
      <w:r>
        <w:rPr>
          <w:rFonts w:cs="Times New Roman" w:ascii="Times New Roman" w:hAnsi="Times New Roman"/>
          <w:color w:val="000000" w:themeColor="text1"/>
        </w:rPr>
        <w:t xml:space="preserve">, and rhizobial Nod-factor production has been linked to microbial connectivity </w:t>
      </w:r>
      <w:r>
        <w:fldChar w:fldCharType="begin"/>
      </w:r>
      <w:r>
        <w:rPr>
          <w:rFonts w:cs="Times New Roman" w:ascii="Times New Roman" w:hAnsi="Times New Roman"/>
          <w:color w:val="000000"/>
        </w:rPr>
        <w:instrText xml:space="preserve">ADDIN ZOTERO_ITEM CSL_CITATION {"citationID":"9EvwSLes","properties":{"unsorted":false,"formattedCitation":"(55)","plainCitation":"(55)","noteIndex":0},"citationItems":[{"id":577,"uris":["http://zotero.org/users/16875439/items/4YKUMNYH"],"itemData":{"id":577,"type":"article-journal","abstract":"Symbiosis with soil-dwelling bacteria that fix atmospheric nitrogen allows legume plants to grow in nitrogen-depleted soil. Symbiosis impacts the assembly of root microbiota, but it is unknown how the interaction between the legume host and rhizobia impacts the remaining microbiota and whether it depends on nitrogen nutrition. Here, we use plant and bacterial mutants to address the role of Nod factor signaling on Lotus japonicus root microbiota assembly. We find that Nod factors are produced by symbionts to activate Nod factor signaling in the host and that this modulates the root exudate profile and the assembly of a symbiotic root microbiota. Lotus plants with different symbiotic abilities, grown in unfertilized or nitrate-supplemented soils, display three nitrogen-dependent nutritional states: starved, symbiotic, or inorganic. We find that root and rhizosphere microbiomes associated with these states differ in composition and connectivity, demonstrating that symbiosis and inorganic nitrogen impact the legume root microbiota differently. Finally, we demonstrate that selected bacterial genera characterizing state-dependent microbiomes have a high level of accurate prediction.","container-title":"Nature Communications","DOI":"10.1038/s41467-024-47752-0","ISSN":"2041-1723","issue":"1","journalAbbreviation":"Nat Commun","language":"eng","page":"3436","PMID":"38653767","PMCID":"PMC11039659","source":"PubMed","title":"Nitrogen and Nod factor signaling determine Lotus japonicus root exudate composition and bacterial assembly","volume":"15","author":[{"family":"Tao","given":"Ke"},{"family":"Jensen","given":"Ib T."},{"family":"Zhang","given":"Sha"},{"family":"Villa-Rodríguez","given":"Eber"},{"family":"Blahovska","given":"Zuzana"},{"family":"Salomonsen","given":"Camilla Lind"},{"family":"Martyn","given":"Anna"},{"family":"Björgvinsdóttir","given":"Þuríður Nótt"},{"family":"Kelly","given":"Simon"},{"family":"Janss","given":"Luc"},{"family":"Glasius","given":"Marianne"},{"family":"Waagepetersen","given":"Rasmus"},{"family":"Radutoiu","given":"Simona"}],"issued":{"date-parts":[["2024",4,23]]}}}],"schema":"https://github.com/citation-style-language/schema/raw/master/csl-citation.json"}</w:instrText>
      </w:r>
      <w:r>
        <w:rPr>
          <w:rFonts w:cs="Times New Roman" w:ascii="Times New Roman" w:hAnsi="Times New Roman"/>
          <w:color w:val="000000" w:themeColor="text1"/>
        </w:rPr>
      </w:r>
      <w:r>
        <w:rPr>
          <w:rFonts w:cs="Times New Roman" w:ascii="Times New Roman" w:hAnsi="Times New Roman"/>
          <w:color w:val="000000"/>
        </w:rPr>
        <w:fldChar w:fldCharType="separate"/>
      </w:r>
      <w:r>
        <w:rPr>
          <w:rFonts w:cs="Times New Roman" w:ascii="Times New Roman" w:hAnsi="Times New Roman"/>
          <w:color w:val="000000" w:themeColor="text1"/>
        </w:rPr>
        <w:t>(55)</w:t>
      </w:r>
      <w:r>
        <w:rPr>
          <w:rFonts w:cs="Times New Roman" w:ascii="Times New Roman" w:hAnsi="Times New Roman"/>
          <w:color w:val="000000" w:themeColor="text1"/>
        </w:rPr>
      </w:r>
      <w:r>
        <w:rPr>
          <w:rFonts w:cs="Times New Roman" w:ascii="Times New Roman" w:hAnsi="Times New Roman"/>
          <w:color w:val="000000"/>
        </w:rPr>
        <w:fldChar w:fldCharType="end"/>
      </w:r>
      <w:r>
        <w:rPr>
          <w:rFonts w:cs="Times New Roman" w:ascii="Times New Roman" w:hAnsi="Times New Roman"/>
          <w:color w:val="000000" w:themeColor="text1"/>
        </w:rPr>
        <w:t xml:space="preserve">. SynCom experiments confirmed these effects are plant-intrinsic, with CSSP genes modulating bacterial recruitment in a gene-specific manner, likely via altered signalling and nutrient allocation. Root </w:t>
      </w:r>
      <w:r>
        <w:rPr>
          <w:rFonts w:cs="Times New Roman" w:ascii="Times New Roman" w:hAnsi="Times New Roman"/>
        </w:rPr>
        <w:t>exudate profiling revealed extensive metabolic reprogramming in CSSP mutants, with diversity patterns closely mirroring microbial shifts, indicating strong linkage between metabolic outputs and microbial assembly. Conserved effects on phenylpropanoid metabolism (cinnamic acids, flavonoids, coumarins) were observed in both hosts, consistent with mechanistic links between CCaMK-dependent Ca</w:t>
      </w:r>
      <w:r>
        <w:rPr>
          <w:rFonts w:cs="Times New Roman" w:ascii="Times New Roman" w:hAnsi="Times New Roman"/>
          <w:vertAlign w:val="superscript"/>
        </w:rPr>
        <w:t>2+</w:t>
      </w:r>
      <w:r>
        <w:rPr>
          <w:rFonts w:cs="Times New Roman" w:ascii="Times New Roman" w:hAnsi="Times New Roman"/>
        </w:rPr>
        <w:t xml:space="preserve"> signalling and secondary metabolite production </w:t>
      </w:r>
      <w:r>
        <w:fldChar w:fldCharType="begin"/>
      </w:r>
      <w:r>
        <w:rPr>
          <w:rFonts w:cs="Times New Roman" w:ascii="Times New Roman" w:hAnsi="Times New Roman"/>
        </w:rPr>
        <w:instrText xml:space="preserve">ADDIN ZOTERO_ITEM CSL_CITATION {"citationID":"MwntmYJB","properties":{"unsorted":false,"formattedCitation":"(43)","plainCitation":"(43)","noteIndex":0},"citationItems":[{"id":609,"uris":["http://zotero.org/users/16875439/items/3DR3LB7T"],"itemData":{"id":609,"type":"article-journal","abstract":"Nutrient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(43)</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t>
      </w:r>
      <w:commentRangeStart w:id="10"/>
      <w:r>
        <w:rPr>
          <w:rFonts w:cs="Times New Roman" w:ascii="Times New Roman" w:hAnsi="Times New Roman"/>
        </w:rPr>
        <w:t xml:space="preserve">Recent work identified an NSP2-MYB transcriptional module that directly activates flavonoid biosynthesis during nodulation, providing mechanistic evidence that symbiosis signalling pathways actively regulate specialised metabolism to shape microbial interactions </w:t>
      </w:r>
      <w:r>
        <w:fldChar w:fldCharType="begin"/>
      </w:r>
      <w:r>
        <w:rPr>
          <w:rFonts w:cs="Times New Roman" w:ascii="Times New Roman" w:hAnsi="Times New Roman"/>
        </w:rPr>
        <w:instrText xml:space="preserve">ADDIN ZOTERO_ITEM CSL_CITATION {"citationID":"D9zKC13s","properties":{"unsorted":false,"formattedCitation":"(78)","plainCitation":"(78)","noteIndex":0},"citationItems":[{"id":767,"uris":["http://zotero.org/users/16875439/items/CJF6W4Y4"],"itemData":{"id":767,"type":"article-journal","abstract":"&lt;h2&gt;Summary&lt;/h2&gt;&lt;p&gt;Flavonoids, produced by the plant under nutrient stress, are required to initiate the legume-rhizobia symbiosis through the activation of rhizobial &lt;i&gt;nod&lt;/i&gt; genes. Notwithstanding the central role of flavonoids in nodulation, their transcriptional regulation remains poorly understood. Here, we show that the &lt;i&gt;nodulation signaling pathway 2&lt;/i&gt; (&lt;i&gt;NSP2&lt;/i&gt;) is required for transcriptional activation of flavonoid biosynthesis genes during nodulation in &lt;i&gt;Medicago truncatula&lt;/i&gt;. Furthermore, MYB40, a legume-specific MYB transcription factor, is induced by rhizobia in the root epidermis. MYB40 directly binds to flavonoid biosynthetic gene promoters and is required for normal levels of nodulation. Biochemical and genetic evidence reveal that NSP2, not NSP1, interacts with MYB40 during rhizobial infection to strongly upregulate the symbiotic gene &lt;i&gt;chalcone O-methyltransferase 1&lt;/i&gt; in a manner dependent on MYB40 binding sites. Moreover, the overexpression of &lt;i&gt;MYB40&lt;/i&gt; and a microRNA-resistant &lt;i&gt;NSP2&lt;/i&gt; variant enhances nodulation under suboptimal rhizobial availability, suggesting this module fine-tunes symbiosis efficiency. Additionally, flavonoid regulation by NSP2 and MYB40 appears to facilitate arbuscular mycorrhizal colonization under nutrient starvation. Together, our findings establish an NSP2-MYB40 module that integrates symbiotic signaling with metabolic reprogramming, representing an evolutionary innovation for optimizing nitrogen acquisition in dynamic environments.&lt;/p&gt;","container-title":"Current Biology","DOI":"10.1016/j.cub.2026.01.013","ISSN":"0960-9822","issue":"0","journalAbbreviation":"Current Biology","language":"English","PMID":"41643674","publisher":"Elsevier","source":"www.cell.com","title":"An NSP2-MYB module orchestrates flavonoid biosynthesis and nodule symbiosis","URL":"https://www.cell.com/current-biology/abstract/S0960-9822(26)00013-8","volume":"0","author":[{"family":"Gao","given":"Jin-Peng"},{"family":"Xia","given":"Chongjing"},{"family":"Chiu","given":"Chai Hao"},{"family":"Chen","given":"Qingchao"},{"family":"Jiang","given":"Suyu"},{"family":"Wu","given":"Xiaotian"},{"family":"Liang","given":"Wenjie"},{"family":"Sun","given":"Jongho"},{"family":"Jhu","given":"Min-Yao"},{"family":"Wen","given":"Jiangqi"},{"family":"Wang","given":"Ertao"},{"family":"Murray","given":"Jeremy D."},{"family":"Oldroyd","given":"Giles E. D."}],"accessed":{"date-parts":[["2026",2,17]]},"issued":{"date-parts":[["2026",2,4]]}}}],"schema":"https://github.com/citation-style-language/schema/raw/master/csl-citation.json"}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(78)</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r>
        <w:rPr>
          <w:rFonts w:cs="Times New Roman" w:ascii="Times New Roman" w:hAnsi="Times New Roman"/>
        </w:rPr>
      </w:r>
      <w:commentRangeEnd w:id="10"/>
      <w:r>
        <w:commentReference w:id="10"/>
      </w:r>
      <w:r>
        <w:rPr>
          <w:rFonts w:cs="Times New Roman" w:ascii="Times New Roman" w:hAnsi="Times New Roman"/>
        </w:rPr>
        <w:t xml:space="preserve"> At the same time, host-specific changes were evident. </w:t>
      </w:r>
      <w:r>
        <w:rPr>
          <w:rFonts w:cs="Times New Roman" w:ascii="Times New Roman" w:hAnsi="Times New Roman"/>
          <w:i/>
          <w:iCs/>
        </w:rPr>
        <w:t>Lotus</w:t>
      </w:r>
      <w:r>
        <w:rPr>
          <w:rFonts w:cs="Times New Roman" w:ascii="Times New Roman" w:hAnsi="Times New Roman"/>
        </w:rPr>
        <w:t xml:space="preserve"> mutants showed reduced isoflavonoids, aligning with their established role in rhizobial signalling </w:t>
      </w:r>
      <w:r>
        <w:fldChar w:fldCharType="begin"/>
      </w:r>
      <w:r>
        <w:rPr>
          <w:rFonts w:cs="Times New Roman" w:ascii="Times New Roman" w:hAnsi="Times New Roman"/>
        </w:rPr>
        <w:instrText xml:space="preserve">ADDIN ZOTERO_ITEM CSL_CITATION {"citationID":"GZTlSgXg","properties":{"unsorted":false,"formattedCitation":"(24)","plainCitation":"(24)","noteIndex":0},"citationItems":[{"id":611,"uris":["http://zotero.org/users/16875439/items/FH53YT7M"],"itemData":{"id":611,"type":"article-journal","abstract":"Flavonoids are crucial signaling molecules in the symbiosis between legumes and their nitrogen-fixing symbionts, the rhizobia. The primary function of flavonoids in the interaction is to induce transcription of the genes for biosynthesis of the rhizobial signaling molecules called Nod factors, which are perceived by the plant to allow symbiotic infection of the root. Many legumes produce specific flavonoids that only induce Nod factor production in homologous rhizobia, and therefore act as important determinants of host range. Despite a wealth of evidence on legume flavonoids, relatively few have proven roles in rhizobial infection. Recent studies suggest that production of key “infection” flavonoids is highly localized at infection sites. Furthermore, some of the flavonoids being produced at infection sites are phytoalexins and may have a role in the selection of compatible symbionts during infection. The molecular details of how flavonoid production in plants is regulated during nodulation have not yet been clarified, but nitrogen availability has been shown to play a role.","container-title":"Plants","DOI":"10.3390/plants5030033","ISSN":"2223-7747","issue":"3","journalAbbreviation":"Plants (Basel)","page":"33","PMID":"27529286","PMCID":"PMC5039741","source":"PubMed Central","title":"The Role of Flavonoids in Nodulation Host-Range Specificity: An Update","title-short":"The Role of Flavonoids in Nodulation Host-Range Specificity","volume":"5","author":[{"family":"Liu","given":"Cheng-Wu"},{"family":"Murray","given":"Jeremy D."}],"issued":{"date-parts":[["2016",8,11]]}}}],"schema":"https://github.com/citation-style-language/schema/raw/master/csl-citation.json"}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(24)</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whereas </w:t>
      </w:r>
      <w:r>
        <w:rPr>
          <w:rFonts w:cs="Times New Roman" w:ascii="Times New Roman" w:hAnsi="Times New Roman"/>
          <w:i/>
          <w:iCs/>
        </w:rPr>
        <w:t>Hordeum</w:t>
      </w:r>
      <w:r>
        <w:rPr>
          <w:rFonts w:cs="Times New Roman" w:ascii="Times New Roman" w:hAnsi="Times New Roman"/>
        </w:rPr>
        <w:t xml:space="preserve"> mutants displayed differential exudation of gibberellin and abscisic acid, known modulators of AMS signalling, phosphate-dependent symbiosis suppression, and stress responses </w:t>
      </w:r>
      <w:r>
        <w:fldChar w:fldCharType="begin"/>
      </w:r>
      <w:r>
        <w:rPr>
          <w:rFonts w:cs="Times New Roman" w:ascii="Times New Roman" w:hAnsi="Times New Roman"/>
        </w:rPr>
        <w:instrText xml:space="preserve">ADDIN ZOTERO_ITEM CSL_CITATION {"citationID":"70TFRDQ1","properties":{"unsorted":false,"formattedCitation":"(79\\uc0\\u8211{}84)","plainCitation":"(79–84)","noteIndex":0},"citationItems":[{"id":614,"uris":["http://zotero.org/users/16875439/items/9933S6DJ"],"itemData":{"id":614,"type":"article-journal","abstract":"BACKGROUND AND AIMS: Arbuscular mycorrhizal symbioses are important for nutrient acquisition in &gt;80 % of terrestrial plants. Recently there have been major breakthroughs in understanding the signals that regulate colonization by the fungus, but the roles of the known plant hormones are still emerging. Here our understanding of the roles of abscisic acid, ethylene, auxin, strigolactones, salicylic acid and jasmonic acid is discussed, and the roles of gibberellins and brassinosteroids examined.\nMETHODS: Pea mutants deficient in gibberellins, DELLA proteins and brassinosteroids are used to determine whether fungal colonization is altered by the level of these hormones or signalling compounds. Expression of genes activated during mycorrhizal colonization is also monitored.\nKEY RESULTS: Arbuscular mycorrhizal colonization of pea roots is substantially increased in gibberellin-deficient na-1 mutants compared with wild-type plants. This is reversed by application of GA3. Mutant la cry-s, which lacks gibberellin signalling DELLA proteins, shows reduced colonization. These changes were parallelled by changes in the expression of genes associated with mycorrhizal colonization. The brassinosteroid-deficient lkb mutant showed no change in colonization.\nCONCLUSIONS: Biologically active gibberellins suppress arbuscule formation in pea roots, and DELLA proteins are essential for this response, indicating that this role occurs within the root cells.","container-title":"Annals of Botany","DOI":"10.1093/aob/mct041","ISSN":"1095-8290","issue":"5","journalAbbreviation":"Ann Bot","language":"eng","page":"769-779","PMID":"23508650","PMCID":"PMC3631329","source":"PubMed","title":"Plant hormones in arbuscular mycorrhizal symbioses: an emerging role for gibberellins","title-short":"Plant hormones in arbuscular mycorrhizal symbioses","volume":"111","author":[{"family":"Foo","given":"Eloise"},{"family":"Ross","given":"John J."},{"family":"Jones","given":"William T."},{"family":"Reid","given":"James B."}],"issued":{"date-parts":[["2013",5]]}}},{"id":617,"uris":["http://zotero.org/users/16875439/items/YNRCIFWY"],"itemData":{"id":617,"type":"article-journal","abstract":"Arbuscular mycorrhiza is a mutualistic plant-fungus interaction that confers great advantages for plant growth. Arbuscular mycorrhizal (AM) fungi enter the host root and form symbiotic structures that facilitate nutrient supplies between the symbionts. The gibberellins (GAs) are phytohormones known to inhibit AM fungal infection. However, our transcriptome analysis and phytohormone quantification revealed GA accumulation in the roots of Lotus japonicus infected with AM fungi, suggesting that de novo GA synthesis plays a role in arbuscular mycorrhiza development. We found pleiotropic effects of GAs on the AM fungal infection. In particular, the morphology of AM fungal colonization was drastically altered by the status of GA signaling in the host root. Exogenous GA treatment inhibited AM hyphal entry into the host root and suppressed the expression of Reduced Arbuscular Mycorrhization1 (RAM1) and RAM2 homologs that function in hyphal entry and arbuscule formation. On the other hand, inhibition of GA biosynthesis or suppression of GA signaling also affected arbuscular mycorrhiza development in the host root. Low-GA conditions suppressed arbuscular mycorrhiza-induced subtilisin-like serine protease1 (SbtM1) expression that is required for AM fungal colonization and reduced hyphal branching in the host root. The reduced hyphal branching and SbtM1 expression caused by the inhibition of GA biosynthesis were recovered by GA treatment, supporting the theory that insufficient GA signaling causes the inhibitory effects on arbuscular mycorrhiza development. Most studies have focused on the negative role of GA signaling, whereas our study demonstrates that GA signaling also positively interacts with symbiotic responses and promotes AM colonization of the host root.","container-title":"Plant Physiology","DOI":"10.1104/pp.114.247700","ISSN":"1532-2548","issue":"2","journalAbbreviation":"Plant Physiol","language":"eng","page":"545-557","PMID":"25527715","PMCID":"PMC4326748","source":"PubMed","title":"Gibberellins interfere with symbiosis signaling and gene expression and alter colonization by arbuscular mycorrhizal fungi in Lotus japonicus","volume":"167","author":[{"family":"Takeda","given":"Naoya"},{"family":"Handa","given":"Yoshihiro"},{"family":"Tsuzuki","given":"Syusaku"},{"family":"Kojima","given":"Mikiko"},{"family":"Sakakibara","given":"Hitoshi"},{"family":"Kawaguchi","given":"Masayoshi"}],"issued":{"date-parts":[["2015",2]]}}},{"id":619,"uris":["http://zotero.org/users/16875439/items/6Y54NMSB"],"itemData":{"id":619,"type":"article-journal","abstract":"Most land plants entertain a mutualistic symbiosis known as arbuscular mycorrhiza with fungi (Glomeromycota) that provide them with essential mineral nutrients, in particular phosphate (Pi), and protect them from biotic and abiotic stress. Arbuscular mycorrhizal (AM) symbiosis increases plant productivity and biodiversity and is therefore relevant for both natural plant communities and crop production. However, AM fungal populations suffer from intense farming practices in agricultural soils, in particular Pi fertilization. The dilemma between natural fertilization from AM symbiosis and chemical fertilization has raised major concern and emphasizes the need to better understand the mechanisms by which Pi suppresses AM symbiosis. Here, we test the hypothesis that Pi may interfere with AM symbiosis via the phytohormone gibberellic acid (GA) in the Solanaceous model systems Petunia hybrida and Nicotiana tabacum. Indeed, we find that GA is inhibitory to AM symbiosis and that Pi may cause GA levels to increase in mycorrhizal roots. Consistent with a role of endogenous GA as an inhibitor of AM development, GA-defective N. tabacum lines expressing a GA-metabolizing enzyme (GA methyltransferase-GAMT) are colonized more quickly by the AM fungus Rhizoglomus irregulare, and exogenous Pi is less effective in inhibiting AM colonization in these lines. Systematic gene expression analysis of GA-related genes reveals a complex picture, in which GA degradation by GA2 oxidase plays a prominent role. These findings reveal potential targets for crop breeding that could reduce Pi suppression of AM symbiosis, thereby reconciling the advantages of Pi fertilization with the diverse benefits of AM symbiosis.","container-title":"Plant &amp; Cell Physiology","DOI":"10.1093/pcp/pcab063","ISSN":"1471-9053","issue":"6","journalAbbreviation":"Plant Cell Physiol","language":"eng","page":"959-970","PMID":"34037236","PMCID":"PMC8504448","source":"PubMed","title":"Phosphate Suppression of Arbuscular Mycorrhizal Symbiosis Involves Gibberellic Acid Signaling","volume":"62","author":[{"family":"Nouri","given":"Eva"},{"family":"Surve","given":"Rohini"},{"family":"Bapaume","given":"Laure"},{"family":"Stumpe","given":"Michael"},{"family":"Chen","given":"Min"},{"family":"Zhang","given":"Yunmeng"},{"family":"Ruyter-Spira","given":"Carolien"},{"family":"Bouwmeester","given":"Harro"},{"family":"Glauser","given":"Gaëtan"},{"family":"Bruisson","given":"Sébastien"},{"family":"Reinhardt","given":"Didier"}],"issued":{"date-parts":[["2021",10,11]]}}},{"id":621,"uris":["http://zotero.org/users/16875439/items/SHIBA9US"],"itemData":{"id":621,"type":"article-journal","abstract":"Chemical exchange often serves as the first step in plant-microbe interactions and exchanges of various signals, nutrients, and metabolites continue throughout the interaction. Here, we highlight the role of metabolite exchanges and metabolic crosstalk in the microbiome-root-shoot-environment nexus. Roots secret a diverse set of metabolites; this assortment of root exudates, including secondary metabolites such as benzoxazinoids, coumarins, flavonoids, indolic compounds, and terpenes, shapes the rhizosphere microbiome. In turn, the rhizosphere microbiome affects plant growth and defense. These inter-kingdom chemical interactions are based on a metabolic circular economy, a seemingly wasteless system in which rhizosphere members exchange (i.e. consume, reuse, and redesign) metabolites. This review also describes the recently discovered phenomenon \"Systemically Induced Root Exudation of Metabolites\" in which the rhizosphere microbiome governs plant metabolism by inducing systemic responses that shift the metabolic profiles of root exudates. Metabolic exchange in the rhizosphere is based on chemical gradients that form specific microhabitats for microbial colonization and we describe recently developed high-resolution methods to study chemical interactions in the rhizosphere. Finally, we propose an action plan to advance the metabolic circular economy in the rhizosphere for sustainable solutions to the cumulative degradation of soil health in agricultural lands.","container-title":"The Plant Cell","DOI":"10.1093/plcell/koac163","ISSN":"1532-298X","issue":"9","journalAbbreviation":"Plant Cell","language":"eng","page":"3168-3182","PMID":"35678568","PMCID":"PMC9421461","source":"PubMed","title":"Plant-microbe interactions in the rhizosphere via a circular metabolic economy","volume":"34","author":[{"family":"Korenblum","given":"Elisa"},{"family":"Massalha","given":"Hassan"},{"family":"Aharoni","given":"Asaph"}],"issued":{"date-parts":[["2022",8,25]]}}},{"id":623,"uris":["http://zotero.org/users/16875439/items/GA9DMRRI"],"itemData":{"id":623,"type":"article-journal","abstract":"Plants cannot move, so they must endure abiotic stresses such as drought, salinity and extreme temperatures. These stressors greatly limit the distribution of plants, alter their growth and development, and reduce crop productivity. Recent progress in our understanding of the molecular mechanisms underlying the responses of plants to abiotic stresses emphasizes their multilevel nature; multiple processes are involved, including sensing, signalling, transcription, transcript processing, translation and post-translational protein modifications. This improved knowledge can be used to boost crop productivity and agricultural sustainability through genetic, chemical and microbial approaches.","container-title":"Nature Reviews Genetics","DOI":"10.1038/s41576-021-00413-0","ISSN":"1471-0064","issue":"2","journalAbbreviation":"Nat Rev Genet","language":"en","license":"2021 Springer Nature Limited","page":"104-119","publisher":"Nature Publishing Group","source":"www.nature.com","title":"Abiotic stress responses in plants","volume":"23","author":[{"family":"Zhang","given":"Huiming"},{"family":"Zhu","given":"Jianhua"},{"family":"Gong","given":"Zhizhong"},{"family":"Zhu","given":"Jian-Kang"}],"issued":{"date-parts":[["2022",2]]}}},{"id":625,"uris":["http://zotero.org/users/16875439/items/SC8NCSTB"],"itemData":{"id":625,"type":"article-journal","abstract":"ABA promotes arbuscular mycorrhizal colonization in Medicago truncatula via a Ser/Thr phosphatase., Legumes can establish intracellular interactions with symbiotic microbes to enhance their fitness, including the interaction with arbuscular mycorrhizal () fungi.  fungi colonize root epidermal cells to gain access to the root cortex, and this requires the recognition by the host plant of fungus-made mycorrhizal factors. Genetic dissection has revealed the symbiosis signaling pathway that allows the recognition of  fungi, but the downstream processes that are required to promote fungal infection are poorly understood. Abscisic acid () has been shown to promote arbuscule formation in tomato (Solanum lycopersicum). Here, we show that  modulates the establishment of the  symbiosis in Medicago truncatula by promoting fungal colonization at low concentrations and impairing it at high concentrations. We show that the positive regulation of  colonization via  requires a PROTEIN PHOSPHATASE 2A (PP2A) holoenzyme subunit, PP2AB′1. Mutations in PP2AB′1 cause reduced levels of  colonization that cannot be rescued with permissive  application. The action of PP2AB′1 in response to  is unlinked to the generation of calcium oscillations, as the pp2aB′1 mutant displays a normal calcium response. This contrasts with the application of high concentrations of  that impairs mycorrhizal factor-induced calcium oscillations, suggesting different modes of action of  on the  symbiosis. Our work reveals that  functions at multiple levels to regulate the  symbiosis and that a PP2A phosphatase is required for the  promotion of  colonization.","container-title":"Plant Physiology","DOI":"10.1104/pp.114.246371","ISSN":"0032-0889","issue":"4","journalAbbreviation":"Plant Physiol","page":"2077-2090","PMID":"25293963","PMCID":"PMC4256847","source":"PubMed Central","title":"Abscisic Acid Promotion of Arbuscular Mycorrhizal Colonization Requires a Component of the PROTEIN PHOSPHATASE 2A Complex1[W][OPEN]","volume":"166","author":[{"family":"Charpentier","given":"Myriam"},{"family":"Sun","given":"Jongho"},{"family":"Wen","given":"Jiangqi"},{"family":"Mysore","given":"Kirankumar S."},{"family":"Oldroyd","given":"Giles E.D."}],"issued":{"date-parts":[["2014",12]]}}}],"schema":"https://github.com/citation-style-language/schema/raw/master/csl-citation.json"}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r>
      <w:r>
        <w:rPr>
          <w:rFonts w:cs="Times New Roman" w:ascii="Times New Roman" w:hAnsi="Times New Roman"/>
          <w:kern w:val="0"/>
        </w:rPr>
        <w:t>(79–84)</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Together, these findings support a model in which CSSP genes coordinate metabolic flux through signalling and defence pathways, fine-tuning chemical outputs that govern microbial recruitment and activity. Divergent metabolic wiring in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underscores that CSSP regulation of metabolism is host-specific and shaped by evolutionary adaptation.</w:t>
      </w:r>
    </w:p>
    <w:p>
      <w:pPr>
        <w:pStyle w:val="Normal"/>
        <w:spacing w:lineRule="auto" w:line="276"/>
        <w:jc w:val="both"/>
        <w:rPr>
          <w:rFonts w:ascii="Times New Roman" w:hAnsi="Times New Roman" w:cs="Times New Roman"/>
          <w:color w:val="000000" w:themeColor="text1"/>
        </w:rPr>
      </w:pPr>
      <w:r>
        <w:rPr>
          <w:rFonts w:cs="Times New Roman" w:ascii="Times New Roman" w:hAnsi="Times New Roman"/>
          <w:color w:val="000000" w:themeColor="text1"/>
        </w:rPr>
      </w:r>
    </w:p>
    <w:p>
      <w:pPr>
        <w:pStyle w:val="Normal"/>
        <w:spacing w:lineRule="auto" w:line="276"/>
        <w:jc w:val="both"/>
        <w:rPr>
          <w:rFonts w:ascii="Times New Roman" w:hAnsi="Times New Roman" w:cs="Times New Roman"/>
        </w:rPr>
      </w:pPr>
      <w:r>
        <w:rPr>
          <w:rFonts w:cs="Times New Roman" w:ascii="Times New Roman" w:hAnsi="Times New Roman"/>
        </w:rPr>
        <w:t xml:space="preserve">Among CSSP components, CCaMK emerged as a central hub linking symbiosis signalling to broader microbial regulation. CCaMK impairment led to pronounced shifts in root-associated bacterial communities, forming genotype-specific clusters and altering the abundance of specific ASVs. In </w:t>
      </w:r>
      <w:r>
        <w:rPr>
          <w:rFonts w:cs="Times New Roman" w:ascii="Times New Roman" w:hAnsi="Times New Roman"/>
          <w:i/>
          <w:iCs/>
        </w:rPr>
        <w:t>Hordeum</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mutants showed reduced growth in soil and SynCom conditions but grew comparably to wild-type plants under axenic conditions, indicating that CCaMK mediates plant responses to microbial colonisation rather than intrinsic growth. Similar microbe-dependent growth penalties have been observed in AM-defective maize under field conditions </w:t>
      </w:r>
      <w:r>
        <w:fldChar w:fldCharType="begin"/>
      </w:r>
      <w:r>
        <w:rPr>
          <w:rFonts w:cs="Times New Roman" w:ascii="Times New Roman" w:hAnsi="Times New Roman"/>
        </w:rPr>
        <w:instrText xml:space="preserve">ADDIN ZOTERO_ITEM CSL_CITATION {"citationID":"YaCTrSq6","properties":{"unsorted":false,"formattedCitation":"(85)","plainCitation":"(85)","noteIndex":0},"citationItems":[{"id":627,"uris":["http://zotero.org/users/16875439/items/EBSXKHEE"],"itemData":{"id":627,"type":"article-journal","abstract":"Contents Summary 1135 I. Introduction 1135 II. Recruitment of plant metabolites and hormones as signals in AM symbiosis 1136 III. Phytohormones are regulators of AM symbiosis and targets of plant breeding 1137 IV. Variation in host response to AM symbiosis 1137 V. Outlook 1137 Acknowledgements 1139 References 1139 SUMMARY: Cereals (rice, maize, wheat, sorghum and the millets) provide over 50% of the world's caloric intake, a value that rises to &gt; 80% in developing countries. Since domestication, cereals have been under artificial selection, largely directed towards higher yield. Throughout this process, cereals have maintained their capacity to interact with arbuscular mycorrhizal (AM) fungi, beneficial symbionts that associate with the roots of most terrestrial plants. It has been hypothesized that the shift from the wild to cultivation, and above all the last c. 50 years of intensive breeding for high-input farming systems, has reduced the capacity of the major cereal crops to gain full benefit from AM interactions. Recent studies have shed further light on the molecular basis of establishment and functioning of AM symbiosis in cereals, providing insight into where the breeding process might have had an impact. Classic phytohormones, targets of artificial selection during the generation of Green Revolution semi-dwarf varieties, have emerged as important regulators of AM symbiosis. Although there is still much to be learnt about the mechanistic basis of variation in symbiotic outcome, these advances are providing an insight into the role of arbuscular mycorrhiza in agronomic systems.","container-title":"The New Phytologist","DOI":"10.1111/nph.15152","ISSN":"1469-8137","issue":"4","journalAbbreviation":"New Phytol","language":"eng","page":"1135-1140","PMID":"29658105","source":"PubMed","title":"The impact of domestication and crop improvement on arbuscular mycorrhizal symbiosis in cereals: insights from genetics and genomics","title-short":"The impact of domestication and crop improvement on arbuscular mycorrhizal symbiosis in cereals","volume":"220","author":[{"family":"Sawers","given":"Ruairidh J. H."},{"family":"Ramírez-Flores","given":"M. Rosario"},{"family":"Olalde-Portugal","given":"Víctor"},{"family":"Paszkowski","given":"Uta"}],"issued":{"date-parts":[["2018",12]]}}}],"schema":"https://github.com/citation-style-language/schema/raw/master/csl-citation.json"}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(85)</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These results suggest that CCaMK integrates Ca</w:t>
      </w:r>
      <w:r>
        <w:rPr>
          <w:rFonts w:cs="Times New Roman" w:ascii="Times New Roman" w:hAnsi="Times New Roman"/>
          <w:vertAlign w:val="superscript"/>
        </w:rPr>
        <w:t>2+</w:t>
      </w:r>
      <w:r>
        <w:rPr>
          <w:rFonts w:cs="Times New Roman" w:ascii="Times New Roman" w:hAnsi="Times New Roman"/>
        </w:rPr>
        <w:t xml:space="preserve"> signalling with downstream metabolic outputs to modulate microbial community assembly, balancing colonisation by beneficial microbes while constraining maladaptive interactions. Emerging evidence also links CCaMK to immunity and stress responses, further positioning it as a central regulator of plant-microbe co-regulation </w:t>
      </w:r>
      <w:r>
        <w:fldChar w:fldCharType="begin"/>
      </w:r>
      <w:r>
        <w:rPr>
          <w:rFonts w:cs="Times New Roman" w:ascii="Times New Roman" w:hAnsi="Times New Roman"/>
        </w:rPr>
        <w:instrText xml:space="preserve">ADDIN ZOTERO_ITEM CSL_CITATION {"citationID":"tucpdMrw","properties":{"unsorted":false,"formattedCitation":"(43, 86)","plainCitation":"(43, 86)","noteIndex":0},"citationItems":[{"id":609,"uris":["http://zotero.org/users/16875439/items/3DR3LB7T"],"itemData":{"id":609,"type":"article-journal","abstract":"Nutrient acquisition is crucial for sustaining life. Plants develop beneficial intracellular partnerships with arbuscular mycorrhiza (AM) and nitrogen-fixing bacteria to surmount the scarcity of soil nutrients and tap into atmospheric dinitrogen, respectively1,2. Initiation of these root endosymbioses requires symbiont-induced oscillations in nuclear calcium (Ca2+) concentrations in root cells3. How the nuclear-localized ion channels, cyclic nucleotide-gated channel (CNGC) 15 and DOESN’T MAKE INFECTIONS1 (DMI1)4 are coordinated to specify symbiotic-induced nuclear Ca2+ oscillations remains unknown. Here we discovered an autoactive CNGC15 mutant that generates spontaneous low-frequency Ca2+ oscillations. While CNGC15 produces nuclear Ca2+ oscillations via a gating mechanism involving its helix 1, DMI1 acts as a pacemaker to specify the frequency of the oscillations. We demonstrate that the specificity of symbiotic-induced nuclear Ca2+ oscillations is encoded in its frequency. A high frequency activates endosymbiosis programmes, whereas a low frequency modulates phenylpropanoid pathways. Consequently, the autoactive cngc15 mutant, which is capable of generating both frequencies, has increased flavonoids that enhance AM, root nodule symbiosis and nutrient acquisition. We transferred this trait to wheat, resulting in field-grown wheat with increased AM colonization and nutrient acquisition. Our findings reveal a new strategy to boost endosymbiosis in the field and reduce inorganic fertilizer use while sustaining plant growth.","container-title":"Nature","DOI":"10.1038/s41586-024-08424-7","ISSN":"1476-4687","issue":"8051","language":"en","license":"2025 Crown","page":"752-759","publisher":"Nature Publishing Group","source":"www.nature.com","title":"Autoactive CNGC15 enhances root endosymbiosis in legume and wheat","volume":"638","author":[{"family":"Cook","given":"Nicola M."},{"family":"Gobbato","given":"Giulia"},{"family":"Jacott","given":"Catherine N."},{"family":"Marchal","given":"Clemence"},{"family":"Hsieh","given":"Chen Yun"},{"family":"Lam","given":"Anson Ho Ching"},{"family":"Simmonds","given":"James"},{"family":"Cerro","given":"Pablo","non-dropping-particle":"del"},{"family":"Gomez","given":"Pilar Navarro"},{"family":"Rodney","given":"Clemence"},{"family":"Cruz-Mireles","given":"Neftaly"},{"family":"Uauy","given":"Cristobal"},{"family":"Haerty","given":"Wilfried"},{"family":"Lawson","given":"David M."},{"family":"Charpentier","given":"Myriam"}],"issued":{"date-parts":[["2025",2]]}}},{"id":630,"uris":["http://zotero.org/users/16875439/items/IJL54LWM"],"itemData":{"id":630,"type":"article-journal","abstract":"Calcium/calmodulin-mediated signaling contributes in diverse roles in plant growth, development, and response to environmental stimuli.","container-title":"Plant Physiology","DOI":"10.1104/pp.113.220780","ISSN":"0032-0889","issue":"2","journalAbbreviation":"Plant Physiol","page":"531-542","PMID":"24014576","PMCID":"PMC3793035","source":"PubMed Central","title":"Recent Advances in Calcium/Calmodulin-Mediated Signaling with an Emphasis on Plant-Microbe Interactions1","volume":"163","author":[{"family":"Poovaiah","given":"B.W."},{"family":"Du","given":"Liqun"},{"family":"Wang","given":"Huizhong"},{"family":"Yang","given":"Tianbao"}],"issued":{"date-parts":[["2013",10]]}}}],"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(43, 86)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t>Collectively, our findings demonstrate that CSSP genes orchestrate plant growth, root exudation, and microbial community assembly even under complex soil conditions. Beyond mutant studies, natural variation in CSSP genes offers a promising avenue to exploit plant-microbe interactions for agricultural benefit. By understanding how host genetics shape microbial recruitment and nutrient acquisition, it may be possible to select or engineer crops that efficiently harness beneficial microbiomes, even in non-symbiotic contexts. These results highlight that ancient symbiotic signalling pathways modulate broader microbial networks, offering opportunities to improve plant performance, nutrient use efficiency, and resilience through microbiome-informed breeding and management strategies.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Material and Methods</w:t>
      </w:r>
    </w:p>
    <w:p>
      <w:pPr>
        <w:pStyle w:val="Normal"/>
        <w:spacing w:lineRule="auto" w:line="276"/>
        <w:jc w:val="both"/>
        <w:rPr>
          <w:rFonts w:ascii="Times New Roman" w:hAnsi="Times New Roman" w:cs="Times New Roman"/>
          <w:b/>
          <w:b/>
          <w:bCs/>
        </w:rPr>
      </w:pPr>
      <w:r>
        <w:rPr>
          <w:rFonts w:cs="Times New Roman" w:ascii="Times New Roman" w:hAnsi="Times New Roman"/>
          <w:b/>
          <w:bCs/>
        </w:rPr>
        <w:t>Plant material, seed sterilisation and germination</w:t>
      </w:r>
    </w:p>
    <w:p>
      <w:pPr>
        <w:pStyle w:val="Normal"/>
        <w:spacing w:lineRule="auto" w:line="276"/>
        <w:jc w:val="both"/>
        <w:rPr>
          <w:rFonts w:ascii="Times New Roman" w:hAnsi="Times New Roman" w:cs="Times New Roman"/>
        </w:rPr>
      </w:pPr>
      <w:r>
        <w:rPr>
          <w:rFonts w:cs="Times New Roman" w:ascii="Times New Roman" w:hAnsi="Times New Roman"/>
          <w:i/>
          <w:iCs/>
        </w:rPr>
        <w:t>Lotus japonicus</w:t>
      </w:r>
      <w:r>
        <w:rPr>
          <w:rFonts w:cs="Times New Roman" w:ascii="Times New Roman" w:hAnsi="Times New Roman"/>
        </w:rPr>
        <w:t xml:space="preserve"> ecotype Gifu-B129 and </w:t>
      </w:r>
      <w:r>
        <w:rPr>
          <w:rFonts w:cs="Times New Roman" w:ascii="Times New Roman" w:hAnsi="Times New Roman"/>
          <w:i/>
          <w:iCs/>
        </w:rPr>
        <w:t>Hordeum vulgare</w:t>
      </w:r>
      <w:r>
        <w:rPr>
          <w:rFonts w:cs="Times New Roman" w:ascii="Times New Roman" w:hAnsi="Times New Roman"/>
        </w:rPr>
        <w:t xml:space="preserve"> var. Golden Promise were used as wild-type genotypes. Common Symbiosis Signalling Pathway (CSSP) mutants </w:t>
      </w:r>
      <w:r>
        <w:rPr>
          <w:rFonts w:cs="Times New Roman" w:ascii="Times New Roman" w:hAnsi="Times New Roman"/>
          <w:i/>
          <w:iCs/>
        </w:rPr>
        <w:t>symrk-3</w:t>
      </w:r>
      <w:r>
        <w:rPr>
          <w:rFonts w:cs="Times New Roman" w:ascii="Times New Roman" w:hAnsi="Times New Roman"/>
        </w:rPr>
        <w:t xml:space="preserve">, </w:t>
      </w:r>
      <w:r>
        <w:rPr>
          <w:rFonts w:cs="Times New Roman" w:ascii="Times New Roman" w:hAnsi="Times New Roman"/>
          <w:i/>
          <w:iCs/>
        </w:rPr>
        <w:t>ccamk-13</w:t>
      </w:r>
      <w:r>
        <w:rPr>
          <w:rFonts w:cs="Times New Roman" w:ascii="Times New Roman" w:hAnsi="Times New Roman"/>
        </w:rPr>
        <w:t xml:space="preserve">, </w:t>
      </w:r>
      <w:r>
        <w:rPr>
          <w:rFonts w:cs="Times New Roman" w:ascii="Times New Roman" w:hAnsi="Times New Roman"/>
          <w:i/>
          <w:iCs/>
        </w:rPr>
        <w:t>nsp1-1</w:t>
      </w:r>
      <w:r>
        <w:rPr>
          <w:rFonts w:cs="Times New Roman" w:ascii="Times New Roman" w:hAnsi="Times New Roman"/>
        </w:rPr>
        <w:t xml:space="preserve">, and </w:t>
      </w:r>
      <w:r>
        <w:rPr>
          <w:rFonts w:cs="Times New Roman" w:ascii="Times New Roman" w:hAnsi="Times New Roman"/>
          <w:i/>
          <w:iCs/>
        </w:rPr>
        <w:t>nsp2-3</w:t>
      </w:r>
      <w:r>
        <w:rPr>
          <w:rFonts w:cs="Times New Roman" w:ascii="Times New Roman" w:hAnsi="Times New Roman"/>
        </w:rPr>
        <w:t xml:space="preserve"> were used for </w:t>
      </w:r>
      <w:r>
        <w:rPr>
          <w:rFonts w:cs="Times New Roman" w:ascii="Times New Roman" w:hAnsi="Times New Roman"/>
          <w:i/>
          <w:iCs/>
        </w:rPr>
        <w:t>Lotus</w:t>
      </w:r>
      <w:r>
        <w:rPr>
          <w:rFonts w:cs="Times New Roman" w:ascii="Times New Roman" w:hAnsi="Times New Roman"/>
        </w:rPr>
        <w:t xml:space="preserve"> (Aarhus University LORE1 insertion mutant collection in the Gifu-B129 background </w:t>
      </w:r>
      <w:r>
        <w:fldChar w:fldCharType="begin"/>
      </w:r>
      <w:r>
        <w:rPr>
          <w:rFonts w:cs="Times New Roman" w:ascii="Times New Roman" w:hAnsi="Times New Roman"/>
        </w:rPr>
        <w:instrText xml:space="preserve">ADDIN ZOTERO_ITEM CSL_CITATION {"citationID":"sjT24Ti9","properties":{"unsorted":false,"formattedCitation":"(87)","plainCitation":"(87)","noteIndex":0},"citationItems":[{"id":514,"uris":["http://zotero.org/users/16875439/items/H2CTBIHK"],"itemData":{"id":514,"type":"article-journal","abstract":"Long terminal repeat (LTR) retrotransposons are closely related to retroviruses, and their activities shape eukaryotic genomes. Here, we present a complete Lotus japonicus insertion mutant collection generated by identification of 640 653 new insertion events following de novo activation of the LTR element Lotus retrotransposon 1 (LORE1) (http://lotus.au.dk). Insertion preferences are critical for effective gene targeting, and we exploit our large dataset to analyse LTR element characteristics in this context. We infer the mechanism that generates the consensus palindromes typical of retroviral and LTR retrotransposon insertion sites, identify a short relaxed insertion site motif, and demonstrate selective integration into CHG-hypomethylated genes. These characteristics result in a steep increase in deleterious mutation rate following activation, and allow LORE1 active gene targeting to approach saturation within a population of 134 682 L. japonicus lines. We suggest that saturation mutagenesis using endogenous LTR retrotransposons with germinal activity can be used as a general and cost-efficient strategy for generation of non-transgenic mutant collections for unrestricted use in plant research.","container-title":"The Plant Journal: For Cell and Molecular Biology","DOI":"10.1111/tpj.13243","ISSN":"1365-313X","issue":"2","journalAbbreviation":"Plant J","language":"eng","page":"306-317","PMID":"27322352","source":"PubMed","title":"The LORE1 insertion mutant resource","volume":"88","author":[{"family":"Małolepszy","given":"Anna"},{"family":"Mun","given":"Terry"},{"family":"Sandal","given":"Niels"},{"family":"Gupta","given":"Vikas"},{"family":"Dubin","given":"Manu"},{"family":"Urbański","given":"Dorian"},{"family":"Shah","given":"Niraj"},{"family":"Bachmann","given":"Asger"},{"family":"Fukai","given":"Eigo"},{"family":"Hirakawa","given":"Hideki"},{"family":"Tabata","given":"Satoshi"},{"family":"Nadzieja","given":"Marcin"},{"family":"Markmann","given":"Katharina"},{"family":"Su","given":"Junyi"},{"family":"Umehara","given":"Yosuke"},{"family":"Soyano","given":"Takashi"},{"family":"Miyahara","given":"Akira"},{"family":"Sato","given":"Shusei"},{"family":"Hayashi","given":"Makoto"},{"family":"Stougaard","given":"Jens"},{"family":"Andersen","given":"Stig U."}],"issued":{"date-parts":[["2016",10]]}}}],"schema":"https://github.com/citation-style-language/schema/raw/master/csl-citation.json"}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(87)</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while CRISPR/Cas9 mutants </w:t>
      </w:r>
      <w:r>
        <w:rPr>
          <w:rFonts w:cs="Times New Roman" w:ascii="Times New Roman" w:hAnsi="Times New Roman"/>
          <w:i/>
          <w:iCs/>
        </w:rPr>
        <w:t>symrk-1</w:t>
      </w:r>
      <w:r>
        <w:rPr>
          <w:rFonts w:cs="Times New Roman" w:ascii="Times New Roman" w:hAnsi="Times New Roman"/>
        </w:rPr>
        <w:t xml:space="preserve">, </w:t>
      </w:r>
      <w:r>
        <w:rPr>
          <w:rFonts w:cs="Times New Roman" w:ascii="Times New Roman" w:hAnsi="Times New Roman"/>
          <w:i/>
          <w:iCs/>
        </w:rPr>
        <w:t>ccamk-1</w:t>
      </w:r>
      <w:r>
        <w:rPr>
          <w:rFonts w:cs="Times New Roman" w:ascii="Times New Roman" w:hAnsi="Times New Roman"/>
        </w:rPr>
        <w:t xml:space="preserve">, </w:t>
      </w:r>
      <w:r>
        <w:rPr>
          <w:rFonts w:cs="Times New Roman" w:ascii="Times New Roman" w:hAnsi="Times New Roman"/>
          <w:i/>
          <w:iCs/>
        </w:rPr>
        <w:t>nsp1-1</w:t>
      </w:r>
      <w:r>
        <w:rPr>
          <w:rFonts w:cs="Times New Roman" w:ascii="Times New Roman" w:hAnsi="Times New Roman"/>
        </w:rPr>
        <w:t xml:space="preserve">, and </w:t>
      </w:r>
      <w:r>
        <w:rPr>
          <w:rFonts w:cs="Times New Roman" w:ascii="Times New Roman" w:hAnsi="Times New Roman"/>
          <w:i/>
          <w:iCs/>
        </w:rPr>
        <w:t>nsp2-1</w:t>
      </w:r>
      <w:r>
        <w:rPr>
          <w:rFonts w:cs="Times New Roman" w:ascii="Times New Roman" w:hAnsi="Times New Roman"/>
        </w:rPr>
        <w:t xml:space="preserve"> were used for </w:t>
      </w:r>
      <w:r>
        <w:rPr>
          <w:rFonts w:cs="Times New Roman" w:ascii="Times New Roman" w:hAnsi="Times New Roman"/>
          <w:i/>
          <w:iCs/>
        </w:rPr>
        <w:t xml:space="preserve">Hordeum </w:t>
      </w:r>
      <w:r>
        <w:fldChar w:fldCharType="begin"/>
      </w:r>
      <w:r>
        <w:rPr>
          <w:i/>
          <w:iCs/>
          <w:rFonts w:cs="Times New Roman" w:ascii="Times New Roman" w:hAnsi="Times New Roman"/>
        </w:rPr>
        <w:instrText xml:space="preserve">ADDIN ZOTERO_ITEM CSL_CITATION {"citationID":"Gc1wWL3s","properties":{"unsorted":false,"formattedCitation":"(50)","plainCitation":"(50)","noteIndex":0},"citationItems":[{"id":509,"uris":["http://zotero.org/users/16875439/items/EMRWXF56"],"itemData":{"id":509,"type":"article-journal","abstract":"Many plants associate with arbuscular mycorrhizal fungi for nutrient acquisition, while legumes also associate with nitrogen-fixing rhizobial bacteria. Both associations rely on symbiosis signaling and here we show that cereals can perceive lipochitooligosaccharides (LCOs) for activation of symbiosis signaling, surprisingly including Nod factors produced by nitrogen-fixing bacteria. However, legumes show stringent perception of specifically decorated LCOs, that is absent in cereals. LCO perception in plants is activated by nutrient starvation, through transcriptional regulation of Nodulation Signaling Pathway (NSP)1 and NSP2. These transcription factors induce expression of an LCO receptor and act through the control of strigolactone biosynthesis and the karrikin-like receptor DWARF14-LIKE. We conclude that LCO production and perception is coordinately regulated by nutrient starvation to promote engagement with mycorrhizal fungi. Our work has implications for the use of both mycorrhizal and rhizobial associations for sustainable productivity in cereals.","container-title":"Nature Communications","DOI":"10.1038/s41467-022-33908-3","ISSN":"2041-1723","issue":"1","journalAbbreviation":"Nat Commun","language":"en","license":"2022 The Author(s)","page":"6421","publisher":"Nature Publishing Group","source":"www.nature.com","title":"Nutrient regulation of lipochitooligosaccharide recognition in plants via NSP1 and NSP2","volume":"13","author":[{"family":"Li","given":"Xin-Ran"},{"family":"Sun","given":"Jongho"},{"family":"Albinsky","given":"Doris"},{"family":"Zarrabian","given":"Darius"},{"family":"Hull","given":"Raphaella"},{"family":"Lee","given":"Tak"},{"family":"Jarratt-Barnham","given":"Edwin"},{"family":"Chiu","given":"Chai Hao"},{"family":"Jacobsen","given":"Amy"},{"family":"Soumpourou","given":"Eleni"},{"family":"Albanese","given":"Alessio"},{"family":"Kohlen","given":"Wouter"},{"family":"Luginbuehl","given":"Leonie H."},{"family":"Guillotin","given":"Bruno"},{"family":"Lawrensen","given":"Tom"},{"family":"Lin","given":"Hui"},{"family":"Murray","given":"Jeremy"},{"family":"Wallington","given":"Emma"},{"family":"Harwood","given":"Wendy"},{"family":"Choi","given":"Jeongmin"},{"family":"Paszkowski","given":"Uta"},{"family":"Oldroyd","given":"Giles E. D."}],"issued":{"date-parts":[["2022",10,28]]}}}],"schema":"https://github.com/citation-style-language/schema/raw/master/csl-citation.json"}</w:instrText>
      </w:r>
      <w:r>
        <w:rPr>
          <w:rFonts w:cs="Times New Roman" w:ascii="Times New Roman" w:hAnsi="Times New Roman"/>
          <w:i/>
          <w:iCs/>
        </w:rPr>
      </w:r>
      <w:r>
        <w:rPr>
          <w:i/>
          <w:iCs/>
          <w:rFonts w:cs="Times New Roman" w:ascii="Times New Roman" w:hAnsi="Times New Roman"/>
        </w:rPr>
        <w:fldChar w:fldCharType="separate"/>
      </w:r>
      <w:r>
        <w:rPr>
          <w:rFonts w:cs="Times New Roman" w:ascii="Times New Roman" w:hAnsi="Times New Roman"/>
          <w:i/>
          <w:iCs/>
        </w:rPr>
      </w:r>
      <w:r>
        <w:rPr>
          <w:rFonts w:cs="Times New Roman" w:ascii="Times New Roman" w:hAnsi="Times New Roman"/>
        </w:rPr>
        <w:t>(50)</w:t>
      </w:r>
      <w:r>
        <w:rPr>
          <w:rFonts w:cs="Times New Roman" w:ascii="Times New Roman" w:hAnsi="Times New Roman"/>
          <w:i/>
          <w:iCs/>
        </w:rPr>
      </w:r>
      <w:r>
        <w:rPr>
          <w:i/>
          <w:iCs/>
          <w:rFonts w:cs="Times New Roman" w:ascii="Times New Roman" w:hAnsi="Times New Roman"/>
        </w:rPr>
        <w:fldChar w:fldCharType="end"/>
      </w:r>
      <w:r>
        <w:rPr>
          <w:rFonts w:cs="Times New Roman" w:ascii="Times New Roman" w:hAnsi="Times New Roman"/>
        </w:rPr>
        <w:t xml:space="preserve">. Seeds were surface-sterilised in 4% (v/v) bleach for 5min, followed by five washes with sterile milliQ water. </w:t>
      </w:r>
      <w:r>
        <w:rPr>
          <w:rFonts w:cs="Times New Roman" w:ascii="Times New Roman" w:hAnsi="Times New Roman"/>
          <w:i/>
          <w:iCs/>
        </w:rPr>
        <w:t>Lotus</w:t>
      </w:r>
      <w:r>
        <w:rPr>
          <w:rFonts w:cs="Times New Roman" w:ascii="Times New Roman" w:hAnsi="Times New Roman"/>
        </w:rPr>
        <w:t xml:space="preserve"> seeds were additionally scarified with sandpaper prior to sterilisation and incubated overnight at 4°C with gentle shaking in sterile milliQ. Seeds were germinated on moist filter paper in sterile square Petri dishes for five days (21°C; 14/10h day/night cycle).</w:t>
      </w:r>
    </w:p>
    <w:p>
      <w:pPr>
        <w:pStyle w:val="Normal"/>
        <w:spacing w:lineRule="auto" w:line="276"/>
        <w:jc w:val="both"/>
        <w:rPr>
          <w:rFonts w:ascii="Times New Roman" w:hAnsi="Times New Roman" w:cs="Times New Roman"/>
          <w:highlight w:val="green"/>
        </w:rPr>
      </w:pPr>
      <w:r>
        <w:rPr>
          <w:rFonts w:cs="Times New Roman" w:ascii="Times New Roman" w:hAnsi="Times New Roman"/>
          <w:highlight w:val="green"/>
        </w:rPr>
      </w:r>
    </w:p>
    <w:p>
      <w:pPr>
        <w:pStyle w:val="Normal"/>
        <w:spacing w:lineRule="auto" w:line="276"/>
        <w:jc w:val="both"/>
        <w:rPr>
          <w:rFonts w:ascii="Times New Roman" w:hAnsi="Times New Roman" w:cs="Times New Roman"/>
          <w:b/>
          <w:b/>
          <w:bCs/>
        </w:rPr>
      </w:pPr>
      <w:r>
        <w:rPr>
          <w:rFonts w:cs="Times New Roman" w:ascii="Times New Roman" w:hAnsi="Times New Roman"/>
          <w:b/>
          <w:bCs/>
        </w:rPr>
        <w:t xml:space="preserve">Plant cultivation in Askov soils with different fertilisation regimes </w:t>
      </w:r>
    </w:p>
    <w:p>
      <w:pPr>
        <w:pStyle w:val="Normal"/>
        <w:spacing w:lineRule="auto" w:line="276"/>
        <w:jc w:val="both"/>
        <w:rPr>
          <w:rFonts w:ascii="Times New Roman" w:hAnsi="Times New Roman" w:cs="Times New Roman"/>
        </w:rPr>
      </w:pPr>
      <w:r>
        <w:rPr>
          <w:rFonts w:cs="Times New Roman" w:ascii="Times New Roman" w:hAnsi="Times New Roman"/>
        </w:rPr>
        <w:t xml:space="preserve">Germinated seedlings were transplanted into sterile 4x4x9cm pots containing a bottom layer of autoclaved LECA (2-4mm; 120°C for 20min; 50ml), an upper layer of soil (80ml), and a 1cm top layer of autoclaved fine vermiculite. Three soils from the long-term Askov field study in Denmark were used, collected in 2019 from fields that have received defined fertilisation regimes for 125 years </w:t>
      </w:r>
      <w:r>
        <w:fldChar w:fldCharType="begin"/>
      </w:r>
      <w:r>
        <w:rPr>
          <w:rFonts w:cs="Times New Roman" w:ascii="Times New Roman" w:hAnsi="Times New Roman"/>
        </w:rPr>
        <w:instrText xml:space="preserve">ADDIN ZOTERO_ITEM CSL_CITATION {"citationID":"GZtfSbxN","properties":{"unsorted":false,"formattedCitation":"(60)","plainCitation":"(60)","noteIndex":0},"citationItems":[{"id":511,"uris":["http://zotero.org/users/16875439/items/HBBTIG79"],"itemData":{"id":511,"type":"article-journal","abstract":"Long-term agricultural field experiments are essential for quantifying changes in soil properties and associated crop productivity that occur slowly but continue over long periods. Initiated in 1894 in the South of Denmark, the Askov long-term experiment (LTE) is among the few LTEs in the world that continued for more than 125 years. The experiment compares different rates of nitrogen, phosphorus, and potassium applied in mineral fertilizers or animal manure with abundant treatment replicates. With well-managed treatments, detailed yield records, and a soil archive dating back to 1923, today the Askov-LTE represents a unique platform for research not envisioned at the start of experiments. Here, we provide a short description of site characteristics and experimental layout, examples of historic crop yields and changes in soil carbon (C) content. We provide short overviews of some of the studies that have used the Askov-LTE as a research platform. These include crop yield-related research; models simulating changes in soil C; availability of soil P reserves; indicators of biological, chemical, and physical soil quality; and studies related to prehistoric archaeology. Finally, we offer some reflections on long-term field experimentation.","container-title":"Journal of Plant Nutrition and Soil Science","DOI":"10.1002/jpln.202100354","ISSN":"1522-2624","issue":"2","language":"en","license":"© 2022 The Authors. Journal of Plant Nutrition and Soil Science published by Wiley-VCH GmbH","note":"_eprint: https://onlinelibrary.wiley.com/doi/pdf/10.1002/jpln.202100354","page":"187-201","source":"Wiley Online Library","title":"The Askov long-term field experiment (1894–2021) represents a unique research platform","volume":"185","author":[{"family":"Christensen","given":"Bent T."},{"family":"Thomsen","given":"Ingrid K."},{"family":"Eriksen","given":"Jørgen"}],"issued":{"date-parts":[["2022"]]}}}],"schema":"https://github.com/citation-style-language/schema/raw/master/csl-citation.json"}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(60)</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These included highly fertilised soil with NPK supplementation (NPK), a nitrogen-deficient soil with PK fertilisation (PK), and an unfertilised soil (UF). Six biological replicates were included per condition. Each replicate consisted of three pots containing one plant per pot for </w:t>
      </w:r>
      <w:r>
        <w:rPr>
          <w:rFonts w:cs="Times New Roman" w:ascii="Times New Roman" w:hAnsi="Times New Roman"/>
          <w:i/>
          <w:iCs/>
        </w:rPr>
        <w:t>Hordeum</w:t>
      </w:r>
      <w:r>
        <w:rPr>
          <w:rFonts w:cs="Times New Roman" w:ascii="Times New Roman" w:hAnsi="Times New Roman"/>
        </w:rPr>
        <w:t xml:space="preserve"> (total n=18) and 10 plants per pot for </w:t>
      </w:r>
      <w:r>
        <w:rPr>
          <w:rFonts w:cs="Times New Roman" w:ascii="Times New Roman" w:hAnsi="Times New Roman"/>
          <w:i/>
          <w:iCs/>
        </w:rPr>
        <w:t xml:space="preserve">Lotus </w:t>
      </w:r>
      <w:r>
        <w:rPr>
          <w:rFonts w:cs="Times New Roman" w:ascii="Times New Roman" w:hAnsi="Times New Roman"/>
        </w:rPr>
        <w:t xml:space="preserve">(total n=60), except for </w:t>
      </w:r>
      <w:r>
        <w:rPr>
          <w:rFonts w:cs="Times New Roman" w:ascii="Times New Roman" w:hAnsi="Times New Roman"/>
          <w:i/>
        </w:rPr>
        <w:t>Lotus</w:t>
      </w:r>
      <w:r>
        <w:rPr>
          <w:rFonts w:cs="Times New Roman" w:ascii="Times New Roman" w:hAnsi="Times New Roman"/>
        </w:rPr>
        <w:t xml:space="preserve"> </w:t>
      </w:r>
      <w:r>
        <w:rPr>
          <w:rFonts w:cs="Times New Roman" w:ascii="Times New Roman" w:hAnsi="Times New Roman"/>
          <w:i/>
        </w:rPr>
        <w:t>symrk-3</w:t>
      </w:r>
      <w:r>
        <w:rPr>
          <w:rFonts w:cs="Times New Roman" w:ascii="Times New Roman" w:hAnsi="Times New Roman"/>
        </w:rPr>
        <w:t xml:space="preserve"> mutants, which contained six plants per pot due to reduced germination rates. Plants were watered with sterile milliQ water and cultivated in growth chambers with </w:t>
      </w:r>
      <w:r>
        <w:rPr>
          <w:rFonts w:cs="Times New Roman" w:ascii="Times New Roman" w:hAnsi="Times New Roman"/>
          <w:i/>
          <w:iCs/>
        </w:rPr>
        <w:t xml:space="preserve">Lotus </w:t>
      </w:r>
      <w:r>
        <w:rPr>
          <w:rFonts w:cs="Times New Roman" w:ascii="Times New Roman" w:hAnsi="Times New Roman"/>
        </w:rPr>
        <w:t>(16/8 day/night hours, 75/75% room humidity day/night, 22/18°C day/night temperature, 200/0μmol m</w:t>
      </w:r>
      <w:r>
        <w:rPr>
          <w:rFonts w:cs="Times New Roman" w:ascii="Times New Roman" w:hAnsi="Times New Roman"/>
          <w:vertAlign w:val="superscript"/>
        </w:rPr>
        <w:t>-2</w:t>
      </w:r>
      <w:r>
        <w:rPr>
          <w:rFonts w:cs="Times New Roman" w:ascii="Times New Roman" w:hAnsi="Times New Roman"/>
        </w:rPr>
        <w:t xml:space="preserve"> s</w:t>
      </w:r>
      <w:r>
        <w:rPr>
          <w:rFonts w:cs="Times New Roman" w:ascii="Times New Roman" w:hAnsi="Times New Roman"/>
          <w:vertAlign w:val="superscript"/>
        </w:rPr>
        <w:t>-1</w:t>
      </w:r>
      <w:r>
        <w:rPr>
          <w:rFonts w:cs="Times New Roman" w:ascii="Times New Roman" w:hAnsi="Times New Roman"/>
        </w:rPr>
        <w:t xml:space="preserve"> light density day/night) or </w:t>
      </w:r>
      <w:r>
        <w:rPr>
          <w:rFonts w:cs="Times New Roman" w:ascii="Times New Roman" w:hAnsi="Times New Roman"/>
          <w:i/>
          <w:iCs/>
        </w:rPr>
        <w:t>Hordeum</w:t>
      </w:r>
      <w:r>
        <w:rPr>
          <w:rFonts w:cs="Times New Roman" w:ascii="Times New Roman" w:hAnsi="Times New Roman"/>
        </w:rPr>
        <w:t xml:space="preserve"> settings (16/8 day/night hours, 75/80% room humidity day/night, 18/16°C day/night temperatures, 200/0 μmol m</w:t>
      </w:r>
      <w:r>
        <w:rPr>
          <w:rFonts w:cs="Times New Roman" w:ascii="Times New Roman" w:hAnsi="Times New Roman"/>
          <w:vertAlign w:val="superscript"/>
        </w:rPr>
        <w:t>-2</w:t>
      </w:r>
      <w:r>
        <w:rPr>
          <w:rFonts w:cs="Times New Roman" w:ascii="Times New Roman" w:hAnsi="Times New Roman"/>
        </w:rPr>
        <w:t xml:space="preserve"> s</w:t>
      </w:r>
      <w:r>
        <w:rPr>
          <w:rFonts w:cs="Times New Roman" w:ascii="Times New Roman" w:hAnsi="Times New Roman"/>
          <w:vertAlign w:val="superscript"/>
        </w:rPr>
        <w:t>-1</w:t>
      </w:r>
      <w:r>
        <w:rPr>
          <w:rFonts w:cs="Times New Roman" w:ascii="Times New Roman" w:hAnsi="Times New Roman"/>
        </w:rPr>
        <w:t xml:space="preserve"> light density day/night) for three weeks.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Sample collection and 16S rRNA amplicon sequencing of plants grown in Askov soils</w:t>
      </w:r>
    </w:p>
    <w:p>
      <w:pPr>
        <w:pStyle w:val="Normal"/>
        <w:spacing w:lineRule="auto" w:line="276"/>
        <w:jc w:val="both"/>
        <w:rPr>
          <w:rFonts w:ascii="Times New Roman" w:hAnsi="Times New Roman" w:cs="Times New Roman"/>
        </w:rPr>
      </w:pPr>
      <w:r>
        <w:rPr>
          <w:rFonts w:cs="Times New Roman" w:ascii="Times New Roman" w:hAnsi="Times New Roman"/>
        </w:rPr>
        <w:t xml:space="preserve">The soil block containing plant roots was removed from the pots, and loosely adhering soil was manually removed. Shoots and roots were separated, and shoot fresh weight was recorded. Roots from plants belonging to one biological replicate were pooled and washed five times in sterile milliQ water by vigorous manual shaking for 30sec. ‘Rhizosphere’ samples were obtained from pellets collected after centrifugation of the first wash solution (15min at 4,000 x </w:t>
      </w:r>
      <w:r>
        <w:rPr>
          <w:rFonts w:cs="Times New Roman" w:ascii="Times New Roman" w:hAnsi="Times New Roman"/>
          <w:i/>
          <w:iCs/>
        </w:rPr>
        <w:t>g</w:t>
      </w:r>
      <w:r>
        <w:rPr>
          <w:rFonts w:cs="Times New Roman" w:ascii="Times New Roman" w:hAnsi="Times New Roman"/>
        </w:rPr>
        <w:t xml:space="preserve">). For </w:t>
      </w:r>
      <w:r>
        <w:rPr>
          <w:rFonts w:cs="Times New Roman" w:ascii="Times New Roman" w:hAnsi="Times New Roman"/>
          <w:i/>
          <w:iCs/>
        </w:rPr>
        <w:t xml:space="preserve">Lotus </w:t>
      </w:r>
      <w:r>
        <w:rPr>
          <w:rFonts w:cs="Times New Roman" w:ascii="Times New Roman" w:hAnsi="Times New Roman"/>
        </w:rPr>
        <w:t xml:space="preserve">wild-type plants, nodules were excised using scalpels and collected as separate ‘nodule’ fraction. Roots were blotted dry using sterile filter paper, cut into 1cm pieces, and collected as the ‘root’ fraction. Bulk soil samples were obtained from unplanted pots. </w:t>
      </w:r>
      <w:r>
        <w:rPr>
          <w:rFonts w:cs="Times New Roman" w:ascii="Times New Roman" w:hAnsi="Times New Roman"/>
          <w:i/>
          <w:iCs/>
        </w:rPr>
        <w:t xml:space="preserve">Lotus </w:t>
      </w:r>
      <w:r>
        <w:rPr>
          <w:rFonts w:cs="Times New Roman" w:ascii="Times New Roman" w:hAnsi="Times New Roman"/>
        </w:rPr>
        <w:t xml:space="preserve">root samples were stored in sterile 15ml tubes and </w:t>
      </w:r>
      <w:r>
        <w:rPr>
          <w:rFonts w:cs="Times New Roman" w:ascii="Times New Roman" w:hAnsi="Times New Roman"/>
          <w:i/>
          <w:iCs/>
        </w:rPr>
        <w:t>Hordeum</w:t>
      </w:r>
      <w:r>
        <w:rPr>
          <w:rFonts w:cs="Times New Roman" w:ascii="Times New Roman" w:hAnsi="Times New Roman"/>
        </w:rPr>
        <w:t xml:space="preserve"> root samples in 15ml Precellys tubes containing a single 1x1cm ceramic bead. Rhizosphere and bulk soil samples were transferred to tubes of of the Fast DNA Spin Kit for Soil (MP Biomedicals), snap-frozen in liquid nitrogen, and stored at -70°C until further processing. </w:t>
      </w:r>
    </w:p>
    <w:p>
      <w:pPr>
        <w:pStyle w:val="Normal"/>
        <w:spacing w:lineRule="auto" w:line="276"/>
        <w:jc w:val="both"/>
        <w:rPr>
          <w:rFonts w:ascii="Times New Roman" w:hAnsi="Times New Roman" w:cs="Times New Roman"/>
        </w:rPr>
      </w:pPr>
      <w:r>
        <w:rPr>
          <w:rFonts w:cs="Times New Roman" w:ascii="Times New Roman" w:hAnsi="Times New Roman"/>
          <w:i/>
          <w:iCs/>
        </w:rPr>
        <w:t xml:space="preserve">Lotus </w:t>
      </w:r>
      <w:r>
        <w:rPr>
          <w:rFonts w:cs="Times New Roman" w:ascii="Times New Roman" w:hAnsi="Times New Roman"/>
        </w:rPr>
        <w:t xml:space="preserve">root samples were homogenised by vortexing until a fine powder was obtained. </w:t>
      </w:r>
      <w:r>
        <w:rPr>
          <w:rFonts w:cs="Times New Roman" w:ascii="Times New Roman" w:hAnsi="Times New Roman"/>
          <w:i/>
          <w:iCs/>
        </w:rPr>
        <w:t>Hordeum</w:t>
      </w:r>
      <w:r>
        <w:rPr>
          <w:rFonts w:cs="Times New Roman" w:ascii="Times New Roman" w:hAnsi="Times New Roman"/>
        </w:rPr>
        <w:t xml:space="preserve"> roots were homogenised using a Precellys Homogeniser (Bertin Technologies) for 30sec at 6200rpm, repeated if necessary. A subset of homogenised root material was transferred to Fast DNA Spin Kit for Soil tubes (MP Biomedicals), and DNA was extracted according to the manufacturer’s protocol. DNA concentrations were determined using Quant-iT PicoGreen dsDNA assay kit (Life Technologies) and adjusted to 3.5ng/μl. Library preparation and sequencing were performed separately for </w:t>
      </w:r>
      <w:r>
        <w:rPr>
          <w:rFonts w:cs="Times New Roman" w:ascii="Times New Roman" w:hAnsi="Times New Roman"/>
          <w:i/>
          <w:iCs/>
        </w:rPr>
        <w:t xml:space="preserve">Lotus </w:t>
      </w:r>
      <w:r>
        <w:rPr>
          <w:rFonts w:cs="Times New Roman" w:ascii="Times New Roman" w:hAnsi="Times New Roman"/>
        </w:rPr>
        <w:t xml:space="preserve">and </w:t>
      </w:r>
      <w:r>
        <w:rPr>
          <w:rFonts w:cs="Times New Roman" w:ascii="Times New Roman" w:hAnsi="Times New Roman"/>
          <w:i/>
          <w:iCs/>
        </w:rPr>
        <w:t>Hordeum</w:t>
      </w:r>
      <w:r>
        <w:rPr>
          <w:rFonts w:cs="Times New Roman" w:ascii="Times New Roman" w:hAnsi="Times New Roman"/>
        </w:rPr>
        <w:t xml:space="preserve"> samples. Primers targeting the V5</w:t>
      </w:r>
      <w:r>
        <w:rPr>
          <w:rFonts w:cs="Times New Roman" w:ascii="Times New Roman" w:hAnsi="Times New Roman"/>
          <w:b/>
          <w:bCs/>
        </w:rPr>
        <w:t>-</w:t>
      </w:r>
      <w:r>
        <w:rPr>
          <w:rFonts w:cs="Times New Roman" w:ascii="Times New Roman" w:hAnsi="Times New Roman"/>
        </w:rPr>
        <w:t>V7 region of the bacterial 16S rRNA gene (</w:t>
      </w:r>
      <w:r>
        <w:rPr>
          <w:rFonts w:cs="Times New Roman" w:ascii="Times New Roman" w:hAnsi="Times New Roman"/>
          <w:i/>
          <w:iCs/>
        </w:rPr>
        <w:t>Lotus</w:t>
      </w:r>
      <w:r>
        <w:rPr>
          <w:rFonts w:cs="Times New Roman" w:ascii="Times New Roman" w:hAnsi="Times New Roman"/>
        </w:rPr>
        <w:t xml:space="preserve"> library: 799F AACMGGATTAGATACCCKG, 1192R ACGTCATCCCCACCTTCC; </w:t>
      </w:r>
      <w:r>
        <w:rPr>
          <w:rFonts w:cs="Times New Roman" w:ascii="Times New Roman" w:hAnsi="Times New Roman"/>
          <w:i/>
          <w:iCs/>
        </w:rPr>
        <w:t>Hordeum</w:t>
      </w:r>
      <w:r>
        <w:rPr>
          <w:rFonts w:cs="Times New Roman" w:ascii="Times New Roman" w:hAnsi="Times New Roman"/>
        </w:rPr>
        <w:t xml:space="preserve"> library: </w:t>
      </w:r>
      <w:r>
        <w:rPr>
          <w:rFonts w:cs="Times New Roman" w:ascii="Times New Roman" w:hAnsi="Times New Roman"/>
          <w:color w:val="000000" w:themeColor="text1"/>
        </w:rPr>
        <w:t xml:space="preserve">799F TCGTCGGCAGCGTCAGATGTGTATAAGAGACAGAACMGGATTAGATACCCKG, 1192R </w:t>
      </w:r>
      <w:r>
        <w:rPr>
          <w:rFonts w:cs="Times New Roman" w:ascii="Times New Roman" w:hAnsi="Times New Roman"/>
        </w:rPr>
        <w:t>GTCTCGTGGGCTCGGAGATG-TGTATAAGAGACAGACGTCATCCCCACCTTCC</w:t>
      </w:r>
      <w:r>
        <w:rPr>
          <w:rFonts w:cs="Times New Roman" w:ascii="Times New Roman" w:hAnsi="Times New Roman"/>
          <w:color w:val="000000" w:themeColor="text1"/>
        </w:rPr>
        <w:t xml:space="preserve">) were used in </w:t>
      </w:r>
      <w:r>
        <w:rPr>
          <w:rFonts w:cs="Times New Roman" w:ascii="Times New Roman" w:hAnsi="Times New Roman"/>
        </w:rPr>
        <w:t>an initial PCR followed by a second PCR using unique barcoded primers with Illumina MiSeq (</w:t>
      </w:r>
      <w:r>
        <w:rPr>
          <w:rFonts w:cs="Times New Roman" w:ascii="Times New Roman" w:hAnsi="Times New Roman"/>
          <w:i/>
          <w:iCs/>
        </w:rPr>
        <w:t>Lotus</w:t>
      </w:r>
      <w:r>
        <w:rPr>
          <w:rFonts w:cs="Times New Roman" w:ascii="Times New Roman" w:hAnsi="Times New Roman"/>
        </w:rPr>
        <w:t>) or NovaSeq (</w:t>
      </w:r>
      <w:r>
        <w:rPr>
          <w:rFonts w:cs="Times New Roman" w:ascii="Times New Roman" w:hAnsi="Times New Roman"/>
          <w:i/>
          <w:iCs/>
        </w:rPr>
        <w:t>Hordeum</w:t>
      </w:r>
      <w:r>
        <w:rPr>
          <w:rFonts w:cs="Times New Roman" w:ascii="Times New Roman" w:hAnsi="Times New Roman"/>
        </w:rPr>
        <w:t xml:space="preserve">) adapters for individual samples. For </w:t>
      </w:r>
      <w:r>
        <w:rPr>
          <w:rFonts w:cs="Times New Roman" w:ascii="Times New Roman" w:hAnsi="Times New Roman"/>
          <w:i/>
          <w:iCs/>
        </w:rPr>
        <w:t xml:space="preserve">Lotus </w:t>
      </w:r>
      <w:r>
        <w:rPr>
          <w:rFonts w:cs="Times New Roman" w:ascii="Times New Roman" w:hAnsi="Times New Roman"/>
        </w:rPr>
        <w:t xml:space="preserve">samples, synthetic spike-in DNA (AACAGGATTAGATACCCTGGGGGGAAGTACTATGAACACTCTGTTCCGTAATAGTACCGTAACGGCGGGCGGCCTCGGCACCTGCGGTGGTTGAAGCGTCGAAGAGATCCATTCGTTTTGTCGTATCGTCTATGCGGGGTCTAGCGTGGAGCTCTGCATCAACCATGCTGGGACGGGGAAGCGACGACCCGGAGCGCTTTCGGCTCAATACATTTTTGGCTGCAGGGACGACCCTGGCCCGGTAACAGGGAAATGATCGGAGACAACGGGTGTAGGTAGAGCTCCTACAGGGCGAAGGGCGACTTTTAATGAGGATGGGCATCTTCTACTGGTTCGCTATAATGGTCCACCAGTACTACCAAACACAGAGAGCAAATGTCCATCAGGTCTTGGATACCCGGAAGGTGGGGATGACGT; 10^5 copies) was included in PCR1, but excluded from downstream analyses. Amplicons were purified, pooled, size-selected by gel electrophoresis, and extracted using the Nucleospin Gel and PCR Clean-up Kit (Macherey-Nagel). Libraries were concentrated using AMPure XP beads (Beckman Coulter), quantified using Qubit dsDNA HS and BR Assay Kit (Thermo Fisher Scientific), and sequenced on Illumina MiSeq (Genewiz) for </w:t>
      </w:r>
      <w:r>
        <w:rPr>
          <w:rFonts w:cs="Times New Roman" w:ascii="Times New Roman" w:hAnsi="Times New Roman"/>
          <w:i/>
          <w:iCs/>
        </w:rPr>
        <w:t xml:space="preserve">Lotus </w:t>
      </w:r>
      <w:r>
        <w:rPr>
          <w:rFonts w:cs="Times New Roman" w:ascii="Times New Roman" w:hAnsi="Times New Roman"/>
        </w:rPr>
        <w:t xml:space="preserve">or NovaSeq (Novogene) platforms for </w:t>
      </w:r>
      <w:r>
        <w:rPr>
          <w:rFonts w:cs="Times New Roman" w:ascii="Times New Roman" w:hAnsi="Times New Roman"/>
          <w:i/>
          <w:iCs/>
        </w:rPr>
        <w:t>Hordeum</w:t>
      </w:r>
      <w:r>
        <w:rPr>
          <w:rFonts w:cs="Times New Roman" w:ascii="Times New Roman" w:hAnsi="Times New Roman"/>
        </w:rPr>
        <w:t xml:space="preserve"> samples.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highlight w:val="green"/>
        </w:rPr>
      </w:pPr>
      <w:r>
        <w:rPr>
          <w:rFonts w:cs="Times New Roman" w:ascii="Times New Roman" w:hAnsi="Times New Roman"/>
          <w:b/>
          <w:bCs/>
        </w:rPr>
        <w:t xml:space="preserve">Plant cultivation in gnotobiotic systems supplied with synthetic bacterial communities </w:t>
      </w:r>
      <w:r>
        <w:rPr>
          <w:rFonts w:cs="Times New Roman" w:ascii="Times New Roman" w:hAnsi="Times New Roman"/>
        </w:rPr>
        <w:t xml:space="preserve">Two independent gnotobiotic reconstitution experiments were performed. </w:t>
      </w:r>
      <w:r>
        <w:rPr>
          <w:rFonts w:cs="Times New Roman" w:ascii="Times New Roman" w:hAnsi="Times New Roman"/>
          <w:i/>
          <w:iCs/>
          <w:color w:val="000000" w:themeColor="text1"/>
        </w:rPr>
        <w:t>Lotus</w:t>
      </w:r>
      <w:r>
        <w:rPr>
          <w:rFonts w:cs="Times New Roman" w:ascii="Times New Roman" w:hAnsi="Times New Roman"/>
          <w:color w:val="000000" w:themeColor="text1"/>
        </w:rPr>
        <w:t xml:space="preserve"> seedlings were cultivated in a closed system of autoclaved magenta boxes filled with a sterile 5:2 mixture of autoclaved LECA and baked sand (overnight at 200°C), topped with a 1cm layer of autoclaved fine vermiculite. For each genotype, four biological replicates were included, each consisting of 25 seedlings per box (total n=100). Plants were supplied with low-nitrogen, low-phosphorus Long Ashton medium (0.75mM MgSO</w:t>
      </w:r>
      <w:r>
        <w:rPr>
          <w:rFonts w:cs="Times New Roman" w:ascii="Times New Roman" w:hAnsi="Times New Roman"/>
          <w:color w:val="000000" w:themeColor="text1"/>
          <w:position w:val="-2"/>
        </w:rPr>
        <w:t>4</w:t>
      </w:r>
      <w:r>
        <w:rPr>
          <w:rFonts w:cs="Times New Roman" w:ascii="Times New Roman" w:hAnsi="Times New Roman"/>
          <w:color w:val="000000" w:themeColor="text1"/>
        </w:rPr>
        <w:t>x7H</w:t>
      </w:r>
      <w:r>
        <w:rPr>
          <w:rFonts w:cs="Times New Roman" w:ascii="Times New Roman" w:hAnsi="Times New Roman"/>
          <w:color w:val="000000" w:themeColor="text1"/>
          <w:position w:val="-2"/>
        </w:rPr>
        <w:t>2</w:t>
      </w:r>
      <w:r>
        <w:rPr>
          <w:rFonts w:cs="Times New Roman" w:ascii="Times New Roman" w:hAnsi="Times New Roman"/>
          <w:color w:val="000000" w:themeColor="text1"/>
        </w:rPr>
        <w:t>0, 1mM NaNO</w:t>
      </w:r>
      <w:r>
        <w:rPr>
          <w:rFonts w:cs="Times New Roman" w:ascii="Times New Roman" w:hAnsi="Times New Roman"/>
          <w:color w:val="000000" w:themeColor="text1"/>
          <w:position w:val="-2"/>
        </w:rPr>
        <w:t>3</w:t>
      </w:r>
      <w:r>
        <w:rPr>
          <w:rFonts w:cs="Times New Roman" w:ascii="Times New Roman" w:hAnsi="Times New Roman"/>
          <w:color w:val="000000" w:themeColor="text1"/>
        </w:rPr>
        <w:t>, 1mM K</w:t>
      </w:r>
      <w:r>
        <w:rPr>
          <w:rFonts w:cs="Times New Roman" w:ascii="Times New Roman" w:hAnsi="Times New Roman"/>
          <w:color w:val="000000" w:themeColor="text1"/>
          <w:position w:val="-2"/>
        </w:rPr>
        <w:t>2</w:t>
      </w:r>
      <w:r>
        <w:rPr>
          <w:rFonts w:cs="Times New Roman" w:ascii="Times New Roman" w:hAnsi="Times New Roman"/>
          <w:color w:val="000000" w:themeColor="text1"/>
        </w:rPr>
        <w:t>SO</w:t>
      </w:r>
      <w:r>
        <w:rPr>
          <w:rFonts w:cs="Times New Roman" w:ascii="Times New Roman" w:hAnsi="Times New Roman"/>
          <w:color w:val="000000" w:themeColor="text1"/>
          <w:position w:val="-2"/>
        </w:rPr>
        <w:t>4</w:t>
      </w:r>
      <w:r>
        <w:rPr>
          <w:rFonts w:cs="Times New Roman" w:ascii="Times New Roman" w:hAnsi="Times New Roman"/>
          <w:color w:val="000000" w:themeColor="text1"/>
        </w:rPr>
        <w:t>, 2mM CaCl</w:t>
      </w:r>
      <w:r>
        <w:rPr>
          <w:rFonts w:cs="Times New Roman" w:ascii="Times New Roman" w:hAnsi="Times New Roman"/>
          <w:color w:val="000000" w:themeColor="text1"/>
          <w:position w:val="-2"/>
        </w:rPr>
        <w:t>2</w:t>
      </w:r>
      <w:r>
        <w:rPr>
          <w:rFonts w:cs="Times New Roman" w:ascii="Times New Roman" w:hAnsi="Times New Roman"/>
          <w:color w:val="000000" w:themeColor="text1"/>
        </w:rPr>
        <w:t>x2H</w:t>
      </w:r>
      <w:r>
        <w:rPr>
          <w:rFonts w:cs="Times New Roman" w:ascii="Times New Roman" w:hAnsi="Times New Roman"/>
          <w:color w:val="000000" w:themeColor="text1"/>
          <w:position w:val="-2"/>
        </w:rPr>
        <w:t>2</w:t>
      </w:r>
      <w:r>
        <w:rPr>
          <w:rFonts w:cs="Times New Roman" w:ascii="Times New Roman" w:hAnsi="Times New Roman"/>
          <w:color w:val="000000" w:themeColor="text1"/>
        </w:rPr>
        <w:t>O, 0.0032mM Na</w:t>
      </w:r>
      <w:r>
        <w:rPr>
          <w:rFonts w:cs="Times New Roman" w:ascii="Times New Roman" w:hAnsi="Times New Roman"/>
          <w:color w:val="000000" w:themeColor="text1"/>
          <w:position w:val="-2"/>
        </w:rPr>
        <w:t>2</w:t>
      </w:r>
      <w:r>
        <w:rPr>
          <w:rFonts w:cs="Times New Roman" w:ascii="Times New Roman" w:hAnsi="Times New Roman"/>
          <w:color w:val="000000" w:themeColor="text1"/>
        </w:rPr>
        <w:t>HPO</w:t>
      </w:r>
      <w:r>
        <w:rPr>
          <w:rFonts w:cs="Times New Roman" w:ascii="Times New Roman" w:hAnsi="Times New Roman"/>
          <w:color w:val="000000" w:themeColor="text1"/>
          <w:position w:val="-2"/>
        </w:rPr>
        <w:t>4</w:t>
      </w:r>
      <w:r>
        <w:rPr>
          <w:rFonts w:cs="Times New Roman" w:ascii="Times New Roman" w:hAnsi="Times New Roman"/>
          <w:color w:val="000000" w:themeColor="text1"/>
        </w:rPr>
        <w:t>, 5μM MnSO</w:t>
      </w:r>
      <w:r>
        <w:rPr>
          <w:rFonts w:cs="Times New Roman" w:ascii="Times New Roman" w:hAnsi="Times New Roman"/>
          <w:color w:val="000000" w:themeColor="text1"/>
          <w:position w:val="-2"/>
        </w:rPr>
        <w:t>4</w:t>
      </w:r>
      <w:r>
        <w:rPr>
          <w:rFonts w:cs="Times New Roman" w:ascii="Times New Roman" w:hAnsi="Times New Roman"/>
          <w:color w:val="000000" w:themeColor="text1"/>
        </w:rPr>
        <w:t>, 0.25μM CuSO</w:t>
      </w:r>
      <w:r>
        <w:rPr>
          <w:rFonts w:cs="Times New Roman" w:ascii="Times New Roman" w:hAnsi="Times New Roman"/>
          <w:color w:val="000000" w:themeColor="text1"/>
          <w:position w:val="-2"/>
        </w:rPr>
        <w:t>4</w:t>
      </w:r>
      <w:r>
        <w:rPr>
          <w:rFonts w:cs="Times New Roman" w:ascii="Times New Roman" w:hAnsi="Times New Roman"/>
          <w:color w:val="000000" w:themeColor="text1"/>
        </w:rPr>
        <w:t>x5H</w:t>
      </w:r>
      <w:r>
        <w:rPr>
          <w:rFonts w:cs="Times New Roman" w:ascii="Times New Roman" w:hAnsi="Times New Roman"/>
          <w:color w:val="000000" w:themeColor="text1"/>
          <w:position w:val="-2"/>
        </w:rPr>
        <w:t>2</w:t>
      </w:r>
      <w:r>
        <w:rPr>
          <w:rFonts w:cs="Times New Roman" w:ascii="Times New Roman" w:hAnsi="Times New Roman"/>
          <w:color w:val="000000" w:themeColor="text1"/>
        </w:rPr>
        <w:t>O, 0.5μM ZnSO</w:t>
      </w:r>
      <w:r>
        <w:rPr>
          <w:rFonts w:cs="Times New Roman" w:ascii="Times New Roman" w:hAnsi="Times New Roman"/>
          <w:color w:val="000000" w:themeColor="text1"/>
          <w:position w:val="-2"/>
        </w:rPr>
        <w:t>4</w:t>
      </w:r>
      <w:r>
        <w:rPr>
          <w:rFonts w:cs="Times New Roman" w:ascii="Times New Roman" w:hAnsi="Times New Roman"/>
          <w:color w:val="000000" w:themeColor="text1"/>
        </w:rPr>
        <w:t>x7H</w:t>
      </w:r>
      <w:r>
        <w:rPr>
          <w:rFonts w:cs="Times New Roman" w:ascii="Times New Roman" w:hAnsi="Times New Roman"/>
          <w:color w:val="000000" w:themeColor="text1"/>
          <w:position w:val="-2"/>
        </w:rPr>
        <w:t>2</w:t>
      </w:r>
      <w:r>
        <w:rPr>
          <w:rFonts w:cs="Times New Roman" w:ascii="Times New Roman" w:hAnsi="Times New Roman"/>
          <w:color w:val="000000" w:themeColor="text1"/>
        </w:rPr>
        <w:t>O, 25μM H</w:t>
      </w:r>
      <w:r>
        <w:rPr>
          <w:rFonts w:cs="Times New Roman" w:ascii="Times New Roman" w:hAnsi="Times New Roman"/>
          <w:color w:val="000000" w:themeColor="text1"/>
          <w:position w:val="-2"/>
        </w:rPr>
        <w:t>3</w:t>
      </w:r>
      <w:r>
        <w:rPr>
          <w:rFonts w:cs="Times New Roman" w:ascii="Times New Roman" w:hAnsi="Times New Roman"/>
          <w:color w:val="000000" w:themeColor="text1"/>
        </w:rPr>
        <w:t>BO</w:t>
      </w:r>
      <w:r>
        <w:rPr>
          <w:rFonts w:cs="Times New Roman" w:ascii="Times New Roman" w:hAnsi="Times New Roman"/>
          <w:color w:val="000000" w:themeColor="text1"/>
          <w:position w:val="-2"/>
        </w:rPr>
        <w:t>3</w:t>
      </w:r>
      <w:r>
        <w:rPr>
          <w:rFonts w:cs="Times New Roman" w:ascii="Times New Roman" w:hAnsi="Times New Roman"/>
          <w:color w:val="000000" w:themeColor="text1"/>
        </w:rPr>
        <w:t>, 0.1μM Na</w:t>
      </w:r>
      <w:r>
        <w:rPr>
          <w:rFonts w:cs="Times New Roman" w:ascii="Times New Roman" w:hAnsi="Times New Roman"/>
          <w:color w:val="000000" w:themeColor="text1"/>
          <w:position w:val="-2"/>
        </w:rPr>
        <w:t>2</w:t>
      </w:r>
      <w:r>
        <w:rPr>
          <w:rFonts w:cs="Times New Roman" w:ascii="Times New Roman" w:hAnsi="Times New Roman"/>
          <w:color w:val="000000" w:themeColor="text1"/>
        </w:rPr>
        <w:t>MoO</w:t>
      </w:r>
      <w:r>
        <w:rPr>
          <w:rFonts w:cs="Times New Roman" w:ascii="Times New Roman" w:hAnsi="Times New Roman"/>
          <w:color w:val="000000" w:themeColor="text1"/>
          <w:position w:val="-2"/>
        </w:rPr>
        <w:t>4</w:t>
      </w:r>
      <w:r>
        <w:rPr>
          <w:rFonts w:cs="Times New Roman" w:ascii="Times New Roman" w:hAnsi="Times New Roman"/>
          <w:color w:val="000000" w:themeColor="text1"/>
        </w:rPr>
        <w:t>x2H</w:t>
      </w:r>
      <w:r>
        <w:rPr>
          <w:rFonts w:cs="Times New Roman" w:ascii="Times New Roman" w:hAnsi="Times New Roman"/>
          <w:color w:val="000000" w:themeColor="text1"/>
          <w:position w:val="-2"/>
        </w:rPr>
        <w:t>2</w:t>
      </w:r>
      <w:r>
        <w:rPr>
          <w:rFonts w:cs="Times New Roman" w:ascii="Times New Roman" w:hAnsi="Times New Roman"/>
          <w:color w:val="000000" w:themeColor="text1"/>
        </w:rPr>
        <w:t xml:space="preserve">O, 25μM Fe-EDTA, pH 6.8) and cultivated for four weeks at </w:t>
      </w:r>
      <w:r>
        <w:rPr>
          <w:rFonts w:cs="Times New Roman" w:ascii="Times New Roman" w:hAnsi="Times New Roman"/>
        </w:rPr>
        <w:t>21°C, 16/8 day/night hours, 100/0 μmol m</w:t>
      </w:r>
      <w:r>
        <w:rPr>
          <w:rFonts w:cs="Times New Roman" w:ascii="Times New Roman" w:hAnsi="Times New Roman"/>
          <w:vertAlign w:val="superscript"/>
        </w:rPr>
        <w:t>-2</w:t>
      </w:r>
      <w:r>
        <w:rPr>
          <w:rFonts w:cs="Times New Roman" w:ascii="Times New Roman" w:hAnsi="Times New Roman"/>
        </w:rPr>
        <w:t xml:space="preserve"> s</w:t>
      </w:r>
      <w:r>
        <w:rPr>
          <w:rFonts w:cs="Times New Roman" w:ascii="Times New Roman" w:hAnsi="Times New Roman"/>
          <w:vertAlign w:val="superscript"/>
        </w:rPr>
        <w:t>-1</w:t>
      </w:r>
      <w:r>
        <w:rPr>
          <w:rFonts w:cs="Times New Roman" w:ascii="Times New Roman" w:hAnsi="Times New Roman"/>
        </w:rPr>
        <w:t xml:space="preserve"> light density day/night. One day after planting, plants were inoculated with the Lj-SPHERE bacterial culture collection </w:t>
      </w:r>
      <w:r>
        <w:fldChar w:fldCharType="begin"/>
      </w:r>
      <w:r>
        <w:rPr>
          <w:rFonts w:cs="Times New Roman" w:ascii="Times New Roman" w:hAnsi="Times New Roman"/>
        </w:rPr>
        <w:instrText xml:space="preserve">ADDIN ZOTERO_ITEM CSL_CITATION {"citationID":"iauNtTuE","properties":{"unsorted":false,"formattedCitation":"(88)","plainCitation":"(88)","noteIndex":0},"citationItems":[{"id":517,"uris":["http://zotero.org/users/16875439/items/PE2SFT8E"],"itemData":{"id":517,"type":"article-journal","abstract":"Roots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(88)</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t>
      </w:r>
      <w:r>
        <w:rPr>
          <w:rFonts w:cs="Times New Roman" w:ascii="Times New Roman" w:hAnsi="Times New Roman"/>
          <w:highlight w:val="magenta"/>
        </w:rPr>
        <w:t>Suppl. Table 8</w:t>
      </w:r>
      <w:r>
        <w:rPr>
          <w:rFonts w:cs="Times New Roman" w:ascii="Times New Roman" w:hAnsi="Times New Roman"/>
        </w:rPr>
        <w:t>). Individual cultures were pooled in equal proportions based on OD</w:t>
      </w:r>
      <w:r>
        <w:rPr>
          <w:rFonts w:cs="Times New Roman" w:ascii="Times New Roman" w:hAnsi="Times New Roman"/>
          <w:vertAlign w:val="subscript"/>
        </w:rPr>
        <w:t>600</w:t>
      </w:r>
      <w:r>
        <w:rPr>
          <w:rFonts w:cs="Times New Roman" w:ascii="Times New Roman" w:hAnsi="Times New Roman"/>
        </w:rPr>
        <w:t xml:space="preserve"> measurements, diluted to a final OD</w:t>
      </w:r>
      <w:r>
        <w:rPr>
          <w:rFonts w:cs="Times New Roman" w:ascii="Times New Roman" w:hAnsi="Times New Roman"/>
          <w:vertAlign w:val="subscript"/>
        </w:rPr>
        <w:t>600</w:t>
      </w:r>
      <w:r>
        <w:rPr>
          <w:rFonts w:cs="Times New Roman" w:ascii="Times New Roman" w:hAnsi="Times New Roman"/>
        </w:rPr>
        <w:t xml:space="preserve"> 0.02, and 3ml of inoculum were added per box.</w:t>
      </w:r>
      <w:r>
        <w:rPr>
          <w:rFonts w:cs="Times New Roman" w:ascii="Times New Roman" w:hAnsi="Times New Roman"/>
          <w:b/>
          <w:bCs/>
        </w:rPr>
        <w:t xml:space="preserve"> </w:t>
      </w:r>
      <w:r>
        <w:rPr>
          <w:rFonts w:cs="Times New Roman" w:ascii="Times New Roman" w:hAnsi="Times New Roman"/>
        </w:rPr>
        <w:t xml:space="preserve">For </w:t>
      </w:r>
      <w:r>
        <w:rPr>
          <w:rFonts w:cs="Times New Roman" w:ascii="Times New Roman" w:hAnsi="Times New Roman"/>
          <w:i/>
          <w:iCs/>
        </w:rPr>
        <w:t>Hordeum</w:t>
      </w:r>
      <w:r>
        <w:rPr>
          <w:rFonts w:cs="Times New Roman" w:ascii="Times New Roman" w:hAnsi="Times New Roman"/>
        </w:rPr>
        <w:t>, seedlings were planted in sterile 4x4x9cm pots containing a sterile 5:2 LECA/sand mixture and a top layer of autoclaved vermiculite. Six biological replicates were included per genotype, each consisting of three pots with one plant per pot (total n=18). Plants were supplied with Long Ashton medium and cultivated for three weeks in growth chambers with 16/8 day/night hours, 75/80% room humidity day/night, 22/18°C day/night temperatures, and 200/0μmol m</w:t>
      </w:r>
      <w:r>
        <w:rPr>
          <w:rFonts w:cs="Times New Roman" w:ascii="Times New Roman" w:hAnsi="Times New Roman"/>
          <w:vertAlign w:val="superscript"/>
        </w:rPr>
        <w:t>-2</w:t>
      </w:r>
      <w:r>
        <w:rPr>
          <w:rFonts w:cs="Times New Roman" w:ascii="Times New Roman" w:hAnsi="Times New Roman"/>
        </w:rPr>
        <w:t xml:space="preserve"> s</w:t>
      </w:r>
      <w:r>
        <w:rPr>
          <w:rFonts w:cs="Times New Roman" w:ascii="Times New Roman" w:hAnsi="Times New Roman"/>
          <w:vertAlign w:val="superscript"/>
        </w:rPr>
        <w:t>-1</w:t>
      </w:r>
      <w:r>
        <w:rPr>
          <w:rFonts w:cs="Times New Roman" w:ascii="Times New Roman" w:hAnsi="Times New Roman"/>
        </w:rPr>
        <w:t xml:space="preserve"> light density day/night settings. </w:t>
      </w:r>
      <w:commentRangeStart w:id="11"/>
      <w:r>
        <w:rPr>
          <w:rFonts w:cs="Times New Roman" w:ascii="Times New Roman" w:hAnsi="Times New Roman"/>
        </w:rPr>
        <w:t xml:space="preserve">One day after planting, a </w:t>
      </w:r>
      <w:r>
        <w:rPr>
          <w:rFonts w:cs="Times New Roman" w:ascii="Times New Roman" w:hAnsi="Times New Roman"/>
          <w:i/>
          <w:iCs/>
        </w:rPr>
        <w:t>Hordeum</w:t>
      </w:r>
      <w:r>
        <w:rPr>
          <w:rFonts w:cs="Times New Roman" w:ascii="Times New Roman" w:hAnsi="Times New Roman"/>
        </w:rPr>
        <w:t xml:space="preserve">-derived bacterial culture collection (Plant Molecular Biology Group, Aarhus University, DK, unpublished, </w:t>
      </w:r>
      <w:r>
        <w:rPr>
          <w:rFonts w:cs="Times New Roman" w:ascii="Times New Roman" w:hAnsi="Times New Roman"/>
          <w:highlight w:val="magenta"/>
        </w:rPr>
        <w:t>Suppl. Table 9</w:t>
      </w:r>
      <w:r>
        <w:rPr>
          <w:rFonts w:cs="Times New Roman" w:ascii="Times New Roman" w:hAnsi="Times New Roman"/>
        </w:rPr>
        <w:t>)</w:t>
      </w:r>
      <w:r>
        <w:rPr>
          <w:rFonts w:cs="Times New Roman" w:ascii="Times New Roman" w:hAnsi="Times New Roman"/>
        </w:rPr>
      </w:r>
      <w:commentRangeEnd w:id="11"/>
      <w:r>
        <w:commentReference w:id="11"/>
      </w:r>
      <w:r>
        <w:rPr>
          <w:rFonts w:cs="Times New Roman" w:ascii="Times New Roman" w:hAnsi="Times New Roman"/>
        </w:rPr>
        <w:t xml:space="preserve"> was applied as inoculum (final OD</w:t>
      </w:r>
      <w:r>
        <w:rPr>
          <w:rFonts w:cs="Times New Roman" w:ascii="Times New Roman" w:hAnsi="Times New Roman"/>
          <w:vertAlign w:val="subscript"/>
        </w:rPr>
        <w:t>600</w:t>
      </w:r>
      <w:r>
        <w:rPr>
          <w:rFonts w:cs="Times New Roman" w:ascii="Times New Roman" w:hAnsi="Times New Roman"/>
        </w:rPr>
        <w:t xml:space="preserve">=0.01; 3ml per pot). In addition, plants were incoulated with AM fungi on the day of planting by applying 1ml of </w:t>
      </w:r>
      <w:r>
        <w:rPr>
          <w:rFonts w:cs="Times New Roman" w:ascii="Times New Roman" w:hAnsi="Times New Roman"/>
          <w:i/>
          <w:iCs/>
        </w:rPr>
        <w:t xml:space="preserve">Rhizophagus irregularis </w:t>
      </w:r>
      <w:r>
        <w:rPr>
          <w:rFonts w:cs="Times New Roman" w:ascii="Times New Roman" w:hAnsi="Times New Roman"/>
        </w:rPr>
        <w:t>spores (400 spores per ml, washed twice with Long Ashton medium; Agro Nutrition) 1cm below the soil surface near the roots.</w:t>
      </w:r>
    </w:p>
    <w:p>
      <w:pPr>
        <w:pStyle w:val="Normal"/>
        <w:spacing w:lineRule="auto" w:line="276"/>
        <w:jc w:val="both"/>
        <w:rPr>
          <w:rFonts w:ascii="Times New Roman" w:hAnsi="Times New Roman" w:cs="Times New Roman"/>
          <w:highlight w:val="green"/>
        </w:rPr>
      </w:pPr>
      <w:r>
        <w:rPr>
          <w:rFonts w:cs="Times New Roman" w:ascii="Times New Roman" w:hAnsi="Times New Roman"/>
          <w:highlight w:val="green"/>
        </w:rPr>
      </w:r>
    </w:p>
    <w:p>
      <w:pPr>
        <w:pStyle w:val="NormalWeb"/>
        <w:spacing w:lineRule="auto" w:line="276" w:beforeAutospacing="0" w:before="0" w:afterAutospacing="0" w:after="0"/>
        <w:jc w:val="both"/>
        <w:rPr/>
      </w:pPr>
      <w:r>
        <w:rPr>
          <w:b/>
          <w:bCs/>
          <w:i/>
          <w:iCs/>
        </w:rPr>
        <w:t>Hordeum</w:t>
      </w:r>
      <w:r>
        <w:rPr>
          <w:b/>
          <w:bCs/>
        </w:rPr>
        <w:t xml:space="preserve"> growth test in microbe-free condition</w:t>
      </w:r>
    </w:p>
    <w:p>
      <w:pPr>
        <w:pStyle w:val="NormalWeb"/>
        <w:spacing w:lineRule="auto" w:line="276" w:beforeAutospacing="0" w:before="0" w:afterAutospacing="0" w:after="0"/>
        <w:jc w:val="both"/>
        <w:rPr/>
      </w:pPr>
      <w:r>
        <w:rPr/>
        <w:t xml:space="preserve">To assess for potential growth defects associated with CSSP mutations in </w:t>
      </w:r>
      <w:r>
        <w:rPr>
          <w:i/>
          <w:iCs/>
        </w:rPr>
        <w:t>Hordeum</w:t>
      </w:r>
      <w:r>
        <w:rPr/>
        <w:t>, a microbe-free control experiment was conducted in parallel to the gnotobiotic setup. All genotypes were cultivated in sterile substrate and supplied with Long Ashton medium containing elevated nitrogen and phosphorus concentrations (2.5mM NaNO</w:t>
      </w:r>
      <w:r>
        <w:rPr>
          <w:position w:val="-2"/>
          <w:sz w:val="16"/>
          <w:szCs w:val="16"/>
        </w:rPr>
        <w:t xml:space="preserve">3 </w:t>
      </w:r>
      <w:r>
        <w:rPr/>
        <w:t>and 1mM Na</w:t>
      </w:r>
      <w:r>
        <w:rPr>
          <w:position w:val="-2"/>
          <w:sz w:val="16"/>
          <w:szCs w:val="16"/>
        </w:rPr>
        <w:t>2</w:t>
      </w:r>
      <w:r>
        <w:rPr/>
        <w:t>HPO</w:t>
      </w:r>
      <w:r>
        <w:rPr>
          <w:position w:val="-2"/>
          <w:sz w:val="16"/>
          <w:szCs w:val="16"/>
        </w:rPr>
        <w:t>4</w:t>
      </w:r>
      <w:r>
        <w:rPr/>
        <w:t>), without microbial inoculation. Ten  biological replicates were included per genotype, each consisting of one pot with one plant. Shoot fresh weight was recorded after three weeks of growth.</w:t>
      </w:r>
    </w:p>
    <w:p>
      <w:pPr>
        <w:pStyle w:val="NormalWeb"/>
        <w:spacing w:lineRule="auto" w:line="276" w:beforeAutospacing="0" w:before="0" w:afterAutospacing="0" w:after="0"/>
        <w:jc w:val="both"/>
        <w:rPr/>
      </w:pPr>
      <w:r>
        <w:rPr/>
      </w:r>
    </w:p>
    <w:p>
      <w:pPr>
        <w:pStyle w:val="Normal"/>
        <w:spacing w:lineRule="auto" w:line="276"/>
        <w:jc w:val="both"/>
        <w:rPr>
          <w:rFonts w:ascii="Times New Roman" w:hAnsi="Times New Roman" w:cs="Times New Roman"/>
          <w:b/>
          <w:b/>
          <w:bCs/>
        </w:rPr>
      </w:pPr>
      <w:r>
        <w:rPr>
          <w:rFonts w:cs="Times New Roman" w:ascii="Times New Roman" w:hAnsi="Times New Roman"/>
          <w:b/>
          <w:bCs/>
        </w:rPr>
        <w:t>Sample collection and 16S rRNA amplicon sequencing of plants grown in gnotobiotic systems</w:t>
      </w:r>
    </w:p>
    <w:p>
      <w:pPr>
        <w:pStyle w:val="Normal"/>
        <w:spacing w:lineRule="auto" w:line="276"/>
        <w:jc w:val="both"/>
        <w:rPr>
          <w:rFonts w:ascii="Times New Roman" w:hAnsi="Times New Roman" w:cs="Times New Roman"/>
        </w:rPr>
      </w:pPr>
      <w:r>
        <w:rPr>
          <w:rFonts w:cs="Times New Roman" w:ascii="Times New Roman" w:hAnsi="Times New Roman"/>
        </w:rPr>
        <w:t xml:space="preserve">Details on harvest and sample collection are similar to those described for the soil experiment, with minor modifications. In the gnotobiotic studies, leca and sand were removed manually. For </w:t>
      </w:r>
      <w:r>
        <w:rPr>
          <w:rFonts w:cs="Times New Roman" w:ascii="Times New Roman" w:hAnsi="Times New Roman"/>
          <w:i/>
          <w:iCs/>
        </w:rPr>
        <w:t>Lotus</w:t>
      </w:r>
      <w:r>
        <w:rPr>
          <w:rFonts w:cs="Times New Roman" w:ascii="Times New Roman" w:hAnsi="Times New Roman"/>
        </w:rPr>
        <w:t xml:space="preserve">, plants from a single magenta box system were pooled for the collection of ‘rhizosphere’ and ‘root’ samples. Roots were ground using a mortar and pestle under liquid nitrogen, and a subset of the ground root material was transferred to tubes of the Fast DNA Spin Kit for Soil (MP Biomedicals) for DNA extraction. For </w:t>
      </w:r>
      <w:r>
        <w:rPr>
          <w:rFonts w:cs="Times New Roman" w:ascii="Times New Roman" w:hAnsi="Times New Roman"/>
          <w:i/>
          <w:iCs/>
        </w:rPr>
        <w:t>Hordeum</w:t>
      </w:r>
      <w:r>
        <w:rPr>
          <w:rFonts w:cs="Times New Roman" w:ascii="Times New Roman" w:hAnsi="Times New Roman"/>
        </w:rPr>
        <w:t xml:space="preserve">, roots from each biological replicate were cut into 1-cm pieces, mixed thoroughly, and a subset was used for downstream processing. 16S rRNA V5-V7 amplicon libraries were prepared as described previously and sequenced using Illumina MiSeq (Genewiz) for </w:t>
      </w:r>
      <w:r>
        <w:rPr>
          <w:rFonts w:cs="Times New Roman" w:ascii="Times New Roman" w:hAnsi="Times New Roman"/>
          <w:i/>
          <w:iCs/>
        </w:rPr>
        <w:t>Lotus</w:t>
      </w:r>
      <w:r>
        <w:rPr>
          <w:rFonts w:cs="Times New Roman" w:ascii="Times New Roman" w:hAnsi="Times New Roman"/>
        </w:rPr>
        <w:t xml:space="preserve"> samples and NovaSeq (Novogene) for </w:t>
      </w:r>
      <w:r>
        <w:rPr>
          <w:rFonts w:cs="Times New Roman" w:ascii="Times New Roman" w:hAnsi="Times New Roman"/>
          <w:i/>
          <w:iCs/>
        </w:rPr>
        <w:t>Hordeum</w:t>
      </w:r>
      <w:r>
        <w:rPr>
          <w:rFonts w:cs="Times New Roman" w:ascii="Times New Roman" w:hAnsi="Times New Roman"/>
        </w:rPr>
        <w:t xml:space="preserve"> samples. For </w:t>
      </w:r>
      <w:r>
        <w:rPr>
          <w:rFonts w:cs="Times New Roman" w:ascii="Times New Roman" w:hAnsi="Times New Roman"/>
          <w:i/>
          <w:iCs/>
        </w:rPr>
        <w:t>Lotus</w:t>
      </w:r>
      <w:r>
        <w:rPr>
          <w:rFonts w:cs="Times New Roman" w:ascii="Times New Roman" w:hAnsi="Times New Roman"/>
        </w:rPr>
        <w:t>, spike-in DNA (10^4 copies) was included in PCR1 but was not used for downstream analysis.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Pre-processing of amplicon sequencing data</w:t>
      </w:r>
    </w:p>
    <w:p>
      <w:pPr>
        <w:pStyle w:val="Normal"/>
        <w:spacing w:lineRule="auto" w:line="276"/>
        <w:jc w:val="both"/>
        <w:rPr>
          <w:rFonts w:ascii="Times New Roman" w:hAnsi="Times New Roman" w:cs="Times New Roman"/>
        </w:rPr>
      </w:pPr>
      <w:r>
        <w:rPr>
          <w:rFonts w:cs="Times New Roman" w:ascii="Times New Roman" w:hAnsi="Times New Roman"/>
        </w:rPr>
        <w:t xml:space="preserve">Amplicon reads from </w:t>
      </w:r>
      <w:r>
        <w:rPr>
          <w:rFonts w:cs="Times New Roman" w:ascii="Times New Roman" w:hAnsi="Times New Roman"/>
          <w:i/>
          <w:iCs/>
        </w:rPr>
        <w:t xml:space="preserve">Lotus </w:t>
      </w:r>
      <w:r>
        <w:rPr>
          <w:rFonts w:cs="Times New Roman" w:ascii="Times New Roman" w:hAnsi="Times New Roman"/>
        </w:rPr>
        <w:t xml:space="preserve">and </w:t>
      </w:r>
      <w:r>
        <w:rPr>
          <w:rFonts w:cs="Times New Roman" w:ascii="Times New Roman" w:hAnsi="Times New Roman"/>
          <w:i/>
          <w:iCs/>
        </w:rPr>
        <w:t>Hordeum</w:t>
      </w:r>
      <w:r>
        <w:rPr>
          <w:rFonts w:cs="Times New Roman" w:ascii="Times New Roman" w:hAnsi="Times New Roman"/>
        </w:rPr>
        <w:t xml:space="preserve"> libraries were processed separately using the QIIME2 pipeline (version 2021.4) </w:t>
      </w:r>
      <w:r>
        <w:fldChar w:fldCharType="begin"/>
      </w:r>
      <w:r>
        <w:rPr>
          <w:rFonts w:cs="Times New Roman" w:ascii="Times New Roman" w:hAnsi="Times New Roman"/>
        </w:rPr>
        <w:instrText xml:space="preserve">ADDIN ZOTERO_ITEM CSL_CITATION {"citationID":"T78cbRpN","properties":{"unsorted":false,"formattedCitation":"(89)","plainCitation":"(89)","noteIndex":0},"citationItems":[{"id":507,"uris":["http://zotero.org/users/16875439/items/Z9FNLH48"],"itemData":{"id":507,"type":"article-journal","container-title":"Nature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(89)</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Quality control and denoising of demultiplexed reads were performed using the DADA2 plugin, generating representative amplicon sequence variants (ASVs) </w:t>
      </w:r>
      <w:r>
        <w:fldChar w:fldCharType="begin"/>
      </w:r>
      <w:r>
        <w:rPr>
          <w:rFonts w:cs="Times New Roman" w:ascii="Times New Roman" w:hAnsi="Times New Roman"/>
        </w:rPr>
        <w:instrText xml:space="preserve">ADDIN ZOTERO_ITEM CSL_CITATION {"citationID":"kkDIe1Dr","properties":{"unsorted":false,"formattedCitation":"(90)","plainCitation":"(90)","noteIndex":0},"citationItems":[{"id":519,"uris":["http://zotero.org/users/16875439/items/XTDDFL36"],"itemData":{"id":519,"type":"article-journal","abstract":"DADA2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(90)</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ASVs were filtered to retain those with at least 10 reads in at least four samples. Taxonomic classification of representative sequences was performed using QIIME2’s naïve-Bayes classifier implemented in the scikit-learn-based q2-feature-classifier </w:t>
      </w:r>
      <w:r>
        <w:fldChar w:fldCharType="begin"/>
      </w:r>
      <w:r>
        <w:rPr>
          <w:rFonts w:cs="Times New Roman" w:ascii="Times New Roman" w:hAnsi="Times New Roman"/>
        </w:rPr>
        <w:instrText xml:space="preserve">ADDIN ZOTERO_ITEM CSL_CITATION {"citationID":"pEoyi3oH","properties":{"unsorted":false,"formattedCitation":"(91)","plainCitation":"(91)","noteIndex":0},"citationItems":[{"id":521,"uris":["http://zotero.org/users/16875439/items/C8ZME69W"],"itemData":{"id":521,"type":"article-journal","abstract":"BACKGROUND: Taxonomic classification of marker-gene sequences is an important step in microbiome analysis.\nRESULTS: We present q2-feature-classifier ( https://github.com/qiime2/q2-feature-classifier ), a QIIME 2 plugin containing several novel machine-learning and alignment-based methods for taxonomy classification. We evaluated and optimized several commonly used classification methods implemented in QIIME 1 (RDP, BLAST, UCLUST, and SortMeRNA) and several new methods implemented in QIIME 2 (a scikit-learn naive Bayes machine-learning classifier, and alignment-based taxonomy consensus methods based on VSEARCH, and BLAST+) for classification of bacterial 16S rRNA and fungal ITS marker-gene amplicon sequence data. The naive-Bayes, BLAST+-based, and VSEARCH-based classifiers implemented in QIIME 2 meet or exceed the species-level accuracy of other commonly used methods designed for classification of marker gene sequences that were evaluated in this work. These evaluations, based on 19 mock communities and error-free sequence simulations, including classification of simulated \"novel\" marker-gene sequences, are available in our extensible benchmarking framework, tax-credit ( https://github.com/caporaso-lab/tax-credit-data ).\nCONCLUSIONS: Our results illustrate the importance of parameter tuning for optimizing classifier performance, and we make recommendations regarding parameter choices for these classifiers under a range of standard operating conditions. q2-feature-classifier and tax-credit are both free, open-source, BSD-licensed packages available on GitHub.","container-title":"Microbiome","DOI":"10.1186/s40168-018-0470-z","ISSN":"2049-2618","issue":"1","journalAbbreviation":"Microbiome","language":"eng","page":"90","PMID":"29773078","PMCID":"PMC5956843","source":"PubMed","title":"Optimizing taxonomic classification of marker-gene amplicon sequences with QIIME 2's q2-feature-classifier plugin","volume":"6","author":[{"family":"Bokulich","given":"Nicholas A."},{"family":"Kaehler","given":"Benjamin D."},{"family":"Rideout","given":"Jai Ram"},{"family":"Dillon","given":"Matthew"},{"family":"Bolyen","given":"Evan"},{"family":"Knight","given":"Rob"},{"family":"Huttley","given":"Gavin A."},{"family":"Gregory Caporaso","given":"J."}],"issued":{"date-parts":[["2018",5,17]]}}}],"schema":"https://github.com/citation-style-language/schema/raw/master/csl-citation.json"}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(91)</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with reference to the SILVA database (version 138</w:t>
      </w:r>
      <w:r>
        <w:rPr>
          <w:rFonts w:cs="Times New Roman" w:ascii="Times New Roman" w:hAnsi="Times New Roman"/>
          <w:color w:val="000000" w:themeColor="text1"/>
        </w:rPr>
        <w:t>_</w:t>
      </w:r>
      <w:r>
        <w:rPr>
          <w:rFonts w:cs="Times New Roman" w:ascii="Times New Roman" w:hAnsi="Times New Roman"/>
        </w:rPr>
        <w:t xml:space="preserve">99) </w:t>
      </w:r>
      <w:r>
        <w:fldChar w:fldCharType="begin"/>
      </w:r>
      <w:r>
        <w:rPr>
          <w:rFonts w:cs="Times New Roman" w:ascii="Times New Roman" w:hAnsi="Times New Roman"/>
        </w:rPr>
        <w:instrText xml:space="preserve">ADDIN ZOTERO_ITEM CSL_CITATION {"citationID":"MI5z9Atk","properties":{"unsorted":false,"formattedCitation":"(92)","plainCitation":"(92)","noteIndex":0},"citationItems":[{"id":527,"uris":["http://zotero.org/users/16875439/items/SSICNICU"],"itemData":{"id":527,"type":"article-journal","abstract":"Since 2007, the SILVA database (https://www.arb-silva.de/) has served as a comprehensive resource providing quality-checked, aligned, and classified ribosomal RNA sequences for the scientific community worldwide. The database provides manually curated taxonomic classifications for the three domains of life, standardized reference datasets, and tools for classifying microbial diversity. SILVA's impact has been recognized in its designation as ELIXIR Core Data Resource and Global Core Biodata Resource. The integration of SILVA into the DSMZ Digital Diversity consortium (D3; https://hub.dsmz.de) in 2023 marked a significant update, ensuring the long-term sustainability and continued development of the resource. Apart from moving to a new hosting institution, this integration facilitates data interoperability and standardization among SILVA, LPSN, StrainInfo, and other D3 databases. New developments this year include a redesigned website consistent with the DSMZ corporate identity, DOI assignments for all SILVA releases to enhance data citation and support the FAIR data principles, and the provisioning of QIIME2, DADA2, and KRAKEN2 classifiers. Additionally, the EukMap application has been redeveloped as a curation and visualization tool called TaxMap. In anticipation of the next data release, we outline recent developments and the current state of the database, its relation with other D3 resources, and its future directions.","container-title":"Nucleic Acids Research","DOI":"10.1093/nar/gkaf1247","ISSN":"1362-4962","issue":"D1","journalAbbreviation":"Nucleic Acids Res","language":"eng","page":"D334-D341","PMID":"41251139","PMCID":"PMC12807666","source":"PubMed","title":"SILVA in 2026: a global core biodata resource for rRNA within the DSMZ digital diversity","title-short":"SILVA in 2026","volume":"54","author":[{"family":"Chuvochina","given":"Maria"},{"family":"Gerken","given":"Jan"},{"family":"Frentrup","given":"Martinique"},{"family":"Sandikci","given":"Yeliz"},{"family":"Goldmann","given":"Robin"},{"family":"Freese","given":"Heike M."},{"family":"Göker","given":"Markus"},{"family":"Sikorski","given":"Johannes"},{"family":"Yarza","given":"Pablo"},{"family":"Quast","given":"Christian"},{"family":"Peplies","given":"Jörg"},{"family":"Glöckner","given":"Frank Oliver"},{"family":"Reimer","given":"Lorenz Christian"}],"issued":{"date-parts":[["2026",1,6]]}}}],"schema":"https://github.com/citation-style-language/schema/raw/master/csl-citation.json"}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(92)</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For data obtained from gnotobiotic systems, pre-processing was likewise performed using QIIME2 and the DADA2 plugin for quality control and demultiplexing </w:t>
      </w:r>
      <w:r>
        <w:fldChar w:fldCharType="begin"/>
      </w:r>
      <w:r>
        <w:rPr>
          <w:rFonts w:cs="Times New Roman" w:ascii="Times New Roman" w:hAnsi="Times New Roman"/>
        </w:rPr>
        <w:instrText xml:space="preserve">ADDIN ZOTERO_ITEM CSL_CITATION {"citationID":"Rvib7znp","properties":{"unsorted":false,"formattedCitation":"(89, 90)","plainCitation":"(89, 90)","noteIndex":0},"citationItems":[{"id":507,"uris":["http://zotero.org/users/16875439/items/Z9FNLH48"],"itemData":{"id":507,"type":"article-journal","container-title":"Nature Biotechnology","DOI":"10.1038/s41587-019-0209-9","ISSN":"1546-1696","issue":"8","journalAbbreviation":"Nat Biotechnol","language":"eng","page":"852-857","PMID":"31341288","PMCID":"PMC7015180","source":"PubMed","title":"Reproducible,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Gregory"}],"issued":{"date-parts":[["2019",8]]}}},{"id":519,"uris":["http://zotero.org/users/16875439/items/XTDDFL36"],"itemData":{"id":519,"type":"article-journal","abstract":"DADA2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Inc.","page":"581-583","publisher":"Nature Publishing Group","source":"www.nature.com","title":"DADA2: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(89, 90)</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No abundance filtering was applied, as defined sets of isolates with known sequence information were used. Taxonomic assignment of detected ASVs was performed using VSEARCH with a 99% identity threshold </w:t>
      </w:r>
      <w:r>
        <w:fldChar w:fldCharType="begin"/>
      </w:r>
      <w:r>
        <w:rPr>
          <w:rFonts w:cs="Times New Roman" w:ascii="Times New Roman" w:hAnsi="Times New Roman"/>
        </w:rPr>
        <w:instrText xml:space="preserve">ADDIN ZOTERO_ITEM CSL_CITATION {"citationID":"2N08gx97","properties":{"unsorted":false,"formattedCitation":"(93)","plainCitation":"(93)","noteIndex":0},"citationItems":[{"id":529,"uris":["http://zotero.org/users/16875439/items/F9SF8FDV"],"itemData":{"id":529,"type":"article-journal","abstract":"BACKGROUND: VSEARCH is an open source and free of charge multithreaded 64-bit tool for processing and preparing metagenomics, genomics and population genomics nucleotide sequence data. It is designed as an alternative to the widely used USEARCH tool (Edgar, 2010) for which the source code is not publicly available, algorithm details are only rudimentarily described, and only a memory-confined 32-bit version is freely available for academic use.\nMETHODS: When searching nucleotide sequences, VSEARCH uses a fast heuristic based on words shared by the query and target sequences in order to quickly identify similar sequences, a similar strategy is probably used in USEARCH. VSEARCH then performs optimal global sequence alignment of the query against potential target sequences, using full dynamic programming instead of the seed-and-extend heuristic used by USEARCH. Pairwise alignments are computed in parallel using vectorisation and multiple threads.\nRESULTS: VSEARCH includes most commands for analysing nucleotide sequences available in USEARCH version 7 and several of those available in USEARCH version 8, including searching (exact or based on global alignment), clustering by similarity (using length pre-sorting, abundance pre-sorting or a user-defined order), chimera detection (reference-based or de novo), dereplication (full length or prefix), pairwise alignment, reverse complementation, sorting, and subsampling. VSEARCH also includes commands for FASTQ file processing, i.e., format detection, filtering, read quality statistics, and merging of paired reads. Furthermore, VSEARCH extends functionality with several new commands and improvements, including shuffling, rereplication, masking of low-complexity sequences with the well-known DUST algorithm, a choice among different similarity definitions, and FASTQ file format conversion. VSEARCH is here shown to be more accurate than USEARCH when performing searching, clustering, chimera detection and subsampling, while on a par with USEARCH for paired-ends read merging. VSEARCH is slower than USEARCH when performing clustering and chimera detection, but significantly faster when performing paired-end reads merging and dereplication. VSEARCH is available at https://github.com/torognes/vsearch under either the BSD 2-clause license or the GNU General Public License version 3.0.\nDISCUSSION: VSEARCH has been shown to be a fast, accurate and full-fledged alternative to USEARCH. A free and open-source versatile tool for sequence analysis is now available to the metagenomics community.","container-title":"PeerJ","DOI":"10.7717/peerj.2584","ISSN":"2167-8359","journalAbbreviation":"PeerJ","language":"eng","page":"e2584","PMID":"27781170","PMCID":"PMC5075697","source":"PubMed","title":"VSEARCH: a versatile open source tool for metagenomics","title-short":"VSEARCH","volume":"4","author":[{"family":"Rognes","given":"Torbjørn"},{"family":"Flouri","given":"Tomáš"},{"family":"Nichols","given":"Ben"},{"family":"Quince","given":"Christopher"},{"family":"Mahé","given":"Frédéric"}],"issued":{"date-parts":[["2016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(93)</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Reference sequences consisted of 16S rRNA V5-V7 regions extracted from whole-genome sequences of strains included in the inoculum (</w:t>
      </w:r>
      <w:r>
        <w:rPr>
          <w:rFonts w:cs="Times New Roman" w:ascii="Times New Roman" w:hAnsi="Times New Roman"/>
          <w:highlight w:val="magenta"/>
        </w:rPr>
        <w:t>Suppl. Tables 8, 9</w:t>
      </w:r>
      <w:r>
        <w:rPr>
          <w:rFonts w:cs="Times New Roman" w:ascii="Times New Roman" w:hAnsi="Times New Roman"/>
        </w:rPr>
        <w:t>). Isolates with identical V5-V7 regions were grouped together. ASVs not matching any member of the SynCom reference set were removed prior to downstream analysis.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Data analysis, statistics and data visualisation</w:t>
      </w:r>
    </w:p>
    <w:p>
      <w:pPr>
        <w:pStyle w:val="Normal"/>
        <w:spacing w:lineRule="auto" w:line="276"/>
        <w:jc w:val="both"/>
        <w:rPr>
          <w:rFonts w:ascii="Times New Roman" w:hAnsi="Times New Roman" w:cs="Times New Roman"/>
        </w:rPr>
      </w:pPr>
      <w:r>
        <w:rPr>
          <w:rFonts w:cs="Times New Roman" w:ascii="Times New Roman" w:hAnsi="Times New Roman"/>
        </w:rPr>
        <w:t xml:space="preserve">All analyses were performed in R (version 4.5.0). For </w:t>
      </w:r>
      <w:r>
        <w:rPr>
          <w:rFonts w:cs="Times New Roman" w:ascii="Times New Roman" w:hAnsi="Times New Roman"/>
          <w:i/>
          <w:iCs/>
        </w:rPr>
        <w:t>Lotus</w:t>
      </w:r>
      <w:r>
        <w:rPr>
          <w:rFonts w:cs="Times New Roman" w:ascii="Times New Roman" w:hAnsi="Times New Roman"/>
        </w:rPr>
        <w:t xml:space="preserve"> soil and SynCom datasets, spike-in DNA was removed from the ASV table prior to analysis. For alpha-diversity analyses, samples with fewer than 1000 reads were excluded, and read counts were rarefied to the minimum sequencing depth using phyloseq (version 1.52.0) </w:t>
      </w:r>
      <w:r>
        <w:fldChar w:fldCharType="begin"/>
      </w:r>
      <w:r>
        <w:rPr>
          <w:rFonts w:cs="Times New Roman" w:ascii="Times New Roman" w:hAnsi="Times New Roman"/>
        </w:rPr>
        <w:instrText xml:space="preserve">ADDIN ZOTERO_ITEM CSL_CITATION {"citationID":"oqFl502u","properties":{"unsorted":false,"formattedCitation":"(94)","plainCitation":"(94)","noteIndex":0},"citationItems":[{"id":532,"uris":["http://zotero.org/users/16875439/items/YV72PP7B"],"itemData":{"id":532,"type":"article-journal","abstract":"BACKGROUND: the analysis of microbial communities through dna sequencing brings many challenges: the integration of different types of data with methods from ecology, genetics, phylogenetics, multivariate statistics, visualization and testing. With the increased breadth of experimental designs now being pursued, project-specific statistical analyses are often needed, and these analyses are often difficult (or impossible) for peer researchers to independently reproduce. The vast majority of the requisite tools for performing these analyses reproducibly are already implemented in R and its extensions (packages), but with limited support for high throughput microbiome census data.\nRESULTS: Here we describe a software project, phyloseq, dedicated to the object-oriented representation and analysis of microbiome census data in R. It supports importing data from a variety of common formats, as well as many analysis techniques. These include calibration, filtering, subsetting, agglomeration, multi-table comparisons, diversity analysis, parallelized Fast UniFrac, ordination methods, and production of publication-quality graphics; all in a manner that is easy to document, share, and modify. We show how to apply functions from other R packages to phyloseq-represented data, illustrating the availability of a large number of open source analysis techniques. We discuss the use of phyloseq with tools for reproducible research, a practice common in other fields but still rare in the analysis of highly parallel microbiome census data. We have made available all of the materials necessary to completely reproduce the analysis and figures included in this article, an example of best practices for reproducible research.\nCONCLUSIONS: The phyloseq project for R is a new open-source software package, freely available on the web from both GitHub and Bioconductor.","container-title":"PloS One","DOI":"10.1371/journal.pone.0061217","ISSN":"1932-6203","issue":"4","journalAbbreviation":"PLoS One","language":"eng","page":"e61217","PMID":"23630581","PMCID":"PMC3632530","source":"PubMed","title":"phyloseq: an R package for reproducible interactive analysis and graphics of microbiome census data","title-short":"phyloseq","volume":"8","author":[{"family":"McMurdie","given":"Paul J."},{"family":"Holmes","given":"Susan"}],"issued":{"date-parts":[["2013"]]}}}],"schema":"https://github.com/citation-style-language/schema/raw/master/csl-citation.json"}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(94)</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Alpha diversity was quantified using Chao1 index as computed in QIIME2. For beta-diversity analyses, principal coordinate analysis (PCoA) </w:t>
      </w:r>
      <w:r>
        <w:fldChar w:fldCharType="begin"/>
      </w:r>
      <w:r>
        <w:rPr>
          <w:rFonts w:cs="Times New Roman" w:ascii="Times New Roman" w:hAnsi="Times New Roman"/>
        </w:rPr>
        <w:instrText xml:space="preserve">ADDIN ZOTERO_ITEM CSL_CITATION {"citationID":"8ABCZum9","properties":{"unsorted":false,"formattedCitation":"(95)","plainCitation":"(95)","noteIndex":0},"citationItems":[{"id":537,"uris":["http://zotero.org/users/16875439/items/UAVK2EP2"],"itemData":{"id":537,"type":"article-journal","abstract":"This paper is concerned with the representation of a multivariate sample of size $n$ as points $P_1, P_2,\\ldots, P_n$ in a Euclidean space. The interpretation of the distance $\\Delta(P_i, P_j)$ between the $i$th and $j$th members of the sample is discussed for some commonly used types of analysis, including both $Q$ and $R$ techniques. When all the distances between $n$ points are known a method is derived which finds their co-ordinates referred to principal axes. A set of necessary and sufficient conditions for a solution to exist in real Euclidean space is found. $Q$ and $R$ techniques are defined as being dual to one another when they both lead to a set of $n$ points with the same inter-point distances. Pairs of dual techniques are derived. In factor analysis the distances between points whose co-ordinates are the estimated factor scores can be interpreted as $D^2$ with a singular dispersion matrix.","container-title":"Biometrika","DOI":"10.2307/2333639","ISSN":"0006-3444","issue":"3/4","page":"325-338","publisher":"[Oxford University Press, Biometrika Trust]","source":"JSTOR","title":"Some Distance Properties of Latent Root and Vector Methods Used in Multivariate Analysis","volume":"53","author":[{"family":"Gower","given":"J. C."}],"issued":{"date-parts":[["1966"]]}}}],"schema":"https://github.com/citation-style-language/schema/raw/master/csl-citation.json"}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(95)</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based on Bray-Curtis dissimilarities </w:t>
      </w:r>
      <w:r>
        <w:fldChar w:fldCharType="begin"/>
      </w:r>
      <w:r>
        <w:rPr>
          <w:rFonts w:cs="Times New Roman" w:ascii="Times New Roman" w:hAnsi="Times New Roman"/>
        </w:rPr>
        <w:instrText xml:space="preserve">ADDIN ZOTERO_ITEM CSL_CITATION {"citationID":"UiE57QB9","properties":{"unsorted":false,"formattedCitation":"(96)","plainCitation":"(96)","noteIndex":0},"citationItems":[{"id":535,"uris":["http://zotero.org/users/16875439/items/KV6L8WJZ"],"itemData":{"id":535,"type":"article-journal","container-title":"Ecological Monographs","DOI":"10.2307/1942268","ISSN":"1557-7015","issue":"4","language":"en","license":"© 1957 by the Ecological Society of America","note":"_eprint: https://esajournals.onlinelibrary.wiley.com/doi/pdf/10.2307/1942268","page":"325-349","source":"Wiley Online Library","title":"An Ordination of the Upland Forest Communities of Southern Wisconsin","volume":"27","author":[{"family":"Bray","given":"J. Roger"},{"family":"Curtis","given":"J. T."}],"issued":{"date-parts":[["1957"]]}}}],"schema":"https://github.com/citation-style-language/schema/raw/master/csl-citation.json"}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(96)</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was performed separately for each genotype. Constrained analysis of principal cooridnates (CPCoA </w:t>
      </w:r>
      <w:r>
        <w:fldChar w:fldCharType="begin"/>
      </w:r>
      <w:r>
        <w:rPr>
          <w:rFonts w:cs="Times New Roman" w:ascii="Times New Roman" w:hAnsi="Times New Roman"/>
        </w:rPr>
        <w:instrText xml:space="preserve">ADDIN ZOTERO_ITEM CSL_CITATION {"citationID":"MnhIeSQ2","properties":{"unsorted":false,"formattedCitation":"(97)","plainCitation":"(97)","noteIndex":0},"citationItems":[{"id":539,"uris":["http://zotero.org/users/16875439/items/RVX6Y2N6"],"itemData":{"id":539,"type":"article-journal","abstract":"We present a new multivariate technique for testing the significance of individual terms in a multifactorial analysis-of-variance model for multispecies response variables. The technique will allow researchers to base analyses on measures of association (distance measures) that are ecologically relevant. In addition, unlike other distance-based hypothesis-testing techniques, this method allows tests of significance of interaction terms in a linear model. The technique uses the existing method of redundancy analysis (RDA) but allows the analysis to be based on Bray-Curtis or other ecologically meaningful measures through the use of principal coordinate analysis (PCoA). Steps in the procedure include: (1) calculating a matrix of distances among replicates using a distance measure of choice (e.g., Bray-Curtis); (2) determining the principal coordinates (including a correction for negative eigenvalues, if necessary), which preserve these distances; (3) creating a matrix of dummy variables corresponding to the design of the experiment (i.e., individual terms in a linear model); (4) analyzing the relationship between the principal coordinates (species data) and the dummy variables (model) using RDA; and (5) implementing a test by permutation for particular statistics corresponding to the particular terms in the model. This method has certain advantages not shared by other multivariate testing procedures. We demonstrate the use of this technique with experimental ecological data from intertidal assemblages and show how the presence of significant multivariate interactions can be interpreted. It is our view that distance-based RDA will be extremely useful to ecologists measuring multispecies responses to structured multifactorial experimental designs.","container-title":"Ecological Monographs","DOI":"10.1890/0012-9615(1999)069[0001:DBRATM]2.0.CO;2","ISSN":"1557-7015","issue":"1","language":"en","license":"© 1999 by the Ecological Society of America","note":"_eprint: https://esajournals.onlinelibrary.wiley.com/doi/pdf/10.1890/0012-9615%281999%29069%5B0001%3ADBRATM%5D2.0.CO%3B2","page":"1-24","source":"Wiley Online Library","title":"Distance-Based Redundancy Analysis: Testing Multispecies Responses in Multifactorial Ecological Experiments","title-short":"Distance-Based Redundancy Analysis","volume":"69","author":[{"family":"Legendre","given":"Pierre"},{"family":"Anderson","given":"Marti J."}],"issued":{"date-parts":[["1999"]]}}}],"schema":"https://github.com/citation-style-language/schema/raw/master/csl-citation.json"}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(97)</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capscale function in the vegan package in R </w:t>
      </w:r>
      <w:r>
        <w:fldChar w:fldCharType="begin"/>
      </w:r>
      <w:r>
        <w:rPr>
          <w:rFonts w:cs="Times New Roman" w:ascii="Times New Roman" w:hAnsi="Times New Roman"/>
        </w:rPr>
        <w:instrText xml:space="preserve">ADDIN ZOTERO_ITEM CSL_CITATION {"citationID":"CLqAy9PM","properties":{"unsorted":false,"formattedCitation":"(98)","plainCitation":"(98)","noteIndex":0},"citationItems":[{"id":545,"uris":["http://zotero.org/users/16875439/items/QXHLPSLB"],"itemData":{"id":545,"type":"software","DOI":"10.32614/CRAN.package.vegan","title":"vegan: Community Ecology Package","URL":"https://CRAN.R-project.org/package=vegan","version":"2.7-2","author":[{"family":"Oksanen","given":"Jari"},{"family":"Simpson","given":"Gavin L."},{"family":"Blanchet","given":"F. Guillaume"},{"family":"Kindt","given":"Roeland"},{"family":"Legendre","given":"Pierre"},{"family":"Minchin","given":"Peter R."},{"family":"O'Hara","given":"Peter"},{"family":"Solymos","given":"Peter"},{"family":"Stevens","given":"M. Henry H."},{"family":"Szoecs","given":"Eduard"},{"family":"Wagner","given":"Helene"},{"family":"Barbour","given":"Matt"},{"family":"Bedward","given":"Michael"},{"family":"Bolker","given":"Ben"},{"family":"Borcard","given":"Daniel"},{"family":"Borman","given":"Tuomas"},{"family":"Carvalho","given":"Gustavo"},{"family":"Chirico","given":"Michael"},{"family":"De Caceres","given":"Miquel"},{"family":"Durand","given":"Sebastian"},{"family":"Evangelista","given":"Heloisa Beatriz Antoniazi"},{"family":"FitzJohn","given":"Rich"},{"family":"Friendly","given":"Michael"},{"family":"Furneaux","given":"Brendan"},{"family":"Hannigan","given":"Geoffrey"},{"family":"Hill","given":"Mark O."},{"family":"Lahti","given":"Leo"},{"family":"Martino","given":"Cameron"},{"family":"McGlinn","given":"Dan"},{"family":"Ouellette","given":"Marie-Helene"},{"family":"Ribeiro Cunha","given":"Eduardo"},{"family":"Smith","given":"Tyler"},{"family":"Stier","given":"Adrian"},{"family":"Ter Braak","given":"Cajo J. F."},{"family":"Weedon","given":"James"}],"issued":{"date-parts":[["2025"]]}}}],"schema":"https://github.com/citation-style-language/schema/raw/master/csl-citation.json"}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(98)</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using Bray-Curtis dissmiliarities was conducted with genotype and soil type as constraining variables. Permutation tests were used to assess the effects of the constrained variables on bacterial community composition. Relative ASV abundances were calculated using total sum scaling (TSS). Differential abundance analysis of individual ASVs was performed using MaAsLin2 </w:t>
      </w:r>
      <w:r>
        <w:fldChar w:fldCharType="begin"/>
      </w:r>
      <w:r>
        <w:rPr>
          <w:rFonts w:cs="Times New Roman" w:ascii="Times New Roman" w:hAnsi="Times New Roman"/>
        </w:rPr>
        <w:instrText xml:space="preserve">ADDIN ZOTERO_ITEM CSL_CITATION {"citationID":"Y7F0UuxN","properties":{"unsorted":false,"formattedCitation":"(99)","plainCitation":"(99)","noteIndex":0},"citationItems":[{"id":546,"uris":["http://zotero.org/users/16875439/items/VRPS7UMR"],"itemData":{"id":546,"type":"article-journal","abstract":"It is challenging to associate features such as human health outcomes, diet, environmental conditions, or other metadata to microbial community measurements, due in part to their quantitative properties. Microbiome multi-omics are typically noisy, sparse (zero-inflated), high-dimensional, extremely non-normal, and often in the form of count or compositional measurements. Here we introduce an optimized combination of novel and established methodology to assess multivariable association of microbial community features with complex metadata in population-scale observational studies. Our approach, MaAsLin 2 (Microbiome Multivariable Associations with Linear Models), uses generalized linear and mixed models to accommodate a wide variety of modern epidemiological studies, including cross-sectional and longitudinal designs, as well as a variety of data types (e.g., counts and relative abundances) with or without covariates and repeated measurements. To construct this method, we conducted a large-scale evaluation of a broad range of scenarios under which straightforward identification of meta-omics associations can be challenging. These simulation studies reveal that MaAsLin 2’s linear model preserves statistical power in the presence of repeated measures and multiple covariates, while accounting for the nuances of meta-omics features and controlling false discovery. We also applied MaAsLin 2 to a microbial multi-omics dataset from the Integrative Human Microbiome (HMP2) project which, in addition to reproducing established results, revealed a unique, integrated landscape of inflammatory bowel diseases (IBD) across multiple time points and omics profiles.","container-title":"PLOS Computational Biology","DOI":"10.1371/journal.pcbi.1009442","ISSN":"1553-7358","issue":"11","journalAbbreviation":"PLOS Computational Biology","language":"en","page":"e1009442","publisher":"Public Library of Science","source":"PLoS Journals","title":"Multivariable association discovery in population-scale meta-omics studies","volume":"17","author":[{"family":"Mallick","given":"Himel"},{"family":"Rahnavard","given":"Ali"},{"family":"McIver","given":"Lauren J."},{"family":"Ma","given":"Siyuan"},{"family":"Zhang","given":"Yancong"},{"family":"Nguyen","given":"Long H."},{"family":"Tickle","given":"Timothy L."},{"family":"Weingart","given":"George"},{"family":"Ren","given":"Boyu"},{"family":"Schwager","given":"Emma H."},{"family":"Chatterjee","given":"Suvo"},{"family":"Thompson","given":"Kelsey N."},{"family":"Wilkinson","given":"Jeremy E."},{"family":"Subramanian","given":"Ayshwarya"},{"family":"Lu","given":"Yiren"},{"family":"Waldron","given":"Levi"},{"family":"Paulson","given":"Joseph N."},{"family":"Franzosa","given":"Eric A."},{"family":"Bravo","given":"Hector Corrada"},{"family":"Huttenhower","given":"Curtis"}],"issued":{"date-parts":[["2021",11,16]]}}}],"schema":"https://github.com/citation-style-language/schema/raw/master/csl-citation.json"}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(99)</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with an additional structural-zero filtering step as proposed by Kaul </w:t>
      </w:r>
      <w:r>
        <w:rPr>
          <w:rFonts w:cs="Times New Roman" w:ascii="Times New Roman" w:hAnsi="Times New Roman"/>
          <w:i/>
          <w:iCs/>
        </w:rPr>
        <w:t>et al</w:t>
      </w:r>
      <w:r>
        <w:rPr>
          <w:rFonts w:cs="Times New Roman" w:ascii="Times New Roman" w:hAnsi="Times New Roman"/>
        </w:rPr>
        <w:t xml:space="preserve">. </w:t>
      </w:r>
      <w:r>
        <w:fldChar w:fldCharType="begin"/>
      </w:r>
      <w:r>
        <w:rPr>
          <w:rFonts w:cs="Times New Roman" w:ascii="Times New Roman" w:hAnsi="Times New Roman"/>
        </w:rPr>
        <w:instrText xml:space="preserve">ADDIN ZOTERO_ITEM CSL_CITATION {"citationID":"WGNJYL88","properties":{"unsorted":false,"formattedCitation":"(100)","plainCitation":"(100)","noteIndex":0},"citationItems":[{"id":548,"uris":["http://zotero.org/users/16875439/items/IWLTEMRU"],"itemData":{"id":548,"type":"article-journal","abstract":"Motivation: An important feature of microbiome count data is the presence of a large number of zeros. A common strategy to handle these excess zeros is to add a small number called pseudo-count (e.g., 1). Other strategies include using various probability models to model the excess zero counts. Although adding a pseudo-count is simple and widely used, as demonstrated in this paper, it is not ideal. On the other hand, methods that model excess zeros using a probability model often make an implicit assumption that all zeros can be explained by a common probability models. As described in this article, this is not always recommended as there are potentially three types/sources of zeros in a microbiome data. The purpose of this paper is to develop a simple methodology to identify and accomodate three different types of zeros and to test hypotheses regarding the relative abundance of taxa in two or more experimental groups. Another major contribution of this paper is to perform constrained (directional or ordered) inference when there are more than two ordered experimental groups (e.g., subjects ordered by diet or age groups or environmental exposure groups). As far as we know this is the first paper that addresses such problems in the analysis of microbiome data. Results: Using extensive simulation studies, we demonstrate that the proposed methodology not only controls the false discovery rate at a desired level of significance while competing well in terms of power with DESeq2, a popular procedure derived from RNASeq literature. As expected, the method using pseudo-counts tends to be very conservative and the classical t-test that ignores the underlying simplex structure in the data has an inflated FDR.","container-title":"Frontiers in Microbiology","DOI":"10.3389/fmicb.2017.02114","ISSN":"1664-302X","journalAbbreviation":"Front Microbiol","language":"eng","page":"2114","PMID":"29163406","PMCID":"PMC5682008","source":"PubMed","title":"Analysis of Microbiome Data in the Presence of Excess Zeros","volume":"8","author":[{"family":"Kaul","given":"Abhishek"},{"family":"Mandal","given":"Siddhartha"},{"family":"Davidov","given":"Ori"},{"family":"Peddada","given":"Shyamal D."}],"issued":{"date-parts":[["2017"]]}}}],"schema":"https://github.com/citation-style-language/schema/raw/master/csl-citation.json"}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(100)</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requiring that the non-structural-zero group contained at least 20 reads across at least three samples. P-values were adjusted for multiple testing using the Benjamini-Hochberg (BH) procedure </w:t>
      </w:r>
      <w:r>
        <w:fldChar w:fldCharType="begin"/>
      </w:r>
      <w:r>
        <w:rPr>
          <w:rFonts w:cs="Times New Roman" w:ascii="Times New Roman" w:hAnsi="Times New Roman"/>
        </w:rPr>
        <w:instrText xml:space="preserve">ADDIN ZOTERO_ITEM CSL_CITATION {"citationID":"wEKQNzfM","properties":{"unsorted":false,"formattedCitation":"(101)","plainCitation":"(101)","noteIndex":0},"citationItems":[{"id":551,"uris":["http://zotero.org/users/16875439/items/THH8FXXS"],"itemData":{"id":551,"type":"article-journal","abstract":"The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(Methodological)","ISSN":"0035-9246","issue":"1","page":"289-300","publisher":"[Royal Statistical Society, Oxford University Press]","source":"JSTOR","title":"Controlling the False Discovery Rate: A Practical and Powerful Approach to Multiple Testing","title-short":"Controlling the False Discovery Rate","volume":"57","author":[{"family":"Benjamini","given":"Yoav"},{"family":"Hochberg","given":"Yosef"}],"issued":{"date-parts":[["1995"]]}}}],"schema":"https://github.com/citation-style-language/schema/raw/master/csl-citation.json"}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(101)</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with a false discovery rate (FDR) of 5%. Pairwise significance testing was performed using ANOVA and Tukey post-hoc test. </w:t>
      </w:r>
      <w:commentRangeStart w:id="12"/>
      <w:r>
        <w:rPr>
          <w:rFonts w:cs="Times New Roman" w:ascii="Times New Roman" w:hAnsi="Times New Roman"/>
        </w:rPr>
        <w:t xml:space="preserve">Data visualisation was carried out in R using packages ggplot2 </w:t>
      </w:r>
      <w:r>
        <w:fldChar w:fldCharType="begin"/>
      </w:r>
      <w:r>
        <w:rPr>
          <w:rFonts w:cs="Times New Roman" w:ascii="Times New Roman" w:hAnsi="Times New Roman"/>
        </w:rPr>
        <w:instrText xml:space="preserve">ADDIN ZOTERO_ITEM CSL_CITATION {"citationID":"OFXyIOtF","properties":{"unsorted":false,"formattedCitation":"(102)","plainCitation":"(102)","noteIndex":0},"citationItems":[{"id":554,"uris":["http://zotero.org/users/16875439/items/WNIKNA7Y"],"itemData":{"id":554,"type":"book","collection-title":"Use R!","edition":"Second edition","ISBN":"978-3-319-24277-4","language":"eng","number-of-pages":"1","publisher":"Springer international publishing","publisher-place":"Cham","source":"K10plus ISBN","title":"ggplot2: elegant graphics for data analysis","title-short":"ggplot2","author":[{"family":"Wickham","given":"Hadley"}],"contributor":[{"family":"Sievert","given":"Carson"}],"issued":{"date-parts":[["2016"]]}}}],"schema":"https://github.com/citation-style-language/schema/raw/master/csl-citation.json"}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(102)</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ggh4x, ggVenndiagram, patchwork, cowplot, multcompView, scales, ggtext, ggforce, ggalluvial, grid, ggpubr, Gmisc, gridExtra, and gridtext [</w:t>
      </w:r>
      <w:r>
        <w:rPr>
          <w:rFonts w:cs="Times New Roman" w:ascii="Times New Roman" w:hAnsi="Times New Roman"/>
          <w:highlight w:val="red"/>
        </w:rPr>
        <w:t>REF</w:t>
      </w:r>
      <w:r>
        <w:rPr>
          <w:rFonts w:cs="Times New Roman" w:ascii="Times New Roman" w:hAnsi="Times New Roman"/>
        </w:rPr>
        <w:t>]. Data manipulation was performed using dplyr, tidyr, tibble, stringr, data.table, and magrittr [</w:t>
      </w:r>
      <w:r>
        <w:rPr>
          <w:rFonts w:cs="Times New Roman" w:ascii="Times New Roman" w:hAnsi="Times New Roman"/>
          <w:highlight w:val="red"/>
        </w:rPr>
        <w:t>REF</w:t>
      </w:r>
      <w:r>
        <w:rPr>
          <w:rFonts w:cs="Times New Roman" w:ascii="Times New Roman" w:hAnsi="Times New Roman"/>
        </w:rPr>
        <w:t xml:space="preserve">]. </w:t>
      </w:r>
      <w:commentRangeEnd w:id="12"/>
      <w:r>
        <w:commentReference w:id="12"/>
      </w:r>
      <w:r>
        <w:rPr>
          <w:rFonts w:cs="Times New Roman" w:ascii="Times New Roman" w:hAnsi="Times New Roman"/>
        </w:rPr>
      </w:r>
    </w:p>
    <w:p>
      <w:pPr>
        <w:pStyle w:val="Normal"/>
        <w:spacing w:lineRule="auto" w:line="276"/>
        <w:jc w:val="both"/>
        <w:rPr>
          <w:rFonts w:ascii="Times New Roman" w:hAnsi="Times New Roman" w:cs="Times New Roman"/>
          <w:color w:val="333333"/>
        </w:rPr>
      </w:pPr>
      <w:r>
        <w:rPr>
          <w:rFonts w:cs="Times New Roman" w:ascii="Times New Roman" w:hAnsi="Times New Roman"/>
          <w:color w:val="333333"/>
        </w:rPr>
      </w:r>
    </w:p>
    <w:p>
      <w:pPr>
        <w:pStyle w:val="Normal"/>
        <w:spacing w:lineRule="auto" w:line="276"/>
        <w:jc w:val="both"/>
        <w:rPr>
          <w:rFonts w:ascii="Times New Roman" w:hAnsi="Times New Roman" w:cs="Times New Roman"/>
          <w:b/>
          <w:b/>
          <w:bCs/>
          <w:color w:val="333333"/>
        </w:rPr>
      </w:pPr>
      <w:r>
        <w:rPr>
          <w:rFonts w:cs="Times New Roman" w:ascii="Times New Roman" w:hAnsi="Times New Roman"/>
          <w:b/>
          <w:bCs/>
          <w:color w:val="333333"/>
        </w:rPr>
        <w:t>Nutrient prediction analysis of plants cultivated in Askov soils</w:t>
      </w:r>
    </w:p>
    <w:p>
      <w:pPr>
        <w:pStyle w:val="Normal"/>
        <w:spacing w:lineRule="auto" w:line="276"/>
        <w:jc w:val="both"/>
        <w:rPr/>
      </w:pPr>
      <w:r>
        <w:rPr>
          <w:rFonts w:cs="Times New Roman" w:ascii="Times New Roman" w:hAnsi="Times New Roman"/>
          <w:bCs/>
          <w:color w:val="333333"/>
        </w:rPr>
        <w:t xml:space="preserve">Prediction of soil type was performed using Compositional Data via Continuos Relaxations (codacore) </w:t>
      </w:r>
      <w:r>
        <w:fldChar w:fldCharType="begin"/>
      </w:r>
      <w:r>
        <w:rPr>
          <w:bCs/>
          <w:rFonts w:cs="Times New Roman" w:ascii="Times New Roman" w:hAnsi="Times New Roman"/>
          <w:color w:val="333333"/>
        </w:rPr>
        <w:instrText xml:space="preserve">ADDIN ZOTERO_ITEM CSL_CITATION {"citationID":"O3gRovQp","properties":{"unsorted":false,"formattedCitation":"(103)","plainCitation":"(103)","noteIndex":0},"citationItems":[{"id":555,"uris":["http://zotero.org/users/16875439/items/L4IWU368"],"itemData":{"id":555,"type":"article-journal","abstract":"The automatic discovery of sparse biomarkers that are associated with an outcome of interest is a central goal of bioinformatics. In the context of high-throughput sequencing (HTS) data, and compositional data (CoDa) more generally, an important class of biomarkers are the log-ratios between the input variables. However, identifying predictive log-ratio biomarkers from HTS data is a combinatorial optimization problem, which is computationally challenging. Existing methods are slow to run and scale poorly with the dimension of the input, which has limited their application to low- and moderate-dimensional metagenomic datasets.Building on recent advances from the field of deep learning, we present CoDaCoRe, a novel learning algorithm that identifies sparse, interpretable and predictive log-ratio biomarkers. Our algorithm exploits a continuous relaxation to approximate the underlying combinatorial optimization problem. This relaxation can then be optimized efficiently using the modern ML toolbox, in particular, gradient descent. As a result, CoDaCoRe runs several orders of magnitude faster than competing methods, all while achieving state-of-the-art performance in terms of predictive accuracy and sparsity. We verify the outperformance of CoDaCoRe across a wide range of microbiome, metabolite and microRNA benchmark datasets, as well as a particularly high-dimensional dataset that is outright computationally intractable for existing sparse log-ratio selection methods.The CoDaCoRe package is available at https://github.com/egr95/R-codacore. Code and instructions for reproducing our results are available at https://github.com/cunningham-lab/codacore.Supplementary data are available at Bioinformatics online.","container-title":"Bioinformatics","DOI":"10.1093/bioinformatics/btab645","ISSN":"1367-4803","issue":"1","journalAbbreviation":"Bioinformatics","page":"157-163","source":"Silverchair","title":"Learning sparse log-ratios for high-throughput sequencing data","volume":"38","author":[{"family":"Gordon-Rodriguez","given":"Elliott"},{"family":"Quinn","given":"Thomas P"},{"family":"Cunningham","given":"John P"}],"issued":{"date-parts":[["2021",12,22]]}}}],"schema":"https://github.com/citation-style-language/schema/raw/master/csl-citation.json"}</w:instrText>
      </w:r>
      <w:r>
        <w:rPr>
          <w:rFonts w:cs="Times New Roman" w:ascii="Times New Roman" w:hAnsi="Times New Roman"/>
          <w:bCs/>
          <w:color w:val="333333"/>
        </w:rPr>
      </w:r>
      <w:r>
        <w:rPr>
          <w:bCs/>
          <w:rFonts w:cs="Times New Roman" w:ascii="Times New Roman" w:hAnsi="Times New Roman"/>
          <w:color w:val="333333"/>
        </w:rPr>
        <w:fldChar w:fldCharType="separate"/>
      </w:r>
      <w:r>
        <w:rPr>
          <w:rFonts w:cs="Times New Roman" w:ascii="Times New Roman" w:hAnsi="Times New Roman"/>
          <w:bCs/>
          <w:color w:val="333333"/>
        </w:rPr>
        <w:t>(103)</w:t>
      </w:r>
      <w:r>
        <w:rPr>
          <w:rFonts w:cs="Times New Roman" w:ascii="Times New Roman" w:hAnsi="Times New Roman"/>
          <w:bCs/>
          <w:color w:val="333333"/>
        </w:rPr>
      </w:r>
      <w:r>
        <w:rPr>
          <w:bCs/>
          <w:rFonts w:cs="Times New Roman" w:ascii="Times New Roman" w:hAnsi="Times New Roman"/>
          <w:color w:val="333333"/>
        </w:rPr>
        <w:fldChar w:fldCharType="end"/>
      </w:r>
      <w:r>
        <w:rPr>
          <w:rFonts w:cs="Times New Roman" w:ascii="Times New Roman" w:hAnsi="Times New Roman"/>
          <w:bCs/>
          <w:color w:val="333333"/>
        </w:rPr>
        <w:t xml:space="preserve">. Because codacore supports only binary categorical variables, a nested modelling scheme was applied to predict the trinary soil type variable (NPK, PK, UF). Two models were fitted: one distinguishing NPK from non-NPK soils, and a second distinguishing PK from UF soils. The first model was trained on data from all three soils, whereas the second was trained only on PK and UF samples. As illustrated in </w:t>
      </w:r>
      <w:r>
        <w:rPr>
          <w:rFonts w:cs="Times New Roman" w:ascii="Times New Roman" w:hAnsi="Times New Roman"/>
          <w:bCs/>
          <w:color w:val="333333"/>
          <w:highlight w:val="magenta"/>
        </w:rPr>
        <w:t>Figure 3A</w:t>
      </w:r>
      <w:r>
        <w:rPr>
          <w:rFonts w:cs="Times New Roman" w:ascii="Times New Roman" w:hAnsi="Times New Roman"/>
          <w:bCs/>
          <w:color w:val="333333"/>
        </w:rPr>
        <w:t xml:space="preserve">, the first model predicts whether a sample originates from NPK soil; if not, the second model predicts whether it originates from PK or UF soil. Two-thirds of the data were used for model training and one-third was used for testing and to assess prediction accuracy. The split was performed randomly while ensuring equal representation of all three soils and all five genotypes in both training and test sets. Separate nested models were trained for </w:t>
      </w:r>
      <w:r>
        <w:rPr>
          <w:rFonts w:cs="Times New Roman" w:ascii="Times New Roman" w:hAnsi="Times New Roman"/>
          <w:bCs/>
          <w:i/>
          <w:iCs/>
          <w:color w:val="333333"/>
        </w:rPr>
        <w:t>Lotus</w:t>
      </w:r>
      <w:r>
        <w:rPr>
          <w:rFonts w:cs="Times New Roman" w:ascii="Times New Roman" w:hAnsi="Times New Roman"/>
          <w:bCs/>
          <w:color w:val="333333"/>
        </w:rPr>
        <w:t xml:space="preserve"> and </w:t>
      </w:r>
      <w:r>
        <w:rPr>
          <w:rFonts w:cs="Times New Roman" w:ascii="Times New Roman" w:hAnsi="Times New Roman"/>
          <w:bCs/>
          <w:i/>
          <w:iCs/>
          <w:color w:val="333333"/>
        </w:rPr>
        <w:t>Hordeum</w:t>
      </w:r>
      <w:r>
        <w:rPr>
          <w:rFonts w:cs="Times New Roman" w:ascii="Times New Roman" w:hAnsi="Times New Roman"/>
          <w:bCs/>
          <w:color w:val="333333"/>
        </w:rPr>
        <w:t xml:space="preserve"> datasets. Analysis only included bacterial ASVs.</w:t>
      </w:r>
    </w:p>
    <w:p>
      <w:pPr>
        <w:pStyle w:val="Normal"/>
        <w:spacing w:lineRule="auto" w:line="276"/>
        <w:jc w:val="both"/>
        <w:rPr>
          <w:rFonts w:ascii="Times New Roman" w:hAnsi="Times New Roman" w:cs="Times New Roman"/>
          <w:b/>
          <w:b/>
          <w:bCs/>
          <w:color w:val="333333"/>
        </w:rPr>
      </w:pPr>
      <w:r>
        <w:rPr>
          <w:rFonts w:cs="Times New Roman" w:ascii="Times New Roman" w:hAnsi="Times New Roman"/>
          <w:b/>
          <w:bCs/>
          <w:color w:val="333333"/>
        </w:rPr>
      </w:r>
    </w:p>
    <w:p>
      <w:pPr>
        <w:pStyle w:val="Normal"/>
        <w:spacing w:lineRule="auto" w:line="276"/>
        <w:jc w:val="both"/>
        <w:rPr>
          <w:rFonts w:ascii="Times New Roman" w:hAnsi="Times New Roman" w:cs="Times New Roman"/>
          <w:b/>
          <w:b/>
          <w:bCs/>
          <w:color w:val="333333"/>
        </w:rPr>
      </w:pPr>
      <w:r>
        <w:rPr>
          <w:rFonts w:cs="Times New Roman" w:ascii="Times New Roman" w:hAnsi="Times New Roman"/>
          <w:b/>
          <w:bCs/>
          <w:color w:val="333333"/>
        </w:rPr>
        <w:t>Root exudate experimental setups</w:t>
      </w:r>
    </w:p>
    <w:p>
      <w:pPr>
        <w:pStyle w:val="Normal"/>
        <w:spacing w:lineRule="auto" w:line="276"/>
        <w:jc w:val="both"/>
        <w:rPr>
          <w:rFonts w:ascii="Times New Roman" w:hAnsi="Times New Roman" w:cs="Times New Roman"/>
          <w:color w:val="333333"/>
        </w:rPr>
      </w:pPr>
      <w:r>
        <w:rPr>
          <w:rFonts w:cs="Times New Roman" w:ascii="Times New Roman" w:hAnsi="Times New Roman"/>
          <w:color w:val="333333"/>
        </w:rPr>
        <w:t xml:space="preserve">For </w:t>
      </w:r>
      <w:r>
        <w:rPr>
          <w:rFonts w:cs="Times New Roman" w:ascii="Times New Roman" w:hAnsi="Times New Roman"/>
          <w:i/>
          <w:iCs/>
          <w:color w:val="333333"/>
        </w:rPr>
        <w:t>Lotus</w:t>
      </w:r>
      <w:r>
        <w:rPr>
          <w:rFonts w:cs="Times New Roman" w:ascii="Times New Roman" w:hAnsi="Times New Roman"/>
          <w:color w:val="333333"/>
        </w:rPr>
        <w:t xml:space="preserve">, sterile-germinated wild-type and CSSP mutant seedlings were transferred to sterile square Petri dishes half-filled with solid quarter-strength B&amp;D medium without nitrogen (1.4% Agar Noble, Difco) </w:t>
      </w:r>
      <w:r>
        <w:fldChar w:fldCharType="begin"/>
      </w:r>
      <w:r>
        <w:rPr>
          <w:rFonts w:cs="Times New Roman" w:ascii="Times New Roman" w:hAnsi="Times New Roman"/>
          <w:color w:val="333333"/>
        </w:rPr>
        <w:instrText xml:space="preserve">ADDIN ZOTERO_ITEM CSL_CITATION {"citationID":"4rShtgfv","properties":{"unsorted":false,"formattedCitation":"(104)","plainCitation":"(104)","noteIndex":0},"citationItems":[{"id":557,"uris":["http://zotero.org/users/16875439/items/JFE5NCHM"],"itemData":{"id":557,"type":"article-journal","abstract":"1. The finding that the plant is the genetic determinant of leghaemoglobin production in legume nodules was further tested by inoculating snake beans with two strains of Rhizobium selected to give large genetic differences. Carbohydrate requirement patterns, immunological techniques and DNA base ratio determinations were used to demonstrate genetic differences between the two rhizobial strains. 2. Partially purified preparations of the haemoglobins from the nodules produced by the two strains showed no differences when examined by electrophoresis, isoelectric focusing or ion-exchange chromatography. 3. Two different leghaemoglobins from each type of nodule were separated by chromatography on DEAE-cellulose. One of these was isolated in the Fe(3+) form and accounted for two-thirds of the total leghaemoglobin. When it was examined in the analytical ultracentrifuge and by amino acid analysis, this major component did not vary with the inoculant rhizobial strain. The molecule had an s(20,w) of 1.88S, a diffusion coefficient of 10.7x10(-7)cm(2).s(-1) and a mol. wt. of 16700. 4. These results strongly support the hypothesis that the mRNA for leghaemoglobin is transcribed from plant DNA.","container-title":"The Biochemical Journal","DOI":"10.1042/bj1251075","ISSN":"0264-6021","issue":"4","journalAbbreviation":"Biochem J","language":"eng","page":"1075-1080","PMID":"5144223","PMCID":"PMC1178271","source":"PubMed","title":"Control of leghaemoglobin synthesis in snake beans","volume":"125","author":[{"family":"Broughton","given":"W. J."},{"family":"Dilworth","given":"M. J."}],"issued":{"date-parts":[["1971",12]]}}}],"schema":"https://github.com/citation-style-language/schema/raw/master/csl-citation.json"}</w:instrText>
      </w:r>
      <w:r>
        <w:rPr>
          <w:rFonts w:cs="Times New Roman" w:ascii="Times New Roman" w:hAnsi="Times New Roman"/>
          <w:color w:val="333333"/>
        </w:rPr>
      </w:r>
      <w:r>
        <w:rPr>
          <w:rFonts w:cs="Times New Roman" w:ascii="Times New Roman" w:hAnsi="Times New Roman"/>
          <w:color w:val="333333"/>
        </w:rPr>
        <w:fldChar w:fldCharType="separate"/>
      </w:r>
      <w:r>
        <w:rPr>
          <w:rFonts w:cs="Times New Roman" w:ascii="Times New Roman" w:hAnsi="Times New Roman"/>
          <w:color w:val="333333"/>
        </w:rPr>
        <w:t>(104)</w:t>
      </w:r>
      <w:r>
        <w:rPr>
          <w:rFonts w:cs="Times New Roman" w:ascii="Times New Roman" w:hAnsi="Times New Roman"/>
          <w:color w:val="333333"/>
        </w:rPr>
      </w:r>
      <w:r>
        <w:rPr>
          <w:rFonts w:cs="Times New Roman" w:ascii="Times New Roman" w:hAnsi="Times New Roman"/>
          <w:color w:val="333333"/>
        </w:rPr>
        <w:fldChar w:fldCharType="end"/>
      </w:r>
      <w:r>
        <w:rPr>
          <w:rFonts w:cs="Times New Roman" w:ascii="Times New Roman" w:hAnsi="Times New Roman"/>
          <w:color w:val="333333"/>
        </w:rPr>
        <w:t>. For each genotype, six biological replicates were prepared, with 12 plants per plate. A sterile filter paper was placed between the roots and the medium, and plants were fixed using an autoclaved aluminium foil grid. Plates maintained vertically in custom plastic racks covering the lower half of the plates to keep roots in darkness. Plants were cultivated at 21°C, 16/8 day/night hours, 100/0</w:t>
      </w:r>
      <w:r>
        <w:rPr>
          <w:rFonts w:cs="Times New Roman" w:ascii="Times New Roman" w:hAnsi="Times New Roman"/>
        </w:rPr>
        <w:t xml:space="preserve"> μmol m</w:t>
      </w:r>
      <w:r>
        <w:rPr>
          <w:rFonts w:cs="Times New Roman" w:ascii="Times New Roman" w:hAnsi="Times New Roman"/>
          <w:vertAlign w:val="superscript"/>
        </w:rPr>
        <w:t>-2</w:t>
      </w:r>
      <w:r>
        <w:rPr>
          <w:rFonts w:cs="Times New Roman" w:ascii="Times New Roman" w:hAnsi="Times New Roman"/>
        </w:rPr>
        <w:t xml:space="preserve"> s</w:t>
      </w:r>
      <w:r>
        <w:rPr>
          <w:rFonts w:cs="Times New Roman" w:ascii="Times New Roman" w:hAnsi="Times New Roman"/>
          <w:vertAlign w:val="superscript"/>
        </w:rPr>
        <w:t>-1</w:t>
      </w:r>
      <w:r>
        <w:rPr>
          <w:rFonts w:cs="Times New Roman" w:ascii="Times New Roman" w:hAnsi="Times New Roman"/>
          <w:color w:val="333333"/>
        </w:rPr>
        <w:t xml:space="preserve"> white light day/night for two weeks.  </w:t>
      </w:r>
    </w:p>
    <w:p>
      <w:pPr>
        <w:pStyle w:val="Normal"/>
        <w:spacing w:lineRule="auto" w:line="276"/>
        <w:jc w:val="both"/>
        <w:rPr>
          <w:rFonts w:ascii="Times New Roman" w:hAnsi="Times New Roman" w:cs="Times New Roman"/>
          <w:color w:val="333333"/>
        </w:rPr>
      </w:pPr>
      <w:r>
        <w:rPr>
          <w:rFonts w:cs="Times New Roman" w:ascii="Times New Roman" w:hAnsi="Times New Roman"/>
          <w:color w:val="333333"/>
        </w:rPr>
        <w:t xml:space="preserve">For </w:t>
      </w:r>
      <w:r>
        <w:rPr>
          <w:rFonts w:cs="Times New Roman" w:ascii="Times New Roman" w:hAnsi="Times New Roman"/>
          <w:i/>
          <w:iCs/>
          <w:color w:val="333333"/>
        </w:rPr>
        <w:t>Hordeum</w:t>
      </w:r>
      <w:r>
        <w:rPr>
          <w:rFonts w:cs="Times New Roman" w:ascii="Times New Roman" w:hAnsi="Times New Roman"/>
          <w:color w:val="333333"/>
        </w:rPr>
        <w:t xml:space="preserve">, sterile-germinated wild-type and CSSP mutant seedlings were cultivated in autoclaved Duran borosilicate glass tubes containing 50ml sterile VWR sand (CAS 14808-60-7, washed with sterile milliQ and baked for 4h at 200°C), and supplemented with 15ml of low-nitrogen, low-phosphorus Long Ashton medium (as used for the </w:t>
      </w:r>
      <w:r>
        <w:rPr>
          <w:rFonts w:cs="Times New Roman" w:ascii="Times New Roman" w:hAnsi="Times New Roman"/>
          <w:i/>
          <w:iCs/>
          <w:color w:val="333333"/>
        </w:rPr>
        <w:t>Hordeum</w:t>
      </w:r>
      <w:r>
        <w:rPr>
          <w:rFonts w:cs="Times New Roman" w:ascii="Times New Roman" w:hAnsi="Times New Roman"/>
          <w:color w:val="333333"/>
        </w:rPr>
        <w:t xml:space="preserve"> gnotobiotic experiment). One seedling was added per tube, which was closed with autoclaved foam plug. Unplanted sand-only controls were included. Plants were cultivated under the same conditions as </w:t>
      </w:r>
      <w:r>
        <w:rPr>
          <w:rFonts w:cs="Times New Roman" w:ascii="Times New Roman" w:hAnsi="Times New Roman"/>
          <w:i/>
          <w:color w:val="333333"/>
        </w:rPr>
        <w:t>Lotus</w:t>
      </w:r>
      <w:r>
        <w:rPr>
          <w:rFonts w:cs="Times New Roman" w:ascii="Times New Roman" w:hAnsi="Times New Roman"/>
          <w:color w:val="333333"/>
        </w:rPr>
        <w:t xml:space="preserve"> for three weeks.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Root exudate harvest, sample preparation and LC-MS/MS</w:t>
      </w:r>
    </w:p>
    <w:p>
      <w:pPr>
        <w:pStyle w:val="Normal"/>
        <w:spacing w:lineRule="auto" w:line="276"/>
        <w:jc w:val="both"/>
        <w:rPr>
          <w:rFonts w:ascii="Times New Roman" w:hAnsi="Times New Roman" w:cs="Times New Roman"/>
          <w:kern w:val="0"/>
        </w:rPr>
      </w:pPr>
      <w:r>
        <w:rPr>
          <w:rFonts w:cs="Times New Roman" w:ascii="Times New Roman" w:hAnsi="Times New Roman"/>
          <w:bCs/>
        </w:rPr>
        <w:t xml:space="preserve">For </w:t>
      </w:r>
      <w:r>
        <w:rPr>
          <w:rFonts w:cs="Times New Roman" w:ascii="Times New Roman" w:hAnsi="Times New Roman"/>
          <w:bCs/>
          <w:i/>
        </w:rPr>
        <w:t>Lotus</w:t>
      </w:r>
      <w:r>
        <w:rPr>
          <w:rFonts w:cs="Times New Roman" w:ascii="Times New Roman" w:hAnsi="Times New Roman"/>
          <w:bCs/>
        </w:rPr>
        <w:t xml:space="preserve">, plants from a single Petri dish were pooled and transferred to a sterile glass vial containing 20ml sterile milliQ. After 3h, plants were removed and the solution was filter-sterilised using 0.4µm cell strainers. For </w:t>
      </w:r>
      <w:r>
        <w:rPr>
          <w:rFonts w:cs="Times New Roman" w:ascii="Times New Roman" w:hAnsi="Times New Roman"/>
          <w:bCs/>
          <w:i/>
          <w:iCs/>
        </w:rPr>
        <w:t>Hordeum</w:t>
      </w:r>
      <w:r>
        <w:rPr>
          <w:rFonts w:cs="Times New Roman" w:ascii="Times New Roman" w:hAnsi="Times New Roman"/>
          <w:bCs/>
        </w:rPr>
        <w:t>, plants were gently removed with sterile tweezers. Thirty millilitres of sterile milliQ were added to the sand, tubes were sealed with Parafilm and vortexed for 30s, and the suspension was allowed to settle. The supernatant was collected into fresh tubes and filtered through 0.4µm cell strainers. All samples were stored at -70</w:t>
      </w:r>
      <w:r>
        <w:rPr>
          <w:rFonts w:cs="Times New Roman" w:ascii="Times New Roman" w:hAnsi="Times New Roman"/>
          <w:color w:val="333333"/>
        </w:rPr>
        <w:t>°C</w:t>
      </w:r>
      <w:r>
        <w:rPr>
          <w:rFonts w:cs="Times New Roman" w:ascii="Times New Roman" w:hAnsi="Times New Roman"/>
          <w:bCs/>
        </w:rPr>
        <w:t xml:space="preserve"> and subsequently freeze-dried in a lyophiliser (CD52-I, HETOSIC, Heto Lab Equipment) for 1-2 days. </w:t>
      </w:r>
      <w:r>
        <w:rPr>
          <w:rFonts w:cs="Times New Roman" w:ascii="Times New Roman" w:hAnsi="Times New Roman"/>
          <w:kern w:val="0"/>
        </w:rPr>
        <w:t>Freeze-dried samples were spiked with 20μl 10μg/ml</w:t>
      </w:r>
      <w:r>
        <w:rPr>
          <w:rFonts w:cs="Times New Roman" w:ascii="Times New Roman" w:hAnsi="Times New Roman"/>
          <w:bCs/>
        </w:rPr>
        <w:t xml:space="preserve"> </w:t>
      </w:r>
      <w:r>
        <w:rPr>
          <w:rFonts w:cs="Times New Roman" w:ascii="Times New Roman" w:hAnsi="Times New Roman"/>
          <w:kern w:val="0"/>
        </w:rPr>
        <w:t>ketopinic acid in methanol and dried under a gentle nitrogen</w:t>
      </w:r>
      <w:r>
        <w:rPr>
          <w:rFonts w:cs="Times New Roman" w:ascii="Times New Roman" w:hAnsi="Times New Roman"/>
          <w:kern w:val="0"/>
          <w:sz w:val="16"/>
          <w:szCs w:val="16"/>
        </w:rPr>
        <w:t xml:space="preserve"> </w:t>
      </w:r>
      <w:r>
        <w:rPr>
          <w:rFonts w:cs="Times New Roman" w:ascii="Times New Roman" w:hAnsi="Times New Roman"/>
          <w:kern w:val="0"/>
        </w:rPr>
        <w:t>flow. Samples were reconstituted in 3ml 100% methanol, sonicated for 10min, and filtered using hydrophobic PTFE syringe filters (0.22μm pore size, 25mm). After drying under nitrogen, samples were reconstituted in 300μl of 80:20 (v/v) methanol:milliQ containing 1μg/ml camphoric acid and transferred to vials for analysis. Analyses were performed using ultra-high-performance liquid chromatography (UHPLC; Dionex ultimate 3000, Thermo Fisher) coupled to a quadrupole time-of-flight mass spectrometer (qToF-MS; Bruker Compact) with electrospray ionisation in negative mode. Separation was achieved using an ACQUITY UHPLC HSS T3 column (2.1x1000 mm, 1.8μm; Waters) at a flow rate of 0.2ml/min. Mobile phases consisted of 0.1% acetic acid in milliQ and 0.1% acetic acid in acetonitrile. A 2μl injection volume was used, and column temperature was maintained at 45°C.</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Metabolite data analysis, statistics and visualisation</w:t>
      </w:r>
    </w:p>
    <w:p>
      <w:pPr>
        <w:pStyle w:val="Normal"/>
        <w:spacing w:lineRule="auto" w:line="276"/>
        <w:jc w:val="both"/>
        <w:rPr>
          <w:rFonts w:ascii="Times New Roman" w:hAnsi="Times New Roman" w:cs="Times New Roman"/>
          <w:kern w:val="0"/>
        </w:rPr>
      </w:pPr>
      <w:r>
        <w:rPr>
          <w:rFonts w:cs="Times New Roman" w:ascii="Times New Roman" w:hAnsi="Times New Roman"/>
          <w:kern w:val="0"/>
        </w:rPr>
        <w:t xml:space="preserve">Raw LC-MS data were pre-processed using </w:t>
      </w:r>
      <w:bookmarkStart w:id="0" w:name="_Hlk222174659"/>
      <w:r>
        <w:rPr>
          <w:rFonts w:cs="Times New Roman" w:ascii="Times New Roman" w:hAnsi="Times New Roman"/>
          <w:kern w:val="0"/>
        </w:rPr>
        <w:t>MzMine 3.3.0</w:t>
      </w:r>
      <w:bookmarkEnd w:id="0"/>
      <w:r>
        <w:rPr>
          <w:rFonts w:cs="Times New Roman" w:ascii="Times New Roman" w:hAnsi="Times New Roman"/>
          <w:kern w:val="0"/>
        </w:rPr>
        <w:t xml:space="preserve"> </w:t>
      </w:r>
      <w:r>
        <w:fldChar w:fldCharType="begin"/>
      </w:r>
      <w:r>
        <w:rPr>
          <w:kern w:val="0"/>
          <w:rFonts w:cs="Times New Roman" w:ascii="Times New Roman" w:hAnsi="Times New Roman"/>
        </w:rPr>
        <w:instrText xml:space="preserve">ADDIN ZOTERO_ITEM CSL_CITATION {"citationID":"GsRxrtC6","properties":{"unsorted":false,"formattedCitation":"(105)","plainCitation":"(105)","noteIndex":0},"citationItems":[{"id":632,"uris":["http://zotero.org/users/16875439/items/WADAWYWU"],"itemData":{"id":632,"type":"article-journal","container-title":"Nature Biotechnology","DOI":"10.1038/s41587-023-01690-2","ISSN":"1546-1696","issue":"4","journalAbbreviation":"Nat Biotechnol","language":"en","license":"2023 The Author(s), under exclusive licence to Springer Nature America, Inc.","page":"447-449","publisher":"Nature Publishing Group","source":"www.nature.com","title":"Integrative analysis of multimodal mass spectrometry data in MZmine 3","volume":"41","author":[{"family":"Schmid","given":"Robin"},{"family":"Heuckeroth","given":"Steffen"},{"family":"Korf","given":"Ansgar"},{"family":"Smirnov","given":"Aleksandr"},{"family":"Myers","given":"Owen"},{"family":"Dyrlund","given":"Thomas S."},{"family":"Bushuiev","given":"Roman"},{"family":"Murray","given":"Kevin J."},{"family":"Hoffmann","given":"Nils"},{"family":"Lu","given":"Miaoshan"},{"family":"Sarvepalli","given":"Abinesh"},{"family":"Zhang","given":"Zheng"},{"family":"Fleischauer","given":"Markus"},{"family":"Dührkop","given":"Kai"},{"family":"Wesner","given":"Mark"},{"family":"Hoogstra","given":"Shawn J."},{"family":"Rudt","given":"Edward"},{"family":"Mokshyna","given":"Olena"},{"family":"Brungs","given":"Corinna"},{"family":"Ponomarov","given":"Kirill"},{"family":"Mutabdžija","given":"Lana"},{"family":"Damiani","given":"Tito"},{"family":"Pudney","given":"Chris J."},{"family":"Earll","given":"Mark"},{"family":"Helmer","given":"Patrick O."},{"family":"Fallon","given":"Timothy R."},{"family":"Schulze","given":"Tobias"},{"family":"Rivas-Ubach","given":"Albert"},{"family":"Bilbao","given":"Aivett"},{"family":"Richter","given":"Henning"},{"family":"Nothias","given":"Louis-Félix"},{"family":"Wang","given":"Mingxun"},{"family":"Orešič","given":"Matej"},{"family":"Weng","given":"Jing-Ke"},{"family":"Böcker","given":"Sebastian"},{"family":"Jeibmann","given":"Astrid"},{"family":"Hayen","given":"Heiko"},{"family":"Karst","given":"Uwe"},{"family":"Dorrestein","given":"Pieter C."},{"family":"Petras","given":"Daniel"},{"family":"Du","given":"Xiuxia"},{"family":"Pluskal","given":"Tomáš"}],"issued":{"date-parts":[["2023",4]]}}}],"schema":"https://github.com/citation-style-language/schema/raw/master/csl-citation.json"}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(105)</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Features with retention times greater than </w:t>
      </w:r>
      <w:commentRangeStart w:id="13"/>
      <w:r>
        <w:rPr>
          <w:rFonts w:cs="Times New Roman" w:ascii="Times New Roman" w:hAnsi="Times New Roman"/>
          <w:kern w:val="0"/>
        </w:rPr>
        <w:t>19min were excluded</w:t>
      </w:r>
      <w:r>
        <w:rPr>
          <w:rFonts w:cs="Times New Roman" w:ascii="Times New Roman" w:hAnsi="Times New Roman"/>
          <w:kern w:val="0"/>
        </w:rPr>
      </w:r>
      <w:commentRangeEnd w:id="13"/>
      <w:r>
        <w:commentReference w:id="13"/>
      </w:r>
      <w:r>
        <w:rPr>
          <w:rFonts w:cs="Times New Roman" w:ascii="Times New Roman" w:hAnsi="Times New Roman"/>
          <w:kern w:val="0"/>
        </w:rPr>
        <w:t xml:space="preserve">. Chemical annotation was performed using CANOPUS implemented in SIRIUS 5.6.3, as well as the ClassyFire and NPClassifier tools </w:t>
      </w:r>
      <w:r>
        <w:fldChar w:fldCharType="begin"/>
      </w:r>
      <w:r>
        <w:rPr>
          <w:kern w:val="0"/>
          <w:rFonts w:cs="Times New Roman" w:ascii="Times New Roman" w:hAnsi="Times New Roman"/>
        </w:rPr>
        <w:instrText xml:space="preserve">ADDIN ZOTERO_ITEM CSL_CITATION {"citationID":"Wp94B2K0","properties":{"unsorted":false,"formattedCitation":"(106\\uc0\\u8211{}109)","plainCitation":"(106–109)","noteIndex":0},"citationItems":[{"id":634,"uris":["http://zotero.org/users/16875439/items/7TG5DEIU"],"itemData":{"id":634,"type":"article-journal","abstract":"Mass spectrometry is a predominant experimental technique in metabolomics and related fields, but metabolite structural elucidation remains highly challenging. We report SIRIUS 4 (https://bio.informatik.uni-jena.de/sirius/), which provides a fast computational approach for molecular structure identification. SIRIUS 4 integrates CSI:FingerID for searching in molecular structure databases. Using SIRIUS 4, we achieved identification rates of more than 70% on challenging metabolomics datasets.","container-title":"Nature Methods","DOI":"10.1038/s41592-019-0344-8","ISSN":"1548-7105","issue":"4","journalAbbreviation":"Nat Methods","language":"en","license":"2019 The Author(s), under exclusive licence to Springer Nature America, Inc.","page":"299-302","publisher":"Nature Publishing Group","source":"www.nature.com","title":"SIRIUS 4: a rapid tool for turning tandem mass spectra into metabolite structure information","title-short":"SIRIUS 4","volume":"16","author":[{"family":"Dührkop","given":"Kai"},{"family":"Fleischauer","given":"Markus"},{"family":"Ludwig","given":"Marcus"},{"family":"Aksenov","given":"Alexander A."},{"family":"Melnik","given":"Alexey V."},{"family":"Meusel","given":"Marvin"},{"family":"Dorrestein","given":"Pieter C."},{"family":"Rousu","given":"Juho"},{"family":"Böcker","given":"Sebastian"}],"issued":{"date-parts":[["2019",4]]}}},{"id":636,"uris":["http://zotero.org/users/16875439/items/TA3TRIII"],"itemData":{"id":636,"type":"article-journal","abstract":"Metabolomics using nontargeted tandem mass spectrometry can detect thousands of molecules in a biological sample. However, structural molecule annotation is limited to structures present in libraries or databases, restricting analysis and interpretation of experimental data. Here we describe CANOPUS (class assignment and ontology prediction using mass spectrometry), a computational tool for systematic compound class annotation. CANOPUS uses a deep neural network to predict 2,497 compound classes from fragmentation spectra, including all biologically relevant classes. CANOPUS explicitly targets compounds for which neither spectral nor structural reference data are available and predicts classes lacking tandem mass spectrometry training data. In evaluation using reference data, CANOPUS reached very high prediction performance (average accuracy of 99.7% in cross-validation) and outperformed four baseline methods. We demonstrate the broad utility of CANOPUS by investigating the effect of microbial colonization in the mouse digestive system, through analysis of the chemodiversity of different Euphorbia plants and regarding the discovery of a marine natural product, revealing biological insights at the compound class level.","container-title":"Nature Biotechnology","DOI":"10.1038/s41587-020-0740-8","ISSN":"1546-1696","issue":"4","journalAbbreviation":"Nat Biotechnol","language":"eng","page":"462-471","PMID":"33230292","source":"PubMed","title":"Systematic classification of unknown metabolites using high-resolution fragmentation mass spectra","volume":"39","author":[{"family":"Dührkop","given":"Kai"},{"family":"Nothias","given":"Louis-Félix"},{"family":"Fleischauer","given":"Markus"},{"family":"Reher","given":"Raphael"},{"family":"Ludwig","given":"Marcus"},{"family":"Hoffmann","given":"Martin A."},{"family":"Petras","given":"Daniel"},{"family":"Gerwick","given":"William H."},{"family":"Rousu","given":"Juho"},{"family":"Dorrestein","given":"Pieter C."},{"family":"Böcker","given":"Sebastian"}],"issued":{"date-parts":[["2021",4]]}}},{"id":639,"uris":["http://zotero.org/users/16875439/items/V2UWB5FD"],"itemData":{"id":639,"type":"article-journal","abstract":"Scientists have long been driven by the desire to describe, organize, classify, and compare objects using taxonomies and/or ontologies. In contrast to biology, geology, and many other scientific disciplines, the world of chemistry still lacks a standardized chemical ontology or taxonomy. Several attempts at chemical classification have been made; but they have mostly been limited to either manual, or semi-automated proof-of-principle applications. This is regrettable as comprehensive chemical classification and description tools could not only improve our understanding of chemistry but also improve the linkage between chemistry and many other fields. For instance, the chemical classification of a compound could help predict its metabolic fate in humans, its druggability or potential hazards associated with it, among others. However, the sheer number (tens of millions of compounds) and complexity of chemical structures is such that any manual classification effort would prove to be near impossible.","container-title":"Journal of Cheminformatics","DOI":"10.1186/s13321-016-0174-y","ISSN":"1758-2946","issue":"1","journalAbbreviation":"J Cheminform","language":"en","page":"61","source":"Springer Link","title":"ClassyFire: automated chemical classification with a comprehensive, computable taxonomy","title-short":"ClassyFire","volume":"8","author":[{"family":"Djoumbou Feunang","given":"Yannick"},{"family":"Eisner","given":"Roman"},{"family":"Knox","given":"Craig"},{"family":"Chepelev","given":"Leonid"},{"family":"Hastings","given":"Janna"},{"family":"Owen","given":"Gareth"},{"family":"Fahy","given":"Eoin"},{"family":"Steinbeck","given":"Christoph"},{"family":"Subramanian","given":"Shankar"},{"family":"Bolton","given":"Evan"},{"family":"Greiner","given":"Russell"},{"family":"Wishart","given":"David S."}],"issued":{"date-parts":[["2016",11,4]]}}},{"id":641,"uris":["http://zotero.org/users/16875439/items/FG93AJU4"],"itemData":{"id":641,"type":"article-journal","abstract":"Computational approaches such as genome and metabolome mining are becoming essential to natural products (NPs) research. Consequently, a need exists for an automated structure-type classification system to handle the massive amounts of data appearing for NP structures. An ideal semantic ontology for the classification of NPs should go beyond the simple presence/absence of chemical substructures, but also include the taxonomy of the producing organism, the nature of the biosynthetic pathway, and/or their biological properties. Thus, a holistic and automatic NP classification framework could have considerable value to comprehensively navigate the relatedness of NPs, and especially so when analyzing large numbers of NPs. Here, we introduce NPClassifier, a deep-learning tool for the automated structural classification of NPs from their counted Morgan fingerprints. NPClassifier is expected to accelerate and enhance NP discovery by linking NP structures to their underlying properties.","container-title":"Journal of Natural Products","DOI":"10.1021/acs.jnatprod.1c00399","ISSN":"0163-3864","issue":"11","journalAbbreviation":"J. Nat. Prod.","page":"2795-2807","publisher":"American Chemical Society","source":"ACS Publications","title":"NPClassifier: A Deep Neural Network-Based Structural Classification Tool for Natural Products","title-short":"NPClassifier","volume":"84","author":[{"family":"Kim","given":"Hyun Woo"},{"family":"Wang","given":"Mingxun"},{"family":"Leber","given":"Christopher A."},{"family":"Nothias","given":"Louis-Félix"},{"family":"Reher","given":"Raphael"},{"family":"Kang","given":"Kyo Bin"},{"family":"Hooft","given":"Justin J. J.","non-dropping-particle":"van der"},{"family":"Dorrestein","given":"Pieter C."},{"family":"Gerwick","given":"William H."},{"family":"Cottrell","given":"Garrison W."}],"issued":{"date-parts":[["2021",11,26]]}}}],"schema":"https://github.com/citation-style-language/schema/raw/master/csl-citation.json"}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(106–109)</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Prior to statistical analyses, metabolites detected in fewer than 10% of samples were removed. Differential exudation between sand controls samples and the five genotypes (WT, </w:t>
      </w:r>
      <w:r>
        <w:rPr>
          <w:rFonts w:cs="Times New Roman" w:ascii="Times New Roman" w:hAnsi="Times New Roman"/>
          <w:i/>
          <w:iCs/>
          <w:kern w:val="0"/>
        </w:rPr>
        <w:t>symrk</w:t>
      </w:r>
      <w:r>
        <w:rPr>
          <w:rFonts w:cs="Times New Roman" w:ascii="Times New Roman" w:hAnsi="Times New Roman"/>
          <w:kern w:val="0"/>
        </w:rPr>
        <w:t xml:space="preserve">, </w:t>
      </w:r>
      <w:r>
        <w:rPr>
          <w:rFonts w:cs="Times New Roman" w:ascii="Times New Roman" w:hAnsi="Times New Roman"/>
          <w:i/>
          <w:iCs/>
          <w:kern w:val="0"/>
        </w:rPr>
        <w:t>ccamk</w:t>
      </w:r>
      <w:r>
        <w:rPr>
          <w:rFonts w:cs="Times New Roman" w:ascii="Times New Roman" w:hAnsi="Times New Roman"/>
          <w:kern w:val="0"/>
        </w:rPr>
        <w:t xml:space="preserve">, </w:t>
      </w:r>
      <w:r>
        <w:rPr>
          <w:rFonts w:cs="Times New Roman" w:ascii="Times New Roman" w:hAnsi="Times New Roman"/>
          <w:i/>
          <w:iCs/>
          <w:kern w:val="0"/>
        </w:rPr>
        <w:t>nsp1</w:t>
      </w:r>
      <w:r>
        <w:rPr>
          <w:rFonts w:cs="Times New Roman" w:ascii="Times New Roman" w:hAnsi="Times New Roman"/>
          <w:kern w:val="0"/>
        </w:rPr>
        <w:t xml:space="preserve">, and </w:t>
      </w:r>
      <w:r>
        <w:rPr>
          <w:rFonts w:cs="Times New Roman" w:ascii="Times New Roman" w:hAnsi="Times New Roman"/>
          <w:i/>
          <w:iCs/>
          <w:kern w:val="0"/>
        </w:rPr>
        <w:t>nsp2</w:t>
      </w:r>
      <w:r>
        <w:rPr>
          <w:rFonts w:cs="Times New Roman" w:ascii="Times New Roman" w:hAnsi="Times New Roman"/>
          <w:kern w:val="0"/>
        </w:rPr>
        <w:t xml:space="preserve">) was assessed using Tobit regression </w:t>
      </w:r>
      <w:r>
        <w:fldChar w:fldCharType="begin"/>
      </w:r>
      <w:r>
        <w:rPr>
          <w:kern w:val="0"/>
          <w:rFonts w:cs="Times New Roman" w:ascii="Times New Roman" w:hAnsi="Times New Roman"/>
        </w:rPr>
        <w:instrText xml:space="preserve">ADDIN ZOTERO_ITEM CSL_CITATION {"citationID":"HNYsd0H4","properties":{"unsorted":false,"formattedCitation":"(110)","plainCitation":"(110)","noteIndex":0},"citationItems":[{"id":643,"uris":["http://zotero.org/users/16875439/items/VY37DSHQ"],"itemData":{"id":643,"type":"article-journal","container-title":"Econometrica","DOI":"10.2307/1907382","ISSN":"0012-9682","issue":"1","page":"24-36","publisher":"[Wiley, Econometric Society]","source":"JSTOR","title":"Estimation of Relationships for Limited Dependent Variables","volume":"26","author":[{"family":"Tobin","given":"James"}],"issued":{"date-parts":[["1958"]]}}}],"schema":"https://github.com/citation-style-language/schema/raw/master/csl-citation.json"}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(110)</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with the minimum non-zero measurement used as the lower detection limit, followed by a likelihood-ratio test with Benjamini-Hochberg correction at an FDR of 5%. For metabolites detected in all samples, this approach is equivalent to linear regression. Principal component analysis (PCA) </w:t>
      </w:r>
      <w:r>
        <w:fldChar w:fldCharType="begin"/>
      </w:r>
      <w:r>
        <w:rPr>
          <w:kern w:val="0"/>
          <w:rFonts w:cs="Times New Roman" w:ascii="Times New Roman" w:hAnsi="Times New Roman"/>
        </w:rPr>
        <w:instrText xml:space="preserve">ADDIN ZOTERO_ITEM CSL_CITATION {"citationID":"EUc4yK4q","properties":{"unsorted":false,"formattedCitation":"(111)","plainCitation":"(111)","noteIndex":0},"citationItems":[{"id":645,"uris":["http://zotero.org/users/16875439/items/CK9MG45Q"],"itemData":{"id":645,"type":"article-journal","container-title":"The London, Edinburgh, and Dublin Philosophical Magazine and Journal of Science","DOI":"10.1080/14786440109462720","ISSN":"1941-5982","issue":"11","note":"_eprint: https://doi.org/10.1080/14786440109462720","page":"559-572","publisher":"Taylor &amp; Francis","source":"Taylor and Francis+NEJM","title":"LIII. On lines and planes of closest fit to systems of points in space","volume":"2","author":[{"family":"Pearson","given":"Karl"}],"issued":{"date-parts":[["1901",11,1]]}}}],"schema":"https://github.com/citation-style-language/schema/raw/master/csl-citation.json"}</w:instrText>
      </w:r>
      <w:r>
        <w:rPr>
          <w:rFonts w:cs="Times New Roman" w:ascii="Times New Roman" w:hAnsi="Times New Roman"/>
          <w:kern w:val="0"/>
        </w:rPr>
      </w:r>
      <w:r>
        <w:rPr>
          <w:kern w:val="0"/>
          <w:rFonts w:cs="Times New Roman" w:ascii="Times New Roman" w:hAnsi="Times New Roman"/>
        </w:rPr>
        <w:fldChar w:fldCharType="separate"/>
      </w:r>
      <w:r>
        <w:rPr>
          <w:rFonts w:cs="Times New Roman" w:ascii="Times New Roman" w:hAnsi="Times New Roman"/>
          <w:kern w:val="0"/>
        </w:rPr>
        <w:t>(111)</w:t>
      </w:r>
      <w:r>
        <w:rPr>
          <w:rFonts w:cs="Times New Roman" w:ascii="Times New Roman" w:hAnsi="Times New Roman"/>
          <w:kern w:val="0"/>
        </w:rPr>
      </w:r>
      <w:r>
        <w:rPr>
          <w:kern w:val="0"/>
          <w:rFonts w:cs="Times New Roman" w:ascii="Times New Roman" w:hAnsi="Times New Roman"/>
        </w:rPr>
        <w:fldChar w:fldCharType="end"/>
      </w:r>
      <w:r>
        <w:rPr>
          <w:rFonts w:cs="Times New Roman" w:ascii="Times New Roman" w:hAnsi="Times New Roman"/>
          <w:kern w:val="0"/>
        </w:rPr>
        <w:t xml:space="preserve"> was subsequently performed. Differential exudation between WT and each mutant was analysed using the same Tobit regression framework, likelihood-ratio testing, and BH correction (FDR 5%). Metabolites with annotation probabilities below 60% were classified as unknown.</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commentRangeStart w:id="14"/>
      <w:r>
        <w:rPr>
          <w:rFonts w:cs="Times New Roman" w:ascii="Times New Roman" w:hAnsi="Times New Roman"/>
          <w:b/>
          <w:bCs/>
        </w:rPr>
        <w:t>Data and code availability</w:t>
      </w:r>
      <w:commentRangeEnd w:id="14"/>
      <w:r>
        <w:commentReference w:id="14"/>
      </w:r>
      <w:r>
        <w:rPr>
          <w:rFonts w:cs="Times New Roman" w:ascii="Times New Roman" w:hAnsi="Times New Roman"/>
          <w:b/>
          <w:bCs/>
        </w:rPr>
      </w:r>
    </w:p>
    <w:p>
      <w:pPr>
        <w:pStyle w:val="Normal"/>
        <w:spacing w:lineRule="auto" w:line="276"/>
        <w:jc w:val="both"/>
        <w:rPr>
          <w:rFonts w:ascii="Times New Roman" w:hAnsi="Times New Roman" w:cs="Times New Roman"/>
        </w:rPr>
      </w:pPr>
      <w:r>
        <w:rPr>
          <w:rFonts w:cs="Times New Roman" w:ascii="Times New Roman" w:hAnsi="Times New Roman"/>
        </w:rPr>
        <w:t xml:space="preserve">All scripts and datasets used to reproduce the figures for this study have been deposited at </w:t>
      </w:r>
      <w:r>
        <w:rPr>
          <w:rFonts w:cs="Times New Roman" w:ascii="Times New Roman" w:hAnsi="Times New Roman"/>
          <w:highlight w:val="red"/>
        </w:rPr>
        <w:t>LINK GITHUB</w:t>
      </w:r>
      <w:r>
        <w:rPr>
          <w:rFonts w:cs="Times New Roman" w:ascii="Times New Roman" w:hAnsi="Times New Roman"/>
        </w:rPr>
        <w:t xml:space="preserve">. All amplicon raw data have been deposited in the National Center for Biotechnology Information (NCBI) database with accession code </w:t>
      </w:r>
      <w:r>
        <w:rPr>
          <w:rFonts w:cs="Times New Roman" w:ascii="Times New Roman" w:hAnsi="Times New Roman"/>
          <w:highlight w:val="red"/>
        </w:rPr>
        <w:t>XXX</w:t>
      </w:r>
      <w:r>
        <w:rPr>
          <w:rFonts w:cs="Times New Roman" w:ascii="Times New Roman" w:hAnsi="Times New Roman"/>
        </w:rPr>
        <w:t>. The metabolic raw data files are stores as MassIVE dataset (</w:t>
      </w:r>
      <w:r>
        <w:rPr>
          <w:rFonts w:cs="Times New Roman" w:ascii="Times New Roman" w:hAnsi="Times New Roman"/>
          <w:highlight w:val="red"/>
        </w:rPr>
        <w:t>doiXXX</w:t>
      </w:r>
      <w:r>
        <w:rPr>
          <w:rFonts w:cs="Times New Roman" w:ascii="Times New Roman" w:hAnsi="Times New Roman"/>
        </w:rPr>
        <w:t xml:space="preserve">) under accession code </w:t>
      </w:r>
      <w:r>
        <w:rPr>
          <w:rFonts w:cs="Times New Roman" w:ascii="Times New Roman" w:hAnsi="Times New Roman"/>
          <w:highlight w:val="red"/>
        </w:rPr>
        <w:t>XXX</w:t>
      </w:r>
      <w:r>
        <w:rPr>
          <w:rFonts w:cs="Times New Roman" w:ascii="Times New Roman" w:hAnsi="Times New Roman"/>
        </w:rPr>
        <w:t>. A</w:t>
      </w:r>
      <w:r>
        <w:rPr>
          <w:rFonts w:cs="Times New Roman" w:ascii="Times New Roman" w:hAnsi="Times New Roman"/>
          <w:color w:val="222222"/>
          <w:shd w:fill="FFFFFF" w:val="clear"/>
        </w:rPr>
        <w:t>ny additional information required to reanalyse the data reported in this study is available from the lead contact upon request.</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commentRangeStart w:id="15"/>
      <w:r>
        <w:rPr>
          <w:rFonts w:cs="Times New Roman" w:ascii="Times New Roman" w:hAnsi="Times New Roman"/>
          <w:b/>
          <w:bCs/>
        </w:rPr>
        <w:t>Acknowledgements and funding sources</w:t>
      </w:r>
      <w:commentRangeEnd w:id="15"/>
      <w:r>
        <w:commentReference w:id="15"/>
      </w:r>
      <w:r>
        <w:rPr>
          <w:rFonts w:cs="Times New Roman" w:ascii="Times New Roman" w:hAnsi="Times New Roman"/>
          <w:b/>
          <w:bCs/>
        </w:rPr>
      </w:r>
    </w:p>
    <w:p>
      <w:pPr>
        <w:pStyle w:val="Normal"/>
        <w:spacing w:lineRule="auto" w:line="276"/>
        <w:jc w:val="both"/>
        <w:rPr>
          <w:rFonts w:ascii="Times New Roman" w:hAnsi="Times New Roman" w:cs="Times New Roman"/>
        </w:rPr>
      </w:pPr>
      <w:r>
        <w:rPr>
          <w:rFonts w:cs="Times New Roman" w:ascii="Times New Roman" w:hAnsi="Times New Roman"/>
        </w:rPr>
        <w:t>We thank Dr. Sha Zhang, Dr. Florian Lamouche and Dr. Simon Kelly for valuable input on the experimental setup and data analysis. This work was supported by the Bill and Melinda Gates Foundation and the UK’s Foreign, Commonwealth and Development Office (FCDO) through the “Engineering Nitrogen Symbiosis for Africa” project (ENSA; OPP11772165) and by the Novo Nordisk Foundation as part of the “Molecular Mechanisms and Dynamics of Plant-microbe interactions at the Root-Soil Interface” project (NNF19SA0059362).</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References</w:t>
      </w:r>
    </w:p>
    <w:p>
      <w:pPr>
        <w:pStyle w:val="Bibliography"/>
        <w:rPr/>
      </w:pPr>
      <w:r>
        <w:fldChar w:fldCharType="begin"/>
      </w:r>
      <w:r>
        <w:rPr/>
        <w:instrText xml:space="preserve">ADDIN ZOTERO_BIBL {"uncited":[],"omitted":[],"custom":[]} CSL_BIBLIOGRAPHY</w:instrText>
      </w:r>
      <w:r>
        <w:rPr/>
      </w:r>
      <w:r>
        <w:rPr/>
        <w:fldChar w:fldCharType="separate"/>
      </w:r>
      <w:r>
        <w:rPr/>
        <w:t xml:space="preserve">1. </w:t>
        <w:tab/>
        <w:t xml:space="preserve">J. A. Foley, </w:t>
      </w:r>
      <w:r>
        <w:rPr>
          <w:i/>
          <w:iCs/>
        </w:rPr>
        <w:t>et al.</w:t>
      </w:r>
      <w:r>
        <w:rPr/>
        <w:t xml:space="preserve">, Solutions for a cultivated planet. </w:t>
      </w:r>
      <w:r>
        <w:rPr>
          <w:i/>
          <w:iCs/>
        </w:rPr>
        <w:t>Nature</w:t>
      </w:r>
      <w:r>
        <w:rPr/>
        <w:t xml:space="preserve"> </w:t>
      </w:r>
      <w:r>
        <w:rPr>
          <w:b/>
          <w:bCs/>
        </w:rPr>
        <w:t>478</w:t>
      </w:r>
      <w:r>
        <w:rPr/>
        <w:t>, 337–342 (2011).</w:t>
      </w:r>
    </w:p>
    <w:p>
      <w:pPr>
        <w:pStyle w:val="Bibliography"/>
        <w:rPr/>
      </w:pPr>
      <w:r>
        <w:rPr/>
        <w:t xml:space="preserve">2. </w:t>
        <w:tab/>
        <w:t xml:space="preserve">D. Tilman, C. Balzer, J. Hill, B. L. Befort, Global food demand and the sustainable intensification of agriculture. </w:t>
      </w:r>
      <w:r>
        <w:rPr>
          <w:i/>
          <w:iCs/>
        </w:rPr>
        <w:t>Proceedings of the National Academy of Sciences</w:t>
      </w:r>
      <w:r>
        <w:rPr/>
        <w:t xml:space="preserve"> </w:t>
      </w:r>
      <w:r>
        <w:rPr>
          <w:b/>
          <w:bCs/>
        </w:rPr>
        <w:t>108</w:t>
      </w:r>
      <w:r>
        <w:rPr/>
        <w:t>, 20260–20264 (2011).</w:t>
      </w:r>
    </w:p>
    <w:p>
      <w:pPr>
        <w:pStyle w:val="Bibliography"/>
        <w:rPr/>
      </w:pPr>
      <w:r>
        <w:rPr/>
        <w:t xml:space="preserve">3. </w:t>
        <w:tab/>
        <w:t xml:space="preserve">P. M. Vitousek, </w:t>
      </w:r>
      <w:r>
        <w:rPr>
          <w:i/>
          <w:iCs/>
        </w:rPr>
        <w:t>et al.</w:t>
      </w:r>
      <w:r>
        <w:rPr/>
        <w:t xml:space="preserve">, Technical Report: Human Alteration of the Global Nitrogen Cycle: Sources and Consequences. </w:t>
      </w:r>
      <w:r>
        <w:rPr>
          <w:i/>
          <w:iCs/>
        </w:rPr>
        <w:t>Ecological Applications</w:t>
      </w:r>
      <w:r>
        <w:rPr/>
        <w:t xml:space="preserve"> </w:t>
      </w:r>
      <w:r>
        <w:rPr>
          <w:b/>
          <w:bCs/>
        </w:rPr>
        <w:t>7</w:t>
      </w:r>
      <w:r>
        <w:rPr/>
        <w:t>, 737–750 (1997).</w:t>
      </w:r>
    </w:p>
    <w:p>
      <w:pPr>
        <w:pStyle w:val="Bibliography"/>
        <w:rPr/>
      </w:pPr>
      <w:r>
        <w:rPr/>
        <w:t xml:space="preserve">4. </w:t>
        <w:tab/>
        <w:t xml:space="preserve">F. P. Carvalho, Pesticides, environment, and food safety. </w:t>
      </w:r>
      <w:r>
        <w:rPr>
          <w:i/>
          <w:iCs/>
        </w:rPr>
        <w:t>Food and Energy Security</w:t>
      </w:r>
      <w:r>
        <w:rPr/>
        <w:t xml:space="preserve"> </w:t>
      </w:r>
      <w:r>
        <w:rPr>
          <w:b/>
          <w:bCs/>
        </w:rPr>
        <w:t>6</w:t>
      </w:r>
      <w:r>
        <w:rPr/>
        <w:t>, 48–60 (2017).</w:t>
      </w:r>
    </w:p>
    <w:p>
      <w:pPr>
        <w:pStyle w:val="Bibliography"/>
        <w:rPr/>
      </w:pPr>
      <w:r>
        <w:rPr/>
        <w:t xml:space="preserve">5. </w:t>
        <w:tab/>
        <w:t xml:space="preserve">G. E. D. Oldroyd, O. Leyser, A plant’s diet, surviving in a variable nutrient environment. </w:t>
      </w:r>
      <w:r>
        <w:rPr>
          <w:i/>
          <w:iCs/>
        </w:rPr>
        <w:t>Science</w:t>
      </w:r>
      <w:r>
        <w:rPr/>
        <w:t xml:space="preserve"> </w:t>
      </w:r>
      <w:r>
        <w:rPr>
          <w:b/>
          <w:bCs/>
        </w:rPr>
        <w:t>368</w:t>
      </w:r>
      <w:r>
        <w:rPr/>
        <w:t>, eaba0196 (2020).</w:t>
      </w:r>
    </w:p>
    <w:p>
      <w:pPr>
        <w:pStyle w:val="Bibliography"/>
        <w:rPr/>
      </w:pPr>
      <w:r>
        <w:rPr/>
        <w:t xml:space="preserve">6. </w:t>
        <w:tab/>
        <w:t xml:space="preserve">D. Tilman, C. Balzer, J. Hill, B. L. Befort, Global food demand and the sustainable intensification of agriculture. </w:t>
      </w:r>
      <w:r>
        <w:rPr>
          <w:i/>
          <w:iCs/>
        </w:rPr>
        <w:t>Proceedings of the National Academy of Sciences</w:t>
      </w:r>
      <w:r>
        <w:rPr/>
        <w:t xml:space="preserve"> </w:t>
      </w:r>
      <w:r>
        <w:rPr>
          <w:b/>
          <w:bCs/>
        </w:rPr>
        <w:t>108</w:t>
      </w:r>
      <w:r>
        <w:rPr/>
        <w:t>, 20260–20264 (2011).</w:t>
      </w:r>
    </w:p>
    <w:p>
      <w:pPr>
        <w:pStyle w:val="Bibliography"/>
        <w:rPr/>
      </w:pPr>
      <w:r>
        <w:rPr/>
        <w:t xml:space="preserve">7. </w:t>
        <w:tab/>
        <w:t xml:space="preserve">Y. Bai, </w:t>
      </w:r>
      <w:r>
        <w:rPr>
          <w:i/>
          <w:iCs/>
        </w:rPr>
        <w:t>et al.</w:t>
      </w:r>
      <w:r>
        <w:rPr/>
        <w:t xml:space="preserve">, Functional overlap of the Arabidopsis leaf and root microbiota. </w:t>
      </w:r>
      <w:r>
        <w:rPr>
          <w:i/>
          <w:iCs/>
        </w:rPr>
        <w:t>Nature</w:t>
      </w:r>
      <w:r>
        <w:rPr/>
        <w:t xml:space="preserve"> </w:t>
      </w:r>
      <w:r>
        <w:rPr>
          <w:b/>
          <w:bCs/>
        </w:rPr>
        <w:t>528</w:t>
      </w:r>
      <w:r>
        <w:rPr/>
        <w:t>, 364–369 (2015).</w:t>
      </w:r>
    </w:p>
    <w:p>
      <w:pPr>
        <w:pStyle w:val="Bibliography"/>
        <w:rPr/>
      </w:pPr>
      <w:r>
        <w:rPr/>
        <w:t xml:space="preserve">8. </w:t>
        <w:tab/>
        <w:t xml:space="preserve">D. S. Lundberg, </w:t>
      </w:r>
      <w:r>
        <w:rPr>
          <w:i/>
          <w:iCs/>
        </w:rPr>
        <w:t>et al.</w:t>
      </w:r>
      <w:r>
        <w:rPr/>
        <w:t xml:space="preserve">, Defining the core Arabidopsis thaliana root microbiome. </w:t>
      </w:r>
      <w:r>
        <w:rPr>
          <w:i/>
          <w:iCs/>
        </w:rPr>
        <w:t>Nature</w:t>
      </w:r>
      <w:r>
        <w:rPr/>
        <w:t xml:space="preserve"> </w:t>
      </w:r>
      <w:r>
        <w:rPr>
          <w:b/>
          <w:bCs/>
        </w:rPr>
        <w:t>488</w:t>
      </w:r>
      <w:r>
        <w:rPr/>
        <w:t>, 86–90 (2012).</w:t>
      </w:r>
    </w:p>
    <w:p>
      <w:pPr>
        <w:pStyle w:val="Bibliography"/>
        <w:rPr/>
      </w:pPr>
      <w:r>
        <w:rPr/>
        <w:t xml:space="preserve">9. </w:t>
        <w:tab/>
        <w:t xml:space="preserve">D. Bulgarelli, </w:t>
      </w:r>
      <w:r>
        <w:rPr>
          <w:i/>
          <w:iCs/>
        </w:rPr>
        <w:t>et al.</w:t>
      </w:r>
      <w:r>
        <w:rPr/>
        <w:t xml:space="preserve">, Revealing structure and assembly cues for Arabidopsis root-inhabiting bacterial microbiota. </w:t>
      </w:r>
      <w:r>
        <w:rPr>
          <w:i/>
          <w:iCs/>
        </w:rPr>
        <w:t>Nature</w:t>
      </w:r>
      <w:r>
        <w:rPr/>
        <w:t xml:space="preserve"> </w:t>
      </w:r>
      <w:r>
        <w:rPr>
          <w:b/>
          <w:bCs/>
        </w:rPr>
        <w:t>488</w:t>
      </w:r>
      <w:r>
        <w:rPr/>
        <w:t>, 91–95 (2012).</w:t>
      </w:r>
    </w:p>
    <w:p>
      <w:pPr>
        <w:pStyle w:val="Bibliography"/>
        <w:rPr/>
      </w:pPr>
      <w:r>
        <w:rPr/>
        <w:t xml:space="preserve">10. </w:t>
        <w:tab/>
        <w:t xml:space="preserve">B. Bai, </w:t>
      </w:r>
      <w:r>
        <w:rPr>
          <w:i/>
          <w:iCs/>
        </w:rPr>
        <w:t>et al.</w:t>
      </w:r>
      <w:r>
        <w:rPr/>
        <w:t xml:space="preserve">, The root microbiome: Community assembly and its contributions to plant fitness. </w:t>
      </w:r>
      <w:r>
        <w:rPr>
          <w:i/>
          <w:iCs/>
        </w:rPr>
        <w:t>J Integr Plant Biol</w:t>
      </w:r>
      <w:r>
        <w:rPr/>
        <w:t xml:space="preserve"> </w:t>
      </w:r>
      <w:r>
        <w:rPr>
          <w:b/>
          <w:bCs/>
        </w:rPr>
        <w:t>64</w:t>
      </w:r>
      <w:r>
        <w:rPr/>
        <w:t>, 230–243 (2022).</w:t>
      </w:r>
    </w:p>
    <w:p>
      <w:pPr>
        <w:pStyle w:val="Bibliography"/>
        <w:rPr/>
      </w:pPr>
      <w:r>
        <w:rPr/>
        <w:t xml:space="preserve">11. </w:t>
        <w:tab/>
        <w:t xml:space="preserve">G. E. D. Oldroyd, Speak, friend, and enter: signalling systems that promote beneficial symbiotic associations in plants. </w:t>
      </w:r>
      <w:r>
        <w:rPr>
          <w:i/>
          <w:iCs/>
        </w:rPr>
        <w:t>Nat Rev Microbiol</w:t>
      </w:r>
      <w:r>
        <w:rPr/>
        <w:t xml:space="preserve"> </w:t>
      </w:r>
      <w:r>
        <w:rPr>
          <w:b/>
          <w:bCs/>
        </w:rPr>
        <w:t>11</w:t>
      </w:r>
      <w:r>
        <w:rPr/>
        <w:t>, 252–263 (2013).</w:t>
      </w:r>
    </w:p>
    <w:p>
      <w:pPr>
        <w:pStyle w:val="Bibliography"/>
        <w:rPr/>
      </w:pPr>
      <w:r>
        <w:rPr/>
        <w:t xml:space="preserve">12. </w:t>
        <w:tab/>
        <w:t xml:space="preserve">M. Parniske, Arbuscular mycorrhiza: the mother of plant root endosymbioses. </w:t>
      </w:r>
      <w:r>
        <w:rPr>
          <w:i/>
          <w:iCs/>
        </w:rPr>
        <w:t>Nat Rev Microbiol</w:t>
      </w:r>
      <w:r>
        <w:rPr/>
        <w:t xml:space="preserve"> </w:t>
      </w:r>
      <w:r>
        <w:rPr>
          <w:b/>
          <w:bCs/>
        </w:rPr>
        <w:t>6</w:t>
      </w:r>
      <w:r>
        <w:rPr/>
        <w:t>, 763–775 (2008).</w:t>
      </w:r>
    </w:p>
    <w:p>
      <w:pPr>
        <w:pStyle w:val="Bibliography"/>
        <w:rPr/>
      </w:pPr>
      <w:r>
        <w:rPr/>
        <w:t xml:space="preserve">13. </w:t>
        <w:tab/>
        <w:t xml:space="preserve">J. Choi, W. Summers, U. Paszkowski, Mechanisms Underlying Establishment of Arbuscular Mycorrhizal Symbioses. </w:t>
      </w:r>
      <w:r>
        <w:rPr>
          <w:i/>
          <w:iCs/>
        </w:rPr>
        <w:t>Annu Rev Phytopathol</w:t>
      </w:r>
      <w:r>
        <w:rPr/>
        <w:t xml:space="preserve"> </w:t>
      </w:r>
      <w:r>
        <w:rPr>
          <w:b/>
          <w:bCs/>
        </w:rPr>
        <w:t>56</w:t>
      </w:r>
      <w:r>
        <w:rPr/>
        <w:t>, 135–160 (2018).</w:t>
      </w:r>
    </w:p>
    <w:p>
      <w:pPr>
        <w:pStyle w:val="Bibliography"/>
        <w:rPr/>
      </w:pPr>
      <w:r>
        <w:rPr/>
        <w:t xml:space="preserve">14. </w:t>
        <w:tab/>
        <w:t xml:space="preserve">K. Akiyama, K. Matsuzaki, H. Hayashi, Plant sesquiterpenes induce hyphal branching in arbuscular mycorrhizal fungi. </w:t>
      </w:r>
      <w:r>
        <w:rPr>
          <w:i/>
          <w:iCs/>
        </w:rPr>
        <w:t>Nature</w:t>
      </w:r>
      <w:r>
        <w:rPr/>
        <w:t xml:space="preserve"> </w:t>
      </w:r>
      <w:r>
        <w:rPr>
          <w:b/>
          <w:bCs/>
        </w:rPr>
        <w:t>435</w:t>
      </w:r>
      <w:r>
        <w:rPr/>
        <w:t>, 824–827 (2005).</w:t>
      </w:r>
    </w:p>
    <w:p>
      <w:pPr>
        <w:pStyle w:val="Bibliography"/>
        <w:rPr/>
      </w:pPr>
      <w:r>
        <w:rPr/>
        <w:t xml:space="preserve">15. </w:t>
        <w:tab/>
        <w:t xml:space="preserve">Y. Wang, </w:t>
      </w:r>
      <w:r>
        <w:rPr>
          <w:i/>
          <w:iCs/>
        </w:rPr>
        <w:t>et al.</w:t>
      </w:r>
      <w:r>
        <w:rPr/>
        <w:t xml:space="preserve">, The role of strigolactones in P deficiency induced transcriptional changes in tomato roots. </w:t>
      </w:r>
      <w:r>
        <w:rPr>
          <w:i/>
          <w:iCs/>
        </w:rPr>
        <w:t>BMC Plant Biol</w:t>
      </w:r>
      <w:r>
        <w:rPr/>
        <w:t xml:space="preserve"> </w:t>
      </w:r>
      <w:r>
        <w:rPr>
          <w:b/>
          <w:bCs/>
        </w:rPr>
        <w:t>21</w:t>
      </w:r>
      <w:r>
        <w:rPr/>
        <w:t>, 349 (2021).</w:t>
      </w:r>
    </w:p>
    <w:p>
      <w:pPr>
        <w:pStyle w:val="Bibliography"/>
        <w:rPr/>
      </w:pPr>
      <w:r>
        <w:rPr/>
        <w:t xml:space="preserve">16. </w:t>
        <w:tab/>
        <w:t xml:space="preserve">T. Kretzschmar, </w:t>
      </w:r>
      <w:r>
        <w:rPr>
          <w:i/>
          <w:iCs/>
        </w:rPr>
        <w:t>et al.</w:t>
      </w:r>
      <w:r>
        <w:rPr/>
        <w:t xml:space="preserve">, A petunia ABC protein controls strigolactone-dependent symbiotic signalling and branching. </w:t>
      </w:r>
      <w:r>
        <w:rPr>
          <w:i/>
          <w:iCs/>
        </w:rPr>
        <w:t>Nature</w:t>
      </w:r>
      <w:r>
        <w:rPr/>
        <w:t xml:space="preserve"> </w:t>
      </w:r>
      <w:r>
        <w:rPr>
          <w:b/>
          <w:bCs/>
        </w:rPr>
        <w:t>483</w:t>
      </w:r>
      <w:r>
        <w:rPr/>
        <w:t>, 341–344 (2012).</w:t>
      </w:r>
    </w:p>
    <w:p>
      <w:pPr>
        <w:pStyle w:val="Bibliography"/>
        <w:rPr/>
      </w:pPr>
      <w:r>
        <w:rPr/>
        <w:t xml:space="preserve">17. </w:t>
        <w:tab/>
        <w:t xml:space="preserve">F. Maillet, </w:t>
      </w:r>
      <w:r>
        <w:rPr>
          <w:i/>
          <w:iCs/>
        </w:rPr>
        <w:t>et al.</w:t>
      </w:r>
      <w:r>
        <w:rPr/>
        <w:t xml:space="preserve">, Fungal lipochitooligosaccharide symbiotic signals in arbuscular mycorrhiza. </w:t>
      </w:r>
      <w:r>
        <w:rPr>
          <w:i/>
          <w:iCs/>
        </w:rPr>
        <w:t>Nature</w:t>
      </w:r>
      <w:r>
        <w:rPr/>
        <w:t xml:space="preserve"> </w:t>
      </w:r>
      <w:r>
        <w:rPr>
          <w:b/>
          <w:bCs/>
        </w:rPr>
        <w:t>469</w:t>
      </w:r>
      <w:r>
        <w:rPr/>
        <w:t>, 58–63 (2011).</w:t>
      </w:r>
    </w:p>
    <w:p>
      <w:pPr>
        <w:pStyle w:val="Bibliography"/>
        <w:rPr/>
      </w:pPr>
      <w:r>
        <w:rPr/>
        <w:t xml:space="preserve">18. </w:t>
        <w:tab/>
        <w:t xml:space="preserve">S. Kosuta, </w:t>
      </w:r>
      <w:r>
        <w:rPr>
          <w:i/>
          <w:iCs/>
        </w:rPr>
        <w:t>et al.</w:t>
      </w:r>
      <w:r>
        <w:rPr/>
        <w:t xml:space="preserve">, Differential and chaotic calcium signatures in the symbiosis signaling pathway of legumes. </w:t>
      </w:r>
      <w:r>
        <w:rPr>
          <w:i/>
          <w:iCs/>
        </w:rPr>
        <w:t>Proceedings of the National Academy of Sciences</w:t>
      </w:r>
      <w:r>
        <w:rPr/>
        <w:t xml:space="preserve"> </w:t>
      </w:r>
      <w:r>
        <w:rPr>
          <w:b/>
          <w:bCs/>
        </w:rPr>
        <w:t>105</w:t>
      </w:r>
      <w:r>
        <w:rPr/>
        <w:t>, 9823–9828 (2008).</w:t>
      </w:r>
    </w:p>
    <w:p>
      <w:pPr>
        <w:pStyle w:val="Bibliography"/>
        <w:rPr/>
      </w:pPr>
      <w:r>
        <w:rPr/>
        <w:t xml:space="preserve">19. </w:t>
        <w:tab/>
        <w:t xml:space="preserve">A. Genre, M. Chabaud, A. Faccio, D. G. Barker, P. Bonfante, Prepenetration apparatus assembly precedes and predicts the colonization patterns of arbuscular mycorrhizal fungi within the root cortex of both Medicago truncatula and Daucus carota. </w:t>
      </w:r>
      <w:r>
        <w:rPr>
          <w:i/>
          <w:iCs/>
        </w:rPr>
        <w:t>Plant Cell</w:t>
      </w:r>
      <w:r>
        <w:rPr/>
        <w:t xml:space="preserve"> </w:t>
      </w:r>
      <w:r>
        <w:rPr>
          <w:b/>
          <w:bCs/>
        </w:rPr>
        <w:t>20</w:t>
      </w:r>
      <w:r>
        <w:rPr/>
        <w:t>, 1407–1420 (2008).</w:t>
      </w:r>
    </w:p>
    <w:p>
      <w:pPr>
        <w:pStyle w:val="Bibliography"/>
        <w:rPr/>
      </w:pPr>
      <w:r>
        <w:rPr/>
        <w:t xml:space="preserve">20. </w:t>
        <w:tab/>
        <w:t xml:space="preserve">A. Keymer, C. Gutjahr, Cross-kingdom lipid transfer in arbuscular mycorrhiza symbiosis and beyond. </w:t>
      </w:r>
      <w:r>
        <w:rPr>
          <w:i/>
          <w:iCs/>
        </w:rPr>
        <w:t>Curr Opin Plant Biol</w:t>
      </w:r>
      <w:r>
        <w:rPr/>
        <w:t xml:space="preserve"> </w:t>
      </w:r>
      <w:r>
        <w:rPr>
          <w:b/>
          <w:bCs/>
        </w:rPr>
        <w:t>44</w:t>
      </w:r>
      <w:r>
        <w:rPr/>
        <w:t>, 137–144 (2018).</w:t>
      </w:r>
    </w:p>
    <w:p>
      <w:pPr>
        <w:pStyle w:val="Bibliography"/>
        <w:rPr/>
      </w:pPr>
      <w:r>
        <w:rPr/>
        <w:t xml:space="preserve">21. </w:t>
        <w:tab/>
        <w:t xml:space="preserve">P. Xu, E. Wang, Diversity and regulation of symbiotic nitrogen fixation in plants. </w:t>
      </w:r>
      <w:r>
        <w:rPr>
          <w:i/>
          <w:iCs/>
        </w:rPr>
        <w:t>Current Biology</w:t>
      </w:r>
      <w:r>
        <w:rPr/>
        <w:t xml:space="preserve"> </w:t>
      </w:r>
      <w:r>
        <w:rPr>
          <w:b/>
          <w:bCs/>
        </w:rPr>
        <w:t>33</w:t>
      </w:r>
      <w:r>
        <w:rPr/>
        <w:t>, R543–R559 (2023).</w:t>
      </w:r>
    </w:p>
    <w:p>
      <w:pPr>
        <w:pStyle w:val="Bibliography"/>
        <w:rPr/>
      </w:pPr>
      <w:r>
        <w:rPr/>
        <w:t xml:space="preserve">22. </w:t>
        <w:tab/>
        <w:t xml:space="preserve">S. E. Dupin, R. Geurts, E. T. Kiers, The Non-Legume Parasponia andersonii Mediates the Fitness of Nitrogen-Fixing Rhizobial Symbionts Under High Nitrogen Conditions. </w:t>
      </w:r>
      <w:r>
        <w:rPr>
          <w:i/>
          <w:iCs/>
        </w:rPr>
        <w:t>Front Plant Sci</w:t>
      </w:r>
      <w:r>
        <w:rPr/>
        <w:t xml:space="preserve"> </w:t>
      </w:r>
      <w:r>
        <w:rPr>
          <w:b/>
          <w:bCs/>
        </w:rPr>
        <w:t>10</w:t>
      </w:r>
      <w:r>
        <w:rPr/>
        <w:t>, 1779 (2019).</w:t>
      </w:r>
    </w:p>
    <w:p>
      <w:pPr>
        <w:pStyle w:val="Bibliography"/>
        <w:rPr/>
      </w:pPr>
      <w:r>
        <w:rPr/>
        <w:t xml:space="preserve">23. </w:t>
        <w:tab/>
        <w:t xml:space="preserve">J.-L. Ferrer, M. B. Austin, C. Stewart, J. P. Noel, Structure and function of enzymes involved in the biosynthesis of phenylpropanoids. </w:t>
      </w:r>
      <w:r>
        <w:rPr>
          <w:i/>
          <w:iCs/>
        </w:rPr>
        <w:t>Plant Physiol Biochem</w:t>
      </w:r>
      <w:r>
        <w:rPr/>
        <w:t xml:space="preserve"> </w:t>
      </w:r>
      <w:r>
        <w:rPr>
          <w:b/>
          <w:bCs/>
        </w:rPr>
        <w:t>46</w:t>
      </w:r>
      <w:r>
        <w:rPr/>
        <w:t>, 356–370 (2008).</w:t>
      </w:r>
    </w:p>
    <w:p>
      <w:pPr>
        <w:pStyle w:val="Bibliography"/>
        <w:rPr/>
      </w:pPr>
      <w:r>
        <w:rPr/>
        <w:t xml:space="preserve">24. </w:t>
        <w:tab/>
        <w:t xml:space="preserve">C.-W. Liu, J. D. Murray, The Role of Flavonoids in Nodulation Host-Range Specificity: An Update. </w:t>
      </w:r>
      <w:r>
        <w:rPr>
          <w:i/>
          <w:iCs/>
        </w:rPr>
        <w:t>Plants (Basel)</w:t>
      </w:r>
      <w:r>
        <w:rPr/>
        <w:t xml:space="preserve"> </w:t>
      </w:r>
      <w:r>
        <w:rPr>
          <w:b/>
          <w:bCs/>
        </w:rPr>
        <w:t>5</w:t>
      </w:r>
      <w:r>
        <w:rPr/>
        <w:t>, 33 (2016).</w:t>
      </w:r>
    </w:p>
    <w:p>
      <w:pPr>
        <w:pStyle w:val="Bibliography"/>
        <w:rPr/>
      </w:pPr>
      <w:r>
        <w:rPr/>
        <w:t xml:space="preserve">25. </w:t>
        <w:tab/>
        <w:t xml:space="preserve">W. Dong, Y. Song, The Significance of Flavonoids in the Process of Biological Nitrogen Fixation. </w:t>
      </w:r>
      <w:r>
        <w:rPr>
          <w:i/>
          <w:iCs/>
        </w:rPr>
        <w:t>International Journal of Molecular Sciences</w:t>
      </w:r>
      <w:r>
        <w:rPr/>
        <w:t xml:space="preserve"> </w:t>
      </w:r>
      <w:r>
        <w:rPr>
          <w:b/>
          <w:bCs/>
        </w:rPr>
        <w:t>21</w:t>
      </w:r>
      <w:r>
        <w:rPr/>
        <w:t xml:space="preserve"> (2020).</w:t>
      </w:r>
    </w:p>
    <w:p>
      <w:pPr>
        <w:pStyle w:val="Bibliography"/>
        <w:rPr/>
      </w:pPr>
      <w:r>
        <w:rPr/>
        <w:t xml:space="preserve">26. </w:t>
        <w:tab/>
        <w:t xml:space="preserve">N. J. Booth, P. M. C. Smith, S. A. Ramesh, D. A. Day, Malate Transport and Metabolism in Nitrogen-Fixing Legume Nodules. </w:t>
      </w:r>
      <w:r>
        <w:rPr>
          <w:i/>
          <w:iCs/>
        </w:rPr>
        <w:t>Molecules</w:t>
      </w:r>
      <w:r>
        <w:rPr/>
        <w:t xml:space="preserve"> </w:t>
      </w:r>
      <w:r>
        <w:rPr>
          <w:b/>
          <w:bCs/>
        </w:rPr>
        <w:t>26</w:t>
      </w:r>
      <w:r>
        <w:rPr/>
        <w:t xml:space="preserve"> (2021).</w:t>
      </w:r>
    </w:p>
    <w:p>
      <w:pPr>
        <w:pStyle w:val="Bibliography"/>
        <w:rPr/>
      </w:pPr>
      <w:r>
        <w:rPr/>
        <w:t xml:space="preserve">27. </w:t>
        <w:tab/>
        <w:t xml:space="preserve">S. Rawsthorne, F. R. Minchin, R. J. Summerfield, C. Cookson, J. Coombs, Carbon and nitrogen metabolism in legume root nodules. </w:t>
      </w:r>
      <w:r>
        <w:rPr>
          <w:i/>
          <w:iCs/>
        </w:rPr>
        <w:t>Phytochemistry</w:t>
      </w:r>
      <w:r>
        <w:rPr/>
        <w:t xml:space="preserve"> </w:t>
      </w:r>
      <w:r>
        <w:rPr>
          <w:b/>
          <w:bCs/>
        </w:rPr>
        <w:t>19</w:t>
      </w:r>
      <w:r>
        <w:rPr/>
        <w:t>, 341–355 (1980).</w:t>
      </w:r>
    </w:p>
    <w:p>
      <w:pPr>
        <w:pStyle w:val="Bibliography"/>
        <w:rPr/>
      </w:pPr>
      <w:r>
        <w:rPr/>
        <w:t xml:space="preserve">28. </w:t>
        <w:tab/>
        <w:t xml:space="preserve">F. J. Bergersen, Delivery of N2 to bacteroids in simulated soybean nodule cells: consideration of gradients of concentration of dissolved N2 in cell walls, cytoplasm, and symbiosomes. </w:t>
      </w:r>
      <w:r>
        <w:rPr>
          <w:i/>
          <w:iCs/>
        </w:rPr>
        <w:t>Protoplasma</w:t>
      </w:r>
      <w:r>
        <w:rPr/>
        <w:t xml:space="preserve"> </w:t>
      </w:r>
      <w:r>
        <w:rPr>
          <w:b/>
          <w:bCs/>
        </w:rPr>
        <w:t>206</w:t>
      </w:r>
      <w:r>
        <w:rPr/>
        <w:t>, 137–142 (1999).</w:t>
      </w:r>
    </w:p>
    <w:p>
      <w:pPr>
        <w:pStyle w:val="Bibliography"/>
        <w:rPr/>
      </w:pPr>
      <w:r>
        <w:rPr/>
        <w:t xml:space="preserve">29. </w:t>
        <w:tab/>
        <w:t xml:space="preserve">M. Udvardi, P. S. Poole, Transport and metabolism in legume-rhizobia symbioses. </w:t>
      </w:r>
      <w:r>
        <w:rPr>
          <w:i/>
          <w:iCs/>
        </w:rPr>
        <w:t>Annu Rev Plant Biol</w:t>
      </w:r>
      <w:r>
        <w:rPr/>
        <w:t xml:space="preserve"> </w:t>
      </w:r>
      <w:r>
        <w:rPr>
          <w:b/>
          <w:bCs/>
        </w:rPr>
        <w:t>64</w:t>
      </w:r>
      <w:r>
        <w:rPr/>
        <w:t>, 781–805 (2013).</w:t>
      </w:r>
    </w:p>
    <w:p>
      <w:pPr>
        <w:pStyle w:val="Bibliography"/>
        <w:rPr/>
      </w:pPr>
      <w:r>
        <w:rPr/>
        <w:t xml:space="preserve">30. </w:t>
        <w:tab/>
        <w:t xml:space="preserve">R. F. Denison, Y. Okano, Leghaemoglobin oxygenation gradients in alfalfa and yellow sweetclover nodules. </w:t>
      </w:r>
      <w:r>
        <w:rPr>
          <w:i/>
          <w:iCs/>
        </w:rPr>
        <w:t>J Exp Bot</w:t>
      </w:r>
      <w:r>
        <w:rPr/>
        <w:t xml:space="preserve"> </w:t>
      </w:r>
      <w:r>
        <w:rPr>
          <w:b/>
          <w:bCs/>
        </w:rPr>
        <w:t>54</w:t>
      </w:r>
      <w:r>
        <w:rPr/>
        <w:t>, 1085–1091 (2003).</w:t>
      </w:r>
    </w:p>
    <w:p>
      <w:pPr>
        <w:pStyle w:val="Bibliography"/>
        <w:rPr/>
      </w:pPr>
      <w:r>
        <w:rPr/>
        <w:t xml:space="preserve">31. </w:t>
        <w:tab/>
        <w:t xml:space="preserve">F. J. de Bruijn, “The common symbiotic signaling pathway (CSSP or SYM)” in </w:t>
      </w:r>
      <w:r>
        <w:rPr>
          <w:i/>
          <w:iCs/>
        </w:rPr>
        <w:t>The Model Legume Medicago Truncatula</w:t>
      </w:r>
      <w:r>
        <w:rPr/>
        <w:t>, (John Wiley &amp; Sons, Ltd, 2020), pp. 521–521.</w:t>
      </w:r>
    </w:p>
    <w:p>
      <w:pPr>
        <w:pStyle w:val="Bibliography"/>
        <w:rPr/>
      </w:pPr>
      <w:r>
        <w:rPr/>
        <w:t xml:space="preserve">32. </w:t>
        <w:tab/>
        <w:t xml:space="preserve">P.-M. Delaux, S. Schornack, Plant evolution driven by interactions with symbiotic and pathogenic microbes. </w:t>
      </w:r>
      <w:r>
        <w:rPr>
          <w:i/>
          <w:iCs/>
        </w:rPr>
        <w:t>Science</w:t>
      </w:r>
      <w:r>
        <w:rPr/>
        <w:t xml:space="preserve"> </w:t>
      </w:r>
      <w:r>
        <w:rPr>
          <w:b/>
          <w:bCs/>
        </w:rPr>
        <w:t>371</w:t>
      </w:r>
      <w:r>
        <w:rPr/>
        <w:t>, eaba6605 (2021).</w:t>
      </w:r>
    </w:p>
    <w:p>
      <w:pPr>
        <w:pStyle w:val="Bibliography"/>
        <w:rPr/>
      </w:pPr>
      <w:r>
        <w:rPr/>
        <w:t xml:space="preserve">33. </w:t>
        <w:tab/>
        <w:t xml:space="preserve">C. Gutjahr, </w:t>
      </w:r>
      <w:r>
        <w:rPr>
          <w:i/>
          <w:iCs/>
        </w:rPr>
        <w:t>et al.</w:t>
      </w:r>
      <w:r>
        <w:rPr/>
        <w:t xml:space="preserve">, Arbuscular mycorrhiza-specific signaling in rice transcends the common symbiosis signaling pathway. </w:t>
      </w:r>
      <w:r>
        <w:rPr>
          <w:i/>
          <w:iCs/>
        </w:rPr>
        <w:t>Plant Cell</w:t>
      </w:r>
      <w:r>
        <w:rPr/>
        <w:t xml:space="preserve"> </w:t>
      </w:r>
      <w:r>
        <w:rPr>
          <w:b/>
          <w:bCs/>
        </w:rPr>
        <w:t>20</w:t>
      </w:r>
      <w:r>
        <w:rPr/>
        <w:t>, 2989–3005 (2008).</w:t>
      </w:r>
    </w:p>
    <w:p>
      <w:pPr>
        <w:pStyle w:val="Bibliography"/>
        <w:rPr/>
      </w:pPr>
      <w:r>
        <w:rPr/>
        <w:t xml:space="preserve">34. </w:t>
        <w:tab/>
        <w:t xml:space="preserve">J. Sun, </w:t>
      </w:r>
      <w:r>
        <w:rPr>
          <w:i/>
          <w:iCs/>
        </w:rPr>
        <w:t>et al.</w:t>
      </w:r>
      <w:r>
        <w:rPr/>
        <w:t xml:space="preserve">, Activation of symbiosis signaling by arbuscular mycorrhizal fungi in legumes and rice. </w:t>
      </w:r>
      <w:r>
        <w:rPr>
          <w:i/>
          <w:iCs/>
        </w:rPr>
        <w:t>Plant Cell</w:t>
      </w:r>
      <w:r>
        <w:rPr/>
        <w:t xml:space="preserve"> </w:t>
      </w:r>
      <w:r>
        <w:rPr>
          <w:b/>
          <w:bCs/>
        </w:rPr>
        <w:t>27</w:t>
      </w:r>
      <w:r>
        <w:rPr/>
        <w:t>, 823–838 (2015).</w:t>
      </w:r>
    </w:p>
    <w:p>
      <w:pPr>
        <w:pStyle w:val="Bibliography"/>
        <w:rPr/>
      </w:pPr>
      <w:r>
        <w:rPr/>
        <w:t xml:space="preserve">35. </w:t>
        <w:tab/>
        <w:t xml:space="preserve">M. Antolín-Llovera, M. K. Ried, M. Parniske, Cleavage of the SYMBIOSIS RECEPTOR-LIKE KINASE ectodomain promotes complex formation with Nod factor receptor 5. </w:t>
      </w:r>
      <w:r>
        <w:rPr>
          <w:i/>
          <w:iCs/>
        </w:rPr>
        <w:t>Curr Biol</w:t>
      </w:r>
      <w:r>
        <w:rPr/>
        <w:t xml:space="preserve"> </w:t>
      </w:r>
      <w:r>
        <w:rPr>
          <w:b/>
          <w:bCs/>
        </w:rPr>
        <w:t>24</w:t>
      </w:r>
      <w:r>
        <w:rPr/>
        <w:t>, 422–427 (2014).</w:t>
      </w:r>
    </w:p>
    <w:p>
      <w:pPr>
        <w:pStyle w:val="Bibliography"/>
        <w:rPr/>
      </w:pPr>
      <w:r>
        <w:rPr/>
        <w:t xml:space="preserve">36. </w:t>
        <w:tab/>
        <w:t xml:space="preserve">K. Demchenko, T. Winzer, J. Stougaard, M. Parniske, K. Pawlowski, Distinct roles of Lotus japonicus SYMRK and SYM15 in root colonization and arbuscule formation. </w:t>
      </w:r>
      <w:r>
        <w:rPr>
          <w:i/>
          <w:iCs/>
        </w:rPr>
        <w:t>New Phytologist</w:t>
      </w:r>
      <w:r>
        <w:rPr/>
        <w:t xml:space="preserve"> </w:t>
      </w:r>
      <w:r>
        <w:rPr>
          <w:b/>
          <w:bCs/>
        </w:rPr>
        <w:t>163</w:t>
      </w:r>
      <w:r>
        <w:rPr/>
        <w:t>, 381–392 (2004).</w:t>
      </w:r>
    </w:p>
    <w:p>
      <w:pPr>
        <w:pStyle w:val="Bibliography"/>
        <w:rPr/>
      </w:pPr>
      <w:r>
        <w:rPr/>
        <w:t xml:space="preserve">37. </w:t>
        <w:tab/>
        <w:t xml:space="preserve">N. B. Abel, </w:t>
      </w:r>
      <w:r>
        <w:rPr>
          <w:i/>
          <w:iCs/>
        </w:rPr>
        <w:t>et al.</w:t>
      </w:r>
      <w:r>
        <w:rPr/>
        <w:t xml:space="preserve">, Phosphorylation of the alpha-I motif in SYMRK drives root nodule organogenesis. </w:t>
      </w:r>
      <w:r>
        <w:rPr>
          <w:i/>
          <w:iCs/>
        </w:rPr>
        <w:t>Proc Natl Acad Sci U S A</w:t>
      </w:r>
      <w:r>
        <w:rPr/>
        <w:t xml:space="preserve"> </w:t>
      </w:r>
      <w:r>
        <w:rPr>
          <w:b/>
          <w:bCs/>
        </w:rPr>
        <w:t>121</w:t>
      </w:r>
      <w:r>
        <w:rPr/>
        <w:t>, e2311522121 (2024).</w:t>
      </w:r>
    </w:p>
    <w:p>
      <w:pPr>
        <w:pStyle w:val="Bibliography"/>
        <w:rPr/>
      </w:pPr>
      <w:r>
        <w:rPr/>
        <w:t xml:space="preserve">38. </w:t>
        <w:tab/>
        <w:t xml:space="preserve">H. Gherbi, </w:t>
      </w:r>
      <w:r>
        <w:rPr>
          <w:i/>
          <w:iCs/>
        </w:rPr>
        <w:t>et al.</w:t>
      </w:r>
      <w:r>
        <w:rPr/>
        <w:t xml:space="preserve">, SymRK defines a common genetic basis for plant root endosymbioses with arbuscular mycorrhiza fungi, rhizobia, and Frankiabacteria. </w:t>
      </w:r>
      <w:r>
        <w:rPr>
          <w:i/>
          <w:iCs/>
        </w:rPr>
        <w:t>Proceedings of the National Academy of Sciences</w:t>
      </w:r>
      <w:r>
        <w:rPr/>
        <w:t xml:space="preserve"> </w:t>
      </w:r>
      <w:r>
        <w:rPr>
          <w:b/>
          <w:bCs/>
        </w:rPr>
        <w:t>105</w:t>
      </w:r>
      <w:r>
        <w:rPr/>
        <w:t>, 4928–4932 (2008).</w:t>
      </w:r>
    </w:p>
    <w:p>
      <w:pPr>
        <w:pStyle w:val="Bibliography"/>
        <w:rPr/>
      </w:pPr>
      <w:r>
        <w:rPr/>
        <w:t xml:space="preserve">39. </w:t>
        <w:tab/>
        <w:t xml:space="preserve">N. Tuteja, S. Mahajan, Calcium signaling network in plants: an overview. </w:t>
      </w:r>
      <w:r>
        <w:rPr>
          <w:i/>
          <w:iCs/>
        </w:rPr>
        <w:t>Plant Signal Behav</w:t>
      </w:r>
      <w:r>
        <w:rPr/>
        <w:t xml:space="preserve"> </w:t>
      </w:r>
      <w:r>
        <w:rPr>
          <w:b/>
          <w:bCs/>
        </w:rPr>
        <w:t>2</w:t>
      </w:r>
      <w:r>
        <w:rPr/>
        <w:t>, 79–85 (2007).</w:t>
      </w:r>
    </w:p>
    <w:p>
      <w:pPr>
        <w:pStyle w:val="Bibliography"/>
        <w:rPr/>
      </w:pPr>
      <w:r>
        <w:rPr/>
        <w:t xml:space="preserve">40. </w:t>
        <w:tab/>
        <w:t xml:space="preserve">J. Lévy, </w:t>
      </w:r>
      <w:r>
        <w:rPr>
          <w:i/>
          <w:iCs/>
        </w:rPr>
        <w:t>et al.</w:t>
      </w:r>
      <w:r>
        <w:rPr/>
        <w:t xml:space="preserve">, A putative Ca2+ and calmodulin-dependent protein kinase required for bacterial and fungal symbioses. </w:t>
      </w:r>
      <w:r>
        <w:rPr>
          <w:i/>
          <w:iCs/>
        </w:rPr>
        <w:t>Science</w:t>
      </w:r>
      <w:r>
        <w:rPr/>
        <w:t xml:space="preserve"> </w:t>
      </w:r>
      <w:r>
        <w:rPr>
          <w:b/>
          <w:bCs/>
        </w:rPr>
        <w:t>303</w:t>
      </w:r>
      <w:r>
        <w:rPr/>
        <w:t>, 1361–1364 (2004).</w:t>
      </w:r>
    </w:p>
    <w:p>
      <w:pPr>
        <w:pStyle w:val="Bibliography"/>
        <w:rPr/>
      </w:pPr>
      <w:r>
        <w:rPr/>
        <w:t xml:space="preserve">41. </w:t>
        <w:tab/>
        <w:t xml:space="preserve">T. Hayashi, </w:t>
      </w:r>
      <w:r>
        <w:rPr>
          <w:i/>
          <w:iCs/>
        </w:rPr>
        <w:t>et al.</w:t>
      </w:r>
      <w:r>
        <w:rPr/>
        <w:t xml:space="preserve">, A dominant function of CCaMK in intracellular accommodation of bacterial and fungal endosymbionts. </w:t>
      </w:r>
      <w:r>
        <w:rPr>
          <w:i/>
          <w:iCs/>
        </w:rPr>
        <w:t>Plant J</w:t>
      </w:r>
      <w:r>
        <w:rPr/>
        <w:t xml:space="preserve"> </w:t>
      </w:r>
      <w:r>
        <w:rPr>
          <w:b/>
          <w:bCs/>
        </w:rPr>
        <w:t>63</w:t>
      </w:r>
      <w:r>
        <w:rPr/>
        <w:t>, 141–154 (2010).</w:t>
      </w:r>
    </w:p>
    <w:p>
      <w:pPr>
        <w:pStyle w:val="Bibliography"/>
        <w:rPr/>
      </w:pPr>
      <w:r>
        <w:rPr/>
        <w:t xml:space="preserve">42. </w:t>
        <w:tab/>
        <w:t xml:space="preserve">R. M. Mitra, </w:t>
      </w:r>
      <w:r>
        <w:rPr>
          <w:i/>
          <w:iCs/>
        </w:rPr>
        <w:t>et al.</w:t>
      </w:r>
      <w:r>
        <w:rPr/>
        <w:t xml:space="preserve">, A Ca2+/calmodulin-dependent protein kinase required for symbiotic nodule development: Gene identification by transcript-based cloning. </w:t>
      </w:r>
      <w:r>
        <w:rPr>
          <w:i/>
          <w:iCs/>
        </w:rPr>
        <w:t>Proc Natl Acad Sci U S A</w:t>
      </w:r>
      <w:r>
        <w:rPr/>
        <w:t xml:space="preserve"> </w:t>
      </w:r>
      <w:r>
        <w:rPr>
          <w:b/>
          <w:bCs/>
        </w:rPr>
        <w:t>101</w:t>
      </w:r>
      <w:r>
        <w:rPr/>
        <w:t>, 4701–4705 (2004).</w:t>
      </w:r>
    </w:p>
    <w:p>
      <w:pPr>
        <w:pStyle w:val="Bibliography"/>
        <w:rPr/>
      </w:pPr>
      <w:r>
        <w:rPr/>
        <w:t xml:space="preserve">43. </w:t>
        <w:tab/>
        <w:t xml:space="preserve">N. M. Cook, </w:t>
      </w:r>
      <w:r>
        <w:rPr>
          <w:i/>
          <w:iCs/>
        </w:rPr>
        <w:t>et al.</w:t>
      </w:r>
      <w:r>
        <w:rPr/>
        <w:t xml:space="preserve">, Autoactive CNGC15 enhances root endosymbiosis in legume and wheat. </w:t>
      </w:r>
      <w:r>
        <w:rPr>
          <w:i/>
          <w:iCs/>
        </w:rPr>
        <w:t>Nature</w:t>
      </w:r>
      <w:r>
        <w:rPr/>
        <w:t xml:space="preserve"> </w:t>
      </w:r>
      <w:r>
        <w:rPr>
          <w:b/>
          <w:bCs/>
        </w:rPr>
        <w:t>638</w:t>
      </w:r>
      <w:r>
        <w:rPr/>
        <w:t>, 752–759 (2025).</w:t>
      </w:r>
    </w:p>
    <w:p>
      <w:pPr>
        <w:pStyle w:val="Bibliography"/>
        <w:rPr/>
      </w:pPr>
      <w:r>
        <w:rPr/>
        <w:t xml:space="preserve">44. </w:t>
        <w:tab/>
        <w:t xml:space="preserve">K. Yano, </w:t>
      </w:r>
      <w:r>
        <w:rPr>
          <w:i/>
          <w:iCs/>
        </w:rPr>
        <w:t>et al.</w:t>
      </w:r>
      <w:r>
        <w:rPr/>
        <w:t xml:space="preserve">, CYCLOPS, a mediator of symbiotic intracellular accommodation. </w:t>
      </w:r>
      <w:r>
        <w:rPr>
          <w:i/>
          <w:iCs/>
        </w:rPr>
        <w:t>Proceedings of the National Academy of Sciences</w:t>
      </w:r>
      <w:r>
        <w:rPr/>
        <w:t xml:space="preserve"> </w:t>
      </w:r>
      <w:r>
        <w:rPr>
          <w:b/>
          <w:bCs/>
        </w:rPr>
        <w:t>105</w:t>
      </w:r>
      <w:r>
        <w:rPr/>
        <w:t>, 20540–20545 (2008).</w:t>
      </w:r>
    </w:p>
    <w:p>
      <w:pPr>
        <w:pStyle w:val="Bibliography"/>
        <w:rPr/>
      </w:pPr>
      <w:r>
        <w:rPr/>
        <w:t xml:space="preserve">45. </w:t>
        <w:tab/>
        <w:t xml:space="preserve">B. Horváth, </w:t>
      </w:r>
      <w:r>
        <w:rPr>
          <w:i/>
          <w:iCs/>
        </w:rPr>
        <w:t>et al.</w:t>
      </w:r>
      <w:r>
        <w:rPr/>
        <w:t xml:space="preserve">, Medicago truncatula IPD3 is a member of the common symbiotic signaling pathway required for rhizobial and mycorrhizal symbioses. </w:t>
      </w:r>
      <w:r>
        <w:rPr>
          <w:i/>
          <w:iCs/>
        </w:rPr>
        <w:t>Mol Plant Microbe Interact</w:t>
      </w:r>
      <w:r>
        <w:rPr/>
        <w:t xml:space="preserve"> </w:t>
      </w:r>
      <w:r>
        <w:rPr>
          <w:b/>
          <w:bCs/>
        </w:rPr>
        <w:t>24</w:t>
      </w:r>
      <w:r>
        <w:rPr/>
        <w:t>, 1345–1358 (2011).</w:t>
      </w:r>
    </w:p>
    <w:p>
      <w:pPr>
        <w:pStyle w:val="Bibliography"/>
        <w:rPr/>
      </w:pPr>
      <w:r>
        <w:rPr/>
        <w:t xml:space="preserve">46. </w:t>
        <w:tab/>
        <w:t xml:space="preserve">L. H. Madsen, </w:t>
      </w:r>
      <w:r>
        <w:rPr>
          <w:i/>
          <w:iCs/>
        </w:rPr>
        <w:t>et al.</w:t>
      </w:r>
      <w:r>
        <w:rPr/>
        <w:t xml:space="preserve">, The molecular network governing nodule organogenesis and infection in the model legume Lotus japonicus. </w:t>
      </w:r>
      <w:r>
        <w:rPr>
          <w:i/>
          <w:iCs/>
        </w:rPr>
        <w:t>Nat Commun</w:t>
      </w:r>
      <w:r>
        <w:rPr/>
        <w:t xml:space="preserve"> </w:t>
      </w:r>
      <w:r>
        <w:rPr>
          <w:b/>
          <w:bCs/>
        </w:rPr>
        <w:t>1</w:t>
      </w:r>
      <w:r>
        <w:rPr/>
        <w:t>, 10 (2010).</w:t>
      </w:r>
    </w:p>
    <w:p>
      <w:pPr>
        <w:pStyle w:val="Bibliography"/>
        <w:rPr/>
      </w:pPr>
      <w:r>
        <w:rPr/>
        <w:t xml:space="preserve">47. </w:t>
        <w:tab/>
        <w:t xml:space="preserve">A. B. Heckmann, </w:t>
      </w:r>
      <w:r>
        <w:rPr>
          <w:i/>
          <w:iCs/>
        </w:rPr>
        <w:t>et al.</w:t>
      </w:r>
      <w:r>
        <w:rPr/>
        <w:t xml:space="preserve">, Lotus japonicus nodulation requires two GRAS domain regulators, one of which is functionally conserved in a non-legume. </w:t>
      </w:r>
      <w:r>
        <w:rPr>
          <w:i/>
          <w:iCs/>
        </w:rPr>
        <w:t>Plant Physiol</w:t>
      </w:r>
      <w:r>
        <w:rPr/>
        <w:t xml:space="preserve"> </w:t>
      </w:r>
      <w:r>
        <w:rPr>
          <w:b/>
          <w:bCs/>
        </w:rPr>
        <w:t>142</w:t>
      </w:r>
      <w:r>
        <w:rPr/>
        <w:t>, 1739–1750 (2006).</w:t>
      </w:r>
    </w:p>
    <w:p>
      <w:pPr>
        <w:pStyle w:val="Bibliography"/>
        <w:rPr/>
      </w:pPr>
      <w:r>
        <w:rPr/>
        <w:t xml:space="preserve">48. </w:t>
        <w:tab/>
        <w:t xml:space="preserve">R. Geurts, A. Lillo, T. Bisseling, Exploiting an ancient signalling machinery to enjoy a nitrogen fixing symbiosis. </w:t>
      </w:r>
      <w:r>
        <w:rPr>
          <w:i/>
          <w:iCs/>
        </w:rPr>
        <w:t>Curr Opin Plant Biol</w:t>
      </w:r>
      <w:r>
        <w:rPr/>
        <w:t xml:space="preserve"> </w:t>
      </w:r>
      <w:r>
        <w:rPr>
          <w:b/>
          <w:bCs/>
        </w:rPr>
        <w:t>15</w:t>
      </w:r>
      <w:r>
        <w:rPr/>
        <w:t>, 438–443 (2012).</w:t>
      </w:r>
    </w:p>
    <w:p>
      <w:pPr>
        <w:pStyle w:val="Bibliography"/>
        <w:rPr/>
      </w:pPr>
      <w:r>
        <w:rPr/>
        <w:t xml:space="preserve">49. </w:t>
        <w:tab/>
        <w:t xml:space="preserve">W. Liu, </w:t>
      </w:r>
      <w:r>
        <w:rPr>
          <w:i/>
          <w:iCs/>
        </w:rPr>
        <w:t>et al.</w:t>
      </w:r>
      <w:r>
        <w:rPr/>
        <w:t xml:space="preserve">, Strigolactone Biosynthesis in Medicago  truncatula and Rice Requires the Symbiotic GRAS-Type Transcription Factors NSP1 and NSP2. </w:t>
      </w:r>
      <w:r>
        <w:rPr>
          <w:i/>
          <w:iCs/>
        </w:rPr>
        <w:t>Plant Cell</w:t>
      </w:r>
      <w:r>
        <w:rPr/>
        <w:t xml:space="preserve"> </w:t>
      </w:r>
      <w:r>
        <w:rPr>
          <w:b/>
          <w:bCs/>
        </w:rPr>
        <w:t>23</w:t>
      </w:r>
      <w:r>
        <w:rPr/>
        <w:t>, 3853–3865 (2011).</w:t>
      </w:r>
    </w:p>
    <w:p>
      <w:pPr>
        <w:pStyle w:val="Bibliography"/>
        <w:rPr/>
      </w:pPr>
      <w:r>
        <w:rPr/>
        <w:t xml:space="preserve">50. </w:t>
        <w:tab/>
        <w:t xml:space="preserve">X.-R. Li, </w:t>
      </w:r>
      <w:r>
        <w:rPr>
          <w:i/>
          <w:iCs/>
        </w:rPr>
        <w:t>et al.</w:t>
      </w:r>
      <w:r>
        <w:rPr/>
        <w:t xml:space="preserve">, Nutrient regulation of lipochitooligosaccharide recognition in plants via NSP1 and NSP2. </w:t>
      </w:r>
      <w:r>
        <w:rPr>
          <w:i/>
          <w:iCs/>
        </w:rPr>
        <w:t>Nat Commun</w:t>
      </w:r>
      <w:r>
        <w:rPr/>
        <w:t xml:space="preserve"> </w:t>
      </w:r>
      <w:r>
        <w:rPr>
          <w:b/>
          <w:bCs/>
        </w:rPr>
        <w:t>13</w:t>
      </w:r>
      <w:r>
        <w:rPr/>
        <w:t>, 6421 (2022).</w:t>
      </w:r>
    </w:p>
    <w:p>
      <w:pPr>
        <w:pStyle w:val="Bibliography"/>
        <w:rPr/>
      </w:pPr>
      <w:r>
        <w:rPr/>
        <w:t xml:space="preserve">51. </w:t>
        <w:tab/>
        <w:t xml:space="preserve">M. Tsitsikli, </w:t>
      </w:r>
      <w:r>
        <w:rPr>
          <w:i/>
          <w:iCs/>
        </w:rPr>
        <w:t>et al.</w:t>
      </w:r>
      <w:r>
        <w:rPr/>
        <w:t xml:space="preserve">, Two residues reprogram immunity receptors for nitrogen-fixing symbiosis. </w:t>
      </w:r>
      <w:r>
        <w:rPr>
          <w:i/>
          <w:iCs/>
        </w:rPr>
        <w:t>Nature</w:t>
      </w:r>
      <w:r>
        <w:rPr/>
        <w:t xml:space="preserve"> </w:t>
      </w:r>
      <w:r>
        <w:rPr>
          <w:b/>
          <w:bCs/>
        </w:rPr>
        <w:t>648</w:t>
      </w:r>
      <w:r>
        <w:rPr/>
        <w:t>, 443–450 (2025).</w:t>
      </w:r>
    </w:p>
    <w:p>
      <w:pPr>
        <w:pStyle w:val="Bibliography"/>
        <w:rPr/>
      </w:pPr>
      <w:r>
        <w:rPr/>
        <w:t xml:space="preserve">52. </w:t>
        <w:tab/>
        <w:t xml:space="preserve">T. Vernié, </w:t>
      </w:r>
      <w:r>
        <w:rPr>
          <w:i/>
          <w:iCs/>
        </w:rPr>
        <w:t>et al.</w:t>
      </w:r>
      <w:r>
        <w:rPr/>
        <w:t xml:space="preserve">, Conservation of symbiotic signaling since the most recent common ancestor of land plants. </w:t>
      </w:r>
      <w:r>
        <w:rPr>
          <w:i/>
          <w:iCs/>
        </w:rPr>
        <w:t>Proceedings of the National Academy of Sciences</w:t>
      </w:r>
      <w:r>
        <w:rPr/>
        <w:t xml:space="preserve"> </w:t>
      </w:r>
      <w:r>
        <w:rPr>
          <w:b/>
          <w:bCs/>
        </w:rPr>
        <w:t>122</w:t>
      </w:r>
      <w:r>
        <w:rPr/>
        <w:t>, e2408539121 (2025).</w:t>
      </w:r>
    </w:p>
    <w:p>
      <w:pPr>
        <w:pStyle w:val="Bibliography"/>
        <w:rPr/>
      </w:pPr>
      <w:r>
        <w:rPr/>
        <w:t xml:space="preserve">53. </w:t>
        <w:tab/>
        <w:t xml:space="preserve">H. Rübsam, </w:t>
      </w:r>
      <w:r>
        <w:rPr>
          <w:i/>
          <w:iCs/>
        </w:rPr>
        <w:t>et al.</w:t>
      </w:r>
      <w:r>
        <w:rPr/>
        <w:t xml:space="preserve">, Nanobody-driven signaling reveals the core receptor complex in root nodule symbiosis. </w:t>
      </w:r>
      <w:r>
        <w:rPr>
          <w:i/>
          <w:iCs/>
        </w:rPr>
        <w:t>Science</w:t>
      </w:r>
      <w:r>
        <w:rPr/>
        <w:t xml:space="preserve"> </w:t>
      </w:r>
      <w:r>
        <w:rPr>
          <w:b/>
          <w:bCs/>
        </w:rPr>
        <w:t>379</w:t>
      </w:r>
      <w:r>
        <w:rPr/>
        <w:t>, 272–277 (2023).</w:t>
      </w:r>
    </w:p>
    <w:p>
      <w:pPr>
        <w:pStyle w:val="Bibliography"/>
        <w:rPr/>
      </w:pPr>
      <w:r>
        <w:rPr/>
        <w:t xml:space="preserve">54. </w:t>
        <w:tab/>
        <w:t xml:space="preserve">J.-P. Gao, C. H. Chiu, G. E. D. Oldroyd, Unlocking the role of </w:t>
      </w:r>
      <w:r>
        <w:rPr>
          <w:i/>
          <w:iCs/>
        </w:rPr>
        <w:t>NSP1</w:t>
      </w:r>
      <w:r>
        <w:rPr/>
        <w:t xml:space="preserve"> and </w:t>
      </w:r>
      <w:r>
        <w:rPr>
          <w:i/>
          <w:iCs/>
        </w:rPr>
        <w:t>NSP2</w:t>
      </w:r>
      <w:r>
        <w:rPr/>
        <w:t xml:space="preserve">: nutrient-responsive regulators in nodulation. </w:t>
      </w:r>
      <w:r>
        <w:rPr>
          <w:i/>
          <w:iCs/>
        </w:rPr>
        <w:t>Trends in Plant Science</w:t>
      </w:r>
      <w:r>
        <w:rPr/>
        <w:t xml:space="preserve"> </w:t>
      </w:r>
      <w:r>
        <w:rPr>
          <w:b/>
          <w:bCs/>
        </w:rPr>
        <w:t>30</w:t>
      </w:r>
      <w:r>
        <w:rPr/>
        <w:t>, 925–928 (2025).</w:t>
      </w:r>
    </w:p>
    <w:p>
      <w:pPr>
        <w:pStyle w:val="Bibliography"/>
        <w:rPr/>
      </w:pPr>
      <w:r>
        <w:rPr/>
        <w:t xml:space="preserve">55. </w:t>
        <w:tab/>
        <w:t xml:space="preserve">K. Tao, </w:t>
      </w:r>
      <w:r>
        <w:rPr>
          <w:i/>
          <w:iCs/>
        </w:rPr>
        <w:t>et al.</w:t>
      </w:r>
      <w:r>
        <w:rPr/>
        <w:t xml:space="preserve">, Nitrogen and Nod factor signaling determine Lotus japonicus root exudate composition and bacterial assembly. </w:t>
      </w:r>
      <w:r>
        <w:rPr>
          <w:i/>
          <w:iCs/>
        </w:rPr>
        <w:t>Nat Commun</w:t>
      </w:r>
      <w:r>
        <w:rPr/>
        <w:t xml:space="preserve"> </w:t>
      </w:r>
      <w:r>
        <w:rPr>
          <w:b/>
          <w:bCs/>
        </w:rPr>
        <w:t>15</w:t>
      </w:r>
      <w:r>
        <w:rPr/>
        <w:t>, 3436 (2024).</w:t>
      </w:r>
    </w:p>
    <w:p>
      <w:pPr>
        <w:pStyle w:val="Bibliography"/>
        <w:rPr/>
      </w:pPr>
      <w:r>
        <w:rPr/>
        <w:t xml:space="preserve">56. </w:t>
        <w:tab/>
        <w:t xml:space="preserve">R. Zgadzaj, </w:t>
      </w:r>
      <w:r>
        <w:rPr>
          <w:i/>
          <w:iCs/>
        </w:rPr>
        <w:t>et al.</w:t>
      </w:r>
      <w:r>
        <w:rPr/>
        <w:t xml:space="preserve">, Root nodule symbiosis in Lotus japonicus drives the establishment of distinctive rhizosphere, root, and nodule bacterial communities. </w:t>
      </w:r>
      <w:r>
        <w:rPr>
          <w:i/>
          <w:iCs/>
        </w:rPr>
        <w:t>Proceedings of the National Academy of Sciences</w:t>
      </w:r>
      <w:r>
        <w:rPr/>
        <w:t xml:space="preserve"> </w:t>
      </w:r>
      <w:r>
        <w:rPr>
          <w:b/>
          <w:bCs/>
        </w:rPr>
        <w:t>113</w:t>
      </w:r>
      <w:r>
        <w:rPr/>
        <w:t>, E7996–E8005 (2016).</w:t>
      </w:r>
    </w:p>
    <w:p>
      <w:pPr>
        <w:pStyle w:val="Bibliography"/>
        <w:rPr/>
      </w:pPr>
      <w:r>
        <w:rPr/>
        <w:t xml:space="preserve">57. </w:t>
        <w:tab/>
        <w:t xml:space="preserve">T. Thiergart, </w:t>
      </w:r>
      <w:r>
        <w:rPr>
          <w:i/>
          <w:iCs/>
        </w:rPr>
        <w:t>et al.</w:t>
      </w:r>
      <w:r>
        <w:rPr/>
        <w:t xml:space="preserve">, Lotus japonicus Symbiosis Genes Impact Microbial Interactions between Symbionts and Multikingdom Commensal Communities. </w:t>
      </w:r>
      <w:r>
        <w:rPr>
          <w:i/>
          <w:iCs/>
        </w:rPr>
        <w:t>mBio</w:t>
      </w:r>
      <w:r>
        <w:rPr/>
        <w:t xml:space="preserve"> </w:t>
      </w:r>
      <w:r>
        <w:rPr>
          <w:b/>
          <w:bCs/>
        </w:rPr>
        <w:t>10</w:t>
      </w:r>
      <w:r>
        <w:rPr/>
        <w:t>, e01833-19 (2019).</w:t>
      </w:r>
    </w:p>
    <w:p>
      <w:pPr>
        <w:pStyle w:val="Bibliography"/>
        <w:rPr/>
      </w:pPr>
      <w:r>
        <w:rPr/>
        <w:t xml:space="preserve">58. </w:t>
        <w:tab/>
        <w:t xml:space="preserve">A. Tkacz, </w:t>
      </w:r>
      <w:r>
        <w:rPr>
          <w:i/>
          <w:iCs/>
        </w:rPr>
        <w:t>et al.</w:t>
      </w:r>
      <w:r>
        <w:rPr/>
        <w:t xml:space="preserve">, Nodulation and nitrogen fixation in Medicago truncatula strongly alters the abundance of its root microbiota and subtly affects its structure. </w:t>
      </w:r>
      <w:r>
        <w:rPr>
          <w:i/>
          <w:iCs/>
        </w:rPr>
        <w:t>Environ Microbiol</w:t>
      </w:r>
      <w:r>
        <w:rPr/>
        <w:t xml:space="preserve"> </w:t>
      </w:r>
      <w:r>
        <w:rPr>
          <w:b/>
          <w:bCs/>
        </w:rPr>
        <w:t>24</w:t>
      </w:r>
      <w:r>
        <w:rPr/>
        <w:t>, 5524–5533 (2022).</w:t>
      </w:r>
    </w:p>
    <w:p>
      <w:pPr>
        <w:pStyle w:val="Bibliography"/>
        <w:rPr/>
      </w:pPr>
      <w:r>
        <w:rPr/>
        <w:t xml:space="preserve">59. </w:t>
        <w:tab/>
        <w:t xml:space="preserve">S. Ikeda, </w:t>
      </w:r>
      <w:r>
        <w:rPr>
          <w:i/>
          <w:iCs/>
        </w:rPr>
        <w:t>et al.</w:t>
      </w:r>
      <w:r>
        <w:rPr/>
        <w:t xml:space="preserve">, The genotype of the calcium/calmodulin-dependent protein kinase gene (CCaMK) determines bacterial community diversity in rice roots under paddy and upland field conditions. </w:t>
      </w:r>
      <w:r>
        <w:rPr>
          <w:i/>
          <w:iCs/>
        </w:rPr>
        <w:t>Appl Environ Microbiol</w:t>
      </w:r>
      <w:r>
        <w:rPr/>
        <w:t xml:space="preserve"> </w:t>
      </w:r>
      <w:r>
        <w:rPr>
          <w:b/>
          <w:bCs/>
        </w:rPr>
        <w:t>77</w:t>
      </w:r>
      <w:r>
        <w:rPr/>
        <w:t>, 4399–4405 (2011).</w:t>
      </w:r>
    </w:p>
    <w:p>
      <w:pPr>
        <w:pStyle w:val="Bibliography"/>
        <w:rPr/>
      </w:pPr>
      <w:r>
        <w:rPr/>
        <w:t xml:space="preserve">60. </w:t>
        <w:tab/>
        <w:t xml:space="preserve">B. T. Christensen, I. K. Thomsen, J. Eriksen, The Askov long-term field experiment (1894–2021) represents a unique research platform. </w:t>
      </w:r>
      <w:r>
        <w:rPr>
          <w:i/>
          <w:iCs/>
        </w:rPr>
        <w:t>Journal of Plant Nutrition and Soil Science</w:t>
      </w:r>
      <w:r>
        <w:rPr/>
        <w:t xml:space="preserve"> </w:t>
      </w:r>
      <w:r>
        <w:rPr>
          <w:b/>
          <w:bCs/>
        </w:rPr>
        <w:t>185</w:t>
      </w:r>
      <w:r>
        <w:rPr/>
        <w:t>, 187–201 (2022).</w:t>
      </w:r>
    </w:p>
    <w:p>
      <w:pPr>
        <w:pStyle w:val="Bibliography"/>
        <w:rPr/>
      </w:pPr>
      <w:r>
        <w:rPr/>
        <w:t xml:space="preserve">61. </w:t>
        <w:tab/>
        <w:t xml:space="preserve">M. Delgado-Baquerizo, </w:t>
      </w:r>
      <w:r>
        <w:rPr>
          <w:i/>
          <w:iCs/>
        </w:rPr>
        <w:t>et al.</w:t>
      </w:r>
      <w:r>
        <w:rPr/>
        <w:t xml:space="preserve">, A global atlas of the dominant bacteria found in soil. </w:t>
      </w:r>
      <w:r>
        <w:rPr>
          <w:i/>
          <w:iCs/>
        </w:rPr>
        <w:t>Science</w:t>
      </w:r>
      <w:r>
        <w:rPr/>
        <w:t xml:space="preserve"> </w:t>
      </w:r>
      <w:r>
        <w:rPr>
          <w:b/>
          <w:bCs/>
        </w:rPr>
        <w:t>359</w:t>
      </w:r>
      <w:r>
        <w:rPr/>
        <w:t>, 320–325 (2018).</w:t>
      </w:r>
    </w:p>
    <w:p>
      <w:pPr>
        <w:pStyle w:val="Bibliography"/>
        <w:rPr/>
      </w:pPr>
      <w:r>
        <w:rPr/>
        <w:t xml:space="preserve">62. </w:t>
        <w:tab/>
        <w:t xml:space="preserve">F. R. Kulcheski, R. Côrrea, I. A. Gomes, J. C. de Lima, R. Margis, NPK macronutrients and microRNA homeostasis. </w:t>
      </w:r>
      <w:r>
        <w:rPr>
          <w:i/>
          <w:iCs/>
        </w:rPr>
        <w:t>Front. Plant Sci.</w:t>
      </w:r>
      <w:r>
        <w:rPr/>
        <w:t xml:space="preserve"> </w:t>
      </w:r>
      <w:r>
        <w:rPr>
          <w:b/>
          <w:bCs/>
        </w:rPr>
        <w:t>6</w:t>
      </w:r>
      <w:r>
        <w:rPr/>
        <w:t xml:space="preserve"> (2015).</w:t>
      </w:r>
    </w:p>
    <w:p>
      <w:pPr>
        <w:pStyle w:val="Bibliography"/>
        <w:rPr/>
      </w:pPr>
      <w:r>
        <w:rPr/>
        <w:t xml:space="preserve">63. </w:t>
        <w:tab/>
        <w:t xml:space="preserve">F. Mus, </w:t>
      </w:r>
      <w:r>
        <w:rPr>
          <w:i/>
          <w:iCs/>
        </w:rPr>
        <w:t>et al.</w:t>
      </w:r>
      <w:r>
        <w:rPr/>
        <w:t xml:space="preserve">, Symbiotic Nitrogen Fixation and the Challenges to Its Extension to Nonlegumes. </w:t>
      </w:r>
      <w:r>
        <w:rPr>
          <w:i/>
          <w:iCs/>
        </w:rPr>
        <w:t>Appl Environ Microbiol</w:t>
      </w:r>
      <w:r>
        <w:rPr/>
        <w:t xml:space="preserve"> </w:t>
      </w:r>
      <w:r>
        <w:rPr>
          <w:b/>
          <w:bCs/>
        </w:rPr>
        <w:t>82</w:t>
      </w:r>
      <w:r>
        <w:rPr/>
        <w:t>, 3698–3710 (2016).</w:t>
      </w:r>
    </w:p>
    <w:p>
      <w:pPr>
        <w:pStyle w:val="Bibliography"/>
        <w:rPr/>
      </w:pPr>
      <w:r>
        <w:rPr/>
        <w:t xml:space="preserve">64. </w:t>
        <w:tab/>
        <w:t xml:space="preserve">K. Wippel, </w:t>
      </w:r>
      <w:r>
        <w:rPr>
          <w:i/>
          <w:iCs/>
        </w:rPr>
        <w:t>et al.</w:t>
      </w:r>
      <w:r>
        <w:rPr/>
        <w:t xml:space="preserve">, Host preference and invasiveness of commensal bacteria in the Lotus and Arabidopsis root microbiota. </w:t>
      </w:r>
      <w:r>
        <w:rPr>
          <w:i/>
          <w:iCs/>
        </w:rPr>
        <w:t>Nat Microbiol</w:t>
      </w:r>
      <w:r>
        <w:rPr/>
        <w:t xml:space="preserve"> </w:t>
      </w:r>
      <w:r>
        <w:rPr>
          <w:b/>
          <w:bCs/>
        </w:rPr>
        <w:t>6</w:t>
      </w:r>
      <w:r>
        <w:rPr/>
        <w:t>, 1150–1162 (2021).</w:t>
      </w:r>
    </w:p>
    <w:p>
      <w:pPr>
        <w:pStyle w:val="Bibliography"/>
        <w:rPr/>
      </w:pPr>
      <w:r>
        <w:rPr/>
        <w:t xml:space="preserve">65. </w:t>
        <w:tab/>
        <w:t xml:space="preserve">V. Vives-Peris, C. de Ollas, A. Gómez-Cadenas, R. M. Pérez-Clemente, Root exudates: from plant to rhizosphere and beyond. </w:t>
      </w:r>
      <w:r>
        <w:rPr>
          <w:i/>
          <w:iCs/>
        </w:rPr>
        <w:t>Plant Cell Rep</w:t>
      </w:r>
      <w:r>
        <w:rPr/>
        <w:t xml:space="preserve"> </w:t>
      </w:r>
      <w:r>
        <w:rPr>
          <w:b/>
          <w:bCs/>
        </w:rPr>
        <w:t>39</w:t>
      </w:r>
      <w:r>
        <w:rPr/>
        <w:t>, 3–17 (2020).</w:t>
      </w:r>
    </w:p>
    <w:p>
      <w:pPr>
        <w:pStyle w:val="Bibliography"/>
        <w:rPr/>
      </w:pPr>
      <w:r>
        <w:rPr/>
        <w:t xml:space="preserve">66. </w:t>
        <w:tab/>
        <w:t xml:space="preserve">A. Canarini, C. Kaiser, A. Merchant, A. Richter, W. Wanek, Root Exudation of Primary Metabolites: Mechanisms and Their Roles in Plant Responses to Environmental Stimuli. </w:t>
      </w:r>
      <w:r>
        <w:rPr>
          <w:i/>
          <w:iCs/>
        </w:rPr>
        <w:t>Front. Plant Sci.</w:t>
      </w:r>
      <w:r>
        <w:rPr/>
        <w:t xml:space="preserve"> </w:t>
      </w:r>
      <w:r>
        <w:rPr>
          <w:b/>
          <w:bCs/>
        </w:rPr>
        <w:t>10</w:t>
      </w:r>
      <w:r>
        <w:rPr/>
        <w:t xml:space="preserve"> (2019).</w:t>
      </w:r>
    </w:p>
    <w:p>
      <w:pPr>
        <w:pStyle w:val="Bibliography"/>
        <w:rPr/>
      </w:pPr>
      <w:r>
        <w:rPr/>
        <w:t xml:space="preserve">67. </w:t>
        <w:tab/>
        <w:t xml:space="preserve">H. P. Bais, T. L. Weir, L. G. Perry, S. Gilroy, J. M. Vivanco, The role of root exudates in rhizosphere interactions with plants and other organisms. </w:t>
      </w:r>
      <w:r>
        <w:rPr>
          <w:i/>
          <w:iCs/>
        </w:rPr>
        <w:t>Annu Rev Plant Biol</w:t>
      </w:r>
      <w:r>
        <w:rPr/>
        <w:t xml:space="preserve"> </w:t>
      </w:r>
      <w:r>
        <w:rPr>
          <w:b/>
          <w:bCs/>
        </w:rPr>
        <w:t>57</w:t>
      </w:r>
      <w:r>
        <w:rPr/>
        <w:t>, 233–266 (2006).</w:t>
      </w:r>
    </w:p>
    <w:p>
      <w:pPr>
        <w:pStyle w:val="Bibliography"/>
        <w:rPr/>
      </w:pPr>
      <w:r>
        <w:rPr/>
        <w:t xml:space="preserve">68. </w:t>
        <w:tab/>
        <w:t xml:space="preserve">G. Selten, </w:t>
      </w:r>
      <w:r>
        <w:rPr>
          <w:i/>
          <w:iCs/>
        </w:rPr>
        <w:t>et al.</w:t>
      </w:r>
      <w:r>
        <w:rPr/>
        <w:t>, Functional capacities drive recruitment of bacteria into plant root microbiota. [Preprint] (2024). Available at: https://www.biorxiv.org/content/10.1101/2024.08.22.609090v1 [Accessed 17 February 2026].</w:t>
      </w:r>
    </w:p>
    <w:p>
      <w:pPr>
        <w:pStyle w:val="Bibliography"/>
        <w:rPr/>
      </w:pPr>
      <w:r>
        <w:rPr/>
        <w:t xml:space="preserve">69. </w:t>
        <w:tab/>
        <w:t xml:space="preserve">N. A. Ginnan, </w:t>
      </w:r>
      <w:r>
        <w:rPr>
          <w:i/>
          <w:iCs/>
        </w:rPr>
        <w:t>et al.</w:t>
      </w:r>
      <w:r>
        <w:rPr/>
        <w:t xml:space="preserve">, Precipitation legacy effects on soil microbiota facilitate adaptive drought responses in plants. </w:t>
      </w:r>
      <w:r>
        <w:rPr>
          <w:i/>
          <w:iCs/>
        </w:rPr>
        <w:t>Nat Microbiol</w:t>
      </w:r>
      <w:r>
        <w:rPr/>
        <w:t xml:space="preserve"> </w:t>
      </w:r>
      <w:r>
        <w:rPr>
          <w:b/>
          <w:bCs/>
        </w:rPr>
        <w:t>10</w:t>
      </w:r>
      <w:r>
        <w:rPr/>
        <w:t>, 2823–2844 (2025).</w:t>
      </w:r>
    </w:p>
    <w:p>
      <w:pPr>
        <w:pStyle w:val="Bibliography"/>
        <w:rPr/>
      </w:pPr>
      <w:r>
        <w:rPr/>
        <w:t xml:space="preserve">70. </w:t>
        <w:tab/>
        <w:t xml:space="preserve">L. Philippot, C. Chenu, A. Kappler, M. C. Rillig, N. Fierer, The interplay between microbial communities and soil properties. </w:t>
      </w:r>
      <w:r>
        <w:rPr>
          <w:i/>
          <w:iCs/>
        </w:rPr>
        <w:t>Nat Rev Microbiol</w:t>
      </w:r>
      <w:r>
        <w:rPr/>
        <w:t xml:space="preserve"> </w:t>
      </w:r>
      <w:r>
        <w:rPr>
          <w:b/>
          <w:bCs/>
        </w:rPr>
        <w:t>22</w:t>
      </w:r>
      <w:r>
        <w:rPr/>
        <w:t>, 226–239 (2024).</w:t>
      </w:r>
    </w:p>
    <w:p>
      <w:pPr>
        <w:pStyle w:val="Bibliography"/>
        <w:rPr/>
      </w:pPr>
      <w:r>
        <w:rPr/>
        <w:t xml:space="preserve">71. </w:t>
        <w:tab/>
        <w:t xml:space="preserve">W. Kong, </w:t>
      </w:r>
      <w:r>
        <w:rPr>
          <w:i/>
          <w:iCs/>
        </w:rPr>
        <w:t>et al.</w:t>
      </w:r>
      <w:r>
        <w:rPr/>
        <w:t xml:space="preserve">, Contrasting response of soil microbiomes to long-term fertilization in various highland cropping systems. </w:t>
      </w:r>
      <w:r>
        <w:rPr>
          <w:i/>
          <w:iCs/>
        </w:rPr>
        <w:t>ISME COMMUN.</w:t>
      </w:r>
      <w:r>
        <w:rPr/>
        <w:t xml:space="preserve"> </w:t>
      </w:r>
      <w:r>
        <w:rPr>
          <w:b/>
          <w:bCs/>
        </w:rPr>
        <w:t>3</w:t>
      </w:r>
      <w:r>
        <w:rPr/>
        <w:t>, 81 (2023).</w:t>
      </w:r>
    </w:p>
    <w:p>
      <w:pPr>
        <w:pStyle w:val="Bibliography"/>
        <w:rPr/>
      </w:pPr>
      <w:r>
        <w:rPr/>
        <w:t xml:space="preserve">72. </w:t>
        <w:tab/>
        <w:t xml:space="preserve">S. Hallin, C. M. Jones, M. Schloter, L. Philippot, Relationship between N-cycling communities and ecosystem functioning in a 50-year-old fertilization experiment. </w:t>
      </w:r>
      <w:r>
        <w:rPr>
          <w:i/>
          <w:iCs/>
        </w:rPr>
        <w:t>ISME J</w:t>
      </w:r>
      <w:r>
        <w:rPr/>
        <w:t xml:space="preserve"> </w:t>
      </w:r>
      <w:r>
        <w:rPr>
          <w:b/>
          <w:bCs/>
        </w:rPr>
        <w:t>3</w:t>
      </w:r>
      <w:r>
        <w:rPr/>
        <w:t>, 597–605 (2009).</w:t>
      </w:r>
    </w:p>
    <w:p>
      <w:pPr>
        <w:pStyle w:val="Bibliography"/>
        <w:rPr/>
      </w:pPr>
      <w:r>
        <w:rPr/>
        <w:t xml:space="preserve">73. </w:t>
        <w:tab/>
        <w:t xml:space="preserve">M. Wang, </w:t>
      </w:r>
      <w:r>
        <w:rPr>
          <w:i/>
          <w:iCs/>
        </w:rPr>
        <w:t>et al.</w:t>
      </w:r>
      <w:r>
        <w:rPr/>
        <w:t xml:space="preserve">, Dynamic root microbiome sustains soybean productivity under unbalanced fertilization. </w:t>
      </w:r>
      <w:r>
        <w:rPr>
          <w:i/>
          <w:iCs/>
        </w:rPr>
        <w:t>Nat Commun</w:t>
      </w:r>
      <w:r>
        <w:rPr/>
        <w:t xml:space="preserve"> </w:t>
      </w:r>
      <w:r>
        <w:rPr>
          <w:b/>
          <w:bCs/>
        </w:rPr>
        <w:t>15</w:t>
      </w:r>
      <w:r>
        <w:rPr/>
        <w:t>, 1668 (2024).</w:t>
      </w:r>
    </w:p>
    <w:p>
      <w:pPr>
        <w:pStyle w:val="Bibliography"/>
        <w:rPr/>
      </w:pPr>
      <w:r>
        <w:rPr/>
        <w:t xml:space="preserve">74. </w:t>
        <w:tab/>
        <w:t xml:space="preserve">S. E. Hannula, </w:t>
      </w:r>
      <w:r>
        <w:rPr>
          <w:i/>
          <w:iCs/>
        </w:rPr>
        <w:t>et al.</w:t>
      </w:r>
      <w:r>
        <w:rPr/>
        <w:t xml:space="preserve">, Persistence of plant-mediated microbial soil legacy effects in soil and inside roots. </w:t>
      </w:r>
      <w:r>
        <w:rPr>
          <w:i/>
          <w:iCs/>
        </w:rPr>
        <w:t>Nat Commun</w:t>
      </w:r>
      <w:r>
        <w:rPr/>
        <w:t xml:space="preserve"> </w:t>
      </w:r>
      <w:r>
        <w:rPr>
          <w:b/>
          <w:bCs/>
        </w:rPr>
        <w:t>12</w:t>
      </w:r>
      <w:r>
        <w:rPr/>
        <w:t>, 5686 (2021).</w:t>
      </w:r>
    </w:p>
    <w:p>
      <w:pPr>
        <w:pStyle w:val="Bibliography"/>
        <w:rPr/>
      </w:pPr>
      <w:r>
        <w:rPr/>
        <w:t xml:space="preserve">75. </w:t>
        <w:tab/>
        <w:t xml:space="preserve">Z. Yang, T. Zhao, H. Cheng, J. Yang, Microbiome-enabled genomic selection improves prediction accuracy for nitrogen-related traits in maize. </w:t>
      </w:r>
      <w:r>
        <w:rPr>
          <w:i/>
          <w:iCs/>
        </w:rPr>
        <w:t>G3 (Bethesda)</w:t>
      </w:r>
      <w:r>
        <w:rPr/>
        <w:t xml:space="preserve"> </w:t>
      </w:r>
      <w:r>
        <w:rPr>
          <w:b/>
          <w:bCs/>
        </w:rPr>
        <w:t>14</w:t>
      </w:r>
      <w:r>
        <w:rPr/>
        <w:t>, jkad286 (2024).</w:t>
      </w:r>
    </w:p>
    <w:p>
      <w:pPr>
        <w:pStyle w:val="Bibliography"/>
        <w:rPr/>
      </w:pPr>
      <w:r>
        <w:rPr/>
        <w:t xml:space="preserve">76. </w:t>
        <w:tab/>
        <w:t xml:space="preserve">W.-X. Shi, </w:t>
      </w:r>
      <w:r>
        <w:rPr>
          <w:i/>
          <w:iCs/>
        </w:rPr>
        <w:t>et al.</w:t>
      </w:r>
      <w:r>
        <w:rPr/>
        <w:t xml:space="preserve">, Diversity and interactions of rhizobacteria determine multinutrient traits in tomato host plants under nitrogen and water disturbances. </w:t>
      </w:r>
      <w:r>
        <w:rPr>
          <w:i/>
          <w:iCs/>
        </w:rPr>
        <w:t>Hortic Res</w:t>
      </w:r>
      <w:r>
        <w:rPr/>
        <w:t xml:space="preserve"> </w:t>
      </w:r>
      <w:r>
        <w:rPr>
          <w:b/>
          <w:bCs/>
        </w:rPr>
        <w:t>12</w:t>
      </w:r>
      <w:r>
        <w:rPr/>
        <w:t>, uhae290 (2025).</w:t>
      </w:r>
    </w:p>
    <w:p>
      <w:pPr>
        <w:pStyle w:val="Bibliography"/>
        <w:rPr/>
      </w:pPr>
      <w:r>
        <w:rPr/>
        <w:t xml:space="preserve">77. </w:t>
        <w:tab/>
        <w:t xml:space="preserve">J. Zhang, </w:t>
      </w:r>
      <w:r>
        <w:rPr>
          <w:i/>
          <w:iCs/>
        </w:rPr>
        <w:t>et al.</w:t>
      </w:r>
      <w:r>
        <w:rPr/>
        <w:t xml:space="preserve">, Analysis and Functional Prediction of Core Bacteria in the Arabidopsis Rhizosphere Microbiome under Drought Stress. </w:t>
      </w:r>
      <w:r>
        <w:rPr>
          <w:i/>
          <w:iCs/>
        </w:rPr>
        <w:t>Microorganisms</w:t>
      </w:r>
      <w:r>
        <w:rPr/>
        <w:t xml:space="preserve"> </w:t>
      </w:r>
      <w:r>
        <w:rPr>
          <w:b/>
          <w:bCs/>
        </w:rPr>
        <w:t>12</w:t>
      </w:r>
      <w:r>
        <w:rPr/>
        <w:t>, 790 (2024).</w:t>
      </w:r>
    </w:p>
    <w:p>
      <w:pPr>
        <w:pStyle w:val="Bibliography"/>
        <w:rPr/>
      </w:pPr>
      <w:r>
        <w:rPr/>
        <w:t xml:space="preserve">78. </w:t>
        <w:tab/>
        <w:t xml:space="preserve">J.-P. Gao, </w:t>
      </w:r>
      <w:r>
        <w:rPr>
          <w:i/>
          <w:iCs/>
        </w:rPr>
        <w:t>et al.</w:t>
      </w:r>
      <w:r>
        <w:rPr/>
        <w:t xml:space="preserve">, An NSP2-MYB module orchestrates flavonoid biosynthesis and nodule symbiosis. </w:t>
      </w:r>
      <w:r>
        <w:rPr>
          <w:i/>
          <w:iCs/>
        </w:rPr>
        <w:t>Current Biology</w:t>
      </w:r>
      <w:r>
        <w:rPr/>
        <w:t xml:space="preserve"> </w:t>
      </w:r>
      <w:r>
        <w:rPr>
          <w:b/>
          <w:bCs/>
        </w:rPr>
        <w:t>0</w:t>
      </w:r>
      <w:r>
        <w:rPr/>
        <w:t xml:space="preserve"> (2026).</w:t>
      </w:r>
    </w:p>
    <w:p>
      <w:pPr>
        <w:pStyle w:val="Bibliography"/>
        <w:rPr/>
      </w:pPr>
      <w:r>
        <w:rPr/>
        <w:t xml:space="preserve">79. </w:t>
        <w:tab/>
        <w:t xml:space="preserve">E. Foo, J. J. Ross, W. T. Jones, J. B. Reid, Plant hormones in arbuscular mycorrhizal symbioses: an emerging role for gibberellins. </w:t>
      </w:r>
      <w:r>
        <w:rPr>
          <w:i/>
          <w:iCs/>
        </w:rPr>
        <w:t>Ann Bot</w:t>
      </w:r>
      <w:r>
        <w:rPr/>
        <w:t xml:space="preserve"> </w:t>
      </w:r>
      <w:r>
        <w:rPr>
          <w:b/>
          <w:bCs/>
        </w:rPr>
        <w:t>111</w:t>
      </w:r>
      <w:r>
        <w:rPr/>
        <w:t>, 769–779 (2013).</w:t>
      </w:r>
    </w:p>
    <w:p>
      <w:pPr>
        <w:pStyle w:val="Bibliography"/>
        <w:rPr/>
      </w:pPr>
      <w:r>
        <w:rPr/>
        <w:t xml:space="preserve">80. </w:t>
        <w:tab/>
        <w:t xml:space="preserve">N. Takeda, </w:t>
      </w:r>
      <w:r>
        <w:rPr>
          <w:i/>
          <w:iCs/>
        </w:rPr>
        <w:t>et al.</w:t>
      </w:r>
      <w:r>
        <w:rPr/>
        <w:t xml:space="preserve">, Gibberellins interfere with symbiosis signaling and gene expression and alter colonization by arbuscular mycorrhizal fungi in Lotus japonicus. </w:t>
      </w:r>
      <w:r>
        <w:rPr>
          <w:i/>
          <w:iCs/>
        </w:rPr>
        <w:t>Plant Physiol</w:t>
      </w:r>
      <w:r>
        <w:rPr/>
        <w:t xml:space="preserve"> </w:t>
      </w:r>
      <w:r>
        <w:rPr>
          <w:b/>
          <w:bCs/>
        </w:rPr>
        <w:t>167</w:t>
      </w:r>
      <w:r>
        <w:rPr/>
        <w:t>, 545–557 (2015).</w:t>
      </w:r>
    </w:p>
    <w:p>
      <w:pPr>
        <w:pStyle w:val="Bibliography"/>
        <w:rPr/>
      </w:pPr>
      <w:r>
        <w:rPr/>
        <w:t xml:space="preserve">81. </w:t>
        <w:tab/>
        <w:t xml:space="preserve">E. Nouri, </w:t>
      </w:r>
      <w:r>
        <w:rPr>
          <w:i/>
          <w:iCs/>
        </w:rPr>
        <w:t>et al.</w:t>
      </w:r>
      <w:r>
        <w:rPr/>
        <w:t xml:space="preserve">, Phosphate Suppression of Arbuscular Mycorrhizal Symbiosis Involves Gibberellic Acid Signaling. </w:t>
      </w:r>
      <w:r>
        <w:rPr>
          <w:i/>
          <w:iCs/>
        </w:rPr>
        <w:t>Plant Cell Physiol</w:t>
      </w:r>
      <w:r>
        <w:rPr/>
        <w:t xml:space="preserve"> </w:t>
      </w:r>
      <w:r>
        <w:rPr>
          <w:b/>
          <w:bCs/>
        </w:rPr>
        <w:t>62</w:t>
      </w:r>
      <w:r>
        <w:rPr/>
        <w:t>, 959–970 (2021).</w:t>
      </w:r>
    </w:p>
    <w:p>
      <w:pPr>
        <w:pStyle w:val="Bibliography"/>
        <w:rPr/>
      </w:pPr>
      <w:r>
        <w:rPr/>
        <w:t xml:space="preserve">82. </w:t>
        <w:tab/>
        <w:t xml:space="preserve">E. Korenblum, H. Massalha, A. Aharoni, Plant-microbe interactions in the rhizosphere via a circular metabolic economy. </w:t>
      </w:r>
      <w:r>
        <w:rPr>
          <w:i/>
          <w:iCs/>
        </w:rPr>
        <w:t>Plant Cell</w:t>
      </w:r>
      <w:r>
        <w:rPr/>
        <w:t xml:space="preserve"> </w:t>
      </w:r>
      <w:r>
        <w:rPr>
          <w:b/>
          <w:bCs/>
        </w:rPr>
        <w:t>34</w:t>
      </w:r>
      <w:r>
        <w:rPr/>
        <w:t>, 3168–3182 (2022).</w:t>
      </w:r>
    </w:p>
    <w:p>
      <w:pPr>
        <w:pStyle w:val="Bibliography"/>
        <w:rPr/>
      </w:pPr>
      <w:r>
        <w:rPr/>
        <w:t xml:space="preserve">83. </w:t>
        <w:tab/>
        <w:t xml:space="preserve">H. Zhang, J. Zhu, Z. Gong, J.-K. Zhu, Abiotic stress responses in plants. </w:t>
      </w:r>
      <w:r>
        <w:rPr>
          <w:i/>
          <w:iCs/>
        </w:rPr>
        <w:t>Nat Rev Genet</w:t>
      </w:r>
      <w:r>
        <w:rPr/>
        <w:t xml:space="preserve"> </w:t>
      </w:r>
      <w:r>
        <w:rPr>
          <w:b/>
          <w:bCs/>
        </w:rPr>
        <w:t>23</w:t>
      </w:r>
      <w:r>
        <w:rPr/>
        <w:t>, 104–119 (2022).</w:t>
      </w:r>
    </w:p>
    <w:p>
      <w:pPr>
        <w:pStyle w:val="Bibliography"/>
        <w:rPr/>
      </w:pPr>
      <w:r>
        <w:rPr/>
        <w:t xml:space="preserve">84. </w:t>
        <w:tab/>
        <w:t xml:space="preserve">M. Charpentier, J. Sun, J. Wen, K. S. Mysore, G. E. D. Oldroyd, Abscisic Acid Promotion of Arbuscular Mycorrhizal Colonization Requires a Component of the PROTEIN PHOSPHATASE 2A Complex1[W][OPEN]. </w:t>
      </w:r>
      <w:r>
        <w:rPr>
          <w:i/>
          <w:iCs/>
        </w:rPr>
        <w:t>Plant Physiol</w:t>
      </w:r>
      <w:r>
        <w:rPr/>
        <w:t xml:space="preserve"> </w:t>
      </w:r>
      <w:r>
        <w:rPr>
          <w:b/>
          <w:bCs/>
        </w:rPr>
        <w:t>166</w:t>
      </w:r>
      <w:r>
        <w:rPr/>
        <w:t>, 2077–2090 (2014).</w:t>
      </w:r>
    </w:p>
    <w:p>
      <w:pPr>
        <w:pStyle w:val="Bibliography"/>
        <w:rPr/>
      </w:pPr>
      <w:r>
        <w:rPr/>
        <w:t xml:space="preserve">85. </w:t>
        <w:tab/>
        <w:t xml:space="preserve">R. J. H. Sawers, M. R. Ramírez-Flores, V. Olalde-Portugal, U. Paszkowski, The impact of domestication and crop improvement on arbuscular mycorrhizal symbiosis in cereals: insights from genetics and genomics. </w:t>
      </w:r>
      <w:r>
        <w:rPr>
          <w:i/>
          <w:iCs/>
        </w:rPr>
        <w:t>New Phytol</w:t>
      </w:r>
      <w:r>
        <w:rPr/>
        <w:t xml:space="preserve"> </w:t>
      </w:r>
      <w:r>
        <w:rPr>
          <w:b/>
          <w:bCs/>
        </w:rPr>
        <w:t>220</w:t>
      </w:r>
      <w:r>
        <w:rPr/>
        <w:t>, 1135–1140 (2018).</w:t>
      </w:r>
    </w:p>
    <w:p>
      <w:pPr>
        <w:pStyle w:val="Bibliography"/>
        <w:rPr/>
      </w:pPr>
      <w:r>
        <w:rPr/>
        <w:t xml:space="preserve">86. </w:t>
        <w:tab/>
        <w:t xml:space="preserve">B. W. Poovaiah, L. Du, H. Wang, T. Yang, Recent Advances in Calcium/Calmodulin-Mediated Signaling with an Emphasis on Plant-Microbe Interactions1. </w:t>
      </w:r>
      <w:r>
        <w:rPr>
          <w:i/>
          <w:iCs/>
        </w:rPr>
        <w:t>Plant Physiol</w:t>
      </w:r>
      <w:r>
        <w:rPr/>
        <w:t xml:space="preserve"> </w:t>
      </w:r>
      <w:r>
        <w:rPr>
          <w:b/>
          <w:bCs/>
        </w:rPr>
        <w:t>163</w:t>
      </w:r>
      <w:r>
        <w:rPr/>
        <w:t>, 531–542 (2013).</w:t>
      </w:r>
    </w:p>
    <w:p>
      <w:pPr>
        <w:pStyle w:val="Bibliography"/>
        <w:rPr/>
      </w:pPr>
      <w:r>
        <w:rPr/>
        <w:t xml:space="preserve">87. </w:t>
        <w:tab/>
        <w:t xml:space="preserve">A. Małolepszy, </w:t>
      </w:r>
      <w:r>
        <w:rPr>
          <w:i/>
          <w:iCs/>
        </w:rPr>
        <w:t>et al.</w:t>
      </w:r>
      <w:r>
        <w:rPr/>
        <w:t xml:space="preserve">, The LORE1 insertion mutant resource. </w:t>
      </w:r>
      <w:r>
        <w:rPr>
          <w:i/>
          <w:iCs/>
        </w:rPr>
        <w:t>Plant J</w:t>
      </w:r>
      <w:r>
        <w:rPr/>
        <w:t xml:space="preserve"> </w:t>
      </w:r>
      <w:r>
        <w:rPr>
          <w:b/>
          <w:bCs/>
        </w:rPr>
        <w:t>88</w:t>
      </w:r>
      <w:r>
        <w:rPr/>
        <w:t>, 306–317 (2016).</w:t>
      </w:r>
    </w:p>
    <w:p>
      <w:pPr>
        <w:pStyle w:val="Bibliography"/>
        <w:rPr/>
      </w:pPr>
      <w:r>
        <w:rPr/>
        <w:t xml:space="preserve">88. </w:t>
        <w:tab/>
        <w:t xml:space="preserve">K. Wippel, </w:t>
      </w:r>
      <w:r>
        <w:rPr>
          <w:i/>
          <w:iCs/>
        </w:rPr>
        <w:t>et al.</w:t>
      </w:r>
      <w:r>
        <w:rPr/>
        <w:t xml:space="preserve">, Host preference and invasiveness of commensal bacteria in the Lotus and Arabidopsis root microbiota. </w:t>
      </w:r>
      <w:r>
        <w:rPr>
          <w:i/>
          <w:iCs/>
        </w:rPr>
        <w:t>Nat Microbiol</w:t>
      </w:r>
      <w:r>
        <w:rPr/>
        <w:t xml:space="preserve"> </w:t>
      </w:r>
      <w:r>
        <w:rPr>
          <w:b/>
          <w:bCs/>
        </w:rPr>
        <w:t>6</w:t>
      </w:r>
      <w:r>
        <w:rPr/>
        <w:t>, 1150–1162 (2021).</w:t>
      </w:r>
    </w:p>
    <w:p>
      <w:pPr>
        <w:pStyle w:val="Bibliography"/>
        <w:rPr/>
      </w:pPr>
      <w:r>
        <w:rPr/>
        <w:t xml:space="preserve">89. </w:t>
        <w:tab/>
        <w:t xml:space="preserve">E. Bolyen, </w:t>
      </w:r>
      <w:r>
        <w:rPr>
          <w:i/>
          <w:iCs/>
        </w:rPr>
        <w:t>et al.</w:t>
      </w:r>
      <w:r>
        <w:rPr/>
        <w:t xml:space="preserve">, Reproducible, interactive, scalable and extensible microbiome data science using QIIME 2. </w:t>
      </w:r>
      <w:r>
        <w:rPr>
          <w:i/>
          <w:iCs/>
        </w:rPr>
        <w:t>Nat Biotechnol</w:t>
      </w:r>
      <w:r>
        <w:rPr/>
        <w:t xml:space="preserve"> </w:t>
      </w:r>
      <w:r>
        <w:rPr>
          <w:b/>
          <w:bCs/>
        </w:rPr>
        <w:t>37</w:t>
      </w:r>
      <w:r>
        <w:rPr/>
        <w:t>, 852–857 (2019).</w:t>
      </w:r>
    </w:p>
    <w:p>
      <w:pPr>
        <w:pStyle w:val="Bibliography"/>
        <w:rPr/>
      </w:pPr>
      <w:r>
        <w:rPr/>
        <w:t xml:space="preserve">90. </w:t>
        <w:tab/>
        <w:t xml:space="preserve">B. J. Callahan, </w:t>
      </w:r>
      <w:r>
        <w:rPr>
          <w:i/>
          <w:iCs/>
        </w:rPr>
        <w:t>et al.</w:t>
      </w:r>
      <w:r>
        <w:rPr/>
        <w:t xml:space="preserve">, DADA2: High-resolution sample inference from Illumina amplicon data. </w:t>
      </w:r>
      <w:r>
        <w:rPr>
          <w:i/>
          <w:iCs/>
        </w:rPr>
        <w:t>Nat Methods</w:t>
      </w:r>
      <w:r>
        <w:rPr/>
        <w:t xml:space="preserve"> </w:t>
      </w:r>
      <w:r>
        <w:rPr>
          <w:b/>
          <w:bCs/>
        </w:rPr>
        <w:t>13</w:t>
      </w:r>
      <w:r>
        <w:rPr/>
        <w:t>, 581–583 (2016).</w:t>
      </w:r>
    </w:p>
    <w:p>
      <w:pPr>
        <w:pStyle w:val="Bibliography"/>
        <w:rPr/>
      </w:pPr>
      <w:r>
        <w:rPr/>
        <w:t xml:space="preserve">91. </w:t>
        <w:tab/>
        <w:t xml:space="preserve">N. A. Bokulich, </w:t>
      </w:r>
      <w:r>
        <w:rPr>
          <w:i/>
          <w:iCs/>
        </w:rPr>
        <w:t>et al.</w:t>
      </w:r>
      <w:r>
        <w:rPr/>
        <w:t xml:space="preserve">, Optimizing taxonomic classification of marker-gene amplicon sequences with QIIME 2’s q2-feature-classifier plugin. </w:t>
      </w:r>
      <w:r>
        <w:rPr>
          <w:i/>
          <w:iCs/>
        </w:rPr>
        <w:t>Microbiome</w:t>
      </w:r>
      <w:r>
        <w:rPr/>
        <w:t xml:space="preserve"> </w:t>
      </w:r>
      <w:r>
        <w:rPr>
          <w:b/>
          <w:bCs/>
        </w:rPr>
        <w:t>6</w:t>
      </w:r>
      <w:r>
        <w:rPr/>
        <w:t>, 90 (2018).</w:t>
      </w:r>
    </w:p>
    <w:p>
      <w:pPr>
        <w:pStyle w:val="Bibliography"/>
        <w:rPr/>
      </w:pPr>
      <w:r>
        <w:rPr/>
        <w:t xml:space="preserve">92. </w:t>
        <w:tab/>
        <w:t xml:space="preserve">M. Chuvochina, </w:t>
      </w:r>
      <w:r>
        <w:rPr>
          <w:i/>
          <w:iCs/>
        </w:rPr>
        <w:t>et al.</w:t>
      </w:r>
      <w:r>
        <w:rPr/>
        <w:t xml:space="preserve">, SILVA in 2026: a global core biodata resource for rRNA within the DSMZ digital diversity. </w:t>
      </w:r>
      <w:r>
        <w:rPr>
          <w:i/>
          <w:iCs/>
        </w:rPr>
        <w:t>Nucleic Acids Res</w:t>
      </w:r>
      <w:r>
        <w:rPr/>
        <w:t xml:space="preserve"> </w:t>
      </w:r>
      <w:r>
        <w:rPr>
          <w:b/>
          <w:bCs/>
        </w:rPr>
        <w:t>54</w:t>
      </w:r>
      <w:r>
        <w:rPr/>
        <w:t>, D334–D341 (2026).</w:t>
      </w:r>
    </w:p>
    <w:p>
      <w:pPr>
        <w:pStyle w:val="Bibliography"/>
        <w:rPr/>
      </w:pPr>
      <w:r>
        <w:rPr/>
        <w:t xml:space="preserve">93. </w:t>
        <w:tab/>
        <w:t xml:space="preserve">T. Rognes, T. Flouri, B. Nichols, C. Quince, F. Mahé, VSEARCH: a versatile open source tool for metagenomics. </w:t>
      </w:r>
      <w:r>
        <w:rPr>
          <w:i/>
          <w:iCs/>
        </w:rPr>
        <w:t>PeerJ</w:t>
      </w:r>
      <w:r>
        <w:rPr/>
        <w:t xml:space="preserve"> </w:t>
      </w:r>
      <w:r>
        <w:rPr>
          <w:b/>
          <w:bCs/>
        </w:rPr>
        <w:t>4</w:t>
      </w:r>
      <w:r>
        <w:rPr/>
        <w:t>, e2584 (2016).</w:t>
      </w:r>
    </w:p>
    <w:p>
      <w:pPr>
        <w:pStyle w:val="Bibliography"/>
        <w:rPr/>
      </w:pPr>
      <w:r>
        <w:rPr/>
        <w:t xml:space="preserve">94. </w:t>
        <w:tab/>
        <w:t xml:space="preserve">P. J. McMurdie, S. Holmes, phyloseq: an R package for reproducible interactive analysis and graphics of microbiome census data. </w:t>
      </w:r>
      <w:r>
        <w:rPr>
          <w:i/>
          <w:iCs/>
        </w:rPr>
        <w:t>PLoS One</w:t>
      </w:r>
      <w:r>
        <w:rPr/>
        <w:t xml:space="preserve"> </w:t>
      </w:r>
      <w:r>
        <w:rPr>
          <w:b/>
          <w:bCs/>
        </w:rPr>
        <w:t>8</w:t>
      </w:r>
      <w:r>
        <w:rPr/>
        <w:t>, e61217 (2013).</w:t>
      </w:r>
    </w:p>
    <w:p>
      <w:pPr>
        <w:pStyle w:val="Bibliography"/>
        <w:rPr/>
      </w:pPr>
      <w:r>
        <w:rPr/>
        <w:t xml:space="preserve">95. </w:t>
        <w:tab/>
        <w:t xml:space="preserve">J. C. Gower, Some Distance Properties of Latent Root and Vector Methods Used in Multivariate Analysis. </w:t>
      </w:r>
      <w:r>
        <w:rPr>
          <w:i/>
          <w:iCs/>
        </w:rPr>
        <w:t>Biometrika</w:t>
      </w:r>
      <w:r>
        <w:rPr/>
        <w:t xml:space="preserve"> </w:t>
      </w:r>
      <w:r>
        <w:rPr>
          <w:b/>
          <w:bCs/>
        </w:rPr>
        <w:t>53</w:t>
      </w:r>
      <w:r>
        <w:rPr/>
        <w:t>, 325–338 (1966).</w:t>
      </w:r>
    </w:p>
    <w:p>
      <w:pPr>
        <w:pStyle w:val="Bibliography"/>
        <w:rPr/>
      </w:pPr>
      <w:r>
        <w:rPr/>
        <w:t xml:space="preserve">96. </w:t>
        <w:tab/>
        <w:t xml:space="preserve">J. R. Bray, J. T. Curtis, An Ordination of the Upland Forest Communities of Southern Wisconsin. </w:t>
      </w:r>
      <w:r>
        <w:rPr>
          <w:i/>
          <w:iCs/>
        </w:rPr>
        <w:t>Ecological Monographs</w:t>
      </w:r>
      <w:r>
        <w:rPr/>
        <w:t xml:space="preserve"> </w:t>
      </w:r>
      <w:r>
        <w:rPr>
          <w:b/>
          <w:bCs/>
        </w:rPr>
        <w:t>27</w:t>
      </w:r>
      <w:r>
        <w:rPr/>
        <w:t>, 325–349 (1957).</w:t>
      </w:r>
    </w:p>
    <w:p>
      <w:pPr>
        <w:pStyle w:val="Bibliography"/>
        <w:rPr/>
      </w:pPr>
      <w:r>
        <w:rPr/>
        <w:t xml:space="preserve">97. </w:t>
        <w:tab/>
        <w:t xml:space="preserve">P. Legendre, M. J. Anderson, Distance-Based Redundancy Analysis: Testing Multispecies Responses in Multifactorial Ecological Experiments. </w:t>
      </w:r>
      <w:r>
        <w:rPr>
          <w:i/>
          <w:iCs/>
        </w:rPr>
        <w:t>Ecological Monographs</w:t>
      </w:r>
      <w:r>
        <w:rPr/>
        <w:t xml:space="preserve"> </w:t>
      </w:r>
      <w:r>
        <w:rPr>
          <w:b/>
          <w:bCs/>
        </w:rPr>
        <w:t>69</w:t>
      </w:r>
      <w:r>
        <w:rPr/>
        <w:t>, 1–24 (1999).</w:t>
      </w:r>
    </w:p>
    <w:p>
      <w:pPr>
        <w:pStyle w:val="Bibliography"/>
        <w:rPr/>
      </w:pPr>
      <w:r>
        <w:rPr/>
        <w:t xml:space="preserve">98. </w:t>
        <w:tab/>
        <w:t xml:space="preserve">J. Oksanen, </w:t>
      </w:r>
      <w:r>
        <w:rPr>
          <w:i/>
          <w:iCs/>
        </w:rPr>
        <w:t>et al.</w:t>
      </w:r>
      <w:r>
        <w:rPr/>
        <w:t>, vegan: Community Ecology Package. (2025). https://doi.org/10.32614/CRAN.package.vegan. Deposited 2025.</w:t>
      </w:r>
    </w:p>
    <w:p>
      <w:pPr>
        <w:pStyle w:val="Bibliography"/>
        <w:rPr/>
      </w:pPr>
      <w:r>
        <w:rPr/>
        <w:t xml:space="preserve">99. </w:t>
        <w:tab/>
        <w:t xml:space="preserve">H. Mallick, </w:t>
      </w:r>
      <w:r>
        <w:rPr>
          <w:i/>
          <w:iCs/>
        </w:rPr>
        <w:t>et al.</w:t>
      </w:r>
      <w:r>
        <w:rPr/>
        <w:t xml:space="preserve">, Multivariable association discovery in population-scale meta-omics studies. </w:t>
      </w:r>
      <w:r>
        <w:rPr>
          <w:i/>
          <w:iCs/>
        </w:rPr>
        <w:t>PLOS Computational Biology</w:t>
      </w:r>
      <w:r>
        <w:rPr/>
        <w:t xml:space="preserve"> </w:t>
      </w:r>
      <w:r>
        <w:rPr>
          <w:b/>
          <w:bCs/>
        </w:rPr>
        <w:t>17</w:t>
      </w:r>
      <w:r>
        <w:rPr/>
        <w:t>, e1009442 (2021).</w:t>
      </w:r>
    </w:p>
    <w:p>
      <w:pPr>
        <w:pStyle w:val="Bibliography"/>
        <w:rPr/>
      </w:pPr>
      <w:r>
        <w:rPr/>
        <w:t xml:space="preserve">100. </w:t>
        <w:tab/>
        <w:t xml:space="preserve">A. Kaul, S. Mandal, O. Davidov, S. D. Peddada, Analysis of Microbiome Data in the Presence of Excess Zeros. </w:t>
      </w:r>
      <w:r>
        <w:rPr>
          <w:i/>
          <w:iCs/>
        </w:rPr>
        <w:t>Front Microbiol</w:t>
      </w:r>
      <w:r>
        <w:rPr/>
        <w:t xml:space="preserve"> </w:t>
      </w:r>
      <w:r>
        <w:rPr>
          <w:b/>
          <w:bCs/>
        </w:rPr>
        <w:t>8</w:t>
      </w:r>
      <w:r>
        <w:rPr/>
        <w:t>, 2114 (2017).</w:t>
      </w:r>
    </w:p>
    <w:p>
      <w:pPr>
        <w:pStyle w:val="Bibliography"/>
        <w:rPr/>
      </w:pPr>
      <w:r>
        <w:rPr/>
        <w:t xml:space="preserve">101. </w:t>
        <w:tab/>
        <w:t xml:space="preserve">Y. Benjamini, Y. Hochberg, Controlling the False Discovery Rate: A Practical and Powerful Approach to Multiple Testing. </w:t>
      </w:r>
      <w:r>
        <w:rPr>
          <w:i/>
          <w:iCs/>
        </w:rPr>
        <w:t>Journal of the Royal Statistical Society. Series B (Methodological)</w:t>
      </w:r>
      <w:r>
        <w:rPr/>
        <w:t xml:space="preserve"> </w:t>
      </w:r>
      <w:r>
        <w:rPr>
          <w:b/>
          <w:bCs/>
        </w:rPr>
        <w:t>57</w:t>
      </w:r>
      <w:r>
        <w:rPr/>
        <w:t>, 289–300 (1995).</w:t>
      </w:r>
    </w:p>
    <w:p>
      <w:pPr>
        <w:pStyle w:val="Bibliography"/>
        <w:rPr/>
      </w:pPr>
      <w:r>
        <w:rPr/>
        <w:t xml:space="preserve">102. </w:t>
        <w:tab/>
        <w:t xml:space="preserve">H. Wickham, </w:t>
      </w:r>
      <w:r>
        <w:rPr>
          <w:i/>
          <w:iCs/>
        </w:rPr>
        <w:t>ggplot2: elegant graphics for data analysis</w:t>
      </w:r>
      <w:r>
        <w:rPr/>
        <w:t>, Second edition (Springer international publishing, 2016).</w:t>
      </w:r>
    </w:p>
    <w:p>
      <w:pPr>
        <w:pStyle w:val="Bibliography"/>
        <w:rPr/>
      </w:pPr>
      <w:r>
        <w:rPr/>
        <w:t xml:space="preserve">103. </w:t>
        <w:tab/>
        <w:t xml:space="preserve">E. Gordon-Rodriguez, T. P. Quinn, J. P. Cunningham, Learning sparse log-ratios for high-throughput sequencing data. </w:t>
      </w:r>
      <w:r>
        <w:rPr>
          <w:i/>
          <w:iCs/>
        </w:rPr>
        <w:t>Bioinformatics</w:t>
      </w:r>
      <w:r>
        <w:rPr/>
        <w:t xml:space="preserve"> </w:t>
      </w:r>
      <w:r>
        <w:rPr>
          <w:b/>
          <w:bCs/>
        </w:rPr>
        <w:t>38</w:t>
      </w:r>
      <w:r>
        <w:rPr/>
        <w:t>, 157–163 (2021).</w:t>
      </w:r>
    </w:p>
    <w:p>
      <w:pPr>
        <w:pStyle w:val="Bibliography"/>
        <w:rPr/>
      </w:pPr>
      <w:r>
        <w:rPr/>
        <w:t xml:space="preserve">104. </w:t>
        <w:tab/>
        <w:t xml:space="preserve">W. J. Broughton, M. J. Dilworth, Control of leghaemoglobin synthesis in snake beans. </w:t>
      </w:r>
      <w:r>
        <w:rPr>
          <w:i/>
          <w:iCs/>
        </w:rPr>
        <w:t>Biochem J</w:t>
      </w:r>
      <w:r>
        <w:rPr/>
        <w:t xml:space="preserve"> </w:t>
      </w:r>
      <w:r>
        <w:rPr>
          <w:b/>
          <w:bCs/>
        </w:rPr>
        <w:t>125</w:t>
      </w:r>
      <w:r>
        <w:rPr/>
        <w:t>, 1075–1080 (1971).</w:t>
      </w:r>
    </w:p>
    <w:p>
      <w:pPr>
        <w:pStyle w:val="Bibliography"/>
        <w:rPr/>
      </w:pPr>
      <w:r>
        <w:rPr/>
        <w:t xml:space="preserve">105. </w:t>
        <w:tab/>
        <w:t xml:space="preserve">R. Schmid, </w:t>
      </w:r>
      <w:r>
        <w:rPr>
          <w:i/>
          <w:iCs/>
        </w:rPr>
        <w:t>et al.</w:t>
      </w:r>
      <w:r>
        <w:rPr/>
        <w:t xml:space="preserve">, Integrative analysis of multimodal mass spectrometry data in MZmine 3. </w:t>
      </w:r>
      <w:r>
        <w:rPr>
          <w:i/>
          <w:iCs/>
        </w:rPr>
        <w:t>Nat Biotechnol</w:t>
      </w:r>
      <w:r>
        <w:rPr/>
        <w:t xml:space="preserve"> </w:t>
      </w:r>
      <w:r>
        <w:rPr>
          <w:b/>
          <w:bCs/>
        </w:rPr>
        <w:t>41</w:t>
      </w:r>
      <w:r>
        <w:rPr/>
        <w:t>, 447–449 (2023).</w:t>
      </w:r>
    </w:p>
    <w:p>
      <w:pPr>
        <w:pStyle w:val="Bibliography"/>
        <w:rPr/>
      </w:pPr>
      <w:r>
        <w:rPr/>
        <w:t xml:space="preserve">106. </w:t>
        <w:tab/>
        <w:t xml:space="preserve">K. Dührkop, </w:t>
      </w:r>
      <w:r>
        <w:rPr>
          <w:i/>
          <w:iCs/>
        </w:rPr>
        <w:t>et al.</w:t>
      </w:r>
      <w:r>
        <w:rPr/>
        <w:t xml:space="preserve">, SIRIUS 4: a rapid tool for turning tandem mass spectra into metabolite structure information. </w:t>
      </w:r>
      <w:r>
        <w:rPr>
          <w:i/>
          <w:iCs/>
        </w:rPr>
        <w:t>Nat Methods</w:t>
      </w:r>
      <w:r>
        <w:rPr/>
        <w:t xml:space="preserve"> </w:t>
      </w:r>
      <w:r>
        <w:rPr>
          <w:b/>
          <w:bCs/>
        </w:rPr>
        <w:t>16</w:t>
      </w:r>
      <w:r>
        <w:rPr/>
        <w:t>, 299–302 (2019).</w:t>
      </w:r>
    </w:p>
    <w:p>
      <w:pPr>
        <w:pStyle w:val="Bibliography"/>
        <w:rPr/>
      </w:pPr>
      <w:r>
        <w:rPr/>
        <w:t xml:space="preserve">107. </w:t>
        <w:tab/>
        <w:t xml:space="preserve">K. Dührkop, </w:t>
      </w:r>
      <w:r>
        <w:rPr>
          <w:i/>
          <w:iCs/>
        </w:rPr>
        <w:t>et al.</w:t>
      </w:r>
      <w:r>
        <w:rPr/>
        <w:t xml:space="preserve">, Systematic classification of unknown metabolites using high-resolution fragmentation mass spectra. </w:t>
      </w:r>
      <w:r>
        <w:rPr>
          <w:i/>
          <w:iCs/>
        </w:rPr>
        <w:t>Nat Biotechnol</w:t>
      </w:r>
      <w:r>
        <w:rPr/>
        <w:t xml:space="preserve"> </w:t>
      </w:r>
      <w:r>
        <w:rPr>
          <w:b/>
          <w:bCs/>
        </w:rPr>
        <w:t>39</w:t>
      </w:r>
      <w:r>
        <w:rPr/>
        <w:t>, 462–471 (2021).</w:t>
      </w:r>
    </w:p>
    <w:p>
      <w:pPr>
        <w:pStyle w:val="Bibliography"/>
        <w:rPr/>
      </w:pPr>
      <w:r>
        <w:rPr/>
        <w:t xml:space="preserve">108. </w:t>
        <w:tab/>
        <w:t xml:space="preserve">Y. Djoumbou Feunang, </w:t>
      </w:r>
      <w:r>
        <w:rPr>
          <w:i/>
          <w:iCs/>
        </w:rPr>
        <w:t>et al.</w:t>
      </w:r>
      <w:r>
        <w:rPr/>
        <w:t xml:space="preserve">, ClassyFire: automated chemical classification with a comprehensive, computable taxonomy. </w:t>
      </w:r>
      <w:r>
        <w:rPr>
          <w:i/>
          <w:iCs/>
        </w:rPr>
        <w:t>J Cheminform</w:t>
      </w:r>
      <w:r>
        <w:rPr/>
        <w:t xml:space="preserve"> </w:t>
      </w:r>
      <w:r>
        <w:rPr>
          <w:b/>
          <w:bCs/>
        </w:rPr>
        <w:t>8</w:t>
      </w:r>
      <w:r>
        <w:rPr/>
        <w:t>, 61 (2016).</w:t>
      </w:r>
    </w:p>
    <w:p>
      <w:pPr>
        <w:pStyle w:val="Bibliography"/>
        <w:rPr/>
      </w:pPr>
      <w:r>
        <w:rPr/>
        <w:t xml:space="preserve">109. </w:t>
        <w:tab/>
        <w:t xml:space="preserve">H. W. Kim, </w:t>
      </w:r>
      <w:r>
        <w:rPr>
          <w:i/>
          <w:iCs/>
        </w:rPr>
        <w:t>et al.</w:t>
      </w:r>
      <w:r>
        <w:rPr/>
        <w:t xml:space="preserve">, NPClassifier: A Deep Neural Network-Based Structural Classification Tool for Natural Products. </w:t>
      </w:r>
      <w:r>
        <w:rPr>
          <w:i/>
          <w:iCs/>
        </w:rPr>
        <w:t>J. Nat. Prod.</w:t>
      </w:r>
      <w:r>
        <w:rPr/>
        <w:t xml:space="preserve"> </w:t>
      </w:r>
      <w:r>
        <w:rPr>
          <w:b/>
          <w:bCs/>
        </w:rPr>
        <w:t>84</w:t>
      </w:r>
      <w:r>
        <w:rPr/>
        <w:t>, 2795–2807 (2021).</w:t>
      </w:r>
    </w:p>
    <w:p>
      <w:pPr>
        <w:pStyle w:val="Bibliography"/>
        <w:rPr/>
      </w:pPr>
      <w:r>
        <w:rPr/>
        <w:t xml:space="preserve">110. </w:t>
        <w:tab/>
        <w:t xml:space="preserve">J. Tobin, Estimation of Relationships for Limited Dependent Variables. </w:t>
      </w:r>
      <w:r>
        <w:rPr>
          <w:i/>
          <w:iCs/>
        </w:rPr>
        <w:t>Econometrica</w:t>
      </w:r>
      <w:r>
        <w:rPr/>
        <w:t xml:space="preserve"> </w:t>
      </w:r>
      <w:r>
        <w:rPr>
          <w:b/>
          <w:bCs/>
        </w:rPr>
        <w:t>26</w:t>
      </w:r>
      <w:r>
        <w:rPr/>
        <w:t>, 24–36 (1958).</w:t>
      </w:r>
    </w:p>
    <w:p>
      <w:pPr>
        <w:pStyle w:val="Bibliography"/>
        <w:rPr/>
      </w:pPr>
      <w:r>
        <w:rPr/>
        <w:t xml:space="preserve">111. </w:t>
        <w:tab/>
        <w:t xml:space="preserve">K. Pearson, LIII. On lines and planes of closest fit to systems of points in space. </w:t>
      </w:r>
      <w:r>
        <w:rPr>
          <w:i/>
          <w:iCs/>
        </w:rPr>
        <w:t>The London, Edinburgh, and Dublin Philosophical Magazine and Journal of Science</w:t>
      </w:r>
      <w:r>
        <w:rPr/>
        <w:t xml:space="preserve"> </w:t>
      </w:r>
      <w:r>
        <w:rPr>
          <w:b/>
          <w:bCs/>
        </w:rPr>
        <w:t>2</w:t>
      </w:r>
      <w:r>
        <w:rPr/>
        <w:t>, 559–572 (1901).</w:t>
      </w:r>
    </w:p>
    <w:p>
      <w:pPr>
        <w:pStyle w:val="Bibliography"/>
        <w:rPr/>
      </w:pPr>
      <w:r>
        <w:rPr/>
        <w:t xml:space="preserve">112. </w:t>
        <w:tab/>
        <w:t xml:space="preserve">K. Wippel, </w:t>
      </w:r>
      <w:r>
        <w:rPr>
          <w:i/>
          <w:iCs/>
        </w:rPr>
        <w:t>et al.</w:t>
      </w:r>
      <w:r>
        <w:rPr/>
        <w:t xml:space="preserve">, Host preference and invasiveness of commensal bacteria in the Lotus and Arabidopsis root microbiota. </w:t>
      </w:r>
      <w:r>
        <w:rPr>
          <w:i/>
          <w:iCs/>
        </w:rPr>
        <w:t>Nat Microbiol</w:t>
      </w:r>
      <w:r>
        <w:rPr/>
        <w:t xml:space="preserve"> </w:t>
      </w:r>
      <w:r>
        <w:rPr>
          <w:b/>
          <w:bCs/>
        </w:rPr>
        <w:t>6</w:t>
      </w:r>
      <w:r>
        <w:rPr/>
        <w:t>, 1150–1162 (2021).</w:t>
      </w:r>
    </w:p>
    <w:p>
      <w:pPr>
        <w:pStyle w:val="Bibliography"/>
        <w:rPr>
          <w:rFonts w:ascii="Times New Roman" w:hAnsi="Times New Roman" w:cs="Times New Roman"/>
        </w:rPr>
      </w:pPr>
      <w:r>
        <w:rPr/>
      </w:r>
      <w:r>
        <w:rPr/>
        <w:fldChar w:fldCharType="end"/>
      </w:r>
    </w:p>
    <w:p>
      <w:pPr>
        <w:pStyle w:val="Normal"/>
        <w:spacing w:lineRule="auto" w:line="276"/>
        <w:rPr>
          <w:rFonts w:ascii="Times New Roman" w:hAnsi="Times New Roman" w:cs="Times New Roman"/>
          <w:b/>
          <w:b/>
          <w:bCs/>
        </w:rPr>
      </w:pPr>
      <w:r>
        <w:rPr>
          <w:rFonts w:cs="Times New Roman" w:ascii="Times New Roman" w:hAnsi="Times New Roman"/>
          <w:b/>
          <w:bCs/>
        </w:rPr>
        <w:t>Supplementary Information</w:t>
      </w:r>
    </w:p>
    <w:p>
      <w:pPr>
        <w:pStyle w:val="Normal"/>
        <w:spacing w:lineRule="auto" w:line="276"/>
        <w:rPr>
          <w:rFonts w:ascii="Times New Roman" w:hAnsi="Times New Roman" w:cs="Times New Roman"/>
        </w:rPr>
      </w:pPr>
      <w:r>
        <w:rPr>
          <w:rFonts w:cs="Times New Roman" w:ascii="Times New Roman" w:hAnsi="Times New Roman"/>
          <w:highlight w:val="red"/>
        </w:rPr>
        <w:t>(see separate file)</w:t>
      </w:r>
    </w:p>
    <w:p>
      <w:pPr>
        <w:pStyle w:val="Normal"/>
        <w:spacing w:lineRule="auto" w:line="276"/>
        <w:rPr>
          <w:rFonts w:ascii="Times New Roman" w:hAnsi="Times New Roman" w:cs="Times New Roman"/>
        </w:rPr>
      </w:pPr>
      <w:r>
        <w:rPr>
          <w:rFonts w:cs="Times New Roman" w:ascii="Times New Roman" w:hAnsi="Times New Roman"/>
        </w:rPr>
      </w:r>
    </w:p>
    <w:p>
      <w:pPr>
        <w:pStyle w:val="Normal"/>
        <w:spacing w:lineRule="auto" w:line="276"/>
        <w:rPr>
          <w:rFonts w:ascii="Times New Roman" w:hAnsi="Times New Roman" w:cs="Times New Roman"/>
          <w:b/>
          <w:b/>
          <w:bCs/>
        </w:rPr>
      </w:pPr>
      <w:r>
        <w:rPr>
          <w:rFonts w:cs="Times New Roman" w:ascii="Times New Roman" w:hAnsi="Times New Roman"/>
          <w:b/>
          <w:bCs/>
        </w:rPr>
        <w:t>Figure legends</w:t>
      </w:r>
    </w:p>
    <w:p>
      <w:pPr>
        <w:pStyle w:val="Normal"/>
        <w:spacing w:lineRule="auto" w:line="276"/>
        <w:jc w:val="both"/>
        <w:rPr>
          <w:rFonts w:ascii="Times New Roman" w:hAnsi="Times New Roman" w:cs="Times New Roman"/>
        </w:rPr>
      </w:pPr>
      <w:r>
        <w:rPr>
          <w:rFonts w:cs="Times New Roman" w:ascii="Times New Roman" w:hAnsi="Times New Roman"/>
          <w:b/>
          <w:bCs/>
        </w:rPr>
        <w:t>Figure 1. Long-time fertilisation shapes soil bacterial community composition.</w:t>
      </w:r>
      <w:r>
        <w:rPr>
          <w:rFonts w:cs="Times New Roman" w:ascii="Times New Roman" w:hAnsi="Times New Roman"/>
        </w:rPr>
        <w:t xml:space="preserve"> (A) Three soils were collected after 125 years of field fertilisation at the Askov long-term experiment (Christensen et al., 2022), including nitrogen, phosphorus, and potassium fertilised (NPK), phosphorus and potassium fertilised (PK), and unfertilised (UF) soil. Soils were subjected to 16S rRNA V5-V7 amplicon sequencing (n=3 per soil). (B) Alpha diversity (Chao1 index) of bacterial communities across soils calculated from a rarefied ASV table (minimum 1000 reads per sample). (C) Principal coordinates analysis (PCoA) based on Bray-Curtis distances. (D) Stacked bar plots showing cumulative mean relative abundance of the 20 most abundant bacterial orders (remaining taxa grouped as ”Other”). (E) Relative abundance of bacterial orders showing significant differences across soils. (F) Venn diagram showing overlap of ASVs detected across soils (present in ≥2 of 3 samples), Pie charts indicate taxonomic composition at order level for each section of the Venn diagram (top 20 orders shown individually; remaining taxa grouped as “Other”). Statistical significance was assessed using one-way ANOVA followed by Tukey’s HSD post hoc test (P&lt;0.05).</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Figure 2. Soil legacy shapes plant growth and root-associated bacterial communities in </w:t>
      </w:r>
      <w:r>
        <w:rPr>
          <w:rFonts w:cs="Times New Roman" w:ascii="Times New Roman" w:hAnsi="Times New Roman"/>
          <w:b/>
          <w:bCs/>
          <w:i/>
          <w:iCs/>
        </w:rPr>
        <w:t>Lotus japonicus</w:t>
      </w:r>
      <w:r>
        <w:rPr>
          <w:rFonts w:cs="Times New Roman" w:ascii="Times New Roman" w:hAnsi="Times New Roman"/>
          <w:b/>
          <w:bCs/>
        </w:rPr>
        <w:t xml:space="preserve"> and </w:t>
      </w:r>
      <w:r>
        <w:rPr>
          <w:rFonts w:cs="Times New Roman" w:ascii="Times New Roman" w:hAnsi="Times New Roman"/>
          <w:b/>
          <w:bCs/>
          <w:i/>
          <w:iCs/>
        </w:rPr>
        <w:t>Hordeum vulgare</w:t>
      </w:r>
      <w:r>
        <w:rPr>
          <w:rFonts w:cs="Times New Roman" w:ascii="Times New Roman" w:hAnsi="Times New Roman"/>
          <w:b/>
          <w:bCs/>
        </w:rPr>
        <w:t>.</w:t>
      </w:r>
      <w:r>
        <w:rPr>
          <w:rFonts w:cs="Times New Roman" w:ascii="Times New Roman" w:hAnsi="Times New Roman"/>
        </w:rPr>
        <w:t xml:space="preserve"> (A) Wild-type </w:t>
      </w:r>
      <w:r>
        <w:rPr>
          <w:rFonts w:cs="Times New Roman" w:ascii="Times New Roman" w:hAnsi="Times New Roman"/>
          <w:i/>
          <w:iCs/>
        </w:rPr>
        <w:t xml:space="preserve">Lotus </w:t>
      </w:r>
      <w:r>
        <w:rPr>
          <w:rFonts w:cs="Times New Roman" w:ascii="Times New Roman" w:hAnsi="Times New Roman"/>
        </w:rPr>
        <w:t xml:space="preserve">and </w:t>
      </w:r>
      <w:r>
        <w:rPr>
          <w:rFonts w:cs="Times New Roman" w:ascii="Times New Roman" w:hAnsi="Times New Roman"/>
          <w:i/>
          <w:iCs/>
        </w:rPr>
        <w:t xml:space="preserve">Hordeum </w:t>
      </w:r>
      <w:r>
        <w:rPr>
          <w:rFonts w:cs="Times New Roman" w:ascii="Times New Roman" w:hAnsi="Times New Roman"/>
        </w:rPr>
        <w:t xml:space="preserve">were grown for three weeks on nitrogen, phosphorus, and potassium fertilised (NPK), phosphorus and potassium fertilised (PK), or unfertilised (UF) soils. Each replicate consisted of three pots containing 10 plants per pot for </w:t>
      </w:r>
      <w:r>
        <w:rPr>
          <w:rFonts w:cs="Times New Roman" w:ascii="Times New Roman" w:hAnsi="Times New Roman"/>
          <w:i/>
          <w:iCs/>
        </w:rPr>
        <w:t>Lotus</w:t>
      </w:r>
      <w:r>
        <w:rPr>
          <w:rFonts w:cs="Times New Roman" w:ascii="Times New Roman" w:hAnsi="Times New Roman"/>
        </w:rPr>
        <w:t xml:space="preserve"> (n=60) and one plant per pot for </w:t>
      </w:r>
      <w:r>
        <w:rPr>
          <w:rFonts w:cs="Times New Roman" w:ascii="Times New Roman" w:hAnsi="Times New Roman"/>
          <w:i/>
          <w:iCs/>
        </w:rPr>
        <w:t>Hordeum</w:t>
      </w:r>
      <w:r>
        <w:rPr>
          <w:rFonts w:cs="Times New Roman" w:ascii="Times New Roman" w:hAnsi="Times New Roman"/>
        </w:rPr>
        <w:t xml:space="preserve"> (total n=18). Plants were pooled per replicate to collect rhizosphere, root, and nodule </w:t>
      </w:r>
      <w:commentRangeStart w:id="16"/>
      <w:r>
        <w:rPr>
          <w:rFonts w:cs="Times New Roman" w:ascii="Times New Roman" w:hAnsi="Times New Roman"/>
        </w:rPr>
        <w:t>fractions</w:t>
      </w:r>
      <w:ins w:id="0" w:author="Unknown Author" w:date="2026-02-18T09:21:56Z">
        <w:r>
          <w:rPr>
            <w:rFonts w:cs="Times New Roman" w:ascii="Times New Roman" w:hAnsi="Times New Roman"/>
          </w:rPr>
        </w:r>
      </w:ins>
      <w:commentRangeEnd w:id="16"/>
      <w:r>
        <w:commentReference w:id="16"/>
      </w:r>
      <w:r>
        <w:rPr>
          <w:rFonts w:cs="Times New Roman" w:ascii="Times New Roman" w:hAnsi="Times New Roman"/>
        </w:rPr>
        <w:t xml:space="preserve"> for microbiome profiling using 16S rRNA V5-V7 amplicon sequencing (n=6 per plant-compartment combination). (B) Shoot fresh weight (g) per plant. (C) Number of pink nodules per </w:t>
      </w:r>
      <w:r>
        <w:rPr>
          <w:rFonts w:cs="Times New Roman" w:ascii="Times New Roman" w:hAnsi="Times New Roman"/>
          <w:i/>
          <w:iCs/>
        </w:rPr>
        <w:t>Lotus</w:t>
      </w:r>
      <w:r>
        <w:rPr>
          <w:rFonts w:cs="Times New Roman" w:ascii="Times New Roman" w:hAnsi="Times New Roman"/>
        </w:rPr>
        <w:t xml:space="preserve"> plant. (D) Constrained principal coordinates analysis (PCoA) of Bray-Curtis distances showing bacterial community composition in rhizosphere, root, and nodule (for </w:t>
      </w:r>
      <w:r>
        <w:rPr>
          <w:rFonts w:cs="Times New Roman" w:ascii="Times New Roman" w:hAnsi="Times New Roman"/>
          <w:i/>
          <w:iCs/>
        </w:rPr>
        <w:t>Lotus</w:t>
      </w:r>
      <w:r>
        <w:rPr>
          <w:rFonts w:cs="Times New Roman" w:ascii="Times New Roman" w:hAnsi="Times New Roman"/>
        </w:rPr>
        <w:t xml:space="preserve">) </w:t>
      </w:r>
      <w:commentRangeStart w:id="17"/>
      <w:r>
        <w:rPr>
          <w:rFonts w:cs="Times New Roman" w:ascii="Times New Roman" w:hAnsi="Times New Roman"/>
        </w:rPr>
        <w:t>compartments</w:t>
      </w:r>
      <w:ins w:id="1" w:author="Unknown Author" w:date="2026-02-18T09:22:10Z">
        <w:r>
          <w:rPr>
            <w:rFonts w:cs="Times New Roman" w:ascii="Times New Roman" w:hAnsi="Times New Roman"/>
          </w:rPr>
        </w:r>
      </w:ins>
      <w:commentRangeEnd w:id="17"/>
      <w:r>
        <w:commentReference w:id="17"/>
      </w:r>
      <w:r>
        <w:rPr>
          <w:rFonts w:cs="Times New Roman" w:ascii="Times New Roman" w:hAnsi="Times New Roman"/>
        </w:rPr>
        <w:t xml:space="preserve">. Shapes indicate compartment, and colours indicate soil. (E) Heatmap of the mean relative abundance of the top 20 bacterial orders (mean RA ≥1% across all rhizosphere and root samples, combining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Lower-abundance orders are grouped as “Other”. Letters indicate significant differences between soils within each plant-compartment (</w:t>
      </w:r>
      <w:commentRangeStart w:id="18"/>
      <w:r>
        <w:rPr>
          <w:rFonts w:cs="Times New Roman" w:ascii="Times New Roman" w:hAnsi="Times New Roman"/>
        </w:rPr>
        <w:t>one-way ANOVA, Tukey’s HSD, P &lt; 0.05</w:t>
      </w:r>
      <w:r>
        <w:rPr>
          <w:rFonts w:cs="Times New Roman" w:ascii="Times New Roman" w:hAnsi="Times New Roman"/>
        </w:rPr>
      </w:r>
      <w:commentRangeEnd w:id="18"/>
      <w:r>
        <w:commentReference w:id="18"/>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Figure 3. Prediction of plant nutrient status from bacterial community composition.</w:t>
      </w:r>
      <w:r>
        <w:rPr>
          <w:rFonts w:cs="Times New Roman" w:ascii="Times New Roman" w:hAnsi="Times New Roman"/>
        </w:rPr>
        <w:t xml:space="preserve"> (A) Schematic of the nested modelling approach used to predict soil type based on bacterial ASV profiles. Two binary classifiers were fitted using codacore: the first distinguishes nitrogen, phosphorus, and potassium fertilised (NPK) from non-NPK soils, and the second distinguishes phosphorus and potassium fertilised (PF) from unfertilised (UF) soils. Separate models were trained for </w:t>
      </w:r>
      <w:r>
        <w:rPr>
          <w:rFonts w:cs="Times New Roman" w:ascii="Times New Roman" w:hAnsi="Times New Roman"/>
          <w:i/>
          <w:iCs/>
        </w:rPr>
        <w:t>Lotus japonicus</w:t>
      </w:r>
      <w:r>
        <w:rPr>
          <w:rFonts w:cs="Times New Roman" w:ascii="Times New Roman" w:hAnsi="Times New Roman"/>
        </w:rPr>
        <w:t xml:space="preserve"> and </w:t>
      </w:r>
      <w:r>
        <w:rPr>
          <w:rFonts w:cs="Times New Roman" w:ascii="Times New Roman" w:hAnsi="Times New Roman"/>
          <w:i/>
          <w:iCs/>
        </w:rPr>
        <w:t>Hordeum vulgare</w:t>
      </w:r>
      <w:r>
        <w:rPr>
          <w:rFonts w:cs="Times New Roman" w:ascii="Times New Roman" w:hAnsi="Times New Roman"/>
        </w:rPr>
        <w:t xml:space="preserve">. Two-thirds of samples were used for training and one-third for testing with balanced representation of soils and genotypes (wild-type, </w:t>
      </w:r>
      <w:r>
        <w:rPr>
          <w:rFonts w:cs="Times New Roman" w:ascii="Times New Roman" w:hAnsi="Times New Roman"/>
          <w:i/>
          <w:iCs/>
        </w:rPr>
        <w:t>symrk</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w:t>
      </w:r>
      <w:r>
        <w:rPr>
          <w:rFonts w:cs="Times New Roman" w:ascii="Times New Roman" w:hAnsi="Times New Roman"/>
          <w:i/>
          <w:iCs/>
        </w:rPr>
        <w:t>nsp1</w:t>
      </w:r>
      <w:r>
        <w:rPr>
          <w:rFonts w:cs="Times New Roman" w:ascii="Times New Roman" w:hAnsi="Times New Roman"/>
        </w:rPr>
        <w:t xml:space="preserve">, </w:t>
      </w:r>
      <w:r>
        <w:rPr>
          <w:rFonts w:cs="Times New Roman" w:ascii="Times New Roman" w:hAnsi="Times New Roman"/>
          <w:i/>
          <w:iCs/>
        </w:rPr>
        <w:t>nsp2</w:t>
      </w:r>
      <w:r>
        <w:rPr>
          <w:rFonts w:cs="Times New Roman" w:ascii="Times New Roman" w:hAnsi="Times New Roman"/>
        </w:rPr>
        <w:t>). (B) Prediction results for the test dataset. The x-axis indicates true soil type and the y-axis indicates predicted soil type. Each point represents one sample; bubbles on the diagonal indicate correct predictions and off-diagonal bubbles indicate indicate misclassifications. (C) Log-ratio features selected by each model, showing the number of ASVs included in each log ratio (numbers in parantheses) and prediction accuracy for the test dataset. Model 1 corresponds to NPK versus non-NPK classification (NPK ratios) and Model 2 corresponds to PK versus UF classification (PK ratios). (D) Mean cumulative relative abundance of ASVs used in prediction (all log-ratio components across both models) grouped by bacterial order.</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Figure 4. Symbiosis signalling shapes host-specific plant growth and root-associated microbiota. </w:t>
      </w:r>
      <w:r>
        <w:rPr>
          <w:rFonts w:cs="Times New Roman" w:ascii="Times New Roman" w:hAnsi="Times New Roman"/>
        </w:rPr>
        <w:t xml:space="preserve">(A)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wild-type and symbiosis mutants (</w:t>
      </w:r>
      <w:r>
        <w:rPr>
          <w:rFonts w:cs="Times New Roman" w:ascii="Times New Roman" w:hAnsi="Times New Roman"/>
          <w:i/>
          <w:iCs/>
        </w:rPr>
        <w:t>symrk</w:t>
      </w:r>
      <w:r>
        <w:rPr>
          <w:rFonts w:cs="Times New Roman" w:ascii="Times New Roman" w:hAnsi="Times New Roman"/>
        </w:rPr>
        <w:t xml:space="preserve">, </w:t>
      </w:r>
      <w:r>
        <w:rPr>
          <w:rFonts w:cs="Times New Roman" w:ascii="Times New Roman" w:hAnsi="Times New Roman"/>
          <w:i/>
          <w:iCs/>
        </w:rPr>
        <w:t>ccamk</w:t>
      </w:r>
      <w:r>
        <w:rPr>
          <w:rFonts w:cs="Times New Roman" w:ascii="Times New Roman" w:hAnsi="Times New Roman"/>
        </w:rPr>
        <w:t xml:space="preserve">, </w:t>
      </w:r>
      <w:r>
        <w:rPr>
          <w:rFonts w:cs="Times New Roman" w:ascii="Times New Roman" w:hAnsi="Times New Roman"/>
          <w:i/>
          <w:iCs/>
        </w:rPr>
        <w:t>nsp1</w:t>
      </w:r>
      <w:r>
        <w:rPr>
          <w:rFonts w:cs="Times New Roman" w:ascii="Times New Roman" w:hAnsi="Times New Roman"/>
        </w:rPr>
        <w:t xml:space="preserve">, </w:t>
      </w:r>
      <w:r>
        <w:rPr>
          <w:rFonts w:cs="Times New Roman" w:ascii="Times New Roman" w:hAnsi="Times New Roman"/>
          <w:i/>
          <w:iCs/>
        </w:rPr>
        <w:t>nsp2</w:t>
      </w:r>
      <w:r>
        <w:rPr>
          <w:rFonts w:cs="Times New Roman" w:ascii="Times New Roman" w:hAnsi="Times New Roman"/>
        </w:rPr>
        <w:t xml:space="preserve">) were grown for three weeks in NPK, PK, or UF soils; rhizosphere and root microbiome samples were collected as described in Figure 2. (B) Shoot fresh weight (g) per plant (n=60 for </w:t>
      </w:r>
      <w:r>
        <w:rPr>
          <w:rFonts w:cs="Times New Roman" w:ascii="Times New Roman" w:hAnsi="Times New Roman"/>
          <w:i/>
          <w:iCs/>
        </w:rPr>
        <w:t>Lotus</w:t>
      </w:r>
      <w:r>
        <w:rPr>
          <w:rFonts w:cs="Times New Roman" w:ascii="Times New Roman" w:hAnsi="Times New Roman"/>
        </w:rPr>
        <w:t xml:space="preserve"> and n=18 for </w:t>
      </w:r>
      <w:r>
        <w:rPr>
          <w:rFonts w:cs="Times New Roman" w:ascii="Times New Roman" w:hAnsi="Times New Roman"/>
          <w:i/>
          <w:iCs/>
        </w:rPr>
        <w:t>Hordeum</w:t>
      </w:r>
      <w:r>
        <w:rPr>
          <w:rFonts w:cs="Times New Roman" w:ascii="Times New Roman" w:hAnsi="Times New Roman"/>
        </w:rPr>
        <w:t xml:space="preserve"> for most genotypes). (C) Constrained PCoA of Bray-Curtis distances showing bacterial community composition in root samples across all soils, with colours indicating genotype and shapes indicating soil type (left), and unconstrained PCoA of root samples from UF soil coloured by genotype (right). Extended PCoA plots, including rhizosphere and individual soil compartments, are shown in </w:t>
      </w:r>
      <w:r>
        <w:rPr>
          <w:rFonts w:cs="Times New Roman" w:ascii="Times New Roman" w:hAnsi="Times New Roman"/>
          <w:highlight w:val="magenta"/>
        </w:rPr>
        <w:t>Suppl. Fig. 3C-F</w:t>
      </w:r>
      <w:r>
        <w:rPr>
          <w:rFonts w:cs="Times New Roman" w:ascii="Times New Roman" w:hAnsi="Times New Roman"/>
        </w:rPr>
        <w:t>. (D) Heatmap of ASVs with differential abundance (DA ASVs; identified via MaAsLin2 and structural zero analysis) in at least one mutant relative to wild-type across compartment-soil combinations. Depleted ASVs are shown in blue, enriched ASVs in red. The top bar indicates taxonomic assignment at the order level (top</w:t>
      </w:r>
      <w:ins w:id="2" w:author="Unknown Author" w:date="2026-02-18T08:39:22Z">
        <w:r>
          <w:rPr>
            <w:rFonts w:cs="Times New Roman" w:ascii="Times New Roman" w:hAnsi="Times New Roman"/>
          </w:rPr>
          <w:t xml:space="preserve"> </w:t>
        </w:r>
      </w:ins>
      <w:r>
        <w:rPr>
          <w:rFonts w:cs="Times New Roman" w:ascii="Times New Roman" w:hAnsi="Times New Roman"/>
        </w:rPr>
        <w:t>20 bacterial orders shown; others grouped as “Other”). Numbers in brackets indicate the total DA ASVs per compartment-soil-genotype combination. Bars to the right show the mean cumulative relative abundance of DA ASVs in the corresponding wild-type compartment.</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Figure 5. Root exudation profiles are altered in CSSP mutants of </w:t>
      </w:r>
      <w:r>
        <w:rPr>
          <w:rFonts w:cs="Times New Roman" w:ascii="Times New Roman" w:hAnsi="Times New Roman"/>
          <w:b/>
          <w:bCs/>
          <w:i/>
          <w:iCs/>
        </w:rPr>
        <w:t>Lotus</w:t>
      </w:r>
      <w:r>
        <w:rPr>
          <w:rFonts w:cs="Times New Roman" w:ascii="Times New Roman" w:hAnsi="Times New Roman"/>
          <w:b/>
          <w:bCs/>
        </w:rPr>
        <w:t xml:space="preserve"> and </w:t>
      </w:r>
      <w:r>
        <w:rPr>
          <w:rFonts w:cs="Times New Roman" w:ascii="Times New Roman" w:hAnsi="Times New Roman"/>
          <w:b/>
          <w:bCs/>
          <w:i/>
          <w:iCs/>
        </w:rPr>
        <w:t>Hordeum</w:t>
      </w:r>
      <w:r>
        <w:rPr>
          <w:rFonts w:cs="Times New Roman" w:ascii="Times New Roman" w:hAnsi="Times New Roman"/>
          <w:b/>
          <w:bCs/>
        </w:rPr>
        <w:t>.</w:t>
      </w:r>
      <w:r>
        <w:rPr>
          <w:rFonts w:cs="Times New Roman" w:ascii="Times New Roman" w:hAnsi="Times New Roman"/>
        </w:rPr>
        <w:t xml:space="preserve"> Sterile, non-inoculated wild-type and CSSP mutant seedlings were cultivated under controlled, microbe-free conditions (</w:t>
      </w:r>
      <w:r>
        <w:rPr>
          <w:rFonts w:cs="Times New Roman" w:ascii="Times New Roman" w:hAnsi="Times New Roman"/>
          <w:i/>
          <w:iCs/>
        </w:rPr>
        <w:t>Lotus</w:t>
      </w:r>
      <w:r>
        <w:rPr>
          <w:rFonts w:cs="Times New Roman" w:ascii="Times New Roman" w:hAnsi="Times New Roman"/>
        </w:rPr>
        <w:t xml:space="preserve">: 6 biological replicates per genotype, 12 plants per replicate; </w:t>
      </w:r>
      <w:r>
        <w:rPr>
          <w:rFonts w:cs="Times New Roman" w:ascii="Times New Roman" w:hAnsi="Times New Roman"/>
          <w:i/>
          <w:iCs/>
        </w:rPr>
        <w:t>Hordeum</w:t>
      </w:r>
      <w:r>
        <w:rPr>
          <w:rFonts w:cs="Times New Roman" w:ascii="Times New Roman" w:hAnsi="Times New Roman"/>
        </w:rPr>
        <w:t>: 6 biological replicates, one plant per replicate) and root exudates were collected for untargeted LC-MS/MS analysis. (A) Principal component analysis (PCA) of all detected metabolites (background and low-frequency features removed), separated by host species, with colours indicating genotypes. (B) Volcano plots showing differential exudation of metabolites for each mutant relative to wild-type, with x-axis representing log2 fold change and y-axis showing -log</w:t>
      </w:r>
      <w:r>
        <w:rPr>
          <w:rFonts w:cs="Times New Roman" w:ascii="Times New Roman" w:hAnsi="Times New Roman"/>
          <w:vertAlign w:val="subscript"/>
          <w:rPrChange w:id="0" w:author="Unknown Author" w:date="2026-02-18T08:30:40Z"/>
        </w:rPr>
        <w:t>10</w:t>
      </w:r>
      <w:r>
        <w:rPr>
          <w:rFonts w:cs="Times New Roman" w:ascii="Times New Roman" w:hAnsi="Times New Roman"/>
        </w:rPr>
        <w:t xml:space="preserve"> </w:t>
      </w:r>
      <w:del w:id="4" w:author="Unknown Author" w:date="2026-02-18T08:32:40Z">
        <w:r>
          <w:rPr>
            <w:rFonts w:cs="Times New Roman" w:ascii="Times New Roman" w:hAnsi="Times New Roman"/>
          </w:rPr>
          <w:delText xml:space="preserve">FDR-adjusted </w:delText>
        </w:r>
      </w:del>
      <w:r>
        <w:rPr>
          <w:rFonts w:cs="Times New Roman" w:ascii="Times New Roman" w:hAnsi="Times New Roman"/>
        </w:rPr>
        <w:t>p-value</w:t>
      </w:r>
      <w:ins w:id="5" w:author="Unknown Author" w:date="2026-02-18T08:32:46Z">
        <w:r>
          <w:rPr>
            <w:rFonts w:cs="Times New Roman" w:ascii="Times New Roman" w:hAnsi="Times New Roman"/>
          </w:rPr>
          <w:t xml:space="preserve"> adjusted for false discovery rate</w:t>
        </w:r>
      </w:ins>
      <w:ins w:id="6" w:author="Unknown Author" w:date="2026-02-18T08:33:00Z">
        <w:r>
          <w:rPr>
            <w:rFonts w:cs="Times New Roman" w:ascii="Times New Roman" w:hAnsi="Times New Roman"/>
          </w:rPr>
          <w:t xml:space="preserve"> (FDR) with Benjamini-Hochberg</w:t>
        </w:r>
      </w:ins>
      <w:r>
        <w:rPr>
          <w:rFonts w:cs="Times New Roman" w:ascii="Times New Roman" w:hAnsi="Times New Roman"/>
        </w:rPr>
        <w:t>. Dots are coloured by depletion (blue), enrichment (red), or not significant (gray). The number in each panel indicates the total number of significantly differentially exuded metabolites (DEMs) for the genotype. Features with estimated log</w:t>
      </w:r>
      <w:r>
        <w:rPr>
          <w:rFonts w:cs="Times New Roman" w:ascii="Times New Roman" w:hAnsi="Times New Roman"/>
          <w:vertAlign w:val="subscript"/>
          <w:rPrChange w:id="0" w:author="Unknown Author" w:date="2026-02-18T08:30:32Z"/>
        </w:rPr>
        <w:t>2</w:t>
      </w:r>
      <w:r>
        <w:rPr>
          <w:rFonts w:cs="Times New Roman" w:ascii="Times New Roman" w:hAnsi="Times New Roman"/>
        </w:rPr>
        <w:t xml:space="preserve"> fold-change above 30 were omitted for visual clarity. (C) Bubble plot summarising the total number of DEMs per genotype (x-axis) and their distribution across chemical classes (ClassyFire annotation). Bubble size reflects the number of DEMs per class, and bubble colour indicates the proportion of mostly depleted (blue), mixed (white), or mostly enriched (red) metabolites relative to wild-type. For visual purposes, only classes where at least two metabolites are differentially exuded in at least one mutant compared to wild-type are shown. (D) Boxplots for selected DEMs with high-confidence structure annotations, showing intensity (y-axis) across genotypes (x-axis); asterisks indicate significant differences relative to wild-type (</w:t>
      </w:r>
      <w:del w:id="8" w:author="Unknown Author" w:date="2026-02-18T08:20:43Z">
        <w:r>
          <w:rPr>
            <w:rFonts w:cs="Times New Roman" w:ascii="Times New Roman" w:hAnsi="Times New Roman"/>
          </w:rPr>
          <w:delText>pairwise Wilxocon rank-sum</w:delText>
        </w:r>
      </w:del>
      <w:del w:id="9" w:author="Unknown Author" w:date="2026-02-18T08:20:43Z">
        <w:commentRangeStart w:id="19"/>
        <w:r>
          <w:rPr>
            <w:rFonts w:cs="Times New Roman" w:ascii="Times New Roman" w:hAnsi="Times New Roman"/>
          </w:rPr>
          <w:delText xml:space="preserve"> </w:delText>
        </w:r>
      </w:del>
      <w:ins w:id="10" w:author="Unknown Author" w:date="2026-02-18T08:20:27Z">
        <w:r>
          <w:rPr>
            <w:rFonts w:cs="Times New Roman" w:ascii="Times New Roman" w:hAnsi="Times New Roman"/>
          </w:rPr>
          <w:t>linear regression with t-</w:t>
        </w:r>
      </w:ins>
      <w:r>
        <w:rPr>
          <w:rFonts w:cs="Times New Roman" w:ascii="Times New Roman" w:hAnsi="Times New Roman"/>
        </w:rPr>
        <w:t>test</w:t>
      </w:r>
      <w:ins w:id="11" w:author="Unknown Author" w:date="2026-02-18T08:20:35Z">
        <w:r>
          <w:rPr>
            <w:rFonts w:cs="Times New Roman" w:ascii="Times New Roman" w:hAnsi="Times New Roman"/>
          </w:rPr>
          <w:t>s</w:t>
        </w:r>
      </w:ins>
      <w:r>
        <w:rPr>
          <w:rFonts w:cs="Times New Roman" w:ascii="Times New Roman" w:hAnsi="Times New Roman"/>
        </w:rPr>
        <w:t xml:space="preserve">, </w:t>
      </w:r>
      <w:ins w:id="12" w:author="Unknown Author" w:date="2026-02-18T08:21:08Z">
        <w:r>
          <w:rPr>
            <w:rFonts w:cs="Times New Roman" w:ascii="Times New Roman" w:hAnsi="Times New Roman"/>
          </w:rPr>
          <w:t>p</w:t>
        </w:r>
      </w:ins>
      <w:del w:id="13" w:author="Unknown Author" w:date="2026-02-18T08:21:08Z">
        <w:r>
          <w:rPr>
            <w:rFonts w:cs="Times New Roman" w:ascii="Times New Roman" w:hAnsi="Times New Roman"/>
          </w:rPr>
          <w:delText>P</w:delText>
        </w:r>
      </w:del>
      <w:r>
        <w:rPr>
          <w:rFonts w:cs="Times New Roman" w:ascii="Times New Roman" w:hAnsi="Times New Roman"/>
        </w:rPr>
        <w:t>&lt;0.05</w:t>
      </w:r>
      <w:ins w:id="14" w:author="Unknown Author" w:date="2026-02-18T08:21:12Z">
        <w:r>
          <w:rPr>
            <w:rFonts w:cs="Times New Roman" w:ascii="Times New Roman" w:hAnsi="Times New Roman"/>
          </w:rPr>
          <w:t xml:space="preserve"> after adjusting for multiple testing with Benjamini-Hochberg</w:t>
        </w:r>
      </w:ins>
      <w:r>
        <w:rPr>
          <w:rFonts w:cs="Times New Roman" w:ascii="Times New Roman" w:hAnsi="Times New Roman"/>
        </w:rPr>
      </w:r>
      <w:commentRangeEnd w:id="19"/>
      <w:r>
        <w:commentReference w:id="19"/>
      </w:r>
      <w:r>
        <w:rPr>
          <w:rFonts w:cs="Times New Roman" w:ascii="Times New Roman" w:hAnsi="Times New Roman"/>
        </w:rPr>
        <w:t>). Details on growth setups, LC-MS/MS conditions, and data processing can be found in Material and Methods.</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highlight w:val="red"/>
        </w:rPr>
        <w:t>Figure 6. SynComs.</w:t>
      </w:r>
      <w:r>
        <w:rPr>
          <w:rFonts w:cs="Times New Roman" w:ascii="Times New Roman" w:hAnsi="Times New Roman"/>
          <w:highlight w:val="red"/>
        </w:rPr>
        <w:t xml:space="preserve"> (A)</w:t>
      </w:r>
      <w:r>
        <w:rPr>
          <w:rFonts w:cs="Times New Roman" w:ascii="Times New Roman" w:hAnsi="Times New Roman"/>
        </w:rPr>
        <w:t xml:space="preserve"> </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Supplementary Figure legends</w:t>
      </w:r>
    </w:p>
    <w:p>
      <w:pPr>
        <w:pStyle w:val="Normal"/>
        <w:spacing w:lineRule="auto" w:line="276"/>
        <w:jc w:val="both"/>
        <w:rPr>
          <w:rFonts w:ascii="Times New Roman" w:hAnsi="Times New Roman" w:cs="Times New Roman"/>
        </w:rPr>
      </w:pPr>
      <w:r>
        <w:rPr>
          <w:rFonts w:cs="Times New Roman" w:ascii="Times New Roman" w:hAnsi="Times New Roman"/>
          <w:b/>
          <w:bCs/>
        </w:rPr>
        <w:t xml:space="preserve">Supplementary Figure 1. Microbial diversity and composition in rhizosphere, root, and nodule compartments of </w:t>
      </w:r>
      <w:r>
        <w:rPr>
          <w:rFonts w:cs="Times New Roman" w:ascii="Times New Roman" w:hAnsi="Times New Roman"/>
          <w:b/>
          <w:bCs/>
          <w:i/>
          <w:iCs/>
        </w:rPr>
        <w:t>Lotus</w:t>
      </w:r>
      <w:r>
        <w:rPr>
          <w:rFonts w:cs="Times New Roman" w:ascii="Times New Roman" w:hAnsi="Times New Roman"/>
          <w:b/>
          <w:bCs/>
        </w:rPr>
        <w:t xml:space="preserve"> </w:t>
      </w:r>
      <w:r>
        <w:rPr>
          <w:rFonts w:cs="Times New Roman" w:ascii="Times New Roman" w:hAnsi="Times New Roman"/>
          <w:b/>
          <w:bCs/>
          <w:i/>
          <w:iCs/>
        </w:rPr>
        <w:t>japonicus</w:t>
      </w:r>
      <w:r>
        <w:rPr>
          <w:rFonts w:cs="Times New Roman" w:ascii="Times New Roman" w:hAnsi="Times New Roman"/>
          <w:b/>
          <w:bCs/>
        </w:rPr>
        <w:t xml:space="preserve"> and </w:t>
      </w:r>
      <w:r>
        <w:rPr>
          <w:rFonts w:cs="Times New Roman" w:ascii="Times New Roman" w:hAnsi="Times New Roman"/>
          <w:b/>
          <w:bCs/>
          <w:i/>
          <w:iCs/>
        </w:rPr>
        <w:t>Hordeum vulgare</w:t>
      </w:r>
      <w:r>
        <w:rPr>
          <w:rFonts w:cs="Times New Roman" w:ascii="Times New Roman" w:hAnsi="Times New Roman"/>
          <w:b/>
          <w:bCs/>
        </w:rPr>
        <w:t>.</w:t>
      </w:r>
      <w:r>
        <w:rPr>
          <w:rFonts w:cs="Times New Roman" w:ascii="Times New Roman" w:hAnsi="Times New Roman"/>
        </w:rPr>
        <w:t xml:space="preserve"> Samples were collected as described in Figure 2. (A,B) Chao1 alpha diversity of bacterial communities in </w:t>
      </w:r>
      <w:r>
        <w:rPr>
          <w:rFonts w:cs="Times New Roman" w:ascii="Times New Roman" w:hAnsi="Times New Roman"/>
          <w:i/>
          <w:iCs/>
        </w:rPr>
        <w:t>Lotus</w:t>
      </w:r>
      <w:r>
        <w:rPr>
          <w:rFonts w:cs="Times New Roman" w:ascii="Times New Roman" w:hAnsi="Times New Roman"/>
        </w:rPr>
        <w:t xml:space="preserve"> (rhizosphere, root, and nodule) and </w:t>
      </w:r>
      <w:r>
        <w:rPr>
          <w:rFonts w:cs="Times New Roman" w:ascii="Times New Roman" w:hAnsi="Times New Roman"/>
          <w:i/>
          <w:iCs/>
        </w:rPr>
        <w:t>Hordeum</w:t>
      </w:r>
      <w:r>
        <w:rPr>
          <w:rFonts w:cs="Times New Roman" w:ascii="Times New Roman" w:hAnsi="Times New Roman"/>
        </w:rPr>
        <w:t xml:space="preserve"> ( rhizosphere and root) compartments across three soil types (NPK, PK, UF). (C) Stacked barplots showing mean relative abundances of the combined top 20 bacterial orders (mean RA ≥1% across all rhizosphere and root samples, combining </w:t>
      </w:r>
      <w:r>
        <w:rPr>
          <w:rFonts w:cs="Times New Roman" w:ascii="Times New Roman" w:hAnsi="Times New Roman"/>
          <w:i/>
          <w:iCs/>
        </w:rPr>
        <w:t>Lotus</w:t>
      </w:r>
      <w:r>
        <w:rPr>
          <w:rFonts w:cs="Times New Roman" w:ascii="Times New Roman" w:hAnsi="Times New Roman"/>
        </w:rPr>
        <w:t xml:space="preserve"> and </w:t>
      </w:r>
      <w:r>
        <w:rPr>
          <w:rFonts w:cs="Times New Roman" w:ascii="Times New Roman" w:hAnsi="Times New Roman"/>
          <w:i/>
          <w:iCs/>
        </w:rPr>
        <w:t>Hordeum</w:t>
      </w:r>
      <w:r>
        <w:rPr>
          <w:rFonts w:cs="Times New Roman" w:ascii="Times New Roman" w:hAnsi="Times New Roman"/>
        </w:rPr>
        <w:t xml:space="preserve">). Lower-abundance orders are grouped as “Other”. (D) Stacked barplots of </w:t>
      </w:r>
      <w:r>
        <w:rPr>
          <w:rFonts w:cs="Times New Roman" w:ascii="Times New Roman" w:hAnsi="Times New Roman"/>
          <w:i/>
          <w:iCs/>
        </w:rPr>
        <w:t>Lotus</w:t>
      </w:r>
      <w:r>
        <w:rPr>
          <w:rFonts w:cs="Times New Roman" w:ascii="Times New Roman" w:hAnsi="Times New Roman"/>
        </w:rPr>
        <w:t xml:space="preserve"> nodule ASVs. Top 20 ASVs per soil with ≥1% mean relative abundance were plotted; less abundant ASVs were excluded. Unknown genera were annotated based on family information. Colors correspond to genera/ASVs. Letters indicate significant differences between soils within each compartment (one-way ANOVA followed by Tukey’s HSD, P &lt; 0.05).</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Supplementary Figure 2. Nodule counts in </w:t>
      </w:r>
      <w:r>
        <w:rPr>
          <w:rFonts w:cs="Times New Roman" w:ascii="Times New Roman" w:hAnsi="Times New Roman"/>
          <w:b/>
          <w:bCs/>
          <w:i/>
          <w:iCs/>
        </w:rPr>
        <w:t>Lotus</w:t>
      </w:r>
      <w:r>
        <w:rPr>
          <w:rFonts w:cs="Times New Roman" w:ascii="Times New Roman" w:hAnsi="Times New Roman"/>
          <w:b/>
          <w:bCs/>
        </w:rPr>
        <w:t xml:space="preserve"> genotypes and microbe-free growth test of </w:t>
      </w:r>
      <w:r>
        <w:rPr>
          <w:rFonts w:cs="Times New Roman" w:ascii="Times New Roman" w:hAnsi="Times New Roman"/>
          <w:b/>
          <w:bCs/>
          <w:i/>
          <w:iCs/>
        </w:rPr>
        <w:t>Hordeum</w:t>
      </w:r>
      <w:r>
        <w:rPr>
          <w:rFonts w:cs="Times New Roman" w:ascii="Times New Roman" w:hAnsi="Times New Roman"/>
          <w:b/>
          <w:bCs/>
        </w:rPr>
        <w:t xml:space="preserve"> CSSP mutants.</w:t>
      </w:r>
      <w:r>
        <w:rPr>
          <w:rFonts w:cs="Times New Roman" w:ascii="Times New Roman" w:hAnsi="Times New Roman"/>
        </w:rPr>
        <w:t xml:space="preserve"> (A) Pink nodule counts per </w:t>
      </w:r>
      <w:r>
        <w:rPr>
          <w:rFonts w:cs="Times New Roman" w:ascii="Times New Roman" w:hAnsi="Times New Roman"/>
          <w:i/>
          <w:iCs/>
        </w:rPr>
        <w:t>Lotus</w:t>
      </w:r>
      <w:r>
        <w:rPr>
          <w:rFonts w:cs="Times New Roman" w:ascii="Times New Roman" w:hAnsi="Times New Roman"/>
        </w:rPr>
        <w:t xml:space="preserve"> plant grown for three weeks in NPK, PK, or UF soils. Data are shown for wild-type and symbiosis mutants, though mutants did not form nodules. Sample collection and experimental setup followed the procedure described in Figure 4. (B) Shoot fresh weight (g) for </w:t>
      </w:r>
      <w:r>
        <w:rPr>
          <w:rFonts w:cs="Times New Roman" w:ascii="Times New Roman" w:hAnsi="Times New Roman"/>
          <w:i/>
          <w:iCs/>
        </w:rPr>
        <w:t>Hordeum</w:t>
      </w:r>
      <w:r>
        <w:rPr>
          <w:rFonts w:cs="Times New Roman" w:ascii="Times New Roman" w:hAnsi="Times New Roman"/>
        </w:rPr>
        <w:t xml:space="preserve"> wild-type and symbiosis mutants (n=10, one plant per pot per genotype) grown under sterile, microbe-free conditions with elevated nitrogen and phosphorus (2.5mM NaNO</w:t>
      </w:r>
      <w:r>
        <w:rPr>
          <w:rFonts w:cs="Times New Roman" w:ascii="Times New Roman" w:hAnsi="Times New Roman"/>
          <w:vertAlign w:val="subscript"/>
        </w:rPr>
        <w:t>3</w:t>
      </w:r>
      <w:r>
        <w:rPr>
          <w:rFonts w:cs="Times New Roman" w:ascii="Times New Roman" w:hAnsi="Times New Roman"/>
        </w:rPr>
        <w:t>, 1mM Na</w:t>
      </w:r>
      <w:r>
        <w:rPr>
          <w:rFonts w:cs="Times New Roman" w:ascii="Times New Roman" w:hAnsi="Times New Roman"/>
          <w:vertAlign w:val="subscript"/>
        </w:rPr>
        <w:t>2</w:t>
      </w:r>
      <w:r>
        <w:rPr>
          <w:rFonts w:cs="Times New Roman" w:ascii="Times New Roman" w:hAnsi="Times New Roman"/>
        </w:rPr>
        <w:t>HPO</w:t>
      </w:r>
      <w:r>
        <w:rPr>
          <w:rFonts w:cs="Times New Roman" w:ascii="Times New Roman" w:hAnsi="Times New Roman"/>
          <w:vertAlign w:val="subscript"/>
        </w:rPr>
        <w:t>4</w:t>
      </w:r>
      <w:r>
        <w:rPr>
          <w:rFonts w:cs="Times New Roman" w:ascii="Times New Roman" w:hAnsi="Times New Roman"/>
        </w:rPr>
        <w:t>). Statistical significance was assessed using one-way ANOVA followed by Tukey’s HSD (P&lt;0.05).</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Supplementary Figure 3. Microbial diversity and composition in </w:t>
      </w:r>
      <w:r>
        <w:rPr>
          <w:rFonts w:cs="Times New Roman" w:ascii="Times New Roman" w:hAnsi="Times New Roman"/>
          <w:b/>
          <w:bCs/>
          <w:i/>
          <w:iCs/>
        </w:rPr>
        <w:t>Lotus</w:t>
      </w:r>
      <w:r>
        <w:rPr>
          <w:rFonts w:cs="Times New Roman" w:ascii="Times New Roman" w:hAnsi="Times New Roman"/>
          <w:b/>
          <w:bCs/>
        </w:rPr>
        <w:t xml:space="preserve"> and </w:t>
      </w:r>
      <w:r>
        <w:rPr>
          <w:rFonts w:cs="Times New Roman" w:ascii="Times New Roman" w:hAnsi="Times New Roman"/>
          <w:b/>
          <w:bCs/>
          <w:i/>
          <w:iCs/>
        </w:rPr>
        <w:t>Hordeum</w:t>
      </w:r>
      <w:r>
        <w:rPr>
          <w:rFonts w:cs="Times New Roman" w:ascii="Times New Roman" w:hAnsi="Times New Roman"/>
          <w:b/>
          <w:bCs/>
        </w:rPr>
        <w:t xml:space="preserve"> wild-type and CSSP mutants across soils.</w:t>
      </w:r>
      <w:r>
        <w:rPr>
          <w:rFonts w:cs="Times New Roman" w:ascii="Times New Roman" w:hAnsi="Times New Roman"/>
        </w:rPr>
        <w:t xml:space="preserve"> Experimental setup is described in Fig. 4. (A) Chao1 alpha diversity of bacterial communities in </w:t>
      </w:r>
      <w:r>
        <w:rPr>
          <w:rFonts w:cs="Times New Roman" w:ascii="Times New Roman" w:hAnsi="Times New Roman"/>
          <w:i/>
          <w:iCs/>
        </w:rPr>
        <w:t>Lotus</w:t>
      </w:r>
      <w:r>
        <w:rPr>
          <w:rFonts w:cs="Times New Roman" w:ascii="Times New Roman" w:hAnsi="Times New Roman"/>
        </w:rPr>
        <w:t xml:space="preserve"> rhizosphere, root, and nodule compartments across NPK, PK, and UF soils for all genotypes. (B) Chao1 alpha diversity in </w:t>
      </w:r>
      <w:r>
        <w:rPr>
          <w:rFonts w:cs="Times New Roman" w:ascii="Times New Roman" w:hAnsi="Times New Roman"/>
          <w:i/>
          <w:iCs/>
        </w:rPr>
        <w:t>Hordeum</w:t>
      </w:r>
      <w:r>
        <w:rPr>
          <w:rFonts w:cs="Times New Roman" w:ascii="Times New Roman" w:hAnsi="Times New Roman"/>
        </w:rPr>
        <w:t xml:space="preserve"> rhizosphere and root compartments across soils for all genotypes. Statistical significance across genotypes within each compartment-soil combination (A,B) was assessed using one-way ANOVA followed by Tukey’s HSD (P&lt;0.05). (C,D) Constrained PCoA of Bray-Curtis distances showing bacterial community composition in rhizosphere and root compartments across all soils, with genotypes indicated by colours and soil types by shapes (C: </w:t>
      </w:r>
      <w:r>
        <w:rPr>
          <w:rFonts w:cs="Times New Roman" w:ascii="Times New Roman" w:hAnsi="Times New Roman"/>
          <w:i/>
          <w:iCs/>
        </w:rPr>
        <w:t>Lotus</w:t>
      </w:r>
      <w:r>
        <w:rPr>
          <w:rFonts w:cs="Times New Roman" w:ascii="Times New Roman" w:hAnsi="Times New Roman"/>
        </w:rPr>
        <w:t xml:space="preserve">; D: </w:t>
      </w:r>
      <w:r>
        <w:rPr>
          <w:rFonts w:cs="Times New Roman" w:ascii="Times New Roman" w:hAnsi="Times New Roman"/>
          <w:i/>
          <w:iCs/>
        </w:rPr>
        <w:t>Hordeum</w:t>
      </w:r>
      <w:r>
        <w:rPr>
          <w:rFonts w:cs="Times New Roman" w:ascii="Times New Roman" w:hAnsi="Times New Roman"/>
        </w:rPr>
        <w:t xml:space="preserve">). (E,F) Unconstrained PCoA of Bray-Curtis distances for each compartment-soil combination, with colours indicating genotypes (E: </w:t>
      </w:r>
      <w:r>
        <w:rPr>
          <w:rFonts w:cs="Times New Roman" w:ascii="Times New Roman" w:hAnsi="Times New Roman"/>
          <w:i/>
          <w:iCs/>
        </w:rPr>
        <w:t>Lotus</w:t>
      </w:r>
      <w:r>
        <w:rPr>
          <w:rFonts w:cs="Times New Roman" w:ascii="Times New Roman" w:hAnsi="Times New Roman"/>
        </w:rPr>
        <w:t xml:space="preserve">; F: </w:t>
      </w:r>
      <w:r>
        <w:rPr>
          <w:rFonts w:cs="Times New Roman" w:ascii="Times New Roman" w:hAnsi="Times New Roman"/>
          <w:i/>
          <w:iCs/>
        </w:rPr>
        <w:t>Hordeum</w:t>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Supplementary Figure 4. Relative abundance of dominant bacterial orders in </w:t>
      </w:r>
      <w:r>
        <w:rPr>
          <w:rFonts w:cs="Times New Roman" w:ascii="Times New Roman" w:hAnsi="Times New Roman"/>
          <w:b/>
          <w:bCs/>
          <w:i/>
          <w:iCs/>
        </w:rPr>
        <w:t>Lotus</w:t>
      </w:r>
      <w:r>
        <w:rPr>
          <w:rFonts w:cs="Times New Roman" w:ascii="Times New Roman" w:hAnsi="Times New Roman"/>
          <w:b/>
          <w:bCs/>
        </w:rPr>
        <w:t xml:space="preserve"> and </w:t>
      </w:r>
      <w:r>
        <w:rPr>
          <w:rFonts w:cs="Times New Roman" w:ascii="Times New Roman" w:hAnsi="Times New Roman"/>
          <w:b/>
          <w:bCs/>
          <w:i/>
          <w:iCs/>
        </w:rPr>
        <w:t>Hordeum</w:t>
      </w:r>
      <w:r>
        <w:rPr>
          <w:rFonts w:cs="Times New Roman" w:ascii="Times New Roman" w:hAnsi="Times New Roman"/>
          <w:b/>
          <w:bCs/>
        </w:rPr>
        <w:t xml:space="preserve"> wild-type and CSSP mutants across soils.</w:t>
      </w:r>
      <w:r>
        <w:rPr>
          <w:rFonts w:cs="Times New Roman" w:ascii="Times New Roman" w:hAnsi="Times New Roman"/>
        </w:rPr>
        <w:t xml:space="preserve"> Experimental setup is described in Fig. 4. (A) Stacked barplots showing mean relative abundance of bacterial orders across plant-compartment-soil-genotype combinations. The top 20 orders (based on mean relative abundance in wild-type samples) are shown, with remaining orders grouped as “Other”. (B) Heatmap showing mean relative abundance of bacterial orders across the same combinations, with colours ranging from low abundance (dark blue) to high abundance (red). Asterisks indicate orders with significantly different relative abundance compared with the wild-type within each plant-compartment-soil combination, based on pairwise Wilcoxon rank-sum tests with Benjamini-Hochberg correction (adjusted P&lt;0.05).</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Supplementary Figure 5. Cumulative pathway-level intensities of root exudates in </w:t>
      </w:r>
      <w:r>
        <w:rPr>
          <w:rFonts w:cs="Times New Roman" w:ascii="Times New Roman" w:hAnsi="Times New Roman"/>
          <w:b/>
          <w:bCs/>
          <w:i/>
          <w:iCs/>
        </w:rPr>
        <w:t>Lotus</w:t>
      </w:r>
      <w:r>
        <w:rPr>
          <w:rFonts w:cs="Times New Roman" w:ascii="Times New Roman" w:hAnsi="Times New Roman"/>
          <w:b/>
          <w:bCs/>
        </w:rPr>
        <w:t xml:space="preserve"> and </w:t>
      </w:r>
      <w:r>
        <w:rPr>
          <w:rFonts w:cs="Times New Roman" w:ascii="Times New Roman" w:hAnsi="Times New Roman"/>
          <w:b/>
          <w:bCs/>
          <w:i/>
          <w:iCs/>
        </w:rPr>
        <w:t>Hordeum</w:t>
      </w:r>
      <w:r>
        <w:rPr>
          <w:rFonts w:cs="Times New Roman" w:ascii="Times New Roman" w:hAnsi="Times New Roman"/>
          <w:b/>
          <w:bCs/>
        </w:rPr>
        <w:t xml:space="preserve"> wild-type and CSSP mutants.</w:t>
      </w:r>
      <w:r>
        <w:rPr>
          <w:rFonts w:cs="Times New Roman" w:ascii="Times New Roman" w:hAnsi="Times New Roman"/>
        </w:rPr>
        <w:t xml:space="preserve"> Experimental setup is described in Figure 5. Boxplots show the cumulative intensity of metabolites grouped by predicted pathway (NPC classifier) for each genotype and host species. An asterisk indicates a statistically significant difference compared to wild-type (</w:t>
      </w:r>
      <w:del w:id="15" w:author="Unknown Author" w:date="2026-02-18T08:27:52Z">
        <w:commentRangeStart w:id="20"/>
        <w:r>
          <w:rPr>
            <w:rFonts w:cs="Times New Roman" w:ascii="Times New Roman" w:hAnsi="Times New Roman"/>
          </w:rPr>
          <w:delText xml:space="preserve">pairwise Wilcoxon rank-sum </w:delText>
        </w:r>
      </w:del>
      <w:ins w:id="16" w:author="Unknown Author" w:date="2026-02-18T08:23:40Z">
        <w:r>
          <w:rPr>
            <w:rFonts w:cs="Times New Roman" w:ascii="Times New Roman" w:hAnsi="Times New Roman"/>
          </w:rPr>
          <w:t>linear regression with t-</w:t>
        </w:r>
      </w:ins>
      <w:r>
        <w:rPr>
          <w:rFonts w:cs="Times New Roman" w:ascii="Times New Roman" w:hAnsi="Times New Roman"/>
        </w:rPr>
        <w:t>test</w:t>
      </w:r>
      <w:ins w:id="17" w:author="Unknown Author" w:date="2026-02-18T08:23:48Z">
        <w:r>
          <w:rPr>
            <w:rFonts w:cs="Times New Roman" w:ascii="Times New Roman" w:hAnsi="Times New Roman"/>
          </w:rPr>
          <w:t>s</w:t>
        </w:r>
      </w:ins>
      <w:r>
        <w:rPr>
          <w:rFonts w:cs="Times New Roman" w:ascii="Times New Roman" w:hAnsi="Times New Roman"/>
        </w:rPr>
        <w:t xml:space="preserve">, </w:t>
      </w:r>
      <w:ins w:id="18" w:author="Unknown Author" w:date="2026-02-18T08:23:50Z">
        <w:r>
          <w:rPr>
            <w:rFonts w:cs="Times New Roman" w:ascii="Times New Roman" w:hAnsi="Times New Roman"/>
          </w:rPr>
          <w:t>p</w:t>
        </w:r>
      </w:ins>
      <w:del w:id="19" w:author="Unknown Author" w:date="2026-02-18T08:23:50Z">
        <w:r>
          <w:rPr>
            <w:rFonts w:cs="Times New Roman" w:ascii="Times New Roman" w:hAnsi="Times New Roman"/>
          </w:rPr>
          <w:delText>P</w:delText>
        </w:r>
      </w:del>
      <w:r>
        <w:rPr>
          <w:rFonts w:cs="Times New Roman" w:ascii="Times New Roman" w:hAnsi="Times New Roman"/>
        </w:rPr>
        <w:t>&lt;0.05</w:t>
      </w:r>
      <w:ins w:id="20" w:author="Unknown Author" w:date="2026-02-18T08:23:53Z">
        <w:r>
          <w:rPr>
            <w:rFonts w:cs="Times New Roman" w:ascii="Times New Roman" w:hAnsi="Times New Roman"/>
          </w:rPr>
          <w:t xml:space="preserve"> after correction for mutliple testing w</w:t>
        </w:r>
      </w:ins>
      <w:ins w:id="21" w:author="Unknown Author" w:date="2026-02-18T08:24:00Z">
        <w:r>
          <w:rPr>
            <w:rFonts w:cs="Times New Roman" w:ascii="Times New Roman" w:hAnsi="Times New Roman"/>
          </w:rPr>
          <w:t>ith Benjamini-Hochberg</w:t>
        </w:r>
      </w:ins>
      <w:r>
        <w:rPr>
          <w:rFonts w:cs="Times New Roman" w:ascii="Times New Roman" w:hAnsi="Times New Roman"/>
        </w:rPr>
      </w:r>
      <w:commentRangeEnd w:id="20"/>
      <w:r>
        <w:commentReference w:id="20"/>
      </w:r>
      <w:r>
        <w:rPr>
          <w:rFonts w:cs="Times New Roman" w:ascii="Times New Roman" w:hAnsi="Times New Roman"/>
        </w:rPr>
        <w:t>).</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highlight w:val="red"/>
        </w:rPr>
      </w:pPr>
      <w:r>
        <w:rPr>
          <w:rFonts w:cs="Times New Roman" w:ascii="Times New Roman" w:hAnsi="Times New Roman"/>
          <w:b/>
          <w:bCs/>
          <w:highlight w:val="red"/>
        </w:rPr>
        <w:t>Supplementary Figure 6. SynCom1.</w:t>
      </w:r>
      <w:r>
        <w:rPr>
          <w:rFonts w:cs="Times New Roman" w:ascii="Times New Roman" w:hAnsi="Times New Roman"/>
          <w:highlight w:val="red"/>
        </w:rPr>
        <w:t xml:space="preserve"> XX</w:t>
      </w:r>
    </w:p>
    <w:p>
      <w:pPr>
        <w:pStyle w:val="Normal"/>
        <w:spacing w:lineRule="auto" w:line="276"/>
        <w:jc w:val="both"/>
        <w:rPr>
          <w:rFonts w:ascii="Times New Roman" w:hAnsi="Times New Roman" w:cs="Times New Roman"/>
          <w:b/>
          <w:b/>
          <w:bCs/>
          <w:highlight w:val="red"/>
        </w:rPr>
      </w:pPr>
      <w:r>
        <w:rPr>
          <w:rFonts w:cs="Times New Roman" w:ascii="Times New Roman" w:hAnsi="Times New Roman"/>
          <w:b/>
          <w:bCs/>
          <w:highlight w:val="red"/>
        </w:rPr>
      </w:r>
    </w:p>
    <w:p>
      <w:pPr>
        <w:pStyle w:val="Normal"/>
        <w:spacing w:lineRule="auto" w:line="276"/>
        <w:jc w:val="both"/>
        <w:rPr>
          <w:rFonts w:ascii="Times New Roman" w:hAnsi="Times New Roman" w:cs="Times New Roman"/>
        </w:rPr>
      </w:pPr>
      <w:r>
        <w:rPr>
          <w:rFonts w:cs="Times New Roman" w:ascii="Times New Roman" w:hAnsi="Times New Roman"/>
          <w:b/>
          <w:bCs/>
          <w:highlight w:val="red"/>
        </w:rPr>
        <w:t>Supplementary Figure 7. SynCom2.</w:t>
      </w:r>
      <w:r>
        <w:rPr>
          <w:rFonts w:cs="Times New Roman" w:ascii="Times New Roman" w:hAnsi="Times New Roman"/>
          <w:highlight w:val="red"/>
        </w:rPr>
        <w:t xml:space="preserve"> XX</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Supplementary Table legends</w:t>
      </w:r>
    </w:p>
    <w:p>
      <w:pPr>
        <w:pStyle w:val="Normal"/>
        <w:spacing w:lineRule="auto" w:line="276"/>
        <w:jc w:val="both"/>
        <w:rPr>
          <w:rFonts w:ascii="Times New Roman" w:hAnsi="Times New Roman" w:cs="Times New Roman"/>
        </w:rPr>
      </w:pPr>
      <w:r>
        <w:rPr>
          <w:rFonts w:cs="Times New Roman" w:ascii="Times New Roman" w:hAnsi="Times New Roman"/>
          <w:b/>
          <w:bCs/>
        </w:rPr>
        <w:t>Supplementary Table 1. Overlap of ASVs across soil types.</w:t>
      </w:r>
      <w:r>
        <w:rPr>
          <w:rFonts w:cs="Times New Roman" w:ascii="Times New Roman" w:hAnsi="Times New Roman"/>
        </w:rPr>
        <w:t xml:space="preserve"> ASVs were identified from bulk soil samples (n=3 per soil) as described in Figure 1. An ASV was considered present in a soil if its relative abundance was &gt;0 in at least 2 out of 3 samples. The table lists amplicon sequence variants (ASVs), taxonomy from Kingdom to Species, confidence of taxonomic annotation, and category of occurrence across soils. Categories indicate whether an ASV was detected only in one soil (NPK only, PK only, UF only), two soils (NPK &amp; PK, NPK &amp; UF, PK &amp; UF), or all soils (NPK, PK, UF).</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b/>
          <w:bCs/>
        </w:rPr>
        <w:t>Supplementary Table 2. ASVs contributing to soil type prediction models.</w:t>
      </w:r>
      <w:r>
        <w:rPr>
          <w:rFonts w:cs="Times New Roman" w:ascii="Times New Roman" w:hAnsi="Times New Roman"/>
        </w:rPr>
        <w:t xml:space="preserve"> Amplicon sequence variants (ASVs) selected by codacore as log-ratio components for the nested soil type prediction models shown in Figure 3. The table lists ASV identifiers, their role in the log-ratio (numerator or denominator), prediction task (NPK vs. non-NPK or PK vs. UF), plant compartment, and host species. Mean relative abundance (RA) across soils (NPK, PK, UF) is shown, along with taxonomic annotation from Kingdom to Species and confidence scores for taxonomic assignment.</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 xml:space="preserve">Supplementary Table 3. Differentially abundant (DA) ASVs in </w:t>
      </w:r>
      <w:r>
        <w:rPr>
          <w:rFonts w:cs="Times New Roman" w:ascii="Times New Roman" w:hAnsi="Times New Roman"/>
          <w:b/>
          <w:bCs/>
          <w:i/>
          <w:iCs/>
        </w:rPr>
        <w:t>Lotus</w:t>
      </w:r>
      <w:r>
        <w:rPr>
          <w:rFonts w:cs="Times New Roman" w:ascii="Times New Roman" w:hAnsi="Times New Roman"/>
          <w:b/>
          <w:bCs/>
        </w:rPr>
        <w:t xml:space="preserve"> and </w:t>
      </w:r>
      <w:r>
        <w:rPr>
          <w:rFonts w:cs="Times New Roman" w:ascii="Times New Roman" w:hAnsi="Times New Roman"/>
          <w:b/>
          <w:bCs/>
          <w:i/>
          <w:iCs/>
        </w:rPr>
        <w:t>Hordeum</w:t>
      </w:r>
      <w:r>
        <w:rPr>
          <w:rFonts w:cs="Times New Roman" w:ascii="Times New Roman" w:hAnsi="Times New Roman"/>
          <w:b/>
          <w:bCs/>
        </w:rPr>
        <w:t xml:space="preserve"> wild-type and CSSP mutants across soils. </w:t>
      </w:r>
      <w:r>
        <w:rPr>
          <w:rFonts w:cs="Times New Roman" w:ascii="Times New Roman" w:hAnsi="Times New Roman"/>
        </w:rPr>
        <w:t xml:space="preserve">The table includes four sheets. Sheet 1 (“Lotus DA overview”) lists, for each </w:t>
      </w:r>
      <w:r>
        <w:rPr>
          <w:rFonts w:cs="Times New Roman" w:ascii="Times New Roman" w:hAnsi="Times New Roman"/>
          <w:i/>
          <w:iCs/>
        </w:rPr>
        <w:t>Lotus</w:t>
      </w:r>
      <w:r>
        <w:rPr>
          <w:rFonts w:cs="Times New Roman" w:ascii="Times New Roman" w:hAnsi="Times New Roman"/>
        </w:rPr>
        <w:t xml:space="preserve"> genotype-compartment-soil combination</w:t>
      </w:r>
      <w:commentRangeStart w:id="21"/>
      <w:r>
        <w:rPr>
          <w:rFonts w:cs="Times New Roman" w:ascii="Times New Roman" w:hAnsi="Times New Roman"/>
        </w:rPr>
        <w:t>, the total number of ASVs detected and the number of DA ASVs relative to wild-type.</w:t>
      </w:r>
      <w:r>
        <w:rPr>
          <w:rFonts w:cs="Times New Roman" w:ascii="Times New Roman" w:hAnsi="Times New Roman"/>
        </w:rPr>
      </w:r>
      <w:ins w:id="22" w:author="Unknown Author" w:date="2026-02-18T08:29:43Z">
        <w:commentRangeEnd w:id="21"/>
        <w:r>
          <w:commentReference w:id="21"/>
        </w:r>
        <w:r>
          <w:rPr/>
          <w:commentReference w:id="22"/>
        </w:r>
      </w:ins>
      <w:r>
        <w:rPr>
          <w:rFonts w:cs="Times New Roman" w:ascii="Times New Roman" w:hAnsi="Times New Roman"/>
        </w:rPr>
        <w:t xml:space="preserve"> Sheet 2 (“Lotus DA ASVs”) provides ASV-level information, including ASV identifier, soil, compartment, genotype, log fold change relative to wild-type, and method of detection (DA_by_sig from MaAsLin2 or DA_by_struc_zero from structural zero analysis). Sheets 3 and 4 contain equivalent overview and ASV-level information for </w:t>
      </w:r>
      <w:r>
        <w:rPr>
          <w:rFonts w:cs="Times New Roman" w:ascii="Times New Roman" w:hAnsi="Times New Roman"/>
          <w:i/>
          <w:iCs/>
        </w:rPr>
        <w:t>Hordeum</w:t>
      </w:r>
      <w:r>
        <w:rPr>
          <w:rFonts w:cs="Times New Roman" w:ascii="Times New Roman" w:hAnsi="Times New Roman"/>
        </w:rPr>
        <w:t>.</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Supplementary Table 4. Differentially exuded metabolites (DEMs) in Lotus CSSP mutants compared with wild-type.</w:t>
      </w:r>
      <w:r>
        <w:rPr>
          <w:rFonts w:cs="Times New Roman" w:ascii="Times New Roman" w:hAnsi="Times New Roman"/>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w:t>
      </w:r>
      <w:commentRangeStart w:id="23"/>
      <w:r>
        <w:rPr>
          <w:rFonts w:cs="Times New Roman" w:ascii="Times New Roman" w:hAnsi="Times New Roman"/>
        </w:rPr>
        <w:t xml:space="preserve">Statistical significance was determined using </w:t>
      </w:r>
      <w:del w:id="23" w:author="Unknown Author" w:date="2026-02-18T08:24:29Z">
        <w:r>
          <w:rPr>
            <w:rFonts w:cs="Times New Roman" w:ascii="Times New Roman" w:hAnsi="Times New Roman"/>
          </w:rPr>
          <w:delText xml:space="preserve">pairwise </w:delText>
        </w:r>
      </w:del>
      <w:r>
        <w:rPr>
          <w:rFonts w:cs="Times New Roman" w:ascii="Times New Roman" w:hAnsi="Times New Roman"/>
        </w:rPr>
        <w:t>Tobit regression with</w:t>
      </w:r>
      <w:ins w:id="24" w:author="Unknown Author" w:date="2026-02-18T08:24:45Z">
        <w:r>
          <w:rPr>
            <w:rFonts w:cs="Times New Roman" w:ascii="Times New Roman" w:hAnsi="Times New Roman"/>
          </w:rPr>
          <w:t xml:space="preserve"> correction for multiple testing with</w:t>
        </w:r>
      </w:ins>
      <w:r>
        <w:rPr>
          <w:rFonts w:cs="Times New Roman" w:ascii="Times New Roman" w:hAnsi="Times New Roman"/>
        </w:rPr>
        <w:t xml:space="preserve"> Benjamini-Hochberg</w:t>
      </w:r>
      <w:del w:id="25" w:author="Unknown Author" w:date="2026-02-18T08:24:56Z">
        <w:r>
          <w:rPr>
            <w:rFonts w:cs="Times New Roman" w:ascii="Times New Roman" w:hAnsi="Times New Roman"/>
          </w:rPr>
          <w:delText xml:space="preserve"> correction (FDR)</w:delText>
        </w:r>
      </w:del>
      <w:r>
        <w:rPr>
          <w:rFonts w:cs="Times New Roman" w:ascii="Times New Roman" w:hAnsi="Times New Roman"/>
        </w:rPr>
      </w:r>
      <w:commentRangeEnd w:id="23"/>
      <w:r>
        <w:commentReference w:id="23"/>
      </w:r>
      <w:r>
        <w:rPr>
          <w:rFonts w:cs="Times New Roman" w:ascii="Times New Roman" w:hAnsi="Times New Roman"/>
        </w:rPr>
        <w:t>.</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rPr>
      </w:pPr>
      <w:r>
        <w:rPr>
          <w:rFonts w:cs="Times New Roman" w:ascii="Times New Roman" w:hAnsi="Times New Roman"/>
          <w:b/>
          <w:bCs/>
        </w:rPr>
        <w:t xml:space="preserve">Supplementary Table 5. Differentially exuded metabolites (DEMs) in </w:t>
      </w:r>
      <w:r>
        <w:rPr>
          <w:rFonts w:cs="Times New Roman" w:ascii="Times New Roman" w:hAnsi="Times New Roman"/>
          <w:b/>
          <w:bCs/>
          <w:i/>
          <w:iCs/>
        </w:rPr>
        <w:t>Hordeum</w:t>
      </w:r>
      <w:r>
        <w:rPr>
          <w:rFonts w:cs="Times New Roman" w:ascii="Times New Roman" w:hAnsi="Times New Roman"/>
          <w:b/>
          <w:bCs/>
        </w:rPr>
        <w:t xml:space="preserve"> CSSP mutants compared with wild-type.</w:t>
      </w:r>
      <w:r>
        <w:rPr>
          <w:rFonts w:cs="Times New Roman" w:ascii="Times New Roman" w:hAnsi="Times New Roman"/>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w:t>
      </w:r>
      <w:commentRangeStart w:id="24"/>
      <w:r>
        <w:rPr>
          <w:rFonts w:cs="Times New Roman" w:ascii="Times New Roman" w:hAnsi="Times New Roman"/>
        </w:rPr>
        <w:t xml:space="preserve">Statistical significance was determined </w:t>
      </w:r>
      <w:del w:id="26" w:author="Unknown Author" w:date="2026-02-18T08:25:11Z">
        <w:r>
          <w:rPr>
            <w:rFonts w:cs="Times New Roman" w:ascii="Times New Roman" w:hAnsi="Times New Roman"/>
          </w:rPr>
          <w:delText xml:space="preserve">using </w:delText>
        </w:r>
      </w:del>
      <w:r>
        <w:rPr>
          <w:rFonts w:cs="Times New Roman" w:ascii="Times New Roman" w:hAnsi="Times New Roman"/>
        </w:rPr>
        <w:t>pairwise Tobit regression with</w:t>
      </w:r>
      <w:ins w:id="27" w:author="Unknown Author" w:date="2026-02-18T08:25:45Z">
        <w:r>
          <w:rPr>
            <w:rFonts w:cs="Times New Roman" w:ascii="Times New Roman" w:hAnsi="Times New Roman"/>
          </w:rPr>
          <w:t xml:space="preserve"> correction for multiple testing with</w:t>
        </w:r>
      </w:ins>
      <w:r>
        <w:rPr>
          <w:rFonts w:cs="Times New Roman" w:ascii="Times New Roman" w:hAnsi="Times New Roman"/>
        </w:rPr>
        <w:t xml:space="preserve"> Benjamini-Hochberg</w:t>
      </w:r>
      <w:del w:id="28" w:author="Unknown Author" w:date="2026-02-18T08:25:57Z">
        <w:r>
          <w:rPr>
            <w:rFonts w:cs="Times New Roman" w:ascii="Times New Roman" w:hAnsi="Times New Roman"/>
          </w:rPr>
          <w:delText xml:space="preserve"> correction (FDR)</w:delText>
        </w:r>
      </w:del>
      <w:r>
        <w:rPr>
          <w:rFonts w:cs="Times New Roman" w:ascii="Times New Roman" w:hAnsi="Times New Roman"/>
        </w:rPr>
        <w:t>.</w:t>
      </w:r>
      <w:commentRangeEnd w:id="24"/>
      <w:r>
        <w:commentReference w:id="24"/>
      </w:r>
      <w:r>
        <w:rPr>
          <w:rFonts w:cs="Times New Roman" w:ascii="Times New Roman" w:hAnsi="Times New Roman"/>
        </w:rPr>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highlight w:val="red"/>
        </w:rPr>
      </w:pPr>
      <w:r>
        <w:rPr>
          <w:rFonts w:cs="Times New Roman" w:ascii="Times New Roman" w:hAnsi="Times New Roman"/>
          <w:b/>
          <w:bCs/>
          <w:highlight w:val="red"/>
        </w:rPr>
        <w:t>Supplementary Table 6. SynCom Lotus DA ASVs.</w:t>
      </w:r>
      <w:r>
        <w:rPr>
          <w:rFonts w:cs="Times New Roman" w:ascii="Times New Roman" w:hAnsi="Times New Roman"/>
          <w:highlight w:val="red"/>
        </w:rPr>
        <w:t xml:space="preserve"> XX</w:t>
      </w:r>
    </w:p>
    <w:p>
      <w:pPr>
        <w:pStyle w:val="Normal"/>
        <w:spacing w:lineRule="auto" w:line="276"/>
        <w:jc w:val="both"/>
        <w:rPr>
          <w:rFonts w:ascii="Times New Roman" w:hAnsi="Times New Roman" w:cs="Times New Roman"/>
          <w:b/>
          <w:b/>
          <w:bCs/>
          <w:highlight w:val="red"/>
        </w:rPr>
      </w:pPr>
      <w:r>
        <w:rPr>
          <w:rFonts w:cs="Times New Roman" w:ascii="Times New Roman" w:hAnsi="Times New Roman"/>
          <w:b/>
          <w:bCs/>
          <w:highlight w:val="red"/>
        </w:rPr>
      </w:r>
    </w:p>
    <w:p>
      <w:pPr>
        <w:pStyle w:val="Normal"/>
        <w:spacing w:lineRule="auto" w:line="276"/>
        <w:jc w:val="both"/>
        <w:rPr>
          <w:rFonts w:ascii="Times New Roman" w:hAnsi="Times New Roman" w:cs="Times New Roman"/>
        </w:rPr>
      </w:pPr>
      <w:r>
        <w:rPr>
          <w:rFonts w:cs="Times New Roman" w:ascii="Times New Roman" w:hAnsi="Times New Roman"/>
          <w:b/>
          <w:bCs/>
          <w:highlight w:val="red"/>
        </w:rPr>
        <w:t>Supplementary Table 7. SynCom Hordeum DA ASVs.</w:t>
      </w:r>
      <w:r>
        <w:rPr>
          <w:rFonts w:cs="Times New Roman" w:ascii="Times New Roman" w:hAnsi="Times New Roman"/>
          <w:highlight w:val="red"/>
        </w:rPr>
        <w:t xml:space="preserve"> XX</w:t>
      </w:r>
    </w:p>
    <w:p>
      <w:pPr>
        <w:pStyle w:val="Normal"/>
        <w:spacing w:lineRule="auto" w:line="276"/>
        <w:jc w:val="both"/>
        <w:rPr>
          <w:rFonts w:ascii="Times New Roman" w:hAnsi="Times New Roman" w:cs="Times New Roman"/>
        </w:rPr>
      </w:pPr>
      <w:r>
        <w:rPr>
          <w:rFonts w:cs="Times New Roman" w:ascii="Times New Roman" w:hAnsi="Times New Roman"/>
        </w:rPr>
      </w:r>
    </w:p>
    <w:p>
      <w:pPr>
        <w:pStyle w:val="Normal"/>
        <w:spacing w:lineRule="auto" w:line="276"/>
        <w:jc w:val="both"/>
        <w:rPr>
          <w:rFonts w:ascii="Times New Roman" w:hAnsi="Times New Roman" w:cs="Times New Roman"/>
          <w:b/>
          <w:b/>
          <w:bCs/>
        </w:rPr>
      </w:pPr>
      <w:r>
        <w:rPr>
          <w:rFonts w:cs="Times New Roman" w:ascii="Times New Roman" w:hAnsi="Times New Roman"/>
          <w:b/>
          <w:bCs/>
        </w:rPr>
        <w:t>Supplementary Table 8. Lj-SPHERE bacterial culture collection.</w:t>
      </w:r>
      <w:r>
        <w:rPr>
          <w:rFonts w:cs="Times New Roman" w:ascii="Times New Roman" w:hAnsi="Times New Roman"/>
        </w:rPr>
        <w:t xml:space="preserve"> The table provides information on isolates from the </w:t>
      </w:r>
      <w:r>
        <w:rPr>
          <w:rFonts w:cs="Times New Roman" w:ascii="Times New Roman" w:hAnsi="Times New Roman"/>
          <w:i/>
          <w:iCs/>
        </w:rPr>
        <w:t>Lotus japonicus</w:t>
      </w:r>
      <w:r>
        <w:rPr>
          <w:rFonts w:cs="Times New Roman" w:ascii="Times New Roman" w:hAnsi="Times New Roman"/>
        </w:rPr>
        <w:t xml:space="preserve"> bacterial culture collection (Lj-SPHERE) described by Wippel </w:t>
      </w:r>
      <w:r>
        <w:rPr>
          <w:rFonts w:cs="Times New Roman" w:ascii="Times New Roman" w:hAnsi="Times New Roman"/>
          <w:i/>
          <w:iCs/>
        </w:rPr>
        <w:t>et al</w:t>
      </w:r>
      <w:r>
        <w:rPr>
          <w:rFonts w:cs="Times New Roman" w:ascii="Times New Roman" w:hAnsi="Times New Roman"/>
        </w:rPr>
        <w:t xml:space="preserve">. </w:t>
      </w:r>
      <w:r>
        <w:fldChar w:fldCharType="begin"/>
      </w:r>
      <w:r>
        <w:rPr>
          <w:rFonts w:cs="Times New Roman" w:ascii="Times New Roman" w:hAnsi="Times New Roman"/>
        </w:rPr>
        <w:instrText xml:space="preserve">ADDIN ZOTERO_ITEM CSL_CITATION {"citationID":"ABbgsU6B","properties":{"unsorted":false,"formattedCitation":"(112)","plainCitation":"(112)","noteIndex":0},"citationItems":[{"id":2,"uris":["http://zotero.org/groups/5942984/items/HKWMT3RW"],"itemData":{"id":2,"type":"article-journal","abstract":"Roots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w:instrText>
      </w:r>
      <w:r>
        <w:rPr>
          <w:rFonts w:cs="Times New Roman" w:ascii="Times New Roman" w:hAnsi="Times New Roman"/>
        </w:rPr>
      </w:r>
      <w:r>
        <w:rPr>
          <w:rFonts w:cs="Times New Roman" w:ascii="Times New Roman" w:hAnsi="Times New Roman"/>
        </w:rPr>
        <w:fldChar w:fldCharType="separate"/>
      </w:r>
      <w:r>
        <w:rPr>
          <w:rFonts w:cs="Times New Roman" w:ascii="Times New Roman" w:hAnsi="Times New Roman"/>
        </w:rPr>
        <w:t>(112)</w:t>
      </w:r>
      <w:r>
        <w:rPr>
          <w:rFonts w:cs="Times New Roman" w:ascii="Times New Roman" w:hAnsi="Times New Roman"/>
        </w:rPr>
      </w:r>
      <w:r>
        <w:rPr>
          <w:rFonts w:cs="Times New Roman" w:ascii="Times New Roman" w:hAnsi="Times New Roman"/>
        </w:rPr>
        <w:fldChar w:fldCharType="end"/>
      </w:r>
      <w:r>
        <w:rPr>
          <w:rFonts w:cs="Times New Roman" w:ascii="Times New Roman" w:hAnsi="Times New Roman"/>
        </w:rPr>
        <w:t xml:space="preserve">, which were used in the gnotobiotic </w:t>
      </w:r>
      <w:r>
        <w:rPr>
          <w:rFonts w:cs="Times New Roman" w:ascii="Times New Roman" w:hAnsi="Times New Roman"/>
          <w:i/>
          <w:iCs/>
        </w:rPr>
        <w:t>Lotus</w:t>
      </w:r>
      <w:r>
        <w:rPr>
          <w:rFonts w:cs="Times New Roman" w:ascii="Times New Roman" w:hAnsi="Times New Roman"/>
        </w:rPr>
        <w:t xml:space="preserve"> experiment (Fig. 6).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pPr>
        <w:pStyle w:val="Normal"/>
        <w:spacing w:lineRule="auto" w:line="276"/>
        <w:jc w:val="both"/>
        <w:rPr>
          <w:rFonts w:ascii="Times New Roman" w:hAnsi="Times New Roman" w:cs="Times New Roman"/>
          <w:b/>
          <w:b/>
          <w:bCs/>
        </w:rPr>
      </w:pPr>
      <w:r>
        <w:rPr>
          <w:rFonts w:cs="Times New Roman" w:ascii="Times New Roman" w:hAnsi="Times New Roman"/>
          <w:b/>
          <w:bCs/>
        </w:rPr>
      </w:r>
    </w:p>
    <w:p>
      <w:pPr>
        <w:pStyle w:val="Normal"/>
        <w:spacing w:lineRule="auto" w:line="276"/>
        <w:jc w:val="both"/>
        <w:rPr>
          <w:rFonts w:ascii="Times New Roman" w:hAnsi="Times New Roman" w:cs="Times New Roman"/>
          <w:b/>
          <w:b/>
          <w:bCs/>
        </w:rPr>
      </w:pPr>
      <w:r>
        <w:rPr>
          <w:rFonts w:cs="Times New Roman" w:ascii="Times New Roman" w:hAnsi="Times New Roman"/>
          <w:b/>
          <w:bCs/>
        </w:rPr>
        <w:t xml:space="preserve">Supplementary Table 9. </w:t>
      </w:r>
      <w:r>
        <w:rPr>
          <w:rFonts w:cs="Times New Roman" w:ascii="Times New Roman" w:hAnsi="Times New Roman"/>
          <w:b/>
          <w:bCs/>
          <w:i/>
          <w:iCs/>
        </w:rPr>
        <w:t>Hordeum</w:t>
      </w:r>
      <w:r>
        <w:rPr>
          <w:rFonts w:cs="Times New Roman" w:ascii="Times New Roman" w:hAnsi="Times New Roman"/>
          <w:b/>
          <w:bCs/>
        </w:rPr>
        <w:t>-derived bacterial culture collection.</w:t>
      </w:r>
      <w:r>
        <w:rPr>
          <w:rFonts w:cs="Times New Roman" w:ascii="Times New Roman" w:hAnsi="Times New Roman"/>
        </w:rPr>
        <w:t xml:space="preserve"> The table provides information on bacterial isolates obtained from </w:t>
      </w:r>
      <w:r>
        <w:rPr>
          <w:rFonts w:cs="Times New Roman" w:ascii="Times New Roman" w:hAnsi="Times New Roman"/>
          <w:i/>
          <w:iCs/>
        </w:rPr>
        <w:t>Hordeum vulgare</w:t>
      </w:r>
      <w:r>
        <w:rPr>
          <w:rFonts w:cs="Times New Roman" w:ascii="Times New Roman" w:hAnsi="Times New Roman"/>
        </w:rPr>
        <w:t xml:space="preserve"> roots, used in the gnotobiotic </w:t>
      </w:r>
      <w:r>
        <w:rPr>
          <w:rFonts w:cs="Times New Roman" w:ascii="Times New Roman" w:hAnsi="Times New Roman"/>
          <w:i/>
          <w:iCs/>
        </w:rPr>
        <w:t>Hordeum</w:t>
      </w:r>
      <w:r>
        <w:rPr>
          <w:rFonts w:cs="Times New Roman" w:ascii="Times New Roman" w:hAnsi="Times New Roman"/>
        </w:rPr>
        <w:t xml:space="preserve"> experiment (Fig. 6). Sheet 1 lists isolate metadata, including PMS (stock) ID at Aarhus University, strain ID, taxonomic annotation from Kingdom to Organism, host species, genome availability, and cultivation medium. Sheet 2 provides 16S rRNA V5-V7 sequences for the isolates.</w:t>
      </w:r>
    </w:p>
    <w:p>
      <w:pPr>
        <w:pStyle w:val="Normal"/>
        <w:spacing w:lineRule="auto" w:line="276"/>
        <w:jc w:val="both"/>
        <w:rPr>
          <w:rFonts w:ascii="Times New Roman" w:hAnsi="Times New Roman" w:cs="Times New Roman"/>
          <w:b/>
          <w:b/>
          <w:bCs/>
        </w:rPr>
      </w:pPr>
      <w:r>
        <w:rPr/>
      </w:r>
    </w:p>
    <w:sectPr>
      <w:type w:val="nextPage"/>
      <w:pgSz w:w="11906" w:h="16838"/>
      <w:pgMar w:left="1440" w:right="1440" w:gutter="0" w:header="0" w:top="1440" w:footer="0" w:bottom="1440"/>
      <w:lnNumType w:countBy="1" w:restart="continuous" w:distance="283"/>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na Marie Martyn" w:date="2026-02-17T16:09:00Z" w:initials="AMM">
    <w:p>
      <w:r>
        <w:rPr>
          <w:rFonts w:ascii="Liberation Serif" w:hAnsi="Liberation Serif" w:eastAsia="DejaVu Sans" w:cs="DejaVu Sans"/>
          <w:kern w:val="0"/>
          <w:lang w:val="en-US" w:eastAsia="en-US" w:bidi="en-US"/>
        </w:rPr>
        <w:t>@Simona: please check (should I phrase the part with who did the experiments differently to: A.M., K.T. and H.D. performed the experiments with technical support from Z.B.?</w:t>
      </w:r>
    </w:p>
  </w:comment>
  <w:comment w:id="1" w:author="Anna Marie Martyn" w:date="2026-01-27T22:02:00Z" w:initials="AMM">
    <w:p>
      <w:r>
        <w:rPr>
          <w:rFonts w:ascii="Liberation Serif" w:hAnsi="Liberation Serif" w:eastAsia="DejaVu Sans" w:cs="DejaVu Sans"/>
          <w:kern w:val="0"/>
          <w:lang w:val="en-US" w:eastAsia="en-US" w:bidi="en-US"/>
        </w:rPr>
        <w:t>@ Simona: we need to choose one</w:t>
      </w:r>
    </w:p>
  </w:comment>
  <w:comment w:id="2" w:author="Anna Marie Martyn" w:date="2026-02-17T10:40:00Z" w:initials="AMM">
    <w:p>
      <w:r>
        <w:rPr>
          <w:rFonts w:ascii="Liberation Serif" w:hAnsi="Liberation Serif" w:eastAsia="DejaVu Sans" w:cs="DejaVu Sans"/>
          <w:kern w:val="0"/>
          <w:lang w:val="en-US" w:eastAsia="en-US" w:bidi="en-US"/>
        </w:rPr>
        <w:t>@ Anna/Ib: double check significant orders mentioned here after changing from Wilcoxon to ANOVA</w:t>
      </w:r>
    </w:p>
  </w:comment>
  <w:comment w:id="3" w:author="Anna Marie Martyn" w:date="2026-02-17T12:26:00Z" w:initials="AMM">
    <w:p>
      <w:r>
        <w:rPr>
          <w:rFonts w:ascii="Liberation Serif" w:hAnsi="Liberation Serif" w:eastAsia="DejaVu Sans" w:cs="DejaVu Sans"/>
          <w:kern w:val="0"/>
          <w:lang w:val="en-US" w:eastAsia="en-US" w:bidi="en-US"/>
        </w:rPr>
        <w:t>@ Anna: double check</w:t>
      </w:r>
    </w:p>
  </w:comment>
  <w:comment w:id="4" w:author="Anna Marie Martyn" w:date="2026-01-05T21:30:00Z" w:initials="AMM">
    <w:p>
      <w:r>
        <w:rPr>
          <w:rFonts w:ascii="Liberation Serif" w:hAnsi="Liberation Serif" w:eastAsia="DejaVu Sans" w:cs="DejaVu Sans"/>
          <w:kern w:val="0"/>
          <w:lang w:val="en-US" w:eastAsia="en-US" w:bidi="en-US"/>
        </w:rPr>
        <w:t>@ Simona: Do we need an additional figure that shows the abundance of the nodule ASVs (detected earlier in WT suppl. Figure 1) across WT and mutant root compartment, or is it sufficient to leave it as is?</w:t>
      </w:r>
    </w:p>
  </w:comment>
  <w:comment w:id="5" w:author="Anna Marie Martyn" w:date="2026-02-17T09:49:00Z" w:initials="AMM">
    <w:p>
      <w:r>
        <w:rPr>
          <w:rFonts w:ascii="Liberation Serif" w:hAnsi="Liberation Serif" w:eastAsia="DejaVu Sans" w:cs="DejaVu Sans"/>
          <w:kern w:val="0"/>
          <w:lang w:val="en-US" w:eastAsia="en-US" w:bidi="en-US"/>
        </w:rPr>
        <w:t>@ Simona: in supplementary material we will include all scripts and the raw feature tables. The numbers of left metabolites after filtering that we show here are deciphered during the script. Is this sufficient or do we need to make filtered feature tables as additional supplementary tables and refer to them here?</w:t>
      </w:r>
    </w:p>
  </w:comment>
  <w:comment w:id="6" w:author="Anna Marie Martyn" w:date="2026-02-17T12:40:00Z" w:initials="AMM">
    <w:p>
      <w:r>
        <w:rPr>
          <w:rFonts w:ascii="Liberation Serif" w:hAnsi="Liberation Serif" w:eastAsia="DejaVu Sans" w:cs="DejaVu Sans"/>
          <w:kern w:val="0"/>
          <w:lang w:val="en-US" w:eastAsia="en-US" w:bidi="en-US"/>
        </w:rPr>
        <w:t>@Simona: shall we say unpublished or cite Selten et al BioXriv?</w:t>
      </w:r>
    </w:p>
  </w:comment>
  <w:comment w:id="7" w:author="Anna Marie Martyn" w:date="2026-01-06T13:49:00Z" w:initials="AMM">
    <w:p>
      <w:r>
        <w:rPr>
          <w:rFonts w:ascii="Liberation Serif" w:hAnsi="Liberation Serif" w:eastAsia="DejaVu Sans" w:cs="DejaVu Sans"/>
          <w:kern w:val="0"/>
          <w:lang w:val="en-US" w:eastAsia="en-US" w:bidi="en-US"/>
        </w:rPr>
        <w:t>@Anna/Ib: double check exact percentage again</w:t>
      </w:r>
    </w:p>
  </w:comment>
  <w:comment w:id="8" w:author="Anna Marie Martyn" w:date="2026-02-17T12:36:00Z" w:initials="AMM">
    <w:p>
      <w:r>
        <w:rPr>
          <w:rFonts w:ascii="Liberation Serif" w:hAnsi="Liberation Serif" w:eastAsia="DejaVu Sans" w:cs="DejaVu Sans"/>
          <w:kern w:val="0"/>
          <w:lang w:val="en-US" w:eastAsia="en-US" w:bidi="en-US"/>
        </w:rPr>
        <w:t>@Anna: check</w:t>
      </w:r>
    </w:p>
  </w:comment>
  <w:comment w:id="9" w:author="Anna Marie Martyn" w:date="2026-02-17T10:36:00Z" w:initials="AMM">
    <w:p>
      <w:r>
        <w:rPr>
          <w:rFonts w:ascii="Liberation Serif" w:hAnsi="Liberation Serif" w:eastAsia="DejaVu Sans" w:cs="DejaVu Sans"/>
          <w:kern w:val="0"/>
          <w:lang w:val="en-US" w:eastAsia="en-US" w:bidi="en-US"/>
        </w:rPr>
        <w:t>@ Anna: check and add exact percentage</w:t>
      </w:r>
    </w:p>
  </w:comment>
  <w:comment w:id="10" w:author="Anna Marie Martyn" w:date="2026-02-17T13:35:00Z" w:initials="AMM">
    <w:p>
      <w:r>
        <w:rPr>
          <w:rFonts w:ascii="Liberation Serif" w:hAnsi="Liberation Serif" w:eastAsia="DejaVu Sans" w:cs="DejaVu Sans"/>
          <w:kern w:val="0"/>
          <w:lang w:val="en-US" w:eastAsia="en-US" w:bidi="en-US"/>
        </w:rPr>
        <w:t>@Simona: I included the NSP2 flavonoid publication here</w:t>
      </w:r>
    </w:p>
  </w:comment>
  <w:comment w:id="11" w:author="Anna Marie Martyn" w:date="2026-02-17T12:38:00Z" w:initials="AMM">
    <w:p>
      <w:r>
        <w:rPr>
          <w:rFonts w:ascii="Liberation Serif" w:hAnsi="Liberation Serif" w:eastAsia="DejaVu Sans" w:cs="DejaVu Sans"/>
          <w:kern w:val="0"/>
          <w:lang w:val="en-US" w:eastAsia="en-US" w:bidi="en-US"/>
        </w:rPr>
        <w:t>@Simona: shall we say unpublished or cite Selten et al BioXriv?</w:t>
      </w:r>
    </w:p>
  </w:comment>
  <w:comment w:id="12" w:author="Anna Marie Martyn" w:date="2026-02-17T12:41:00Z" w:initials="AMM">
    <w:p>
      <w:r>
        <w:rPr>
          <w:rFonts w:ascii="Liberation Serif" w:hAnsi="Liberation Serif" w:eastAsia="DejaVu Sans" w:cs="DejaVu Sans"/>
          <w:kern w:val="0"/>
          <w:lang w:val="en-US" w:eastAsia="en-US" w:bidi="en-US"/>
        </w:rPr>
        <w:t>@Anna/Ib: update list packages and add ref if necessary</w:t>
      </w:r>
    </w:p>
  </w:comment>
  <w:comment w:id="13" w:author="Anna Marie Martyn" w:date="2026-02-17T10:15:00Z" w:initials="AMM">
    <w:p>
      <w:r>
        <w:rPr>
          <w:rFonts w:ascii="Liberation Serif" w:hAnsi="Liberation Serif" w:eastAsia="DejaVu Sans" w:cs="DejaVu Sans"/>
          <w:kern w:val="0"/>
          <w:lang w:val="en-US" w:eastAsia="en-US" w:bidi="en-US"/>
        </w:rPr>
        <w:t>@ Camilla: check</w:t>
      </w:r>
    </w:p>
  </w:comment>
  <w:comment w:id="14" w:author="Anna Marie Martyn" w:date="2026-02-17T12:41:00Z" w:initials="AMM">
    <w:p>
      <w:r>
        <w:rPr>
          <w:rFonts w:ascii="Liberation Serif" w:hAnsi="Liberation Serif" w:eastAsia="DejaVu Sans" w:cs="DejaVu Sans"/>
          <w:kern w:val="0"/>
          <w:lang w:val="en-US" w:eastAsia="en-US" w:bidi="en-US"/>
        </w:rPr>
        <w:t>@Anna/Ib: upload and add info</w:t>
      </w:r>
    </w:p>
  </w:comment>
  <w:comment w:id="15" w:author="Anna Marie Martyn" w:date="2026-01-27T21:58:00Z" w:initials="AMM">
    <w:p>
      <w:r>
        <w:rPr>
          <w:rFonts w:ascii="Liberation Serif" w:hAnsi="Liberation Serif" w:eastAsia="DejaVu Sans" w:cs="DejaVu Sans"/>
          <w:kern w:val="0"/>
          <w:lang w:val="en-US" w:eastAsia="en-US" w:bidi="en-US"/>
        </w:rPr>
        <w:t>@ Simona please check grant codes</w:t>
      </w:r>
    </w:p>
  </w:comment>
  <w:comment w:id="16" w:author="Unknown Author" w:date="2026-02-18T09:21:56Z" w:initials="">
    <w:p>
      <w:r>
        <w:rPr>
          <w:rFonts w:ascii="Calibri" w:hAnsi="Calibri" w:eastAsia="Calibri" w:cs="" w:asciiTheme="minorHAnsi" w:cstheme="minorBidi" w:eastAsiaTheme="minorHAnsi" w:hAnsiTheme="minorHAns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 w:val="20"/>
          <w:szCs w:val="24"/>
          <w:u w:val="none"/>
          <w:vertAlign w:val="baseline"/>
          <w:em w:val="none"/>
          <w:lang w:val="en-GB" w:eastAsia="en-US" w:bidi="ar-SA"/>
          <w14:ligatures w14:val="standardContextual"/>
        </w:rPr>
        <w:t>fractions or compartments?</w:t>
      </w:r>
    </w:p>
  </w:comment>
  <w:comment w:id="17" w:author="Unknown Author" w:date="2026-02-18T09:22:10Z" w:initials="">
    <w:p>
      <w:r>
        <w:rPr>
          <w:rFonts w:asciiTheme="minorHAnsi" w:cstheme="minorBidi" w:eastAsiaTheme="minorHAnsi" w:hAnsiTheme="minorHAnsi" w:cs="Times New Roman" w:ascii="Calibri" w:hAnsi="Calibri" w:eastAsia="Calibri"/>
          <w:b w:val="false"/>
          <w:bCs w:val="false"/>
          <w:i w:val="false"/>
          <w:iCs w:val="false"/>
          <w:caps w:val="false"/>
          <w:smallCaps w:val="false"/>
          <w:strike w:val="false"/>
          <w:dstrike w:val="false"/>
          <w:outline w:val="false"/>
          <w:shadow w:val="false"/>
          <w:emboss w:val="false"/>
          <w:imprint w:val="false"/>
          <w:color w:val="auto"/>
          <w:spacing w:val="0"/>
          <w:w w:val="100"/>
          <w:kern w:val="2"/>
          <w:position w:val="0"/>
          <w:sz w:val="20"/>
          <w:szCs w:val="24"/>
          <w:u w:val="none"/>
          <w:vertAlign w:val="baseline"/>
          <w:em w:val="none"/>
          <w:lang w:val="en-GB" w:eastAsia="en-US" w:bidi="ar-SA"/>
          <w14:ligatures w14:val="standardContextual"/>
        </w:rPr>
        <w:t>fractions or compartments?</w:t>
      </w:r>
    </w:p>
  </w:comment>
  <w:comment w:id="18" w:author="Anna Marie Martyn" w:date="2026-02-16T21:00:00Z" w:initials="AMM">
    <w:p>
      <w:r>
        <w:rPr>
          <w:rFonts w:ascii="Liberation Serif" w:hAnsi="Liberation Serif" w:eastAsia="DejaVu Sans" w:cs="DejaVu Sans"/>
          <w:kern w:val="0"/>
          <w:lang w:val="en-US" w:eastAsia="en-US" w:bidi="en-US"/>
        </w:rPr>
        <w:t>Ib: change from Wilcoxon to ANOVA in figure</w:t>
      </w:r>
    </w:p>
  </w:comment>
  <w:comment w:id="19" w:author="Anna Marie Martyn" w:date="2026-02-17T23:25:00Z" w:initials="AMM">
    <w:p>
      <w:r>
        <w:rPr>
          <w:rFonts w:ascii="Liberation Serif" w:hAnsi="Liberation Serif" w:eastAsia="DejaVu Sans" w:cs="DejaVu Sans"/>
          <w:kern w:val="0"/>
          <w:lang w:val="en-US" w:eastAsia="en-US" w:bidi="en-US"/>
        </w:rPr>
        <w:t>@Ib: which test did you use?</w:t>
      </w:r>
    </w:p>
  </w:comment>
  <w:comment w:id="20" w:author="Anna Marie Martyn" w:date="2026-02-17T23:37:00Z" w:initials="AMM">
    <w:p>
      <w:r>
        <w:rPr>
          <w:rFonts w:ascii="Liberation Serif" w:hAnsi="Liberation Serif" w:eastAsia="DejaVu Sans" w:cs="DejaVu Sans"/>
          <w:kern w:val="0"/>
          <w:lang w:val="en-US" w:eastAsia="en-US" w:bidi="en-US"/>
        </w:rPr>
        <w:t>@Ib: give info on statistical method used here</w:t>
      </w:r>
    </w:p>
  </w:comment>
  <w:comment w:id="21" w:author="Anna Marie Martyn" w:date="2026-02-17T23:01:00Z" w:initials="AMM">
    <w:p>
      <w:r>
        <w:rPr>
          <w:rFonts w:ascii="Liberation Serif" w:hAnsi="Liberation Serif" w:eastAsia="DejaVu Sans" w:cs="DejaVu Sans"/>
          <w:kern w:val="0"/>
          <w:lang w:val="en-US" w:eastAsia="en-US" w:bidi="en-US"/>
        </w:rPr>
        <w:t>@Ib: check</w:t>
      </w:r>
    </w:p>
  </w:comment>
  <w:comment w:id="22" w:author="Unknown Author" w:date="2026-02-18T08:29:43Z" w:initials="">
    <w:p>
      <w:r>
        <w:rPr>
          <w:rFonts w:ascii="Calibri" w:hAnsi="Calibri" w:eastAsia="Calibri" w:cs=""/>
          <w:b w:val="false"/>
          <w:bCs w:val="false"/>
          <w:i/>
          <w:iCs w:val="false"/>
          <w:caps w:val="false"/>
          <w:smallCaps w:val="false"/>
          <w:strike w:val="false"/>
          <w:dstrike w:val="false"/>
          <w:outline w:val="false"/>
          <w:shadow w:val="false"/>
          <w:emboss w:val="false"/>
          <w:imprint w:val="false"/>
          <w:color w:val="auto"/>
          <w:spacing w:val="0"/>
          <w:w w:val="100"/>
          <w:kern w:val="2"/>
          <w:position w:val="0"/>
          <w:sz w:val="16"/>
          <w:sz w:val="16"/>
          <w:szCs w:val="24"/>
          <w:u w:val="none"/>
          <w:vertAlign w:val="baseline"/>
          <w:em w:val="none"/>
          <w:lang w:val="en-GB" w:eastAsia="en-US" w:bidi="ar-SA"/>
        </w:rPr>
        <w:t>Reply to Anna Marie Martyn (02/17/2026, 23:01): "..."</w:t>
      </w:r>
    </w:p>
    <w:p>
      <w:r>
        <w:rPr>
          <w:rFonts w:ascii="Liberation Serif" w:hAnsi="Liberation Serif" w:eastAsia="DejaVu Sans" w:cs="DejaVu Sans"/>
          <w:kern w:val="0"/>
          <w:sz w:val="20"/>
          <w:lang w:val="en-GB" w:eastAsia="en-US" w:bidi="ar-SA"/>
        </w:rPr>
        <w:t>This is correct</w:t>
      </w:r>
    </w:p>
  </w:comment>
  <w:comment w:id="23" w:author="Anna Marie Martyn" w:date="2026-02-17T23:53:00Z" w:initials="AMM">
    <w:p>
      <w:r>
        <w:rPr>
          <w:rFonts w:ascii="Liberation Serif" w:hAnsi="Liberation Serif" w:eastAsia="DejaVu Sans" w:cs="DejaVu Sans"/>
          <w:kern w:val="0"/>
          <w:lang w:val="en-US" w:eastAsia="en-US" w:bidi="en-US"/>
        </w:rPr>
        <w:t>@Ib: check</w:t>
      </w:r>
    </w:p>
  </w:comment>
  <w:comment w:id="24" w:author="Anna Marie Martyn" w:date="2026-02-17T23:53:00Z" w:initials="AMM">
    <w:p>
      <w:r>
        <w:rPr>
          <w:rFonts w:ascii="Liberation Serif" w:hAnsi="Liberation Serif" w:eastAsia="DejaVu Sans" w:cs="DejaVu Sans"/>
          <w:kern w:val="0"/>
          <w:lang w:val="en-US" w:eastAsia="en-US" w:bidi="en-US"/>
        </w:rPr>
        <w:t>@Ib, see above</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4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b452d"/>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Heading2">
    <w:name w:val="Heading 2"/>
    <w:basedOn w:val="Normal"/>
    <w:link w:val="Heading2Char"/>
    <w:uiPriority w:val="9"/>
    <w:qFormat/>
    <w:rsid w:val="00fb055a"/>
    <w:pPr>
      <w:spacing w:beforeAutospacing="1" w:afterAutospacing="1"/>
      <w:outlineLvl w:val="1"/>
    </w:pPr>
    <w:rPr>
      <w:rFonts w:ascii="Times New Roman" w:hAnsi="Times New Roman" w:eastAsia="Times New Roman" w:cs="Times New Roman"/>
      <w:b/>
      <w:bCs/>
      <w:kern w:val="0"/>
      <w:sz w:val="36"/>
      <w:szCs w:val="36"/>
      <w:lang w:val="en-DE" w:eastAsia="en-GB"/>
      <w14:ligatures w14:val="none"/>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semiHidden/>
    <w:unhideWhenUsed/>
    <w:rsid w:val="008763ea"/>
    <w:rPr>
      <w:color w:val="0000FF"/>
      <w:u w:val="single"/>
    </w:rPr>
  </w:style>
  <w:style w:type="character" w:styleId="Appleconvertedspace" w:customStyle="1">
    <w:name w:val="apple-converted-space"/>
    <w:basedOn w:val="DefaultParagraphFont"/>
    <w:qFormat/>
    <w:rsid w:val="008763ea"/>
    <w:rPr/>
  </w:style>
  <w:style w:type="character" w:styleId="BalloonTextChar" w:customStyle="1">
    <w:name w:val="Balloon Text Char"/>
    <w:basedOn w:val="DefaultParagraphFont"/>
    <w:link w:val="BalloonText"/>
    <w:uiPriority w:val="99"/>
    <w:semiHidden/>
    <w:qFormat/>
    <w:rsid w:val="00832e40"/>
    <w:rPr>
      <w:rFonts w:ascii="Segoe UI" w:hAnsi="Segoe UI" w:cs="Segoe UI"/>
      <w:sz w:val="18"/>
      <w:szCs w:val="18"/>
    </w:rPr>
  </w:style>
  <w:style w:type="character" w:styleId="Linenumber">
    <w:name w:val="line number"/>
    <w:basedOn w:val="DefaultParagraphFont"/>
    <w:uiPriority w:val="99"/>
    <w:unhideWhenUsed/>
    <w:qFormat/>
    <w:rsid w:val="004219ca"/>
    <w:rPr>
      <w:rFonts w:ascii="Times New Roman" w:hAnsi="Times New Roman"/>
    </w:rPr>
  </w:style>
  <w:style w:type="character" w:styleId="HeaderChar" w:customStyle="1">
    <w:name w:val="Header Char"/>
    <w:basedOn w:val="DefaultParagraphFont"/>
    <w:link w:val="Header"/>
    <w:uiPriority w:val="99"/>
    <w:qFormat/>
    <w:rsid w:val="00194ecd"/>
    <w:rPr/>
  </w:style>
  <w:style w:type="character" w:styleId="FooterChar" w:customStyle="1">
    <w:name w:val="Footer Char"/>
    <w:basedOn w:val="DefaultParagraphFont"/>
    <w:link w:val="Footer"/>
    <w:uiPriority w:val="99"/>
    <w:qFormat/>
    <w:rsid w:val="00194ecd"/>
    <w:rPr/>
  </w:style>
  <w:style w:type="character" w:styleId="Annotationreference">
    <w:name w:val="annotation reference"/>
    <w:basedOn w:val="DefaultParagraphFont"/>
    <w:uiPriority w:val="99"/>
    <w:semiHidden/>
    <w:unhideWhenUsed/>
    <w:qFormat/>
    <w:rsid w:val="00e0634c"/>
    <w:rPr>
      <w:sz w:val="16"/>
      <w:szCs w:val="16"/>
    </w:rPr>
  </w:style>
  <w:style w:type="character" w:styleId="CommentTextChar" w:customStyle="1">
    <w:name w:val="Comment Text Char"/>
    <w:basedOn w:val="DefaultParagraphFont"/>
    <w:link w:val="Annotationtext"/>
    <w:uiPriority w:val="99"/>
    <w:qFormat/>
    <w:rsid w:val="00e0634c"/>
    <w:rPr>
      <w:sz w:val="20"/>
      <w:szCs w:val="20"/>
    </w:rPr>
  </w:style>
  <w:style w:type="character" w:styleId="CommentSubjectChar" w:customStyle="1">
    <w:name w:val="Comment Subject Char"/>
    <w:basedOn w:val="CommentTextChar"/>
    <w:link w:val="Annotationsubject"/>
    <w:uiPriority w:val="99"/>
    <w:semiHidden/>
    <w:qFormat/>
    <w:rsid w:val="00e0634c"/>
    <w:rPr>
      <w:b/>
      <w:bCs/>
      <w:sz w:val="20"/>
      <w:szCs w:val="20"/>
    </w:rPr>
  </w:style>
  <w:style w:type="character" w:styleId="BodyTextChar" w:customStyle="1">
    <w:name w:val="Body Text Char"/>
    <w:basedOn w:val="DefaultParagraphFont"/>
    <w:uiPriority w:val="99"/>
    <w:semiHidden/>
    <w:qFormat/>
    <w:rsid w:val="00bb08bb"/>
    <w:rPr/>
  </w:style>
  <w:style w:type="character" w:styleId="Heading2Char" w:customStyle="1">
    <w:name w:val="Heading 2 Char"/>
    <w:basedOn w:val="DefaultParagraphFont"/>
    <w:link w:val="Heading2"/>
    <w:uiPriority w:val="9"/>
    <w:qFormat/>
    <w:rsid w:val="00fb055a"/>
    <w:rPr>
      <w:rFonts w:ascii="Times New Roman" w:hAnsi="Times New Roman" w:eastAsia="Times New Roman" w:cs="Times New Roman"/>
      <w:b/>
      <w:bCs/>
      <w:kern w:val="0"/>
      <w:sz w:val="36"/>
      <w:szCs w:val="36"/>
      <w:lang w:val="en-DE" w:eastAsia="en-GB"/>
      <w14:ligatures w14:val="none"/>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semiHidden/>
    <w:unhideWhenUsed/>
    <w:rsid w:val="00bb08bb"/>
    <w:pPr>
      <w:spacing w:before="0" w:after="120"/>
    </w:pPr>
    <w:rPr/>
  </w:style>
  <w:style w:type="paragraph" w:styleId="List">
    <w:name w:val="List"/>
    <w:basedOn w:val="TextBody"/>
    <w:rsid w:val="00bb08bb"/>
    <w:pPr>
      <w:suppressAutoHyphens w:val="true"/>
      <w:spacing w:lineRule="auto" w:line="276" w:before="0" w:after="140"/>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521906"/>
    <w:pPr>
      <w:spacing w:before="0" w:after="0"/>
      <w:ind w:left="720" w:hanging="0"/>
      <w:contextualSpacing/>
    </w:pPr>
    <w:rPr/>
  </w:style>
  <w:style w:type="paragraph" w:styleId="NormalWeb">
    <w:name w:val="Normal (Web)"/>
    <w:basedOn w:val="Normal"/>
    <w:uiPriority w:val="99"/>
    <w:unhideWhenUsed/>
    <w:qFormat/>
    <w:rsid w:val="00f65633"/>
    <w:pPr>
      <w:spacing w:beforeAutospacing="1" w:afterAutospacing="1"/>
    </w:pPr>
    <w:rPr>
      <w:rFonts w:ascii="Times New Roman" w:hAnsi="Times New Roman" w:eastAsia="Times New Roman" w:cs="Times New Roman"/>
      <w:kern w:val="0"/>
      <w:lang w:eastAsia="en-GB"/>
      <w14:ligatures w14:val="none"/>
    </w:rPr>
  </w:style>
  <w:style w:type="paragraph" w:styleId="BalloonText">
    <w:name w:val="Balloon Text"/>
    <w:basedOn w:val="Normal"/>
    <w:link w:val="BalloonTextChar"/>
    <w:uiPriority w:val="99"/>
    <w:semiHidden/>
    <w:unhideWhenUsed/>
    <w:qFormat/>
    <w:rsid w:val="00832e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194ecd"/>
    <w:pPr>
      <w:suppressLineNumbers/>
      <w:tabs>
        <w:tab w:val="clear" w:pos="720"/>
        <w:tab w:val="center" w:pos="4513" w:leader="none"/>
        <w:tab w:val="right" w:pos="9026" w:leader="none"/>
      </w:tabs>
    </w:pPr>
    <w:rPr/>
  </w:style>
  <w:style w:type="paragraph" w:styleId="Footer">
    <w:name w:val="Footer"/>
    <w:basedOn w:val="Normal"/>
    <w:link w:val="FooterChar"/>
    <w:uiPriority w:val="99"/>
    <w:unhideWhenUsed/>
    <w:rsid w:val="00194ecd"/>
    <w:pPr>
      <w:suppressLineNumbers/>
      <w:tabs>
        <w:tab w:val="clear" w:pos="720"/>
        <w:tab w:val="center" w:pos="4513" w:leader="none"/>
        <w:tab w:val="right" w:pos="9026" w:leader="none"/>
      </w:tabs>
    </w:pPr>
    <w:rPr/>
  </w:style>
  <w:style w:type="paragraph" w:styleId="Annotationtext">
    <w:name w:val="annotation text"/>
    <w:basedOn w:val="Normal"/>
    <w:link w:val="CommentTextChar"/>
    <w:uiPriority w:val="99"/>
    <w:unhideWhenUsed/>
    <w:qFormat/>
    <w:rsid w:val="00e0634c"/>
    <w:pPr/>
    <w:rPr>
      <w:sz w:val="20"/>
      <w:szCs w:val="20"/>
    </w:rPr>
  </w:style>
  <w:style w:type="paragraph" w:styleId="Annotationsubject">
    <w:name w:val="annotation subject"/>
    <w:basedOn w:val="Annotationtext"/>
    <w:next w:val="Annotationtext"/>
    <w:link w:val="CommentSubjectChar"/>
    <w:uiPriority w:val="99"/>
    <w:semiHidden/>
    <w:unhideWhenUsed/>
    <w:qFormat/>
    <w:rsid w:val="00e0634c"/>
    <w:pPr/>
    <w:rPr>
      <w:b/>
      <w:bCs/>
    </w:rPr>
  </w:style>
  <w:style w:type="paragraph" w:styleId="Revision">
    <w:name w:val="Revision"/>
    <w:uiPriority w:val="99"/>
    <w:semiHidden/>
    <w:qFormat/>
    <w:rsid w:val="00eb277e"/>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2"/>
      <w:sz w:val="24"/>
      <w:szCs w:val="24"/>
      <w:lang w:val="en-GB" w:eastAsia="en-US" w:bidi="ar-SA"/>
      <w14:ligatures w14:val="standardContextual"/>
    </w:rPr>
  </w:style>
  <w:style w:type="paragraph" w:styleId="Bibliography">
    <w:name w:val="Bibliography"/>
    <w:basedOn w:val="Normal"/>
    <w:next w:val="Normal"/>
    <w:uiPriority w:val="37"/>
    <w:unhideWhenUsed/>
    <w:qFormat/>
    <w:rsid w:val="007b59af"/>
    <w:pPr>
      <w:tabs>
        <w:tab w:val="clear" w:pos="720"/>
        <w:tab w:val="left" w:pos="500" w:leader="none"/>
      </w:tabs>
      <w:spacing w:before="0" w:after="240"/>
      <w:ind w:left="504" w:hanging="504"/>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mments" Target="comment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748</TotalTime>
  <Application>LibreOffice/7.3.7.2$Linux_X86_64 LibreOffice_project/30$Build-2</Application>
  <AppVersion>15.0000</AppVersion>
  <Pages>29</Pages>
  <Words>12735</Words>
  <Characters>77654</Characters>
  <CharactersWithSpaces>90188</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2026-01-27T17:22:00Z</dcterms:created>
  <dc:creator>Anna Marie Martyn</dc:creator>
  <dc:description/>
  <dc:language>en-US</dc:language>
  <cp:lastModifiedBy/>
  <cp:lastPrinted>2025-03-05T15:26:00Z</cp:lastPrinted>
  <dcterms:modified xsi:type="dcterms:W3CDTF">2026-02-18T09:41:33Z</dcterms:modified>
  <cp:revision>110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id="jIIGivHf"/&gt;&lt;style id="http://www.zotero.org/styles/pnas" hasBibliography="1" bibliographyStyleHasBeenSet="1"/&gt;&lt;prefs&gt;&lt;pref name="fieldType" value="Field"/&gt;&lt;/prefs&gt;&lt;/data&gt;</vt:lpwstr>
  </property>
</Properties>
</file>